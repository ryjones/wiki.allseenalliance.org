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5FC974B2" w:rsidR="00ED6961" w:rsidRPr="00F0473D" w:rsidRDefault="00D266B8" w:rsidP="00ED6961">
      <w:pPr>
        <w:pStyle w:val="DCN"/>
        <w:rPr>
          <w:rFonts w:ascii="Times New Roman" w:hAnsi="Times New Roman"/>
        </w:rPr>
      </w:pPr>
      <w:r>
        <w:rPr>
          <w:rFonts w:ascii="Times New Roman" w:hAnsi="Times New Roman"/>
        </w:rPr>
        <w:t xml:space="preserve"> </w:t>
      </w:r>
      <w:ins w:id="0" w:author="Author" w:date="2015-01-20T11:00:00Z">
        <w:r w:rsidR="007851A4">
          <w:rPr>
            <w:rFonts w:ascii="Times New Roman" w:hAnsi="Times New Roman"/>
          </w:rPr>
          <w:t xml:space="preserve">Draft </w:t>
        </w:r>
      </w:ins>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5-01-20T11:00:00Z">
        <w:r w:rsidR="007851A4">
          <w:rPr>
            <w:rFonts w:ascii="Times New Roman" w:hAnsi="Times New Roman"/>
          </w:rPr>
          <w:t>6</w:t>
        </w:r>
      </w:ins>
      <w:del w:id="2" w:author="Author" w:date="2015-01-20T11:00:00Z">
        <w:r w:rsidR="004A5B0C" w:rsidDel="007851A4">
          <w:rPr>
            <w:rFonts w:ascii="Times New Roman" w:hAnsi="Times New Roman"/>
          </w:rPr>
          <w:delText>5</w:delText>
        </w:r>
      </w:del>
    </w:p>
    <w:p w14:paraId="2754D33D" w14:textId="5EDD6D0B" w:rsidR="00C76273" w:rsidRDefault="004A5B0C" w:rsidP="00C76273">
      <w:pPr>
        <w:pStyle w:val="coverpageline"/>
      </w:pPr>
      <w:r>
        <w:t xml:space="preserve">January </w:t>
      </w:r>
      <w:ins w:id="3" w:author="Author" w:date="2015-01-20T11:00:00Z">
        <w:r w:rsidR="007851A4">
          <w:t>2</w:t>
        </w:r>
      </w:ins>
      <w:ins w:id="4" w:author="Author" w:date="2015-01-23T13:43:00Z">
        <w:r w:rsidR="00523AB5">
          <w:t>3</w:t>
        </w:r>
      </w:ins>
      <w:ins w:id="5" w:author="Author" w:date="2015-01-20T11:00:00Z">
        <w:del w:id="6" w:author="Author" w:date="2015-01-23T13:43:00Z">
          <w:r w:rsidR="007851A4" w:rsidDel="00523AB5">
            <w:delText>0</w:delText>
          </w:r>
        </w:del>
      </w:ins>
      <w:del w:id="7" w:author="Author" w:date="2015-01-20T11:00:00Z">
        <w:r w:rsidDel="007851A4">
          <w:delText>1</w:delText>
        </w:r>
        <w:r w:rsidR="00CF28F7" w:rsidDel="007851A4">
          <w:delText>5</w:delText>
        </w:r>
      </w:del>
      <w:r w:rsidR="00D02600">
        <w:t>, 201</w:t>
      </w:r>
      <w:r>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0B3275E7" w14:textId="77777777" w:rsidR="00CE448D" w:rsidRDefault="00294B4C">
      <w:pPr>
        <w:pStyle w:val="TOC1"/>
        <w:rPr>
          <w:ins w:id="8" w:author="Author" w:date="2015-01-22T16:25: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9" w:author="Author" w:date="2015-01-22T16:25:00Z">
        <w:r w:rsidR="00CE448D">
          <w:t>1 Introduction</w:t>
        </w:r>
        <w:r w:rsidR="00CE448D">
          <w:tab/>
        </w:r>
        <w:r w:rsidR="00CE448D">
          <w:fldChar w:fldCharType="begin"/>
        </w:r>
        <w:r w:rsidR="00CE448D">
          <w:instrText xml:space="preserve"> PAGEREF _Toc409707249 \h </w:instrText>
        </w:r>
      </w:ins>
      <w:r w:rsidR="00CE448D">
        <w:fldChar w:fldCharType="separate"/>
      </w:r>
      <w:ins w:id="10" w:author="Author" w:date="2015-01-22T16:25:00Z">
        <w:r w:rsidR="00CE448D">
          <w:t>5</w:t>
        </w:r>
        <w:r w:rsidR="00CE448D">
          <w:fldChar w:fldCharType="end"/>
        </w:r>
      </w:ins>
    </w:p>
    <w:p w14:paraId="29E1D59E" w14:textId="77777777" w:rsidR="00CE448D" w:rsidRDefault="00CE448D">
      <w:pPr>
        <w:pStyle w:val="TOC2"/>
        <w:rPr>
          <w:ins w:id="11" w:author="Author" w:date="2015-01-22T16:25:00Z"/>
          <w:rFonts w:asciiTheme="minorHAnsi" w:eastAsiaTheme="minorEastAsia" w:hAnsiTheme="minorHAnsi" w:cstheme="minorBidi"/>
          <w:sz w:val="22"/>
        </w:rPr>
      </w:pPr>
      <w:ins w:id="12" w:author="Author" w:date="2015-01-22T16:25:00Z">
        <w:r>
          <w:t>1.1 Purpose and scope</w:t>
        </w:r>
        <w:r>
          <w:tab/>
        </w:r>
        <w:r>
          <w:fldChar w:fldCharType="begin"/>
        </w:r>
        <w:r>
          <w:instrText xml:space="preserve"> PAGEREF _Toc409707250 \h </w:instrText>
        </w:r>
      </w:ins>
      <w:r>
        <w:fldChar w:fldCharType="separate"/>
      </w:r>
      <w:ins w:id="13" w:author="Author" w:date="2015-01-22T16:25:00Z">
        <w:r>
          <w:t>5</w:t>
        </w:r>
        <w:r>
          <w:fldChar w:fldCharType="end"/>
        </w:r>
      </w:ins>
    </w:p>
    <w:p w14:paraId="57CCD8CD" w14:textId="77777777" w:rsidR="00CE448D" w:rsidRDefault="00CE448D">
      <w:pPr>
        <w:pStyle w:val="TOC2"/>
        <w:rPr>
          <w:ins w:id="14" w:author="Author" w:date="2015-01-22T16:25:00Z"/>
          <w:rFonts w:asciiTheme="minorHAnsi" w:eastAsiaTheme="minorEastAsia" w:hAnsiTheme="minorHAnsi" w:cstheme="minorBidi"/>
          <w:sz w:val="22"/>
        </w:rPr>
      </w:pPr>
      <w:ins w:id="15" w:author="Author" w:date="2015-01-22T16:25:00Z">
        <w:r>
          <w:t>1.2 Revision history</w:t>
        </w:r>
        <w:r>
          <w:tab/>
        </w:r>
        <w:r>
          <w:fldChar w:fldCharType="begin"/>
        </w:r>
        <w:r>
          <w:instrText xml:space="preserve"> PAGEREF _Toc409707251 \h </w:instrText>
        </w:r>
      </w:ins>
      <w:r>
        <w:fldChar w:fldCharType="separate"/>
      </w:r>
      <w:ins w:id="16" w:author="Author" w:date="2015-01-22T16:25:00Z">
        <w:r>
          <w:t>5</w:t>
        </w:r>
        <w:r>
          <w:fldChar w:fldCharType="end"/>
        </w:r>
      </w:ins>
    </w:p>
    <w:p w14:paraId="68A61879" w14:textId="77777777" w:rsidR="00CE448D" w:rsidRDefault="00CE448D">
      <w:pPr>
        <w:pStyle w:val="TOC2"/>
        <w:rPr>
          <w:ins w:id="17" w:author="Author" w:date="2015-01-22T16:25:00Z"/>
          <w:rFonts w:asciiTheme="minorHAnsi" w:eastAsiaTheme="minorEastAsia" w:hAnsiTheme="minorHAnsi" w:cstheme="minorBidi"/>
          <w:sz w:val="22"/>
        </w:rPr>
      </w:pPr>
      <w:ins w:id="18" w:author="Author" w:date="2015-01-22T16:25:00Z">
        <w:r>
          <w:t>1.3 Acronyms and terms</w:t>
        </w:r>
        <w:r>
          <w:tab/>
        </w:r>
        <w:r>
          <w:fldChar w:fldCharType="begin"/>
        </w:r>
        <w:r>
          <w:instrText xml:space="preserve"> PAGEREF _Toc409707252 \h </w:instrText>
        </w:r>
      </w:ins>
      <w:r>
        <w:fldChar w:fldCharType="separate"/>
      </w:r>
      <w:ins w:id="19" w:author="Author" w:date="2015-01-22T16:25:00Z">
        <w:r>
          <w:t>5</w:t>
        </w:r>
        <w:r>
          <w:fldChar w:fldCharType="end"/>
        </w:r>
      </w:ins>
    </w:p>
    <w:p w14:paraId="4705B84B" w14:textId="77777777" w:rsidR="00CE448D" w:rsidRDefault="00CE448D">
      <w:pPr>
        <w:pStyle w:val="TOC1"/>
        <w:rPr>
          <w:ins w:id="20" w:author="Author" w:date="2015-01-22T16:25:00Z"/>
          <w:rFonts w:asciiTheme="minorHAnsi" w:eastAsiaTheme="minorEastAsia" w:hAnsiTheme="minorHAnsi" w:cstheme="minorBidi"/>
          <w:b w:val="0"/>
          <w:bCs w:val="0"/>
          <w:sz w:val="22"/>
        </w:rPr>
      </w:pPr>
      <w:ins w:id="21" w:author="Author" w:date="2015-01-22T16:25:00Z">
        <w:r>
          <w:t>2 System Design</w:t>
        </w:r>
        <w:r>
          <w:tab/>
        </w:r>
        <w:r>
          <w:fldChar w:fldCharType="begin"/>
        </w:r>
        <w:r>
          <w:instrText xml:space="preserve"> PAGEREF _Toc409707253 \h </w:instrText>
        </w:r>
      </w:ins>
      <w:r>
        <w:fldChar w:fldCharType="separate"/>
      </w:r>
      <w:ins w:id="22" w:author="Author" w:date="2015-01-22T16:25:00Z">
        <w:r>
          <w:t>7</w:t>
        </w:r>
        <w:r>
          <w:fldChar w:fldCharType="end"/>
        </w:r>
      </w:ins>
    </w:p>
    <w:p w14:paraId="417BE306" w14:textId="77777777" w:rsidR="00CE448D" w:rsidRDefault="00CE448D">
      <w:pPr>
        <w:pStyle w:val="TOC2"/>
        <w:rPr>
          <w:ins w:id="23" w:author="Author" w:date="2015-01-22T16:25:00Z"/>
          <w:rFonts w:asciiTheme="minorHAnsi" w:eastAsiaTheme="minorEastAsia" w:hAnsiTheme="minorHAnsi" w:cstheme="minorBidi"/>
          <w:sz w:val="22"/>
        </w:rPr>
      </w:pPr>
      <w:ins w:id="24" w:author="Author" w:date="2015-01-22T16:25:00Z">
        <w:r>
          <w:t>2.1 Overview</w:t>
        </w:r>
        <w:r>
          <w:tab/>
        </w:r>
        <w:r>
          <w:fldChar w:fldCharType="begin"/>
        </w:r>
        <w:r>
          <w:instrText xml:space="preserve"> PAGEREF _Toc409707254 \h </w:instrText>
        </w:r>
      </w:ins>
      <w:r>
        <w:fldChar w:fldCharType="separate"/>
      </w:r>
      <w:ins w:id="25" w:author="Author" w:date="2015-01-22T16:25:00Z">
        <w:r>
          <w:t>7</w:t>
        </w:r>
        <w:r>
          <w:fldChar w:fldCharType="end"/>
        </w:r>
      </w:ins>
    </w:p>
    <w:p w14:paraId="48C1257C" w14:textId="77777777" w:rsidR="00CE448D" w:rsidRDefault="00CE448D">
      <w:pPr>
        <w:pStyle w:val="TOC2"/>
        <w:rPr>
          <w:ins w:id="26" w:author="Author" w:date="2015-01-22T16:25:00Z"/>
          <w:rFonts w:asciiTheme="minorHAnsi" w:eastAsiaTheme="minorEastAsia" w:hAnsiTheme="minorHAnsi" w:cstheme="minorBidi"/>
          <w:sz w:val="22"/>
        </w:rPr>
      </w:pPr>
      <w:ins w:id="27" w:author="Author" w:date="2015-01-22T16:25:00Z">
        <w:r>
          <w:t>2.2 Premises</w:t>
        </w:r>
        <w:r>
          <w:tab/>
        </w:r>
        <w:r>
          <w:fldChar w:fldCharType="begin"/>
        </w:r>
        <w:r>
          <w:instrText xml:space="preserve"> PAGEREF _Toc409707255 \h </w:instrText>
        </w:r>
      </w:ins>
      <w:r>
        <w:fldChar w:fldCharType="separate"/>
      </w:r>
      <w:ins w:id="28" w:author="Author" w:date="2015-01-22T16:25:00Z">
        <w:r>
          <w:t>8</w:t>
        </w:r>
        <w:r>
          <w:fldChar w:fldCharType="end"/>
        </w:r>
      </w:ins>
    </w:p>
    <w:p w14:paraId="34C7EAC0" w14:textId="77777777" w:rsidR="00CE448D" w:rsidRDefault="00CE448D">
      <w:pPr>
        <w:pStyle w:val="TOC2"/>
        <w:rPr>
          <w:ins w:id="29" w:author="Author" w:date="2015-01-22T16:25:00Z"/>
          <w:rFonts w:asciiTheme="minorHAnsi" w:eastAsiaTheme="minorEastAsia" w:hAnsiTheme="minorHAnsi" w:cstheme="minorBidi"/>
          <w:sz w:val="22"/>
        </w:rPr>
      </w:pPr>
      <w:ins w:id="30" w:author="Author" w:date="2015-01-22T16:25:00Z">
        <w:r>
          <w:t>2.3 Typical operations</w:t>
        </w:r>
        <w:r>
          <w:tab/>
        </w:r>
        <w:r>
          <w:fldChar w:fldCharType="begin"/>
        </w:r>
        <w:r>
          <w:instrText xml:space="preserve"> PAGEREF _Toc409707256 \h </w:instrText>
        </w:r>
      </w:ins>
      <w:r>
        <w:fldChar w:fldCharType="separate"/>
      </w:r>
      <w:ins w:id="31" w:author="Author" w:date="2015-01-22T16:25:00Z">
        <w:r>
          <w:t>10</w:t>
        </w:r>
        <w:r>
          <w:fldChar w:fldCharType="end"/>
        </w:r>
      </w:ins>
    </w:p>
    <w:p w14:paraId="7485A662" w14:textId="77777777" w:rsidR="00CE448D" w:rsidRDefault="00CE448D">
      <w:pPr>
        <w:pStyle w:val="TOC3"/>
        <w:rPr>
          <w:ins w:id="32" w:author="Author" w:date="2015-01-22T16:25:00Z"/>
          <w:rFonts w:asciiTheme="minorHAnsi" w:eastAsiaTheme="minorEastAsia" w:hAnsiTheme="minorHAnsi" w:cstheme="minorBidi"/>
          <w:bCs w:val="0"/>
          <w:sz w:val="22"/>
          <w:szCs w:val="22"/>
        </w:rPr>
      </w:pPr>
      <w:ins w:id="33" w:author="Author" w:date="2015-01-22T16:25:00Z">
        <w:r>
          <w:t>2.3.1 Claim a factory-reset device</w:t>
        </w:r>
        <w:r>
          <w:tab/>
        </w:r>
        <w:r>
          <w:fldChar w:fldCharType="begin"/>
        </w:r>
        <w:r>
          <w:instrText xml:space="preserve"> PAGEREF _Toc409707257 \h </w:instrText>
        </w:r>
      </w:ins>
      <w:r>
        <w:fldChar w:fldCharType="separate"/>
      </w:r>
      <w:ins w:id="34" w:author="Author" w:date="2015-01-22T16:25:00Z">
        <w:r>
          <w:t>10</w:t>
        </w:r>
        <w:r>
          <w:fldChar w:fldCharType="end"/>
        </w:r>
      </w:ins>
    </w:p>
    <w:p w14:paraId="464CE740" w14:textId="77777777" w:rsidR="00CE448D" w:rsidRDefault="00CE448D">
      <w:pPr>
        <w:pStyle w:val="TOC3"/>
        <w:rPr>
          <w:ins w:id="35" w:author="Author" w:date="2015-01-22T16:25:00Z"/>
          <w:rFonts w:asciiTheme="minorHAnsi" w:eastAsiaTheme="minorEastAsia" w:hAnsiTheme="minorHAnsi" w:cstheme="minorBidi"/>
          <w:bCs w:val="0"/>
          <w:sz w:val="22"/>
          <w:szCs w:val="22"/>
        </w:rPr>
      </w:pPr>
      <w:ins w:id="36" w:author="Author" w:date="2015-01-22T16:25:00Z">
        <w:r>
          <w:t>2.3.2 Define a guild</w:t>
        </w:r>
        <w:r>
          <w:tab/>
        </w:r>
        <w:r>
          <w:fldChar w:fldCharType="begin"/>
        </w:r>
        <w:r>
          <w:instrText xml:space="preserve"> PAGEREF _Toc409707258 \h </w:instrText>
        </w:r>
      </w:ins>
      <w:r>
        <w:fldChar w:fldCharType="separate"/>
      </w:r>
      <w:ins w:id="37" w:author="Author" w:date="2015-01-22T16:25:00Z">
        <w:r>
          <w:t>12</w:t>
        </w:r>
        <w:r>
          <w:fldChar w:fldCharType="end"/>
        </w:r>
      </w:ins>
    </w:p>
    <w:p w14:paraId="0F506097" w14:textId="77777777" w:rsidR="00CE448D" w:rsidRDefault="00CE448D">
      <w:pPr>
        <w:pStyle w:val="TOC3"/>
        <w:rPr>
          <w:ins w:id="38" w:author="Author" w:date="2015-01-22T16:25:00Z"/>
          <w:rFonts w:asciiTheme="minorHAnsi" w:eastAsiaTheme="minorEastAsia" w:hAnsiTheme="minorHAnsi" w:cstheme="minorBidi"/>
          <w:bCs w:val="0"/>
          <w:sz w:val="22"/>
          <w:szCs w:val="22"/>
        </w:rPr>
      </w:pPr>
      <w:ins w:id="39" w:author="Author" w:date="2015-01-22T16:25:00Z">
        <w:r>
          <w:t>2.3.3 Example of building a policy</w:t>
        </w:r>
        <w:r>
          <w:tab/>
        </w:r>
        <w:r>
          <w:fldChar w:fldCharType="begin"/>
        </w:r>
        <w:r>
          <w:instrText xml:space="preserve"> PAGEREF _Toc409707259 \h </w:instrText>
        </w:r>
      </w:ins>
      <w:r>
        <w:fldChar w:fldCharType="separate"/>
      </w:r>
      <w:ins w:id="40" w:author="Author" w:date="2015-01-22T16:25:00Z">
        <w:r>
          <w:t>12</w:t>
        </w:r>
        <w:r>
          <w:fldChar w:fldCharType="end"/>
        </w:r>
      </w:ins>
    </w:p>
    <w:p w14:paraId="19962845" w14:textId="77777777" w:rsidR="00CE448D" w:rsidRDefault="00CE448D">
      <w:pPr>
        <w:pStyle w:val="TOC3"/>
        <w:rPr>
          <w:ins w:id="41" w:author="Author" w:date="2015-01-22T16:25:00Z"/>
          <w:rFonts w:asciiTheme="minorHAnsi" w:eastAsiaTheme="minorEastAsia" w:hAnsiTheme="minorHAnsi" w:cstheme="minorBidi"/>
          <w:bCs w:val="0"/>
          <w:sz w:val="22"/>
          <w:szCs w:val="22"/>
        </w:rPr>
      </w:pPr>
      <w:ins w:id="42" w:author="Author" w:date="2015-01-22T16:25:00Z">
        <w:r>
          <w:t>2.3.4 Install a policy</w:t>
        </w:r>
        <w:r>
          <w:tab/>
        </w:r>
        <w:r>
          <w:fldChar w:fldCharType="begin"/>
        </w:r>
        <w:r>
          <w:instrText xml:space="preserve"> PAGEREF _Toc409707260 \h </w:instrText>
        </w:r>
      </w:ins>
      <w:r>
        <w:fldChar w:fldCharType="separate"/>
      </w:r>
      <w:ins w:id="43" w:author="Author" w:date="2015-01-22T16:25:00Z">
        <w:r>
          <w:t>13</w:t>
        </w:r>
        <w:r>
          <w:fldChar w:fldCharType="end"/>
        </w:r>
      </w:ins>
    </w:p>
    <w:p w14:paraId="3093A760" w14:textId="77777777" w:rsidR="00CE448D" w:rsidRDefault="00CE448D">
      <w:pPr>
        <w:pStyle w:val="TOC3"/>
        <w:rPr>
          <w:ins w:id="44" w:author="Author" w:date="2015-01-22T16:25:00Z"/>
          <w:rFonts w:asciiTheme="minorHAnsi" w:eastAsiaTheme="minorEastAsia" w:hAnsiTheme="minorHAnsi" w:cstheme="minorBidi"/>
          <w:bCs w:val="0"/>
          <w:sz w:val="22"/>
          <w:szCs w:val="22"/>
        </w:rPr>
      </w:pPr>
      <w:ins w:id="45" w:author="Author" w:date="2015-01-22T16:25:00Z">
        <w:r>
          <w:t>2.3.5 Add an application to a guild</w:t>
        </w:r>
        <w:r>
          <w:tab/>
        </w:r>
        <w:r>
          <w:fldChar w:fldCharType="begin"/>
        </w:r>
        <w:r>
          <w:instrText xml:space="preserve"> PAGEREF _Toc409707261 \h </w:instrText>
        </w:r>
      </w:ins>
      <w:r>
        <w:fldChar w:fldCharType="separate"/>
      </w:r>
      <w:ins w:id="46" w:author="Author" w:date="2015-01-22T16:25:00Z">
        <w:r>
          <w:t>13</w:t>
        </w:r>
        <w:r>
          <w:fldChar w:fldCharType="end"/>
        </w:r>
      </w:ins>
    </w:p>
    <w:p w14:paraId="2B88CC38" w14:textId="77777777" w:rsidR="00CE448D" w:rsidRDefault="00CE448D">
      <w:pPr>
        <w:pStyle w:val="TOC3"/>
        <w:rPr>
          <w:ins w:id="47" w:author="Author" w:date="2015-01-22T16:25:00Z"/>
          <w:rFonts w:asciiTheme="minorHAnsi" w:eastAsiaTheme="minorEastAsia" w:hAnsiTheme="minorHAnsi" w:cstheme="minorBidi"/>
          <w:bCs w:val="0"/>
          <w:sz w:val="22"/>
          <w:szCs w:val="22"/>
        </w:rPr>
      </w:pPr>
      <w:ins w:id="48" w:author="Author" w:date="2015-01-22T16:25:00Z">
        <w:r>
          <w:t>2.3.6 Add a user to a guild</w:t>
        </w:r>
        <w:r>
          <w:tab/>
        </w:r>
        <w:r>
          <w:fldChar w:fldCharType="begin"/>
        </w:r>
        <w:r>
          <w:instrText xml:space="preserve"> PAGEREF _Toc409707262 \h </w:instrText>
        </w:r>
      </w:ins>
      <w:r>
        <w:fldChar w:fldCharType="separate"/>
      </w:r>
      <w:ins w:id="49" w:author="Author" w:date="2015-01-22T16:25:00Z">
        <w:r>
          <w:t>14</w:t>
        </w:r>
        <w:r>
          <w:fldChar w:fldCharType="end"/>
        </w:r>
      </w:ins>
    </w:p>
    <w:p w14:paraId="3A0F389E" w14:textId="77777777" w:rsidR="00CE448D" w:rsidRDefault="00CE448D">
      <w:pPr>
        <w:pStyle w:val="TOC3"/>
        <w:rPr>
          <w:ins w:id="50" w:author="Author" w:date="2015-01-22T16:25:00Z"/>
          <w:rFonts w:asciiTheme="minorHAnsi" w:eastAsiaTheme="minorEastAsia" w:hAnsiTheme="minorHAnsi" w:cstheme="minorBidi"/>
          <w:bCs w:val="0"/>
          <w:sz w:val="22"/>
          <w:szCs w:val="22"/>
        </w:rPr>
      </w:pPr>
      <w:ins w:id="51" w:author="Author" w:date="2015-01-22T16:25:00Z">
        <w:r>
          <w:t>2.3.7 Delegating membership certificate</w:t>
        </w:r>
        <w:r>
          <w:tab/>
        </w:r>
        <w:r>
          <w:fldChar w:fldCharType="begin"/>
        </w:r>
        <w:r>
          <w:instrText xml:space="preserve"> PAGEREF _Toc409707263 \h </w:instrText>
        </w:r>
      </w:ins>
      <w:r>
        <w:fldChar w:fldCharType="separate"/>
      </w:r>
      <w:ins w:id="52" w:author="Author" w:date="2015-01-22T16:25:00Z">
        <w:r>
          <w:t>15</w:t>
        </w:r>
        <w:r>
          <w:fldChar w:fldCharType="end"/>
        </w:r>
      </w:ins>
    </w:p>
    <w:p w14:paraId="74FBC8AE" w14:textId="77777777" w:rsidR="00CE448D" w:rsidRDefault="00CE448D">
      <w:pPr>
        <w:pStyle w:val="TOC3"/>
        <w:rPr>
          <w:ins w:id="53" w:author="Author" w:date="2015-01-22T16:25:00Z"/>
          <w:rFonts w:asciiTheme="minorHAnsi" w:eastAsiaTheme="minorEastAsia" w:hAnsiTheme="minorHAnsi" w:cstheme="minorBidi"/>
          <w:bCs w:val="0"/>
          <w:sz w:val="22"/>
          <w:szCs w:val="22"/>
        </w:rPr>
      </w:pPr>
      <w:ins w:id="54" w:author="Author" w:date="2015-01-22T16:25:00Z">
        <w:r>
          <w:t>2.3.8 Add a guild equivalence certificate to an application</w:t>
        </w:r>
        <w:r>
          <w:tab/>
        </w:r>
        <w:r>
          <w:fldChar w:fldCharType="begin"/>
        </w:r>
        <w:r>
          <w:instrText xml:space="preserve"> PAGEREF _Toc409707264 \h </w:instrText>
        </w:r>
      </w:ins>
      <w:r>
        <w:fldChar w:fldCharType="separate"/>
      </w:r>
      <w:ins w:id="55" w:author="Author" w:date="2015-01-22T16:25:00Z">
        <w:r>
          <w:t>17</w:t>
        </w:r>
        <w:r>
          <w:fldChar w:fldCharType="end"/>
        </w:r>
      </w:ins>
    </w:p>
    <w:p w14:paraId="7A4EBFC1" w14:textId="77777777" w:rsidR="00CE448D" w:rsidRDefault="00CE448D">
      <w:pPr>
        <w:pStyle w:val="TOC3"/>
        <w:rPr>
          <w:ins w:id="56" w:author="Author" w:date="2015-01-22T16:25:00Z"/>
          <w:rFonts w:asciiTheme="minorHAnsi" w:eastAsiaTheme="minorEastAsia" w:hAnsiTheme="minorHAnsi" w:cstheme="minorBidi"/>
          <w:bCs w:val="0"/>
          <w:sz w:val="22"/>
          <w:szCs w:val="22"/>
        </w:rPr>
      </w:pPr>
      <w:ins w:id="57" w:author="Author" w:date="2015-01-22T16:25:00Z">
        <w:r>
          <w:t>2.3.9 Certificate revocation</w:t>
        </w:r>
        <w:r>
          <w:tab/>
        </w:r>
        <w:r>
          <w:fldChar w:fldCharType="begin"/>
        </w:r>
        <w:r>
          <w:instrText xml:space="preserve"> PAGEREF _Toc409707265 \h </w:instrText>
        </w:r>
      </w:ins>
      <w:r>
        <w:fldChar w:fldCharType="separate"/>
      </w:r>
      <w:ins w:id="58" w:author="Author" w:date="2015-01-22T16:25:00Z">
        <w:r>
          <w:t>17</w:t>
        </w:r>
        <w:r>
          <w:fldChar w:fldCharType="end"/>
        </w:r>
      </w:ins>
    </w:p>
    <w:p w14:paraId="3A1F5BC1" w14:textId="77777777" w:rsidR="00CE448D" w:rsidRDefault="00CE448D">
      <w:pPr>
        <w:pStyle w:val="TOC3"/>
        <w:rPr>
          <w:ins w:id="59" w:author="Author" w:date="2015-01-22T16:25:00Z"/>
          <w:rFonts w:asciiTheme="minorHAnsi" w:eastAsiaTheme="minorEastAsia" w:hAnsiTheme="minorHAnsi" w:cstheme="minorBidi"/>
          <w:bCs w:val="0"/>
          <w:sz w:val="22"/>
          <w:szCs w:val="22"/>
        </w:rPr>
      </w:pPr>
      <w:ins w:id="60" w:author="Author" w:date="2015-01-22T16:25:00Z">
        <w:r>
          <w:t>2.3.10 Distribution of policy updates and membership certificates</w:t>
        </w:r>
        <w:r>
          <w:tab/>
        </w:r>
        <w:r>
          <w:fldChar w:fldCharType="begin"/>
        </w:r>
        <w:r>
          <w:instrText xml:space="preserve"> PAGEREF _Toc409707266 \h </w:instrText>
        </w:r>
      </w:ins>
      <w:r>
        <w:fldChar w:fldCharType="separate"/>
      </w:r>
      <w:ins w:id="61" w:author="Author" w:date="2015-01-22T16:25:00Z">
        <w:r>
          <w:t>18</w:t>
        </w:r>
        <w:r>
          <w:fldChar w:fldCharType="end"/>
        </w:r>
      </w:ins>
    </w:p>
    <w:p w14:paraId="600FD2B4" w14:textId="77777777" w:rsidR="00CE448D" w:rsidRDefault="00CE448D">
      <w:pPr>
        <w:pStyle w:val="TOC3"/>
        <w:rPr>
          <w:ins w:id="62" w:author="Author" w:date="2015-01-22T16:25:00Z"/>
          <w:rFonts w:asciiTheme="minorHAnsi" w:eastAsiaTheme="minorEastAsia" w:hAnsiTheme="minorHAnsi" w:cstheme="minorBidi"/>
          <w:bCs w:val="0"/>
          <w:sz w:val="22"/>
          <w:szCs w:val="22"/>
        </w:rPr>
      </w:pPr>
      <w:ins w:id="63" w:author="Author" w:date="2015-01-22T16:25:00Z">
        <w:r>
          <w:t>2.3.11 Application Manifest</w:t>
        </w:r>
        <w:r>
          <w:tab/>
        </w:r>
        <w:r>
          <w:fldChar w:fldCharType="begin"/>
        </w:r>
        <w:r>
          <w:instrText xml:space="preserve"> PAGEREF _Toc409707267 \h </w:instrText>
        </w:r>
      </w:ins>
      <w:r>
        <w:fldChar w:fldCharType="separate"/>
      </w:r>
      <w:ins w:id="64" w:author="Author" w:date="2015-01-22T16:25:00Z">
        <w:r>
          <w:t>19</w:t>
        </w:r>
        <w:r>
          <w:fldChar w:fldCharType="end"/>
        </w:r>
      </w:ins>
    </w:p>
    <w:p w14:paraId="5A132A31" w14:textId="77777777" w:rsidR="00CE448D" w:rsidRDefault="00CE448D">
      <w:pPr>
        <w:pStyle w:val="TOC2"/>
        <w:rPr>
          <w:ins w:id="65" w:author="Author" w:date="2015-01-22T16:25:00Z"/>
          <w:rFonts w:asciiTheme="minorHAnsi" w:eastAsiaTheme="minorEastAsia" w:hAnsiTheme="minorHAnsi" w:cstheme="minorBidi"/>
          <w:sz w:val="22"/>
        </w:rPr>
      </w:pPr>
      <w:ins w:id="66" w:author="Author" w:date="2015-01-22T16:25:00Z">
        <w:r>
          <w:t>2.4 Access validation</w:t>
        </w:r>
        <w:r>
          <w:tab/>
        </w:r>
        <w:r>
          <w:fldChar w:fldCharType="begin"/>
        </w:r>
        <w:r>
          <w:instrText xml:space="preserve"> PAGEREF _Toc409707268 \h </w:instrText>
        </w:r>
      </w:ins>
      <w:r>
        <w:fldChar w:fldCharType="separate"/>
      </w:r>
      <w:ins w:id="67" w:author="Author" w:date="2015-01-22T16:25:00Z">
        <w:r>
          <w:t>21</w:t>
        </w:r>
        <w:r>
          <w:fldChar w:fldCharType="end"/>
        </w:r>
      </w:ins>
    </w:p>
    <w:p w14:paraId="2C467BBC" w14:textId="77777777" w:rsidR="00CE448D" w:rsidRDefault="00CE448D">
      <w:pPr>
        <w:pStyle w:val="TOC3"/>
        <w:rPr>
          <w:ins w:id="68" w:author="Author" w:date="2015-01-22T16:25:00Z"/>
          <w:rFonts w:asciiTheme="minorHAnsi" w:eastAsiaTheme="minorEastAsia" w:hAnsiTheme="minorHAnsi" w:cstheme="minorBidi"/>
          <w:bCs w:val="0"/>
          <w:sz w:val="22"/>
          <w:szCs w:val="22"/>
        </w:rPr>
      </w:pPr>
      <w:ins w:id="69" w:author="Author" w:date="2015-01-22T16:25:00Z">
        <w:r>
          <w:t>2.4.1 Validation flow</w:t>
        </w:r>
        <w:r>
          <w:tab/>
        </w:r>
        <w:r>
          <w:fldChar w:fldCharType="begin"/>
        </w:r>
        <w:r>
          <w:instrText xml:space="preserve"> PAGEREF _Toc409707269 \h </w:instrText>
        </w:r>
      </w:ins>
      <w:r>
        <w:fldChar w:fldCharType="separate"/>
      </w:r>
      <w:ins w:id="70" w:author="Author" w:date="2015-01-22T16:25:00Z">
        <w:r>
          <w:t>21</w:t>
        </w:r>
        <w:r>
          <w:fldChar w:fldCharType="end"/>
        </w:r>
      </w:ins>
    </w:p>
    <w:p w14:paraId="27059E49" w14:textId="77777777" w:rsidR="00CE448D" w:rsidRDefault="00CE448D">
      <w:pPr>
        <w:pStyle w:val="TOC3"/>
        <w:rPr>
          <w:ins w:id="71" w:author="Author" w:date="2015-01-22T16:25:00Z"/>
          <w:rFonts w:asciiTheme="minorHAnsi" w:eastAsiaTheme="minorEastAsia" w:hAnsiTheme="minorHAnsi" w:cstheme="minorBidi"/>
          <w:bCs w:val="0"/>
          <w:sz w:val="22"/>
          <w:szCs w:val="22"/>
        </w:rPr>
      </w:pPr>
      <w:ins w:id="72" w:author="Author" w:date="2015-01-22T16:25:00Z">
        <w:r>
          <w:t>2.4.2 Validating a consumer policy</w:t>
        </w:r>
        <w:r>
          <w:tab/>
        </w:r>
        <w:r>
          <w:fldChar w:fldCharType="begin"/>
        </w:r>
        <w:r>
          <w:instrText xml:space="preserve"> PAGEREF _Toc409707270 \h </w:instrText>
        </w:r>
      </w:ins>
      <w:r>
        <w:fldChar w:fldCharType="separate"/>
      </w:r>
      <w:ins w:id="73" w:author="Author" w:date="2015-01-22T16:25:00Z">
        <w:r>
          <w:t>21</w:t>
        </w:r>
        <w:r>
          <w:fldChar w:fldCharType="end"/>
        </w:r>
      </w:ins>
    </w:p>
    <w:p w14:paraId="1D9618D5" w14:textId="77777777" w:rsidR="00CE448D" w:rsidRDefault="00CE448D">
      <w:pPr>
        <w:pStyle w:val="TOC3"/>
        <w:rPr>
          <w:ins w:id="74" w:author="Author" w:date="2015-01-22T16:25:00Z"/>
          <w:rFonts w:asciiTheme="minorHAnsi" w:eastAsiaTheme="minorEastAsia" w:hAnsiTheme="minorHAnsi" w:cstheme="minorBidi"/>
          <w:bCs w:val="0"/>
          <w:sz w:val="22"/>
          <w:szCs w:val="22"/>
        </w:rPr>
      </w:pPr>
      <w:ins w:id="75" w:author="Author" w:date="2015-01-22T16:25:00Z">
        <w:r>
          <w:t>2.4.3 Exchanging the membership certificates during session establishment</w:t>
        </w:r>
        <w:r>
          <w:tab/>
        </w:r>
        <w:r>
          <w:fldChar w:fldCharType="begin"/>
        </w:r>
        <w:r>
          <w:instrText xml:space="preserve"> PAGEREF _Toc409707271 \h </w:instrText>
        </w:r>
      </w:ins>
      <w:r>
        <w:fldChar w:fldCharType="separate"/>
      </w:r>
      <w:ins w:id="76" w:author="Author" w:date="2015-01-22T16:25:00Z">
        <w:r>
          <w:t>22</w:t>
        </w:r>
        <w:r>
          <w:fldChar w:fldCharType="end"/>
        </w:r>
      </w:ins>
    </w:p>
    <w:p w14:paraId="224373B4" w14:textId="77777777" w:rsidR="00CE448D" w:rsidRDefault="00CE448D">
      <w:pPr>
        <w:pStyle w:val="TOC3"/>
        <w:rPr>
          <w:ins w:id="77" w:author="Author" w:date="2015-01-22T16:25:00Z"/>
          <w:rFonts w:asciiTheme="minorHAnsi" w:eastAsiaTheme="minorEastAsia" w:hAnsiTheme="minorHAnsi" w:cstheme="minorBidi"/>
          <w:bCs w:val="0"/>
          <w:sz w:val="22"/>
          <w:szCs w:val="22"/>
        </w:rPr>
      </w:pPr>
      <w:ins w:id="78" w:author="Author" w:date="2015-01-22T16:25:00Z">
        <w:r>
          <w:t>2.4.4 Anonymous session</w:t>
        </w:r>
        <w:r>
          <w:tab/>
        </w:r>
        <w:r>
          <w:fldChar w:fldCharType="begin"/>
        </w:r>
        <w:r>
          <w:instrText xml:space="preserve"> PAGEREF _Toc409707272 \h </w:instrText>
        </w:r>
      </w:ins>
      <w:r>
        <w:fldChar w:fldCharType="separate"/>
      </w:r>
      <w:ins w:id="79" w:author="Author" w:date="2015-01-22T16:25:00Z">
        <w:r>
          <w:t>23</w:t>
        </w:r>
        <w:r>
          <w:fldChar w:fldCharType="end"/>
        </w:r>
      </w:ins>
    </w:p>
    <w:p w14:paraId="10BA8F71" w14:textId="77777777" w:rsidR="00CE448D" w:rsidRDefault="00CE448D">
      <w:pPr>
        <w:pStyle w:val="TOC3"/>
        <w:rPr>
          <w:ins w:id="80" w:author="Author" w:date="2015-01-22T16:25:00Z"/>
          <w:rFonts w:asciiTheme="minorHAnsi" w:eastAsiaTheme="minorEastAsia" w:hAnsiTheme="minorHAnsi" w:cstheme="minorBidi"/>
          <w:bCs w:val="0"/>
          <w:sz w:val="22"/>
          <w:szCs w:val="22"/>
        </w:rPr>
      </w:pPr>
      <w:ins w:id="81" w:author="Author" w:date="2015-01-22T16:25:00Z">
        <w:r>
          <w:t>2.4.5 Validating an admin user</w:t>
        </w:r>
        <w:r>
          <w:tab/>
        </w:r>
        <w:r>
          <w:fldChar w:fldCharType="begin"/>
        </w:r>
        <w:r>
          <w:instrText xml:space="preserve"> PAGEREF _Toc409707273 \h </w:instrText>
        </w:r>
      </w:ins>
      <w:r>
        <w:fldChar w:fldCharType="separate"/>
      </w:r>
      <w:ins w:id="82" w:author="Author" w:date="2015-01-22T16:25:00Z">
        <w:r>
          <w:t>25</w:t>
        </w:r>
        <w:r>
          <w:fldChar w:fldCharType="end"/>
        </w:r>
      </w:ins>
    </w:p>
    <w:p w14:paraId="601DADBA" w14:textId="77777777" w:rsidR="00CE448D" w:rsidRDefault="00CE448D">
      <w:pPr>
        <w:pStyle w:val="TOC3"/>
        <w:rPr>
          <w:ins w:id="83" w:author="Author" w:date="2015-01-22T16:25:00Z"/>
          <w:rFonts w:asciiTheme="minorHAnsi" w:eastAsiaTheme="minorEastAsia" w:hAnsiTheme="minorHAnsi" w:cstheme="minorBidi"/>
          <w:bCs w:val="0"/>
          <w:sz w:val="22"/>
          <w:szCs w:val="22"/>
        </w:rPr>
      </w:pPr>
      <w:ins w:id="84" w:author="Author" w:date="2015-01-22T16:25:00Z">
        <w:r>
          <w:t>2.4.6 Emitting a session-based signal</w:t>
        </w:r>
        <w:r>
          <w:tab/>
        </w:r>
        <w:r>
          <w:fldChar w:fldCharType="begin"/>
        </w:r>
        <w:r>
          <w:instrText xml:space="preserve"> PAGEREF _Toc409707274 \h </w:instrText>
        </w:r>
      </w:ins>
      <w:r>
        <w:fldChar w:fldCharType="separate"/>
      </w:r>
      <w:ins w:id="85" w:author="Author" w:date="2015-01-22T16:25:00Z">
        <w:r>
          <w:t>25</w:t>
        </w:r>
        <w:r>
          <w:fldChar w:fldCharType="end"/>
        </w:r>
      </w:ins>
    </w:p>
    <w:p w14:paraId="6D9EA3F1" w14:textId="77777777" w:rsidR="00CE448D" w:rsidRDefault="00CE448D">
      <w:pPr>
        <w:pStyle w:val="TOC2"/>
        <w:rPr>
          <w:ins w:id="86" w:author="Author" w:date="2015-01-22T16:25:00Z"/>
          <w:rFonts w:asciiTheme="minorHAnsi" w:eastAsiaTheme="minorEastAsia" w:hAnsiTheme="minorHAnsi" w:cstheme="minorBidi"/>
          <w:sz w:val="22"/>
        </w:rPr>
      </w:pPr>
      <w:ins w:id="87" w:author="Author" w:date="2015-01-22T16:25:00Z">
        <w:r>
          <w:t>2.5 Authorization data format</w:t>
        </w:r>
        <w:r>
          <w:tab/>
        </w:r>
        <w:r>
          <w:fldChar w:fldCharType="begin"/>
        </w:r>
        <w:r>
          <w:instrText xml:space="preserve"> PAGEREF _Toc409707275 \h </w:instrText>
        </w:r>
      </w:ins>
      <w:r>
        <w:fldChar w:fldCharType="separate"/>
      </w:r>
      <w:ins w:id="88" w:author="Author" w:date="2015-01-22T16:25:00Z">
        <w:r>
          <w:t>26</w:t>
        </w:r>
        <w:r>
          <w:fldChar w:fldCharType="end"/>
        </w:r>
      </w:ins>
    </w:p>
    <w:p w14:paraId="7A04398D" w14:textId="77777777" w:rsidR="00CE448D" w:rsidRDefault="00CE448D">
      <w:pPr>
        <w:pStyle w:val="TOC3"/>
        <w:rPr>
          <w:ins w:id="89" w:author="Author" w:date="2015-01-22T16:25:00Z"/>
          <w:rFonts w:asciiTheme="minorHAnsi" w:eastAsiaTheme="minorEastAsia" w:hAnsiTheme="minorHAnsi" w:cstheme="minorBidi"/>
          <w:bCs w:val="0"/>
          <w:sz w:val="22"/>
          <w:szCs w:val="22"/>
        </w:rPr>
      </w:pPr>
      <w:ins w:id="90" w:author="Author" w:date="2015-01-22T16:25:00Z">
        <w:r>
          <w:t>2.5.1 The format is binary and exchanged between peers using AllJoyn marshalling</w:t>
        </w:r>
        <w:r>
          <w:tab/>
        </w:r>
        <w:r>
          <w:fldChar w:fldCharType="begin"/>
        </w:r>
        <w:r>
          <w:instrText xml:space="preserve"> PAGEREF _Toc409707276 \h </w:instrText>
        </w:r>
      </w:ins>
      <w:r>
        <w:fldChar w:fldCharType="separate"/>
      </w:r>
      <w:ins w:id="91" w:author="Author" w:date="2015-01-22T16:25:00Z">
        <w:r>
          <w:t>26</w:t>
        </w:r>
        <w:r>
          <w:fldChar w:fldCharType="end"/>
        </w:r>
      </w:ins>
    </w:p>
    <w:p w14:paraId="0F20D0BC" w14:textId="77777777" w:rsidR="00CE448D" w:rsidRDefault="00CE448D">
      <w:pPr>
        <w:pStyle w:val="TOC3"/>
        <w:rPr>
          <w:ins w:id="92" w:author="Author" w:date="2015-01-22T16:25:00Z"/>
          <w:rFonts w:asciiTheme="minorHAnsi" w:eastAsiaTheme="minorEastAsia" w:hAnsiTheme="minorHAnsi" w:cstheme="minorBidi"/>
          <w:bCs w:val="0"/>
          <w:sz w:val="22"/>
          <w:szCs w:val="22"/>
        </w:rPr>
      </w:pPr>
      <w:ins w:id="93" w:author="Author" w:date="2015-01-22T16:25:00Z">
        <w:r>
          <w:t>2.5.2 Format Structure</w:t>
        </w:r>
        <w:r>
          <w:tab/>
        </w:r>
        <w:r>
          <w:fldChar w:fldCharType="begin"/>
        </w:r>
        <w:r>
          <w:instrText xml:space="preserve"> PAGEREF _Toc409707277 \h </w:instrText>
        </w:r>
      </w:ins>
      <w:r>
        <w:fldChar w:fldCharType="separate"/>
      </w:r>
      <w:ins w:id="94" w:author="Author" w:date="2015-01-22T16:25:00Z">
        <w:r>
          <w:t>27</w:t>
        </w:r>
        <w:r>
          <w:fldChar w:fldCharType="end"/>
        </w:r>
      </w:ins>
    </w:p>
    <w:p w14:paraId="78F46F2C" w14:textId="77777777" w:rsidR="00CE448D" w:rsidRDefault="00CE448D">
      <w:pPr>
        <w:pStyle w:val="TOC3"/>
        <w:rPr>
          <w:ins w:id="95" w:author="Author" w:date="2015-01-22T16:25:00Z"/>
          <w:rFonts w:asciiTheme="minorHAnsi" w:eastAsiaTheme="minorEastAsia" w:hAnsiTheme="minorHAnsi" w:cstheme="minorBidi"/>
          <w:bCs w:val="0"/>
          <w:sz w:val="22"/>
          <w:szCs w:val="22"/>
        </w:rPr>
      </w:pPr>
      <w:ins w:id="96" w:author="Author" w:date="2015-01-22T16:25:00Z">
        <w:r>
          <w:t>2.5.3 Policy Templates</w:t>
        </w:r>
        <w:r>
          <w:tab/>
        </w:r>
        <w:r>
          <w:fldChar w:fldCharType="begin"/>
        </w:r>
        <w:r>
          <w:instrText xml:space="preserve"> PAGEREF _Toc409707278 \h </w:instrText>
        </w:r>
      </w:ins>
      <w:r>
        <w:fldChar w:fldCharType="separate"/>
      </w:r>
      <w:ins w:id="97" w:author="Author" w:date="2015-01-22T16:25:00Z">
        <w:r>
          <w:t>31</w:t>
        </w:r>
        <w:r>
          <w:fldChar w:fldCharType="end"/>
        </w:r>
      </w:ins>
    </w:p>
    <w:p w14:paraId="5459D1A3" w14:textId="77777777" w:rsidR="00CE448D" w:rsidRDefault="00CE448D">
      <w:pPr>
        <w:pStyle w:val="TOC2"/>
        <w:rPr>
          <w:ins w:id="98" w:author="Author" w:date="2015-01-22T16:25:00Z"/>
          <w:rFonts w:asciiTheme="minorHAnsi" w:eastAsiaTheme="minorEastAsia" w:hAnsiTheme="minorHAnsi" w:cstheme="minorBidi"/>
          <w:sz w:val="22"/>
        </w:rPr>
      </w:pPr>
      <w:ins w:id="99" w:author="Author" w:date="2015-01-22T16:25:00Z">
        <w:r>
          <w:t>2.6 Certificates</w:t>
        </w:r>
        <w:r>
          <w:tab/>
        </w:r>
        <w:r>
          <w:fldChar w:fldCharType="begin"/>
        </w:r>
        <w:r>
          <w:instrText xml:space="preserve"> PAGEREF _Toc409707279 \h </w:instrText>
        </w:r>
      </w:ins>
      <w:r>
        <w:fldChar w:fldCharType="separate"/>
      </w:r>
      <w:ins w:id="100" w:author="Author" w:date="2015-01-22T16:25:00Z">
        <w:r>
          <w:t>31</w:t>
        </w:r>
        <w:r>
          <w:fldChar w:fldCharType="end"/>
        </w:r>
      </w:ins>
    </w:p>
    <w:p w14:paraId="14CC2E5D" w14:textId="77777777" w:rsidR="00CE448D" w:rsidRDefault="00CE448D">
      <w:pPr>
        <w:pStyle w:val="TOC3"/>
        <w:rPr>
          <w:ins w:id="101" w:author="Author" w:date="2015-01-22T16:25:00Z"/>
          <w:rFonts w:asciiTheme="minorHAnsi" w:eastAsiaTheme="minorEastAsia" w:hAnsiTheme="minorHAnsi" w:cstheme="minorBidi"/>
          <w:bCs w:val="0"/>
          <w:sz w:val="22"/>
          <w:szCs w:val="22"/>
        </w:rPr>
      </w:pPr>
      <w:ins w:id="102" w:author="Author" w:date="2015-01-22T16:25:00Z">
        <w:r>
          <w:t>2.6.1 Main Certificate Structure</w:t>
        </w:r>
        <w:r>
          <w:tab/>
        </w:r>
        <w:r>
          <w:fldChar w:fldCharType="begin"/>
        </w:r>
        <w:r>
          <w:instrText xml:space="preserve"> PAGEREF _Toc409707280 \h </w:instrText>
        </w:r>
      </w:ins>
      <w:r>
        <w:fldChar w:fldCharType="separate"/>
      </w:r>
      <w:ins w:id="103" w:author="Author" w:date="2015-01-22T16:25:00Z">
        <w:r>
          <w:t>31</w:t>
        </w:r>
        <w:r>
          <w:fldChar w:fldCharType="end"/>
        </w:r>
      </w:ins>
    </w:p>
    <w:p w14:paraId="781B5895" w14:textId="77777777" w:rsidR="00CE448D" w:rsidRDefault="00CE448D">
      <w:pPr>
        <w:pStyle w:val="TOC3"/>
        <w:rPr>
          <w:ins w:id="104" w:author="Author" w:date="2015-01-22T16:25:00Z"/>
          <w:rFonts w:asciiTheme="minorHAnsi" w:eastAsiaTheme="minorEastAsia" w:hAnsiTheme="minorHAnsi" w:cstheme="minorBidi"/>
          <w:bCs w:val="0"/>
          <w:sz w:val="22"/>
          <w:szCs w:val="22"/>
        </w:rPr>
      </w:pPr>
      <w:ins w:id="105" w:author="Author" w:date="2015-01-22T16:25:00Z">
        <w:r>
          <w:t>2.6.2 Identity certificate</w:t>
        </w:r>
        <w:r>
          <w:tab/>
        </w:r>
        <w:r>
          <w:fldChar w:fldCharType="begin"/>
        </w:r>
        <w:r>
          <w:instrText xml:space="preserve"> PAGEREF _Toc409707281 \h </w:instrText>
        </w:r>
      </w:ins>
      <w:r>
        <w:fldChar w:fldCharType="separate"/>
      </w:r>
      <w:ins w:id="106" w:author="Author" w:date="2015-01-22T16:25:00Z">
        <w:r>
          <w:t>32</w:t>
        </w:r>
        <w:r>
          <w:fldChar w:fldCharType="end"/>
        </w:r>
      </w:ins>
    </w:p>
    <w:p w14:paraId="4C22522D" w14:textId="77777777" w:rsidR="00CE448D" w:rsidRDefault="00CE448D">
      <w:pPr>
        <w:pStyle w:val="TOC3"/>
        <w:rPr>
          <w:ins w:id="107" w:author="Author" w:date="2015-01-22T16:25:00Z"/>
          <w:rFonts w:asciiTheme="minorHAnsi" w:eastAsiaTheme="minorEastAsia" w:hAnsiTheme="minorHAnsi" w:cstheme="minorBidi"/>
          <w:bCs w:val="0"/>
          <w:sz w:val="22"/>
          <w:szCs w:val="22"/>
        </w:rPr>
      </w:pPr>
      <w:ins w:id="108" w:author="Author" w:date="2015-01-22T16:25:00Z">
        <w:r>
          <w:t>2.6.3 Membership certificate</w:t>
        </w:r>
        <w:r>
          <w:tab/>
        </w:r>
        <w:r>
          <w:fldChar w:fldCharType="begin"/>
        </w:r>
        <w:r>
          <w:instrText xml:space="preserve"> PAGEREF _Toc409707282 \h </w:instrText>
        </w:r>
      </w:ins>
      <w:r>
        <w:fldChar w:fldCharType="separate"/>
      </w:r>
      <w:ins w:id="109" w:author="Author" w:date="2015-01-22T16:25:00Z">
        <w:r>
          <w:t>33</w:t>
        </w:r>
        <w:r>
          <w:fldChar w:fldCharType="end"/>
        </w:r>
      </w:ins>
    </w:p>
    <w:p w14:paraId="5BB76089" w14:textId="77777777" w:rsidR="00CE448D" w:rsidRDefault="00CE448D">
      <w:pPr>
        <w:pStyle w:val="TOC3"/>
        <w:rPr>
          <w:ins w:id="110" w:author="Author" w:date="2015-01-22T16:25:00Z"/>
          <w:rFonts w:asciiTheme="minorHAnsi" w:eastAsiaTheme="minorEastAsia" w:hAnsiTheme="minorHAnsi" w:cstheme="minorBidi"/>
          <w:bCs w:val="0"/>
          <w:sz w:val="22"/>
          <w:szCs w:val="22"/>
        </w:rPr>
      </w:pPr>
      <w:ins w:id="111" w:author="Author" w:date="2015-01-22T16:25:00Z">
        <w:r>
          <w:t>2.6.4 Guild equivalence certificate</w:t>
        </w:r>
        <w:r>
          <w:tab/>
        </w:r>
        <w:r>
          <w:fldChar w:fldCharType="begin"/>
        </w:r>
        <w:r>
          <w:instrText xml:space="preserve"> PAGEREF _Toc409707283 \h </w:instrText>
        </w:r>
      </w:ins>
      <w:r>
        <w:fldChar w:fldCharType="separate"/>
      </w:r>
      <w:ins w:id="112" w:author="Author" w:date="2015-01-22T16:25:00Z">
        <w:r>
          <w:t>33</w:t>
        </w:r>
        <w:r>
          <w:fldChar w:fldCharType="end"/>
        </w:r>
      </w:ins>
    </w:p>
    <w:p w14:paraId="24FF5FF5" w14:textId="77777777" w:rsidR="00CE448D" w:rsidRDefault="00CE448D">
      <w:pPr>
        <w:pStyle w:val="TOC3"/>
        <w:rPr>
          <w:ins w:id="113" w:author="Author" w:date="2015-01-22T16:25:00Z"/>
          <w:rFonts w:asciiTheme="minorHAnsi" w:eastAsiaTheme="minorEastAsia" w:hAnsiTheme="minorHAnsi" w:cstheme="minorBidi"/>
          <w:bCs w:val="0"/>
          <w:sz w:val="22"/>
          <w:szCs w:val="22"/>
        </w:rPr>
      </w:pPr>
      <w:ins w:id="114" w:author="Author" w:date="2015-01-22T16:25:00Z">
        <w:r>
          <w:t>2.6.5 User equivalence certificate</w:t>
        </w:r>
        <w:r>
          <w:tab/>
        </w:r>
        <w:r>
          <w:fldChar w:fldCharType="begin"/>
        </w:r>
        <w:r>
          <w:instrText xml:space="preserve"> PAGEREF _Toc409707284 \h </w:instrText>
        </w:r>
      </w:ins>
      <w:r>
        <w:fldChar w:fldCharType="separate"/>
      </w:r>
      <w:ins w:id="115" w:author="Author" w:date="2015-01-22T16:25:00Z">
        <w:r>
          <w:t>34</w:t>
        </w:r>
        <w:r>
          <w:fldChar w:fldCharType="end"/>
        </w:r>
      </w:ins>
    </w:p>
    <w:p w14:paraId="7410FAF7" w14:textId="77777777" w:rsidR="00CE448D" w:rsidRDefault="00CE448D">
      <w:pPr>
        <w:pStyle w:val="TOC2"/>
        <w:rPr>
          <w:ins w:id="116" w:author="Author" w:date="2015-01-22T16:25:00Z"/>
          <w:rFonts w:asciiTheme="minorHAnsi" w:eastAsiaTheme="minorEastAsia" w:hAnsiTheme="minorHAnsi" w:cstheme="minorBidi"/>
          <w:sz w:val="22"/>
        </w:rPr>
      </w:pPr>
      <w:ins w:id="117" w:author="Author" w:date="2015-01-22T16:25:00Z">
        <w:r>
          <w:lastRenderedPageBreak/>
          <w:t>2.7 Sample use cases</w:t>
        </w:r>
        <w:r>
          <w:tab/>
        </w:r>
        <w:r>
          <w:fldChar w:fldCharType="begin"/>
        </w:r>
        <w:r>
          <w:instrText xml:space="preserve"> PAGEREF _Toc409707285 \h </w:instrText>
        </w:r>
      </w:ins>
      <w:r>
        <w:fldChar w:fldCharType="separate"/>
      </w:r>
      <w:ins w:id="118" w:author="Author" w:date="2015-01-22T16:25:00Z">
        <w:r>
          <w:t>34</w:t>
        </w:r>
        <w:r>
          <w:fldChar w:fldCharType="end"/>
        </w:r>
      </w:ins>
    </w:p>
    <w:p w14:paraId="4A78C214" w14:textId="77777777" w:rsidR="00CE448D" w:rsidRDefault="00CE448D">
      <w:pPr>
        <w:pStyle w:val="TOC3"/>
        <w:rPr>
          <w:ins w:id="119" w:author="Author" w:date="2015-01-22T16:25:00Z"/>
          <w:rFonts w:asciiTheme="minorHAnsi" w:eastAsiaTheme="minorEastAsia" w:hAnsiTheme="minorHAnsi" w:cstheme="minorBidi"/>
          <w:bCs w:val="0"/>
          <w:sz w:val="22"/>
          <w:szCs w:val="22"/>
        </w:rPr>
      </w:pPr>
      <w:ins w:id="120" w:author="Author" w:date="2015-01-22T16:25:00Z">
        <w:r>
          <w:t>2.7.1 Users and devices</w:t>
        </w:r>
        <w:r>
          <w:tab/>
        </w:r>
        <w:r>
          <w:fldChar w:fldCharType="begin"/>
        </w:r>
        <w:r>
          <w:instrText xml:space="preserve"> PAGEREF _Toc409707286 \h </w:instrText>
        </w:r>
      </w:ins>
      <w:r>
        <w:fldChar w:fldCharType="separate"/>
      </w:r>
      <w:ins w:id="121" w:author="Author" w:date="2015-01-22T16:25:00Z">
        <w:r>
          <w:t>34</w:t>
        </w:r>
        <w:r>
          <w:fldChar w:fldCharType="end"/>
        </w:r>
      </w:ins>
    </w:p>
    <w:p w14:paraId="15BA45EC" w14:textId="77777777" w:rsidR="00CE448D" w:rsidRDefault="00CE448D">
      <w:pPr>
        <w:pStyle w:val="TOC3"/>
        <w:rPr>
          <w:ins w:id="122" w:author="Author" w:date="2015-01-22T16:25:00Z"/>
          <w:rFonts w:asciiTheme="minorHAnsi" w:eastAsiaTheme="minorEastAsia" w:hAnsiTheme="minorHAnsi" w:cstheme="minorBidi"/>
          <w:bCs w:val="0"/>
          <w:sz w:val="22"/>
          <w:szCs w:val="22"/>
        </w:rPr>
      </w:pPr>
      <w:ins w:id="123" w:author="Author" w:date="2015-01-22T16:25:00Z">
        <w:r>
          <w:t>2.7.2 Users set up by Dad</w:t>
        </w:r>
        <w:r>
          <w:tab/>
        </w:r>
        <w:r>
          <w:fldChar w:fldCharType="begin"/>
        </w:r>
        <w:r>
          <w:instrText xml:space="preserve"> PAGEREF _Toc409707287 \h </w:instrText>
        </w:r>
      </w:ins>
      <w:r>
        <w:fldChar w:fldCharType="separate"/>
      </w:r>
      <w:ins w:id="124" w:author="Author" w:date="2015-01-22T16:25:00Z">
        <w:r>
          <w:t>35</w:t>
        </w:r>
        <w:r>
          <w:fldChar w:fldCharType="end"/>
        </w:r>
      </w:ins>
    </w:p>
    <w:p w14:paraId="26191B3E" w14:textId="77777777" w:rsidR="00CE448D" w:rsidRDefault="00CE448D">
      <w:pPr>
        <w:pStyle w:val="TOC3"/>
        <w:rPr>
          <w:ins w:id="125" w:author="Author" w:date="2015-01-22T16:25:00Z"/>
          <w:rFonts w:asciiTheme="minorHAnsi" w:eastAsiaTheme="minorEastAsia" w:hAnsiTheme="minorHAnsi" w:cstheme="minorBidi"/>
          <w:bCs w:val="0"/>
          <w:sz w:val="22"/>
          <w:szCs w:val="22"/>
        </w:rPr>
      </w:pPr>
      <w:ins w:id="126" w:author="Author" w:date="2015-01-22T16:25:00Z">
        <w:r>
          <w:t>2.7.3 Living room set up by Dad</w:t>
        </w:r>
        <w:r>
          <w:tab/>
        </w:r>
        <w:r>
          <w:fldChar w:fldCharType="begin"/>
        </w:r>
        <w:r>
          <w:instrText xml:space="preserve"> PAGEREF _Toc409707288 \h </w:instrText>
        </w:r>
      </w:ins>
      <w:r>
        <w:fldChar w:fldCharType="separate"/>
      </w:r>
      <w:ins w:id="127" w:author="Author" w:date="2015-01-22T16:25:00Z">
        <w:r>
          <w:t>36</w:t>
        </w:r>
        <w:r>
          <w:fldChar w:fldCharType="end"/>
        </w:r>
      </w:ins>
    </w:p>
    <w:p w14:paraId="2C36EF51" w14:textId="77777777" w:rsidR="00CE448D" w:rsidRDefault="00CE448D">
      <w:pPr>
        <w:pStyle w:val="TOC3"/>
        <w:rPr>
          <w:ins w:id="128" w:author="Author" w:date="2015-01-22T16:25:00Z"/>
          <w:rFonts w:asciiTheme="minorHAnsi" w:eastAsiaTheme="minorEastAsia" w:hAnsiTheme="minorHAnsi" w:cstheme="minorBidi"/>
          <w:bCs w:val="0"/>
          <w:sz w:val="22"/>
          <w:szCs w:val="22"/>
        </w:rPr>
      </w:pPr>
      <w:ins w:id="129" w:author="Author" w:date="2015-01-22T16:25:00Z">
        <w:r>
          <w:t>2.7.4 Son's bedroom set up by son</w:t>
        </w:r>
        <w:r>
          <w:tab/>
        </w:r>
        <w:r>
          <w:fldChar w:fldCharType="begin"/>
        </w:r>
        <w:r>
          <w:instrText xml:space="preserve"> PAGEREF _Toc409707289 \h </w:instrText>
        </w:r>
      </w:ins>
      <w:r>
        <w:fldChar w:fldCharType="separate"/>
      </w:r>
      <w:ins w:id="130" w:author="Author" w:date="2015-01-22T16:25:00Z">
        <w:r>
          <w:t>37</w:t>
        </w:r>
        <w:r>
          <w:fldChar w:fldCharType="end"/>
        </w:r>
      </w:ins>
    </w:p>
    <w:p w14:paraId="5287CF71" w14:textId="77777777" w:rsidR="00CE448D" w:rsidRDefault="00CE448D">
      <w:pPr>
        <w:pStyle w:val="TOC3"/>
        <w:rPr>
          <w:ins w:id="131" w:author="Author" w:date="2015-01-22T16:25:00Z"/>
          <w:rFonts w:asciiTheme="minorHAnsi" w:eastAsiaTheme="minorEastAsia" w:hAnsiTheme="minorHAnsi" w:cstheme="minorBidi"/>
          <w:bCs w:val="0"/>
          <w:sz w:val="22"/>
          <w:szCs w:val="22"/>
        </w:rPr>
      </w:pPr>
      <w:ins w:id="132" w:author="Author" w:date="2015-01-22T16:25:00Z">
        <w:r>
          <w:t>2.7.5 Master bedroom set up by Dad</w:t>
        </w:r>
        <w:r>
          <w:tab/>
        </w:r>
        <w:r>
          <w:fldChar w:fldCharType="begin"/>
        </w:r>
        <w:r>
          <w:instrText xml:space="preserve"> PAGEREF _Toc409707290 \h </w:instrText>
        </w:r>
      </w:ins>
      <w:r>
        <w:fldChar w:fldCharType="separate"/>
      </w:r>
      <w:ins w:id="133" w:author="Author" w:date="2015-01-22T16:25:00Z">
        <w:r>
          <w:t>38</w:t>
        </w:r>
        <w:r>
          <w:fldChar w:fldCharType="end"/>
        </w:r>
      </w:ins>
    </w:p>
    <w:p w14:paraId="3F2DF3CC" w14:textId="77777777" w:rsidR="00CE448D" w:rsidRDefault="00CE448D">
      <w:pPr>
        <w:pStyle w:val="TOC3"/>
        <w:rPr>
          <w:ins w:id="134" w:author="Author" w:date="2015-01-22T16:25:00Z"/>
          <w:rFonts w:asciiTheme="minorHAnsi" w:eastAsiaTheme="minorEastAsia" w:hAnsiTheme="minorHAnsi" w:cstheme="minorBidi"/>
          <w:bCs w:val="0"/>
          <w:sz w:val="22"/>
          <w:szCs w:val="22"/>
        </w:rPr>
      </w:pPr>
      <w:ins w:id="135" w:author="Author" w:date="2015-01-22T16:25:00Z">
        <w:r>
          <w:t>2.7.6 Son can control different TVs in the house</w:t>
        </w:r>
        <w:r>
          <w:tab/>
        </w:r>
        <w:r>
          <w:fldChar w:fldCharType="begin"/>
        </w:r>
        <w:r>
          <w:instrText xml:space="preserve"> PAGEREF _Toc409707291 \h </w:instrText>
        </w:r>
      </w:ins>
      <w:r>
        <w:fldChar w:fldCharType="separate"/>
      </w:r>
      <w:ins w:id="136" w:author="Author" w:date="2015-01-22T16:25:00Z">
        <w:r>
          <w:t>39</w:t>
        </w:r>
        <w:r>
          <w:fldChar w:fldCharType="end"/>
        </w:r>
      </w:ins>
    </w:p>
    <w:p w14:paraId="60EEB977" w14:textId="77777777" w:rsidR="00CE448D" w:rsidRDefault="00CE448D">
      <w:pPr>
        <w:pStyle w:val="TOC3"/>
        <w:rPr>
          <w:ins w:id="137" w:author="Author" w:date="2015-01-22T16:25:00Z"/>
          <w:rFonts w:asciiTheme="minorHAnsi" w:eastAsiaTheme="minorEastAsia" w:hAnsiTheme="minorHAnsi" w:cstheme="minorBidi"/>
          <w:bCs w:val="0"/>
          <w:sz w:val="22"/>
          <w:szCs w:val="22"/>
        </w:rPr>
      </w:pPr>
      <w:ins w:id="138" w:author="Author" w:date="2015-01-22T16:25:00Z">
        <w:r>
          <w:t>2.7.7 Living room tablet controls TVs in the house</w:t>
        </w:r>
        <w:r>
          <w:tab/>
        </w:r>
        <w:r>
          <w:fldChar w:fldCharType="begin"/>
        </w:r>
        <w:r>
          <w:instrText xml:space="preserve"> PAGEREF _Toc409707292 \h </w:instrText>
        </w:r>
      </w:ins>
      <w:r>
        <w:fldChar w:fldCharType="separate"/>
      </w:r>
      <w:ins w:id="139" w:author="Author" w:date="2015-01-22T16:25:00Z">
        <w:r>
          <w:t>40</w:t>
        </w:r>
        <w:r>
          <w:fldChar w:fldCharType="end"/>
        </w:r>
      </w:ins>
    </w:p>
    <w:p w14:paraId="414DFAB3" w14:textId="77777777" w:rsidR="00CE448D" w:rsidRDefault="00CE448D">
      <w:pPr>
        <w:pStyle w:val="TOC1"/>
        <w:rPr>
          <w:ins w:id="140" w:author="Author" w:date="2015-01-22T16:25:00Z"/>
          <w:rFonts w:asciiTheme="minorHAnsi" w:eastAsiaTheme="minorEastAsia" w:hAnsiTheme="minorHAnsi" w:cstheme="minorBidi"/>
          <w:b w:val="0"/>
          <w:bCs w:val="0"/>
          <w:sz w:val="22"/>
        </w:rPr>
      </w:pPr>
      <w:ins w:id="141" w:author="Author" w:date="2015-01-22T16:25:00Z">
        <w:r>
          <w:t>3 Enhancements to Existing Framework</w:t>
        </w:r>
        <w:r>
          <w:tab/>
        </w:r>
        <w:r>
          <w:fldChar w:fldCharType="begin"/>
        </w:r>
        <w:r>
          <w:instrText xml:space="preserve"> PAGEREF _Toc409707293 \h </w:instrText>
        </w:r>
      </w:ins>
      <w:r>
        <w:fldChar w:fldCharType="separate"/>
      </w:r>
      <w:ins w:id="142" w:author="Author" w:date="2015-01-22T16:25:00Z">
        <w:r>
          <w:t>41</w:t>
        </w:r>
        <w:r>
          <w:fldChar w:fldCharType="end"/>
        </w:r>
      </w:ins>
    </w:p>
    <w:p w14:paraId="67977127" w14:textId="77777777" w:rsidR="00CE448D" w:rsidRDefault="00CE448D">
      <w:pPr>
        <w:pStyle w:val="TOC2"/>
        <w:rPr>
          <w:ins w:id="143" w:author="Author" w:date="2015-01-22T16:25:00Z"/>
          <w:rFonts w:asciiTheme="minorHAnsi" w:eastAsiaTheme="minorEastAsia" w:hAnsiTheme="minorHAnsi" w:cstheme="minorBidi"/>
          <w:sz w:val="22"/>
        </w:rPr>
      </w:pPr>
      <w:ins w:id="144" w:author="Author" w:date="2015-01-22T16:25:00Z">
        <w:r>
          <w:t>3.1 Crypto Agility Exchange</w:t>
        </w:r>
        <w:r>
          <w:tab/>
        </w:r>
        <w:r>
          <w:fldChar w:fldCharType="begin"/>
        </w:r>
        <w:r>
          <w:instrText xml:space="preserve"> PAGEREF _Toc409707294 \h </w:instrText>
        </w:r>
      </w:ins>
      <w:r>
        <w:fldChar w:fldCharType="separate"/>
      </w:r>
      <w:ins w:id="145" w:author="Author" w:date="2015-01-22T16:25:00Z">
        <w:r>
          <w:t>41</w:t>
        </w:r>
        <w:r>
          <w:fldChar w:fldCharType="end"/>
        </w:r>
      </w:ins>
    </w:p>
    <w:p w14:paraId="37DCD3FD" w14:textId="77777777" w:rsidR="00CE448D" w:rsidRDefault="00CE448D">
      <w:pPr>
        <w:pStyle w:val="TOC2"/>
        <w:rPr>
          <w:ins w:id="146" w:author="Author" w:date="2015-01-22T16:25:00Z"/>
          <w:rFonts w:asciiTheme="minorHAnsi" w:eastAsiaTheme="minorEastAsia" w:hAnsiTheme="minorHAnsi" w:cstheme="minorBidi"/>
          <w:sz w:val="22"/>
        </w:rPr>
      </w:pPr>
      <w:ins w:id="147" w:author="Author" w:date="2015-01-22T16:25:00Z">
        <w:r>
          <w:t>3.2 Permission NotifyConfig Announcement</w:t>
        </w:r>
        <w:r>
          <w:tab/>
        </w:r>
        <w:r>
          <w:fldChar w:fldCharType="begin"/>
        </w:r>
        <w:r>
          <w:instrText xml:space="preserve"> PAGEREF _Toc409707295 \h </w:instrText>
        </w:r>
      </w:ins>
      <w:r>
        <w:fldChar w:fldCharType="separate"/>
      </w:r>
      <w:ins w:id="148" w:author="Author" w:date="2015-01-22T16:25:00Z">
        <w:r>
          <w:t>42</w:t>
        </w:r>
        <w:r>
          <w:fldChar w:fldCharType="end"/>
        </w:r>
      </w:ins>
    </w:p>
    <w:p w14:paraId="2DBD5D30" w14:textId="77777777" w:rsidR="00CE448D" w:rsidRDefault="00CE448D">
      <w:pPr>
        <w:pStyle w:val="TOC1"/>
        <w:rPr>
          <w:ins w:id="149" w:author="Author" w:date="2015-01-22T16:25:00Z"/>
          <w:rFonts w:asciiTheme="minorHAnsi" w:eastAsiaTheme="minorEastAsia" w:hAnsiTheme="minorHAnsi" w:cstheme="minorBidi"/>
          <w:b w:val="0"/>
          <w:bCs w:val="0"/>
          <w:sz w:val="22"/>
        </w:rPr>
      </w:pPr>
      <w:ins w:id="150" w:author="Author" w:date="2015-01-22T16:25:00Z">
        <w:r>
          <w:t>4 Future Considerations</w:t>
        </w:r>
        <w:r>
          <w:tab/>
        </w:r>
        <w:r>
          <w:fldChar w:fldCharType="begin"/>
        </w:r>
        <w:r>
          <w:instrText xml:space="preserve"> PAGEREF _Toc409707296 \h </w:instrText>
        </w:r>
      </w:ins>
      <w:r>
        <w:fldChar w:fldCharType="separate"/>
      </w:r>
      <w:ins w:id="151" w:author="Author" w:date="2015-01-22T16:25:00Z">
        <w:r>
          <w:t>43</w:t>
        </w:r>
        <w:r>
          <w:fldChar w:fldCharType="end"/>
        </w:r>
      </w:ins>
    </w:p>
    <w:p w14:paraId="54ACD0D4" w14:textId="77777777" w:rsidR="00CE448D" w:rsidRDefault="00CE448D">
      <w:pPr>
        <w:pStyle w:val="TOC2"/>
        <w:rPr>
          <w:ins w:id="152" w:author="Author" w:date="2015-01-22T16:25:00Z"/>
          <w:rFonts w:asciiTheme="minorHAnsi" w:eastAsiaTheme="minorEastAsia" w:hAnsiTheme="minorHAnsi" w:cstheme="minorBidi"/>
          <w:sz w:val="22"/>
        </w:rPr>
      </w:pPr>
      <w:ins w:id="153" w:author="Author" w:date="2015-01-22T16:25:00Z">
        <w:r>
          <w:t>4.1 Broadcast signals and multipoint sessions</w:t>
        </w:r>
        <w:r>
          <w:tab/>
        </w:r>
        <w:r>
          <w:fldChar w:fldCharType="begin"/>
        </w:r>
        <w:r>
          <w:instrText xml:space="preserve"> PAGEREF _Toc409707297 \h </w:instrText>
        </w:r>
      </w:ins>
      <w:r>
        <w:fldChar w:fldCharType="separate"/>
      </w:r>
      <w:ins w:id="154" w:author="Author" w:date="2015-01-22T16:25:00Z">
        <w:r>
          <w:t>43</w:t>
        </w:r>
        <w:r>
          <w:fldChar w:fldCharType="end"/>
        </w:r>
      </w:ins>
    </w:p>
    <w:p w14:paraId="4C22C41D" w14:textId="77777777" w:rsidR="0022241D" w:rsidDel="00CE448D" w:rsidRDefault="0022241D">
      <w:pPr>
        <w:pStyle w:val="TOC1"/>
        <w:rPr>
          <w:ins w:id="155" w:author="Author" w:date="2015-01-20T16:49:00Z"/>
          <w:del w:id="156" w:author="Author" w:date="2015-01-22T16:25:00Z"/>
          <w:rFonts w:asciiTheme="minorHAnsi" w:eastAsiaTheme="minorEastAsia" w:hAnsiTheme="minorHAnsi" w:cstheme="minorBidi"/>
          <w:b w:val="0"/>
          <w:bCs w:val="0"/>
          <w:sz w:val="22"/>
        </w:rPr>
      </w:pPr>
      <w:ins w:id="157" w:author="Author" w:date="2015-01-20T16:49:00Z">
        <w:del w:id="158" w:author="Author" w:date="2015-01-22T16:25:00Z">
          <w:r w:rsidDel="00CE448D">
            <w:delText>1 Introduction</w:delText>
          </w:r>
          <w:r w:rsidDel="00CE448D">
            <w:tab/>
            <w:delText>6</w:delText>
          </w:r>
        </w:del>
      </w:ins>
    </w:p>
    <w:p w14:paraId="6CCA7894" w14:textId="77777777" w:rsidR="0022241D" w:rsidDel="00CE448D" w:rsidRDefault="0022241D">
      <w:pPr>
        <w:pStyle w:val="TOC2"/>
        <w:rPr>
          <w:ins w:id="159" w:author="Author" w:date="2015-01-20T16:49:00Z"/>
          <w:del w:id="160" w:author="Author" w:date="2015-01-22T16:25:00Z"/>
          <w:rFonts w:asciiTheme="minorHAnsi" w:eastAsiaTheme="minorEastAsia" w:hAnsiTheme="minorHAnsi" w:cstheme="minorBidi"/>
          <w:sz w:val="22"/>
        </w:rPr>
      </w:pPr>
      <w:ins w:id="161" w:author="Author" w:date="2015-01-20T16:49:00Z">
        <w:del w:id="162" w:author="Author" w:date="2015-01-22T16:25:00Z">
          <w:r w:rsidDel="00CE448D">
            <w:delText>1.1 Purpose and scope</w:delText>
          </w:r>
          <w:r w:rsidDel="00CE448D">
            <w:tab/>
            <w:delText>6</w:delText>
          </w:r>
        </w:del>
      </w:ins>
    </w:p>
    <w:p w14:paraId="2E80C31F" w14:textId="77777777" w:rsidR="0022241D" w:rsidDel="00CE448D" w:rsidRDefault="0022241D">
      <w:pPr>
        <w:pStyle w:val="TOC2"/>
        <w:rPr>
          <w:ins w:id="163" w:author="Author" w:date="2015-01-20T16:49:00Z"/>
          <w:del w:id="164" w:author="Author" w:date="2015-01-22T16:25:00Z"/>
          <w:rFonts w:asciiTheme="minorHAnsi" w:eastAsiaTheme="minorEastAsia" w:hAnsiTheme="minorHAnsi" w:cstheme="minorBidi"/>
          <w:sz w:val="22"/>
        </w:rPr>
      </w:pPr>
      <w:ins w:id="165" w:author="Author" w:date="2015-01-20T16:49:00Z">
        <w:del w:id="166" w:author="Author" w:date="2015-01-22T16:25:00Z">
          <w:r w:rsidDel="00CE448D">
            <w:delText>1.2 Revision history</w:delText>
          </w:r>
          <w:r w:rsidDel="00CE448D">
            <w:tab/>
            <w:delText>6</w:delText>
          </w:r>
        </w:del>
      </w:ins>
    </w:p>
    <w:p w14:paraId="1CCA51C2" w14:textId="77777777" w:rsidR="0022241D" w:rsidDel="00CE448D" w:rsidRDefault="0022241D">
      <w:pPr>
        <w:pStyle w:val="TOC2"/>
        <w:rPr>
          <w:ins w:id="167" w:author="Author" w:date="2015-01-20T16:49:00Z"/>
          <w:del w:id="168" w:author="Author" w:date="2015-01-22T16:25:00Z"/>
          <w:rFonts w:asciiTheme="minorHAnsi" w:eastAsiaTheme="minorEastAsia" w:hAnsiTheme="minorHAnsi" w:cstheme="minorBidi"/>
          <w:sz w:val="22"/>
        </w:rPr>
      </w:pPr>
      <w:ins w:id="169" w:author="Author" w:date="2015-01-20T16:49:00Z">
        <w:del w:id="170" w:author="Author" w:date="2015-01-22T16:25:00Z">
          <w:r w:rsidDel="00CE448D">
            <w:delText>1.3 Acronyms and terms</w:delText>
          </w:r>
          <w:r w:rsidDel="00CE448D">
            <w:tab/>
            <w:delText>6</w:delText>
          </w:r>
        </w:del>
      </w:ins>
    </w:p>
    <w:p w14:paraId="18AF3C9F" w14:textId="77777777" w:rsidR="0022241D" w:rsidDel="00CE448D" w:rsidRDefault="0022241D">
      <w:pPr>
        <w:pStyle w:val="TOC1"/>
        <w:rPr>
          <w:ins w:id="171" w:author="Author" w:date="2015-01-20T16:49:00Z"/>
          <w:del w:id="172" w:author="Author" w:date="2015-01-22T16:25:00Z"/>
          <w:rFonts w:asciiTheme="minorHAnsi" w:eastAsiaTheme="minorEastAsia" w:hAnsiTheme="minorHAnsi" w:cstheme="minorBidi"/>
          <w:b w:val="0"/>
          <w:bCs w:val="0"/>
          <w:sz w:val="22"/>
        </w:rPr>
      </w:pPr>
      <w:ins w:id="173" w:author="Author" w:date="2015-01-20T16:49:00Z">
        <w:del w:id="174" w:author="Author" w:date="2015-01-22T16:25:00Z">
          <w:r w:rsidDel="00CE448D">
            <w:delText>2 System Design</w:delText>
          </w:r>
          <w:r w:rsidDel="00CE448D">
            <w:tab/>
            <w:delText>8</w:delText>
          </w:r>
        </w:del>
      </w:ins>
    </w:p>
    <w:p w14:paraId="15B55BA2" w14:textId="77777777" w:rsidR="0022241D" w:rsidDel="00CE448D" w:rsidRDefault="0022241D">
      <w:pPr>
        <w:pStyle w:val="TOC2"/>
        <w:rPr>
          <w:ins w:id="175" w:author="Author" w:date="2015-01-20T16:49:00Z"/>
          <w:del w:id="176" w:author="Author" w:date="2015-01-22T16:25:00Z"/>
          <w:rFonts w:asciiTheme="minorHAnsi" w:eastAsiaTheme="minorEastAsia" w:hAnsiTheme="minorHAnsi" w:cstheme="minorBidi"/>
          <w:sz w:val="22"/>
        </w:rPr>
      </w:pPr>
      <w:ins w:id="177" w:author="Author" w:date="2015-01-20T16:49:00Z">
        <w:del w:id="178" w:author="Author" w:date="2015-01-22T16:25:00Z">
          <w:r w:rsidDel="00CE448D">
            <w:delText>2.1 Overview</w:delText>
          </w:r>
          <w:r w:rsidDel="00CE448D">
            <w:tab/>
            <w:delText>8</w:delText>
          </w:r>
        </w:del>
      </w:ins>
    </w:p>
    <w:p w14:paraId="69890E58" w14:textId="77777777" w:rsidR="0022241D" w:rsidDel="00CE448D" w:rsidRDefault="0022241D">
      <w:pPr>
        <w:pStyle w:val="TOC2"/>
        <w:rPr>
          <w:ins w:id="179" w:author="Author" w:date="2015-01-20T16:49:00Z"/>
          <w:del w:id="180" w:author="Author" w:date="2015-01-22T16:25:00Z"/>
          <w:rFonts w:asciiTheme="minorHAnsi" w:eastAsiaTheme="minorEastAsia" w:hAnsiTheme="minorHAnsi" w:cstheme="minorBidi"/>
          <w:sz w:val="22"/>
        </w:rPr>
      </w:pPr>
      <w:ins w:id="181" w:author="Author" w:date="2015-01-20T16:49:00Z">
        <w:del w:id="182" w:author="Author" w:date="2015-01-22T16:25:00Z">
          <w:r w:rsidDel="00CE448D">
            <w:delText>2.2 Premises</w:delText>
          </w:r>
          <w:r w:rsidDel="00CE448D">
            <w:tab/>
            <w:delText>9</w:delText>
          </w:r>
        </w:del>
      </w:ins>
    </w:p>
    <w:p w14:paraId="49F84486" w14:textId="77777777" w:rsidR="0022241D" w:rsidDel="00CE448D" w:rsidRDefault="0022241D">
      <w:pPr>
        <w:pStyle w:val="TOC2"/>
        <w:rPr>
          <w:ins w:id="183" w:author="Author" w:date="2015-01-20T16:49:00Z"/>
          <w:del w:id="184" w:author="Author" w:date="2015-01-22T16:25:00Z"/>
          <w:rFonts w:asciiTheme="minorHAnsi" w:eastAsiaTheme="minorEastAsia" w:hAnsiTheme="minorHAnsi" w:cstheme="minorBidi"/>
          <w:sz w:val="22"/>
        </w:rPr>
      </w:pPr>
      <w:ins w:id="185" w:author="Author" w:date="2015-01-20T16:49:00Z">
        <w:del w:id="186" w:author="Author" w:date="2015-01-22T16:25:00Z">
          <w:r w:rsidDel="00CE448D">
            <w:delText>2.3 Typical operations</w:delText>
          </w:r>
          <w:r w:rsidDel="00CE448D">
            <w:tab/>
            <w:delText>11</w:delText>
          </w:r>
        </w:del>
      </w:ins>
    </w:p>
    <w:p w14:paraId="54699A80" w14:textId="77777777" w:rsidR="0022241D" w:rsidDel="00CE448D" w:rsidRDefault="0022241D">
      <w:pPr>
        <w:pStyle w:val="TOC3"/>
        <w:rPr>
          <w:ins w:id="187" w:author="Author" w:date="2015-01-20T16:49:00Z"/>
          <w:del w:id="188" w:author="Author" w:date="2015-01-22T16:25:00Z"/>
          <w:rFonts w:asciiTheme="minorHAnsi" w:eastAsiaTheme="minorEastAsia" w:hAnsiTheme="minorHAnsi" w:cstheme="minorBidi"/>
          <w:bCs w:val="0"/>
          <w:sz w:val="22"/>
          <w:szCs w:val="22"/>
        </w:rPr>
      </w:pPr>
      <w:ins w:id="189" w:author="Author" w:date="2015-01-20T16:49:00Z">
        <w:del w:id="190" w:author="Author" w:date="2015-01-22T16:25:00Z">
          <w:r w:rsidDel="00CE448D">
            <w:delText>2.3.1 Claim a factory-reset device</w:delText>
          </w:r>
          <w:r w:rsidDel="00CE448D">
            <w:tab/>
            <w:delText>11</w:delText>
          </w:r>
        </w:del>
      </w:ins>
    </w:p>
    <w:p w14:paraId="725907D3" w14:textId="77777777" w:rsidR="0022241D" w:rsidDel="00CE448D" w:rsidRDefault="0022241D">
      <w:pPr>
        <w:pStyle w:val="TOC3"/>
        <w:rPr>
          <w:ins w:id="191" w:author="Author" w:date="2015-01-20T16:49:00Z"/>
          <w:del w:id="192" w:author="Author" w:date="2015-01-22T16:25:00Z"/>
          <w:rFonts w:asciiTheme="minorHAnsi" w:eastAsiaTheme="minorEastAsia" w:hAnsiTheme="minorHAnsi" w:cstheme="minorBidi"/>
          <w:bCs w:val="0"/>
          <w:sz w:val="22"/>
          <w:szCs w:val="22"/>
        </w:rPr>
      </w:pPr>
      <w:ins w:id="193" w:author="Author" w:date="2015-01-20T16:49:00Z">
        <w:del w:id="194" w:author="Author" w:date="2015-01-22T16:25:00Z">
          <w:r w:rsidDel="00CE448D">
            <w:delText>2.3.2 Define a guild</w:delText>
          </w:r>
          <w:r w:rsidDel="00CE448D">
            <w:tab/>
            <w:delText>13</w:delText>
          </w:r>
        </w:del>
      </w:ins>
    </w:p>
    <w:p w14:paraId="5C8E15FF" w14:textId="77777777" w:rsidR="0022241D" w:rsidDel="00CE448D" w:rsidRDefault="0022241D">
      <w:pPr>
        <w:pStyle w:val="TOC3"/>
        <w:rPr>
          <w:ins w:id="195" w:author="Author" w:date="2015-01-20T16:49:00Z"/>
          <w:del w:id="196" w:author="Author" w:date="2015-01-22T16:25:00Z"/>
          <w:rFonts w:asciiTheme="minorHAnsi" w:eastAsiaTheme="minorEastAsia" w:hAnsiTheme="minorHAnsi" w:cstheme="minorBidi"/>
          <w:bCs w:val="0"/>
          <w:sz w:val="22"/>
          <w:szCs w:val="22"/>
        </w:rPr>
      </w:pPr>
      <w:ins w:id="197" w:author="Author" w:date="2015-01-20T16:49:00Z">
        <w:del w:id="198" w:author="Author" w:date="2015-01-22T16:25:00Z">
          <w:r w:rsidDel="00CE448D">
            <w:delText>2.3.3 Example of building a policy</w:delText>
          </w:r>
          <w:r w:rsidDel="00CE448D">
            <w:tab/>
            <w:delText>13</w:delText>
          </w:r>
        </w:del>
      </w:ins>
    </w:p>
    <w:p w14:paraId="51EECAA7" w14:textId="77777777" w:rsidR="0022241D" w:rsidDel="00CE448D" w:rsidRDefault="0022241D">
      <w:pPr>
        <w:pStyle w:val="TOC3"/>
        <w:rPr>
          <w:ins w:id="199" w:author="Author" w:date="2015-01-20T16:49:00Z"/>
          <w:del w:id="200" w:author="Author" w:date="2015-01-22T16:25:00Z"/>
          <w:rFonts w:asciiTheme="minorHAnsi" w:eastAsiaTheme="minorEastAsia" w:hAnsiTheme="minorHAnsi" w:cstheme="minorBidi"/>
          <w:bCs w:val="0"/>
          <w:sz w:val="22"/>
          <w:szCs w:val="22"/>
        </w:rPr>
      </w:pPr>
      <w:ins w:id="201" w:author="Author" w:date="2015-01-20T16:49:00Z">
        <w:del w:id="202" w:author="Author" w:date="2015-01-22T16:25:00Z">
          <w:r w:rsidDel="00CE448D">
            <w:delText>2.3.4 Install a policy</w:delText>
          </w:r>
          <w:r w:rsidDel="00CE448D">
            <w:tab/>
            <w:delText>14</w:delText>
          </w:r>
        </w:del>
      </w:ins>
    </w:p>
    <w:p w14:paraId="50E13B8A" w14:textId="77777777" w:rsidR="0022241D" w:rsidDel="00CE448D" w:rsidRDefault="0022241D">
      <w:pPr>
        <w:pStyle w:val="TOC3"/>
        <w:rPr>
          <w:ins w:id="203" w:author="Author" w:date="2015-01-20T16:49:00Z"/>
          <w:del w:id="204" w:author="Author" w:date="2015-01-22T16:25:00Z"/>
          <w:rFonts w:asciiTheme="minorHAnsi" w:eastAsiaTheme="minorEastAsia" w:hAnsiTheme="minorHAnsi" w:cstheme="minorBidi"/>
          <w:bCs w:val="0"/>
          <w:sz w:val="22"/>
          <w:szCs w:val="22"/>
        </w:rPr>
      </w:pPr>
      <w:ins w:id="205" w:author="Author" w:date="2015-01-20T16:49:00Z">
        <w:del w:id="206" w:author="Author" w:date="2015-01-22T16:25:00Z">
          <w:r w:rsidDel="00CE448D">
            <w:delText>2.3.5 Add an application to a guild</w:delText>
          </w:r>
          <w:r w:rsidDel="00CE448D">
            <w:tab/>
            <w:delText>14</w:delText>
          </w:r>
        </w:del>
      </w:ins>
    </w:p>
    <w:p w14:paraId="6BB5F2EC" w14:textId="77777777" w:rsidR="0022241D" w:rsidDel="00CE448D" w:rsidRDefault="0022241D">
      <w:pPr>
        <w:pStyle w:val="TOC3"/>
        <w:rPr>
          <w:ins w:id="207" w:author="Author" w:date="2015-01-20T16:49:00Z"/>
          <w:del w:id="208" w:author="Author" w:date="2015-01-22T16:25:00Z"/>
          <w:rFonts w:asciiTheme="minorHAnsi" w:eastAsiaTheme="minorEastAsia" w:hAnsiTheme="minorHAnsi" w:cstheme="minorBidi"/>
          <w:bCs w:val="0"/>
          <w:sz w:val="22"/>
          <w:szCs w:val="22"/>
        </w:rPr>
      </w:pPr>
      <w:ins w:id="209" w:author="Author" w:date="2015-01-20T16:49:00Z">
        <w:del w:id="210" w:author="Author" w:date="2015-01-22T16:25:00Z">
          <w:r w:rsidDel="00CE448D">
            <w:delText>2.3.6 Add a user to a guild</w:delText>
          </w:r>
          <w:r w:rsidDel="00CE448D">
            <w:tab/>
            <w:delText>15</w:delText>
          </w:r>
        </w:del>
      </w:ins>
    </w:p>
    <w:p w14:paraId="3E35471D" w14:textId="77777777" w:rsidR="0022241D" w:rsidDel="00CE448D" w:rsidRDefault="0022241D">
      <w:pPr>
        <w:pStyle w:val="TOC3"/>
        <w:rPr>
          <w:ins w:id="211" w:author="Author" w:date="2015-01-20T16:49:00Z"/>
          <w:del w:id="212" w:author="Author" w:date="2015-01-22T16:25:00Z"/>
          <w:rFonts w:asciiTheme="minorHAnsi" w:eastAsiaTheme="minorEastAsia" w:hAnsiTheme="minorHAnsi" w:cstheme="minorBidi"/>
          <w:bCs w:val="0"/>
          <w:sz w:val="22"/>
          <w:szCs w:val="22"/>
        </w:rPr>
      </w:pPr>
      <w:ins w:id="213" w:author="Author" w:date="2015-01-20T16:49:00Z">
        <w:del w:id="214" w:author="Author" w:date="2015-01-22T16:25:00Z">
          <w:r w:rsidDel="00CE448D">
            <w:delText>2.3.7 Delegating membership certificate</w:delText>
          </w:r>
          <w:r w:rsidDel="00CE448D">
            <w:tab/>
            <w:delText>16</w:delText>
          </w:r>
        </w:del>
      </w:ins>
    </w:p>
    <w:p w14:paraId="1CF5F549" w14:textId="77777777" w:rsidR="0022241D" w:rsidDel="00CE448D" w:rsidRDefault="0022241D">
      <w:pPr>
        <w:pStyle w:val="TOC3"/>
        <w:rPr>
          <w:ins w:id="215" w:author="Author" w:date="2015-01-20T16:49:00Z"/>
          <w:del w:id="216" w:author="Author" w:date="2015-01-22T16:25:00Z"/>
          <w:rFonts w:asciiTheme="minorHAnsi" w:eastAsiaTheme="minorEastAsia" w:hAnsiTheme="minorHAnsi" w:cstheme="minorBidi"/>
          <w:bCs w:val="0"/>
          <w:sz w:val="22"/>
          <w:szCs w:val="22"/>
        </w:rPr>
      </w:pPr>
      <w:ins w:id="217" w:author="Author" w:date="2015-01-20T16:49:00Z">
        <w:del w:id="218" w:author="Author" w:date="2015-01-22T16:25:00Z">
          <w:r w:rsidDel="00CE448D">
            <w:delText>2.3.8 Add a guild equivalence certificate to an application</w:delText>
          </w:r>
          <w:r w:rsidDel="00CE448D">
            <w:tab/>
            <w:delText>18</w:delText>
          </w:r>
        </w:del>
      </w:ins>
    </w:p>
    <w:p w14:paraId="22CFAB84" w14:textId="77777777" w:rsidR="0022241D" w:rsidDel="00CE448D" w:rsidRDefault="0022241D">
      <w:pPr>
        <w:pStyle w:val="TOC3"/>
        <w:rPr>
          <w:ins w:id="219" w:author="Author" w:date="2015-01-20T16:49:00Z"/>
          <w:del w:id="220" w:author="Author" w:date="2015-01-22T16:25:00Z"/>
          <w:rFonts w:asciiTheme="minorHAnsi" w:eastAsiaTheme="minorEastAsia" w:hAnsiTheme="minorHAnsi" w:cstheme="minorBidi"/>
          <w:bCs w:val="0"/>
          <w:sz w:val="22"/>
          <w:szCs w:val="22"/>
        </w:rPr>
      </w:pPr>
      <w:ins w:id="221" w:author="Author" w:date="2015-01-20T16:49:00Z">
        <w:del w:id="222" w:author="Author" w:date="2015-01-22T16:25:00Z">
          <w:r w:rsidDel="00CE448D">
            <w:delText>2.3.9 Certificate revocation</w:delText>
          </w:r>
          <w:r w:rsidDel="00CE448D">
            <w:tab/>
            <w:delText>18</w:delText>
          </w:r>
        </w:del>
      </w:ins>
    </w:p>
    <w:p w14:paraId="13F3B10F" w14:textId="77777777" w:rsidR="0022241D" w:rsidDel="00CE448D" w:rsidRDefault="0022241D">
      <w:pPr>
        <w:pStyle w:val="TOC3"/>
        <w:rPr>
          <w:ins w:id="223" w:author="Author" w:date="2015-01-20T16:49:00Z"/>
          <w:del w:id="224" w:author="Author" w:date="2015-01-22T16:25:00Z"/>
          <w:rFonts w:asciiTheme="minorHAnsi" w:eastAsiaTheme="minorEastAsia" w:hAnsiTheme="minorHAnsi" w:cstheme="minorBidi"/>
          <w:bCs w:val="0"/>
          <w:sz w:val="22"/>
          <w:szCs w:val="22"/>
        </w:rPr>
      </w:pPr>
      <w:ins w:id="225" w:author="Author" w:date="2015-01-20T16:49:00Z">
        <w:del w:id="226" w:author="Author" w:date="2015-01-22T16:25:00Z">
          <w:r w:rsidDel="00CE448D">
            <w:delText>2.3.10 Distribution of policy updates and membership certificates</w:delText>
          </w:r>
          <w:r w:rsidDel="00CE448D">
            <w:tab/>
            <w:delText>19</w:delText>
          </w:r>
        </w:del>
      </w:ins>
    </w:p>
    <w:p w14:paraId="06DC5895" w14:textId="77777777" w:rsidR="0022241D" w:rsidDel="00CE448D" w:rsidRDefault="0022241D">
      <w:pPr>
        <w:pStyle w:val="TOC3"/>
        <w:rPr>
          <w:ins w:id="227" w:author="Author" w:date="2015-01-20T16:49:00Z"/>
          <w:del w:id="228" w:author="Author" w:date="2015-01-22T16:25:00Z"/>
          <w:rFonts w:asciiTheme="minorHAnsi" w:eastAsiaTheme="minorEastAsia" w:hAnsiTheme="minorHAnsi" w:cstheme="minorBidi"/>
          <w:bCs w:val="0"/>
          <w:sz w:val="22"/>
          <w:szCs w:val="22"/>
        </w:rPr>
      </w:pPr>
      <w:ins w:id="229" w:author="Author" w:date="2015-01-20T16:49:00Z">
        <w:del w:id="230" w:author="Author" w:date="2015-01-22T16:25:00Z">
          <w:r w:rsidDel="00CE448D">
            <w:delText>2.3.11 Application Manifest</w:delText>
          </w:r>
          <w:r w:rsidDel="00CE448D">
            <w:tab/>
            <w:delText>21</w:delText>
          </w:r>
        </w:del>
      </w:ins>
    </w:p>
    <w:p w14:paraId="4E3EEE39" w14:textId="77777777" w:rsidR="0022241D" w:rsidDel="00CE448D" w:rsidRDefault="0022241D">
      <w:pPr>
        <w:pStyle w:val="TOC2"/>
        <w:rPr>
          <w:ins w:id="231" w:author="Author" w:date="2015-01-20T16:49:00Z"/>
          <w:del w:id="232" w:author="Author" w:date="2015-01-22T16:25:00Z"/>
          <w:rFonts w:asciiTheme="minorHAnsi" w:eastAsiaTheme="minorEastAsia" w:hAnsiTheme="minorHAnsi" w:cstheme="minorBidi"/>
          <w:sz w:val="22"/>
        </w:rPr>
      </w:pPr>
      <w:ins w:id="233" w:author="Author" w:date="2015-01-20T16:49:00Z">
        <w:del w:id="234" w:author="Author" w:date="2015-01-22T16:25:00Z">
          <w:r w:rsidDel="00CE448D">
            <w:delText>2.4 Access validation</w:delText>
          </w:r>
          <w:r w:rsidDel="00CE448D">
            <w:tab/>
            <w:delText>22</w:delText>
          </w:r>
        </w:del>
      </w:ins>
    </w:p>
    <w:p w14:paraId="5F45CCFC" w14:textId="77777777" w:rsidR="0022241D" w:rsidDel="00CE448D" w:rsidRDefault="0022241D">
      <w:pPr>
        <w:pStyle w:val="TOC3"/>
        <w:rPr>
          <w:ins w:id="235" w:author="Author" w:date="2015-01-20T16:49:00Z"/>
          <w:del w:id="236" w:author="Author" w:date="2015-01-22T16:25:00Z"/>
          <w:rFonts w:asciiTheme="minorHAnsi" w:eastAsiaTheme="minorEastAsia" w:hAnsiTheme="minorHAnsi" w:cstheme="minorBidi"/>
          <w:bCs w:val="0"/>
          <w:sz w:val="22"/>
          <w:szCs w:val="22"/>
        </w:rPr>
      </w:pPr>
      <w:ins w:id="237" w:author="Author" w:date="2015-01-20T16:49:00Z">
        <w:del w:id="238" w:author="Author" w:date="2015-01-22T16:25:00Z">
          <w:r w:rsidDel="00CE448D">
            <w:delText>2.4.1 Validation flow</w:delText>
          </w:r>
          <w:r w:rsidDel="00CE448D">
            <w:tab/>
            <w:delText>22</w:delText>
          </w:r>
        </w:del>
      </w:ins>
    </w:p>
    <w:p w14:paraId="13D5B5F1" w14:textId="77777777" w:rsidR="0022241D" w:rsidDel="00CE448D" w:rsidRDefault="0022241D">
      <w:pPr>
        <w:pStyle w:val="TOC3"/>
        <w:rPr>
          <w:ins w:id="239" w:author="Author" w:date="2015-01-20T16:49:00Z"/>
          <w:del w:id="240" w:author="Author" w:date="2015-01-22T16:25:00Z"/>
          <w:rFonts w:asciiTheme="minorHAnsi" w:eastAsiaTheme="minorEastAsia" w:hAnsiTheme="minorHAnsi" w:cstheme="minorBidi"/>
          <w:bCs w:val="0"/>
          <w:sz w:val="22"/>
          <w:szCs w:val="22"/>
        </w:rPr>
      </w:pPr>
      <w:ins w:id="241" w:author="Author" w:date="2015-01-20T16:49:00Z">
        <w:del w:id="242" w:author="Author" w:date="2015-01-22T16:25:00Z">
          <w:r w:rsidDel="00CE448D">
            <w:delText>2.4.2 Validating a consumer policy</w:delText>
          </w:r>
          <w:r w:rsidDel="00CE448D">
            <w:tab/>
            <w:delText>23</w:delText>
          </w:r>
        </w:del>
      </w:ins>
    </w:p>
    <w:p w14:paraId="08B1A297" w14:textId="77777777" w:rsidR="0022241D" w:rsidDel="00CE448D" w:rsidRDefault="0022241D">
      <w:pPr>
        <w:pStyle w:val="TOC3"/>
        <w:rPr>
          <w:ins w:id="243" w:author="Author" w:date="2015-01-20T16:49:00Z"/>
          <w:del w:id="244" w:author="Author" w:date="2015-01-22T16:25:00Z"/>
          <w:rFonts w:asciiTheme="minorHAnsi" w:eastAsiaTheme="minorEastAsia" w:hAnsiTheme="minorHAnsi" w:cstheme="minorBidi"/>
          <w:bCs w:val="0"/>
          <w:sz w:val="22"/>
          <w:szCs w:val="22"/>
        </w:rPr>
      </w:pPr>
      <w:ins w:id="245" w:author="Author" w:date="2015-01-20T16:49:00Z">
        <w:del w:id="246" w:author="Author" w:date="2015-01-22T16:25:00Z">
          <w:r w:rsidDel="00CE448D">
            <w:delText>2.4.3 Exchanging the membership certificates during session establishment</w:delText>
          </w:r>
          <w:r w:rsidDel="00CE448D">
            <w:tab/>
            <w:delText>24</w:delText>
          </w:r>
        </w:del>
      </w:ins>
    </w:p>
    <w:p w14:paraId="21B72BA3" w14:textId="77777777" w:rsidR="0022241D" w:rsidDel="00CE448D" w:rsidRDefault="0022241D">
      <w:pPr>
        <w:pStyle w:val="TOC3"/>
        <w:rPr>
          <w:ins w:id="247" w:author="Author" w:date="2015-01-20T16:49:00Z"/>
          <w:del w:id="248" w:author="Author" w:date="2015-01-22T16:25:00Z"/>
          <w:rFonts w:asciiTheme="minorHAnsi" w:eastAsiaTheme="minorEastAsia" w:hAnsiTheme="minorHAnsi" w:cstheme="minorBidi"/>
          <w:bCs w:val="0"/>
          <w:sz w:val="22"/>
          <w:szCs w:val="22"/>
        </w:rPr>
      </w:pPr>
      <w:ins w:id="249" w:author="Author" w:date="2015-01-20T16:49:00Z">
        <w:del w:id="250" w:author="Author" w:date="2015-01-22T16:25:00Z">
          <w:r w:rsidDel="00CE448D">
            <w:delText>2.4.4 Anonymous session</w:delText>
          </w:r>
          <w:r w:rsidDel="00CE448D">
            <w:tab/>
            <w:delText>25</w:delText>
          </w:r>
        </w:del>
      </w:ins>
    </w:p>
    <w:p w14:paraId="0B11C936" w14:textId="77777777" w:rsidR="0022241D" w:rsidDel="00CE448D" w:rsidRDefault="0022241D">
      <w:pPr>
        <w:pStyle w:val="TOC3"/>
        <w:rPr>
          <w:ins w:id="251" w:author="Author" w:date="2015-01-20T16:49:00Z"/>
          <w:del w:id="252" w:author="Author" w:date="2015-01-22T16:25:00Z"/>
          <w:rFonts w:asciiTheme="minorHAnsi" w:eastAsiaTheme="minorEastAsia" w:hAnsiTheme="minorHAnsi" w:cstheme="minorBidi"/>
          <w:bCs w:val="0"/>
          <w:sz w:val="22"/>
          <w:szCs w:val="22"/>
        </w:rPr>
      </w:pPr>
      <w:ins w:id="253" w:author="Author" w:date="2015-01-20T16:49:00Z">
        <w:del w:id="254" w:author="Author" w:date="2015-01-22T16:25:00Z">
          <w:r w:rsidDel="00CE448D">
            <w:delText>2.4.5 Validating an admin user</w:delText>
          </w:r>
          <w:r w:rsidDel="00CE448D">
            <w:tab/>
            <w:delText>27</w:delText>
          </w:r>
        </w:del>
      </w:ins>
    </w:p>
    <w:p w14:paraId="4460CA8C" w14:textId="77777777" w:rsidR="0022241D" w:rsidDel="00CE448D" w:rsidRDefault="0022241D">
      <w:pPr>
        <w:pStyle w:val="TOC3"/>
        <w:rPr>
          <w:ins w:id="255" w:author="Author" w:date="2015-01-20T16:49:00Z"/>
          <w:del w:id="256" w:author="Author" w:date="2015-01-22T16:25:00Z"/>
          <w:rFonts w:asciiTheme="minorHAnsi" w:eastAsiaTheme="minorEastAsia" w:hAnsiTheme="minorHAnsi" w:cstheme="minorBidi"/>
          <w:bCs w:val="0"/>
          <w:sz w:val="22"/>
          <w:szCs w:val="22"/>
        </w:rPr>
      </w:pPr>
      <w:ins w:id="257" w:author="Author" w:date="2015-01-20T16:49:00Z">
        <w:del w:id="258" w:author="Author" w:date="2015-01-22T16:25:00Z">
          <w:r w:rsidDel="00CE448D">
            <w:delText>2.4.6 Emitting a session-based signal</w:delText>
          </w:r>
          <w:r w:rsidDel="00CE448D">
            <w:tab/>
            <w:delText>27</w:delText>
          </w:r>
        </w:del>
      </w:ins>
    </w:p>
    <w:p w14:paraId="504743F6" w14:textId="77777777" w:rsidR="0022241D" w:rsidDel="00CE448D" w:rsidRDefault="0022241D">
      <w:pPr>
        <w:pStyle w:val="TOC2"/>
        <w:rPr>
          <w:ins w:id="259" w:author="Author" w:date="2015-01-20T16:49:00Z"/>
          <w:del w:id="260" w:author="Author" w:date="2015-01-22T16:25:00Z"/>
          <w:rFonts w:asciiTheme="minorHAnsi" w:eastAsiaTheme="minorEastAsia" w:hAnsiTheme="minorHAnsi" w:cstheme="minorBidi"/>
          <w:sz w:val="22"/>
        </w:rPr>
      </w:pPr>
      <w:ins w:id="261" w:author="Author" w:date="2015-01-20T16:49:00Z">
        <w:del w:id="262" w:author="Author" w:date="2015-01-22T16:25:00Z">
          <w:r w:rsidDel="00CE448D">
            <w:delText>2.5 Authorization data format</w:delText>
          </w:r>
          <w:r w:rsidDel="00CE448D">
            <w:tab/>
            <w:delText>28</w:delText>
          </w:r>
        </w:del>
      </w:ins>
    </w:p>
    <w:p w14:paraId="59070BCF" w14:textId="77777777" w:rsidR="0022241D" w:rsidDel="00CE448D" w:rsidRDefault="0022241D">
      <w:pPr>
        <w:pStyle w:val="TOC3"/>
        <w:rPr>
          <w:ins w:id="263" w:author="Author" w:date="2015-01-20T16:49:00Z"/>
          <w:del w:id="264" w:author="Author" w:date="2015-01-22T16:25:00Z"/>
          <w:rFonts w:asciiTheme="minorHAnsi" w:eastAsiaTheme="minorEastAsia" w:hAnsiTheme="minorHAnsi" w:cstheme="minorBidi"/>
          <w:bCs w:val="0"/>
          <w:sz w:val="22"/>
          <w:szCs w:val="22"/>
        </w:rPr>
      </w:pPr>
      <w:ins w:id="265" w:author="Author" w:date="2015-01-20T16:49:00Z">
        <w:del w:id="266" w:author="Author" w:date="2015-01-22T16:25:00Z">
          <w:r w:rsidDel="00CE448D">
            <w:delText>2.5.1 The format is binary and exchanged between peers using AllJoyn marshalling</w:delText>
          </w:r>
          <w:r w:rsidDel="00CE448D">
            <w:tab/>
            <w:delText>28</w:delText>
          </w:r>
        </w:del>
      </w:ins>
    </w:p>
    <w:p w14:paraId="7E5CDD10" w14:textId="77777777" w:rsidR="0022241D" w:rsidDel="00CE448D" w:rsidRDefault="0022241D">
      <w:pPr>
        <w:pStyle w:val="TOC3"/>
        <w:rPr>
          <w:ins w:id="267" w:author="Author" w:date="2015-01-20T16:49:00Z"/>
          <w:del w:id="268" w:author="Author" w:date="2015-01-22T16:25:00Z"/>
          <w:rFonts w:asciiTheme="minorHAnsi" w:eastAsiaTheme="minorEastAsia" w:hAnsiTheme="minorHAnsi" w:cstheme="minorBidi"/>
          <w:bCs w:val="0"/>
          <w:sz w:val="22"/>
          <w:szCs w:val="22"/>
        </w:rPr>
      </w:pPr>
      <w:ins w:id="269" w:author="Author" w:date="2015-01-20T16:49:00Z">
        <w:del w:id="270" w:author="Author" w:date="2015-01-22T16:25:00Z">
          <w:r w:rsidDel="00CE448D">
            <w:delText>2.5.2 Format Structure</w:delText>
          </w:r>
          <w:r w:rsidDel="00CE448D">
            <w:tab/>
            <w:delText>29</w:delText>
          </w:r>
        </w:del>
      </w:ins>
    </w:p>
    <w:p w14:paraId="4B9998FC" w14:textId="77777777" w:rsidR="0022241D" w:rsidDel="00CE448D" w:rsidRDefault="0022241D">
      <w:pPr>
        <w:pStyle w:val="TOC3"/>
        <w:rPr>
          <w:ins w:id="271" w:author="Author" w:date="2015-01-20T16:49:00Z"/>
          <w:del w:id="272" w:author="Author" w:date="2015-01-22T16:25:00Z"/>
          <w:rFonts w:asciiTheme="minorHAnsi" w:eastAsiaTheme="minorEastAsia" w:hAnsiTheme="minorHAnsi" w:cstheme="minorBidi"/>
          <w:bCs w:val="0"/>
          <w:sz w:val="22"/>
          <w:szCs w:val="22"/>
        </w:rPr>
      </w:pPr>
      <w:ins w:id="273" w:author="Author" w:date="2015-01-20T16:49:00Z">
        <w:del w:id="274" w:author="Author" w:date="2015-01-22T16:25:00Z">
          <w:r w:rsidDel="00CE448D">
            <w:delText>2.5.3 Policy Templates</w:delText>
          </w:r>
          <w:r w:rsidDel="00CE448D">
            <w:tab/>
            <w:delText>33</w:delText>
          </w:r>
        </w:del>
      </w:ins>
    </w:p>
    <w:p w14:paraId="5E8EE438" w14:textId="77777777" w:rsidR="0022241D" w:rsidDel="00CE448D" w:rsidRDefault="0022241D">
      <w:pPr>
        <w:pStyle w:val="TOC2"/>
        <w:rPr>
          <w:ins w:id="275" w:author="Author" w:date="2015-01-20T16:49:00Z"/>
          <w:del w:id="276" w:author="Author" w:date="2015-01-22T16:25:00Z"/>
          <w:rFonts w:asciiTheme="minorHAnsi" w:eastAsiaTheme="minorEastAsia" w:hAnsiTheme="minorHAnsi" w:cstheme="minorBidi"/>
          <w:sz w:val="22"/>
        </w:rPr>
      </w:pPr>
      <w:ins w:id="277" w:author="Author" w:date="2015-01-20T16:49:00Z">
        <w:del w:id="278" w:author="Author" w:date="2015-01-22T16:25:00Z">
          <w:r w:rsidDel="00CE448D">
            <w:delText>2.6 Certificates</w:delText>
          </w:r>
          <w:r w:rsidDel="00CE448D">
            <w:tab/>
            <w:delText>33</w:delText>
          </w:r>
        </w:del>
      </w:ins>
    </w:p>
    <w:p w14:paraId="2AD62F08" w14:textId="77777777" w:rsidR="0022241D" w:rsidDel="00CE448D" w:rsidRDefault="0022241D">
      <w:pPr>
        <w:pStyle w:val="TOC3"/>
        <w:rPr>
          <w:ins w:id="279" w:author="Author" w:date="2015-01-20T16:49:00Z"/>
          <w:del w:id="280" w:author="Author" w:date="2015-01-22T16:25:00Z"/>
          <w:rFonts w:asciiTheme="minorHAnsi" w:eastAsiaTheme="minorEastAsia" w:hAnsiTheme="minorHAnsi" w:cstheme="minorBidi"/>
          <w:bCs w:val="0"/>
          <w:sz w:val="22"/>
          <w:szCs w:val="22"/>
        </w:rPr>
      </w:pPr>
      <w:ins w:id="281" w:author="Author" w:date="2015-01-20T16:49:00Z">
        <w:del w:id="282" w:author="Author" w:date="2015-01-22T16:25:00Z">
          <w:r w:rsidDel="00CE448D">
            <w:delText>2.6.1 Main Certificate Structure</w:delText>
          </w:r>
          <w:r w:rsidDel="00CE448D">
            <w:tab/>
            <w:delText>33</w:delText>
          </w:r>
        </w:del>
      </w:ins>
    </w:p>
    <w:p w14:paraId="75D714F4" w14:textId="77777777" w:rsidR="0022241D" w:rsidDel="00CE448D" w:rsidRDefault="0022241D">
      <w:pPr>
        <w:pStyle w:val="TOC3"/>
        <w:rPr>
          <w:ins w:id="283" w:author="Author" w:date="2015-01-20T16:49:00Z"/>
          <w:del w:id="284" w:author="Author" w:date="2015-01-22T16:25:00Z"/>
          <w:rFonts w:asciiTheme="minorHAnsi" w:eastAsiaTheme="minorEastAsia" w:hAnsiTheme="minorHAnsi" w:cstheme="minorBidi"/>
          <w:bCs w:val="0"/>
          <w:sz w:val="22"/>
          <w:szCs w:val="22"/>
        </w:rPr>
      </w:pPr>
      <w:ins w:id="285" w:author="Author" w:date="2015-01-20T16:49:00Z">
        <w:del w:id="286" w:author="Author" w:date="2015-01-22T16:25:00Z">
          <w:r w:rsidDel="00CE448D">
            <w:delText>2.6.2 Identity certificate</w:delText>
          </w:r>
          <w:r w:rsidDel="00CE448D">
            <w:tab/>
            <w:delText>34</w:delText>
          </w:r>
        </w:del>
      </w:ins>
    </w:p>
    <w:p w14:paraId="574BC6AE" w14:textId="77777777" w:rsidR="0022241D" w:rsidDel="00CE448D" w:rsidRDefault="0022241D">
      <w:pPr>
        <w:pStyle w:val="TOC3"/>
        <w:rPr>
          <w:ins w:id="287" w:author="Author" w:date="2015-01-20T16:49:00Z"/>
          <w:del w:id="288" w:author="Author" w:date="2015-01-22T16:25:00Z"/>
          <w:rFonts w:asciiTheme="minorHAnsi" w:eastAsiaTheme="minorEastAsia" w:hAnsiTheme="minorHAnsi" w:cstheme="minorBidi"/>
          <w:bCs w:val="0"/>
          <w:sz w:val="22"/>
          <w:szCs w:val="22"/>
        </w:rPr>
      </w:pPr>
      <w:ins w:id="289" w:author="Author" w:date="2015-01-20T16:49:00Z">
        <w:del w:id="290" w:author="Author" w:date="2015-01-22T16:25:00Z">
          <w:r w:rsidDel="00CE448D">
            <w:delText>2.6.3 Membership certificate</w:delText>
          </w:r>
          <w:r w:rsidDel="00CE448D">
            <w:tab/>
            <w:delText>35</w:delText>
          </w:r>
        </w:del>
      </w:ins>
    </w:p>
    <w:p w14:paraId="1111ECBC" w14:textId="77777777" w:rsidR="0022241D" w:rsidDel="00CE448D" w:rsidRDefault="0022241D">
      <w:pPr>
        <w:pStyle w:val="TOC3"/>
        <w:rPr>
          <w:ins w:id="291" w:author="Author" w:date="2015-01-20T16:49:00Z"/>
          <w:del w:id="292" w:author="Author" w:date="2015-01-22T16:25:00Z"/>
          <w:rFonts w:asciiTheme="minorHAnsi" w:eastAsiaTheme="minorEastAsia" w:hAnsiTheme="minorHAnsi" w:cstheme="minorBidi"/>
          <w:bCs w:val="0"/>
          <w:sz w:val="22"/>
          <w:szCs w:val="22"/>
        </w:rPr>
      </w:pPr>
      <w:ins w:id="293" w:author="Author" w:date="2015-01-20T16:49:00Z">
        <w:del w:id="294" w:author="Author" w:date="2015-01-22T16:25:00Z">
          <w:r w:rsidDel="00CE448D">
            <w:delText>2.6.4 Guild equivalence certificate</w:delText>
          </w:r>
          <w:r w:rsidDel="00CE448D">
            <w:tab/>
            <w:delText>35</w:delText>
          </w:r>
        </w:del>
      </w:ins>
    </w:p>
    <w:p w14:paraId="77B3B4DF" w14:textId="77777777" w:rsidR="0022241D" w:rsidDel="00CE448D" w:rsidRDefault="0022241D">
      <w:pPr>
        <w:pStyle w:val="TOC3"/>
        <w:rPr>
          <w:ins w:id="295" w:author="Author" w:date="2015-01-20T16:49:00Z"/>
          <w:del w:id="296" w:author="Author" w:date="2015-01-22T16:25:00Z"/>
          <w:rFonts w:asciiTheme="minorHAnsi" w:eastAsiaTheme="minorEastAsia" w:hAnsiTheme="minorHAnsi" w:cstheme="minorBidi"/>
          <w:bCs w:val="0"/>
          <w:sz w:val="22"/>
          <w:szCs w:val="22"/>
        </w:rPr>
      </w:pPr>
      <w:ins w:id="297" w:author="Author" w:date="2015-01-20T16:49:00Z">
        <w:del w:id="298" w:author="Author" w:date="2015-01-22T16:25:00Z">
          <w:r w:rsidDel="00CE448D">
            <w:delText>2.6.5 User equivalence certificate</w:delText>
          </w:r>
          <w:r w:rsidDel="00CE448D">
            <w:tab/>
            <w:delText>36</w:delText>
          </w:r>
        </w:del>
      </w:ins>
    </w:p>
    <w:p w14:paraId="442EC147" w14:textId="77777777" w:rsidR="0022241D" w:rsidDel="00CE448D" w:rsidRDefault="0022241D">
      <w:pPr>
        <w:pStyle w:val="TOC2"/>
        <w:rPr>
          <w:ins w:id="299" w:author="Author" w:date="2015-01-20T16:49:00Z"/>
          <w:del w:id="300" w:author="Author" w:date="2015-01-22T16:25:00Z"/>
          <w:rFonts w:asciiTheme="minorHAnsi" w:eastAsiaTheme="minorEastAsia" w:hAnsiTheme="minorHAnsi" w:cstheme="minorBidi"/>
          <w:sz w:val="22"/>
        </w:rPr>
      </w:pPr>
      <w:ins w:id="301" w:author="Author" w:date="2015-01-20T16:49:00Z">
        <w:del w:id="302" w:author="Author" w:date="2015-01-22T16:25:00Z">
          <w:r w:rsidDel="00CE448D">
            <w:delText>2.7 Sample use cases</w:delText>
          </w:r>
          <w:r w:rsidDel="00CE448D">
            <w:tab/>
            <w:delText>36</w:delText>
          </w:r>
        </w:del>
      </w:ins>
    </w:p>
    <w:p w14:paraId="50B99AC8" w14:textId="77777777" w:rsidR="0022241D" w:rsidDel="00CE448D" w:rsidRDefault="0022241D">
      <w:pPr>
        <w:pStyle w:val="TOC3"/>
        <w:rPr>
          <w:ins w:id="303" w:author="Author" w:date="2015-01-20T16:49:00Z"/>
          <w:del w:id="304" w:author="Author" w:date="2015-01-22T16:25:00Z"/>
          <w:rFonts w:asciiTheme="minorHAnsi" w:eastAsiaTheme="minorEastAsia" w:hAnsiTheme="minorHAnsi" w:cstheme="minorBidi"/>
          <w:bCs w:val="0"/>
          <w:sz w:val="22"/>
          <w:szCs w:val="22"/>
        </w:rPr>
      </w:pPr>
      <w:ins w:id="305" w:author="Author" w:date="2015-01-20T16:49:00Z">
        <w:del w:id="306" w:author="Author" w:date="2015-01-22T16:25:00Z">
          <w:r w:rsidDel="00CE448D">
            <w:delText>2.7.1 Users and devices</w:delText>
          </w:r>
          <w:r w:rsidDel="00CE448D">
            <w:tab/>
            <w:delText>36</w:delText>
          </w:r>
        </w:del>
      </w:ins>
    </w:p>
    <w:p w14:paraId="7B73CA43" w14:textId="77777777" w:rsidR="0022241D" w:rsidDel="00CE448D" w:rsidRDefault="0022241D">
      <w:pPr>
        <w:pStyle w:val="TOC3"/>
        <w:rPr>
          <w:ins w:id="307" w:author="Author" w:date="2015-01-20T16:49:00Z"/>
          <w:del w:id="308" w:author="Author" w:date="2015-01-22T16:25:00Z"/>
          <w:rFonts w:asciiTheme="minorHAnsi" w:eastAsiaTheme="minorEastAsia" w:hAnsiTheme="minorHAnsi" w:cstheme="minorBidi"/>
          <w:bCs w:val="0"/>
          <w:sz w:val="22"/>
          <w:szCs w:val="22"/>
        </w:rPr>
      </w:pPr>
      <w:ins w:id="309" w:author="Author" w:date="2015-01-20T16:49:00Z">
        <w:del w:id="310" w:author="Author" w:date="2015-01-22T16:25:00Z">
          <w:r w:rsidDel="00CE448D">
            <w:delText>2.7.2 Users set up by Dad</w:delText>
          </w:r>
          <w:r w:rsidDel="00CE448D">
            <w:tab/>
            <w:delText>37</w:delText>
          </w:r>
        </w:del>
      </w:ins>
    </w:p>
    <w:p w14:paraId="242363DA" w14:textId="77777777" w:rsidR="0022241D" w:rsidDel="00CE448D" w:rsidRDefault="0022241D">
      <w:pPr>
        <w:pStyle w:val="TOC3"/>
        <w:rPr>
          <w:ins w:id="311" w:author="Author" w:date="2015-01-20T16:49:00Z"/>
          <w:del w:id="312" w:author="Author" w:date="2015-01-22T16:25:00Z"/>
          <w:rFonts w:asciiTheme="minorHAnsi" w:eastAsiaTheme="minorEastAsia" w:hAnsiTheme="minorHAnsi" w:cstheme="minorBidi"/>
          <w:bCs w:val="0"/>
          <w:sz w:val="22"/>
          <w:szCs w:val="22"/>
        </w:rPr>
      </w:pPr>
      <w:ins w:id="313" w:author="Author" w:date="2015-01-20T16:49:00Z">
        <w:del w:id="314" w:author="Author" w:date="2015-01-22T16:25:00Z">
          <w:r w:rsidDel="00CE448D">
            <w:delText>2.7.3 Living room set up by Dad</w:delText>
          </w:r>
          <w:r w:rsidDel="00CE448D">
            <w:tab/>
            <w:delText>38</w:delText>
          </w:r>
        </w:del>
      </w:ins>
    </w:p>
    <w:p w14:paraId="7CBA713E" w14:textId="77777777" w:rsidR="0022241D" w:rsidDel="00CE448D" w:rsidRDefault="0022241D">
      <w:pPr>
        <w:pStyle w:val="TOC3"/>
        <w:rPr>
          <w:ins w:id="315" w:author="Author" w:date="2015-01-20T16:49:00Z"/>
          <w:del w:id="316" w:author="Author" w:date="2015-01-22T16:25:00Z"/>
          <w:rFonts w:asciiTheme="minorHAnsi" w:eastAsiaTheme="minorEastAsia" w:hAnsiTheme="minorHAnsi" w:cstheme="minorBidi"/>
          <w:bCs w:val="0"/>
          <w:sz w:val="22"/>
          <w:szCs w:val="22"/>
        </w:rPr>
      </w:pPr>
      <w:ins w:id="317" w:author="Author" w:date="2015-01-20T16:49:00Z">
        <w:del w:id="318" w:author="Author" w:date="2015-01-22T16:25:00Z">
          <w:r w:rsidDel="00CE448D">
            <w:delText>2.7.4 Son's bedroom set up by son</w:delText>
          </w:r>
          <w:r w:rsidDel="00CE448D">
            <w:tab/>
            <w:delText>39</w:delText>
          </w:r>
        </w:del>
      </w:ins>
    </w:p>
    <w:p w14:paraId="17974991" w14:textId="77777777" w:rsidR="0022241D" w:rsidDel="00CE448D" w:rsidRDefault="0022241D">
      <w:pPr>
        <w:pStyle w:val="TOC3"/>
        <w:rPr>
          <w:ins w:id="319" w:author="Author" w:date="2015-01-20T16:49:00Z"/>
          <w:del w:id="320" w:author="Author" w:date="2015-01-22T16:25:00Z"/>
          <w:rFonts w:asciiTheme="minorHAnsi" w:eastAsiaTheme="minorEastAsia" w:hAnsiTheme="minorHAnsi" w:cstheme="minorBidi"/>
          <w:bCs w:val="0"/>
          <w:sz w:val="22"/>
          <w:szCs w:val="22"/>
        </w:rPr>
      </w:pPr>
      <w:ins w:id="321" w:author="Author" w:date="2015-01-20T16:49:00Z">
        <w:del w:id="322" w:author="Author" w:date="2015-01-22T16:25:00Z">
          <w:r w:rsidDel="00CE448D">
            <w:delText>2.7.5 Master bedroom set up by Dad</w:delText>
          </w:r>
          <w:r w:rsidDel="00CE448D">
            <w:tab/>
            <w:delText>40</w:delText>
          </w:r>
        </w:del>
      </w:ins>
    </w:p>
    <w:p w14:paraId="21EE04D6" w14:textId="77777777" w:rsidR="0022241D" w:rsidDel="00CE448D" w:rsidRDefault="0022241D">
      <w:pPr>
        <w:pStyle w:val="TOC3"/>
        <w:rPr>
          <w:ins w:id="323" w:author="Author" w:date="2015-01-20T16:49:00Z"/>
          <w:del w:id="324" w:author="Author" w:date="2015-01-22T16:25:00Z"/>
          <w:rFonts w:asciiTheme="minorHAnsi" w:eastAsiaTheme="minorEastAsia" w:hAnsiTheme="minorHAnsi" w:cstheme="minorBidi"/>
          <w:bCs w:val="0"/>
          <w:sz w:val="22"/>
          <w:szCs w:val="22"/>
        </w:rPr>
      </w:pPr>
      <w:ins w:id="325" w:author="Author" w:date="2015-01-20T16:49:00Z">
        <w:del w:id="326" w:author="Author" w:date="2015-01-22T16:25:00Z">
          <w:r w:rsidDel="00CE448D">
            <w:delText>2.7.6 Son can control different TVs in the house</w:delText>
          </w:r>
          <w:r w:rsidDel="00CE448D">
            <w:tab/>
            <w:delText>41</w:delText>
          </w:r>
        </w:del>
      </w:ins>
    </w:p>
    <w:p w14:paraId="433C5252" w14:textId="77777777" w:rsidR="0022241D" w:rsidDel="00CE448D" w:rsidRDefault="0022241D">
      <w:pPr>
        <w:pStyle w:val="TOC3"/>
        <w:rPr>
          <w:ins w:id="327" w:author="Author" w:date="2015-01-20T16:49:00Z"/>
          <w:del w:id="328" w:author="Author" w:date="2015-01-22T16:25:00Z"/>
          <w:rFonts w:asciiTheme="minorHAnsi" w:eastAsiaTheme="minorEastAsia" w:hAnsiTheme="minorHAnsi" w:cstheme="minorBidi"/>
          <w:bCs w:val="0"/>
          <w:sz w:val="22"/>
          <w:szCs w:val="22"/>
        </w:rPr>
      </w:pPr>
      <w:ins w:id="329" w:author="Author" w:date="2015-01-20T16:49:00Z">
        <w:del w:id="330" w:author="Author" w:date="2015-01-22T16:25:00Z">
          <w:r w:rsidDel="00CE448D">
            <w:delText>2.7.7 Living room tablet controls TVs in the house</w:delText>
          </w:r>
          <w:r w:rsidDel="00CE448D">
            <w:tab/>
            <w:delText>42</w:delText>
          </w:r>
        </w:del>
      </w:ins>
    </w:p>
    <w:p w14:paraId="7C2EDFB0" w14:textId="77777777" w:rsidR="0022241D" w:rsidDel="00CE448D" w:rsidRDefault="0022241D">
      <w:pPr>
        <w:pStyle w:val="TOC1"/>
        <w:rPr>
          <w:ins w:id="331" w:author="Author" w:date="2015-01-20T16:49:00Z"/>
          <w:del w:id="332" w:author="Author" w:date="2015-01-22T16:25:00Z"/>
          <w:rFonts w:asciiTheme="minorHAnsi" w:eastAsiaTheme="minorEastAsia" w:hAnsiTheme="minorHAnsi" w:cstheme="minorBidi"/>
          <w:b w:val="0"/>
          <w:bCs w:val="0"/>
          <w:sz w:val="22"/>
        </w:rPr>
      </w:pPr>
      <w:ins w:id="333" w:author="Author" w:date="2015-01-20T16:49:00Z">
        <w:del w:id="334" w:author="Author" w:date="2015-01-22T16:25:00Z">
          <w:r w:rsidDel="00CE448D">
            <w:delText>3 Enhancements to Existing Framework</w:delText>
          </w:r>
          <w:r w:rsidDel="00CE448D">
            <w:tab/>
            <w:delText>43</w:delText>
          </w:r>
        </w:del>
      </w:ins>
    </w:p>
    <w:p w14:paraId="2D486337" w14:textId="77777777" w:rsidR="0022241D" w:rsidDel="00CE448D" w:rsidRDefault="0022241D">
      <w:pPr>
        <w:pStyle w:val="TOC2"/>
        <w:rPr>
          <w:ins w:id="335" w:author="Author" w:date="2015-01-20T16:49:00Z"/>
          <w:del w:id="336" w:author="Author" w:date="2015-01-22T16:25:00Z"/>
          <w:rFonts w:asciiTheme="minorHAnsi" w:eastAsiaTheme="minorEastAsia" w:hAnsiTheme="minorHAnsi" w:cstheme="minorBidi"/>
          <w:sz w:val="22"/>
        </w:rPr>
      </w:pPr>
      <w:ins w:id="337" w:author="Author" w:date="2015-01-20T16:49:00Z">
        <w:del w:id="338" w:author="Author" w:date="2015-01-22T16:25:00Z">
          <w:r w:rsidDel="00CE448D">
            <w:delText>3.1 Crypto Agility Exchange</w:delText>
          </w:r>
          <w:r w:rsidDel="00CE448D">
            <w:tab/>
            <w:delText>43</w:delText>
          </w:r>
        </w:del>
      </w:ins>
    </w:p>
    <w:p w14:paraId="4D130D9F" w14:textId="77777777" w:rsidR="0022241D" w:rsidDel="00CE448D" w:rsidRDefault="0022241D">
      <w:pPr>
        <w:pStyle w:val="TOC2"/>
        <w:rPr>
          <w:ins w:id="339" w:author="Author" w:date="2015-01-20T16:49:00Z"/>
          <w:del w:id="340" w:author="Author" w:date="2015-01-22T16:25:00Z"/>
          <w:rFonts w:asciiTheme="minorHAnsi" w:eastAsiaTheme="minorEastAsia" w:hAnsiTheme="minorHAnsi" w:cstheme="minorBidi"/>
          <w:sz w:val="22"/>
        </w:rPr>
      </w:pPr>
      <w:ins w:id="341" w:author="Author" w:date="2015-01-20T16:49:00Z">
        <w:del w:id="342" w:author="Author" w:date="2015-01-22T16:25:00Z">
          <w:r w:rsidDel="00CE448D">
            <w:delText>3.2 Permission NotifyConfig Announcement</w:delText>
          </w:r>
          <w:r w:rsidDel="00CE448D">
            <w:tab/>
            <w:delText>44</w:delText>
          </w:r>
        </w:del>
      </w:ins>
    </w:p>
    <w:p w14:paraId="6EFE6207" w14:textId="77777777" w:rsidR="0022241D" w:rsidDel="00CE448D" w:rsidRDefault="0022241D">
      <w:pPr>
        <w:pStyle w:val="TOC1"/>
        <w:rPr>
          <w:ins w:id="343" w:author="Author" w:date="2015-01-20T16:49:00Z"/>
          <w:del w:id="344" w:author="Author" w:date="2015-01-22T16:25:00Z"/>
          <w:rFonts w:asciiTheme="minorHAnsi" w:eastAsiaTheme="minorEastAsia" w:hAnsiTheme="minorHAnsi" w:cstheme="minorBidi"/>
          <w:b w:val="0"/>
          <w:bCs w:val="0"/>
          <w:sz w:val="22"/>
        </w:rPr>
      </w:pPr>
      <w:ins w:id="345" w:author="Author" w:date="2015-01-20T16:49:00Z">
        <w:del w:id="346" w:author="Author" w:date="2015-01-22T16:25:00Z">
          <w:r w:rsidDel="00CE448D">
            <w:delText>4 Future Considerations</w:delText>
          </w:r>
          <w:r w:rsidDel="00CE448D">
            <w:tab/>
            <w:delText>45</w:delText>
          </w:r>
        </w:del>
      </w:ins>
    </w:p>
    <w:p w14:paraId="30039B82" w14:textId="77777777" w:rsidR="0022241D" w:rsidDel="00CE448D" w:rsidRDefault="0022241D">
      <w:pPr>
        <w:pStyle w:val="TOC2"/>
        <w:rPr>
          <w:ins w:id="347" w:author="Author" w:date="2015-01-20T16:49:00Z"/>
          <w:del w:id="348" w:author="Author" w:date="2015-01-22T16:25:00Z"/>
          <w:rFonts w:asciiTheme="minorHAnsi" w:eastAsiaTheme="minorEastAsia" w:hAnsiTheme="minorHAnsi" w:cstheme="minorBidi"/>
          <w:sz w:val="22"/>
        </w:rPr>
      </w:pPr>
      <w:ins w:id="349" w:author="Author" w:date="2015-01-20T16:49:00Z">
        <w:del w:id="350" w:author="Author" w:date="2015-01-22T16:25:00Z">
          <w:r w:rsidDel="00CE448D">
            <w:delText>4.1 Broadcast signals and multipoint sessions</w:delText>
          </w:r>
          <w:r w:rsidDel="00CE448D">
            <w:tab/>
            <w:delText>45</w:delText>
          </w:r>
        </w:del>
      </w:ins>
    </w:p>
    <w:p w14:paraId="757E414F" w14:textId="77777777" w:rsidR="00CF28F7" w:rsidDel="00CE448D" w:rsidRDefault="00CF28F7">
      <w:pPr>
        <w:pStyle w:val="TOC1"/>
        <w:rPr>
          <w:del w:id="351" w:author="Author" w:date="2015-01-22T16:25:00Z"/>
          <w:rFonts w:asciiTheme="minorHAnsi" w:eastAsiaTheme="minorEastAsia" w:hAnsiTheme="minorHAnsi" w:cstheme="minorBidi"/>
          <w:b w:val="0"/>
          <w:bCs w:val="0"/>
          <w:sz w:val="22"/>
        </w:rPr>
      </w:pPr>
      <w:del w:id="352" w:author="Author" w:date="2015-01-22T16:25:00Z">
        <w:r w:rsidDel="00CE448D">
          <w:delText>1 Introduction</w:delText>
        </w:r>
        <w:r w:rsidDel="00CE448D">
          <w:tab/>
          <w:delText>26</w:delText>
        </w:r>
      </w:del>
    </w:p>
    <w:p w14:paraId="079C77CD" w14:textId="77777777" w:rsidR="00CF28F7" w:rsidDel="00CE448D" w:rsidRDefault="00CF28F7">
      <w:pPr>
        <w:pStyle w:val="TOC2"/>
        <w:rPr>
          <w:del w:id="353" w:author="Author" w:date="2015-01-22T16:25:00Z"/>
          <w:rFonts w:asciiTheme="minorHAnsi" w:eastAsiaTheme="minorEastAsia" w:hAnsiTheme="minorHAnsi" w:cstheme="minorBidi"/>
          <w:sz w:val="22"/>
        </w:rPr>
      </w:pPr>
      <w:del w:id="354" w:author="Author" w:date="2015-01-22T16:25:00Z">
        <w:r w:rsidDel="00CE448D">
          <w:delText>1.1 Purpose and scope</w:delText>
        </w:r>
        <w:r w:rsidDel="00CE448D">
          <w:tab/>
          <w:delText>26</w:delText>
        </w:r>
      </w:del>
    </w:p>
    <w:p w14:paraId="18ACAFF1" w14:textId="77777777" w:rsidR="00CF28F7" w:rsidDel="00CE448D" w:rsidRDefault="00CF28F7">
      <w:pPr>
        <w:pStyle w:val="TOC2"/>
        <w:rPr>
          <w:del w:id="355" w:author="Author" w:date="2015-01-22T16:25:00Z"/>
          <w:rFonts w:asciiTheme="minorHAnsi" w:eastAsiaTheme="minorEastAsia" w:hAnsiTheme="minorHAnsi" w:cstheme="minorBidi"/>
          <w:sz w:val="22"/>
        </w:rPr>
      </w:pPr>
      <w:del w:id="356" w:author="Author" w:date="2015-01-22T16:25:00Z">
        <w:r w:rsidDel="00CE448D">
          <w:delText>1.2 Revision history</w:delText>
        </w:r>
        <w:r w:rsidDel="00CE448D">
          <w:tab/>
          <w:delText>26</w:delText>
        </w:r>
      </w:del>
    </w:p>
    <w:p w14:paraId="33E67A6E" w14:textId="77777777" w:rsidR="00CF28F7" w:rsidDel="00CE448D" w:rsidRDefault="00CF28F7">
      <w:pPr>
        <w:pStyle w:val="TOC2"/>
        <w:rPr>
          <w:del w:id="357" w:author="Author" w:date="2015-01-22T16:25:00Z"/>
          <w:rFonts w:asciiTheme="minorHAnsi" w:eastAsiaTheme="minorEastAsia" w:hAnsiTheme="minorHAnsi" w:cstheme="minorBidi"/>
          <w:sz w:val="22"/>
        </w:rPr>
      </w:pPr>
      <w:del w:id="358" w:author="Author" w:date="2015-01-22T16:25:00Z">
        <w:r w:rsidDel="00CE448D">
          <w:delText>1.3 Acronyms and terms</w:delText>
        </w:r>
        <w:r w:rsidDel="00CE448D">
          <w:tab/>
          <w:delText>26</w:delText>
        </w:r>
      </w:del>
    </w:p>
    <w:p w14:paraId="2BF3AB8C" w14:textId="77777777" w:rsidR="00CF28F7" w:rsidDel="00CE448D" w:rsidRDefault="00CF28F7">
      <w:pPr>
        <w:pStyle w:val="TOC1"/>
        <w:rPr>
          <w:del w:id="359" w:author="Author" w:date="2015-01-22T16:25:00Z"/>
          <w:rFonts w:asciiTheme="minorHAnsi" w:eastAsiaTheme="minorEastAsia" w:hAnsiTheme="minorHAnsi" w:cstheme="minorBidi"/>
          <w:b w:val="0"/>
          <w:bCs w:val="0"/>
          <w:sz w:val="22"/>
        </w:rPr>
      </w:pPr>
      <w:del w:id="360" w:author="Author" w:date="2015-01-22T16:25:00Z">
        <w:r w:rsidDel="00CE448D">
          <w:delText>2 System Design</w:delText>
        </w:r>
        <w:r w:rsidDel="00CE448D">
          <w:tab/>
          <w:delText>28</w:delText>
        </w:r>
      </w:del>
    </w:p>
    <w:p w14:paraId="3E08EEAE" w14:textId="77777777" w:rsidR="00CF28F7" w:rsidDel="00CE448D" w:rsidRDefault="00CF28F7">
      <w:pPr>
        <w:pStyle w:val="TOC2"/>
        <w:rPr>
          <w:del w:id="361" w:author="Author" w:date="2015-01-22T16:25:00Z"/>
          <w:rFonts w:asciiTheme="minorHAnsi" w:eastAsiaTheme="minorEastAsia" w:hAnsiTheme="minorHAnsi" w:cstheme="minorBidi"/>
          <w:sz w:val="22"/>
        </w:rPr>
      </w:pPr>
      <w:del w:id="362" w:author="Author" w:date="2015-01-22T16:25:00Z">
        <w:r w:rsidDel="00CE448D">
          <w:delText>2.1 Overview</w:delText>
        </w:r>
        <w:r w:rsidDel="00CE448D">
          <w:tab/>
          <w:delText>28</w:delText>
        </w:r>
      </w:del>
    </w:p>
    <w:p w14:paraId="77B9545C" w14:textId="77777777" w:rsidR="00CF28F7" w:rsidDel="00CE448D" w:rsidRDefault="00CF28F7">
      <w:pPr>
        <w:pStyle w:val="TOC2"/>
        <w:rPr>
          <w:del w:id="363" w:author="Author" w:date="2015-01-22T16:25:00Z"/>
          <w:rFonts w:asciiTheme="minorHAnsi" w:eastAsiaTheme="minorEastAsia" w:hAnsiTheme="minorHAnsi" w:cstheme="minorBidi"/>
          <w:sz w:val="22"/>
        </w:rPr>
      </w:pPr>
      <w:del w:id="364" w:author="Author" w:date="2015-01-22T16:25:00Z">
        <w:r w:rsidDel="00CE448D">
          <w:delText>2.2 Premises</w:delText>
        </w:r>
        <w:r w:rsidDel="00CE448D">
          <w:tab/>
          <w:delText>29</w:delText>
        </w:r>
      </w:del>
    </w:p>
    <w:p w14:paraId="1BE654BF" w14:textId="77777777" w:rsidR="00CF28F7" w:rsidDel="00CE448D" w:rsidRDefault="00CF28F7">
      <w:pPr>
        <w:pStyle w:val="TOC2"/>
        <w:rPr>
          <w:del w:id="365" w:author="Author" w:date="2015-01-22T16:25:00Z"/>
          <w:rFonts w:asciiTheme="minorHAnsi" w:eastAsiaTheme="minorEastAsia" w:hAnsiTheme="minorHAnsi" w:cstheme="minorBidi"/>
          <w:sz w:val="22"/>
        </w:rPr>
      </w:pPr>
      <w:del w:id="366" w:author="Author" w:date="2015-01-22T16:25:00Z">
        <w:r w:rsidDel="00CE448D">
          <w:delText>2.3 Typical operations</w:delText>
        </w:r>
        <w:r w:rsidDel="00CE448D">
          <w:tab/>
          <w:delText>31</w:delText>
        </w:r>
      </w:del>
    </w:p>
    <w:p w14:paraId="6E4DD8A9" w14:textId="77777777" w:rsidR="00CF28F7" w:rsidDel="00CE448D" w:rsidRDefault="00CF28F7">
      <w:pPr>
        <w:pStyle w:val="TOC3"/>
        <w:rPr>
          <w:del w:id="367" w:author="Author" w:date="2015-01-22T16:25:00Z"/>
          <w:rFonts w:asciiTheme="minorHAnsi" w:eastAsiaTheme="minorEastAsia" w:hAnsiTheme="minorHAnsi" w:cstheme="minorBidi"/>
          <w:bCs w:val="0"/>
          <w:sz w:val="22"/>
          <w:szCs w:val="22"/>
        </w:rPr>
      </w:pPr>
      <w:del w:id="368" w:author="Author" w:date="2015-01-22T16:25:00Z">
        <w:r w:rsidDel="00CE448D">
          <w:delText>2.3.1 Claim a factory-reset device</w:delText>
        </w:r>
        <w:r w:rsidDel="00CE448D">
          <w:tab/>
          <w:delText>31</w:delText>
        </w:r>
      </w:del>
    </w:p>
    <w:p w14:paraId="3B7DAADB" w14:textId="77777777" w:rsidR="00CF28F7" w:rsidDel="00CE448D" w:rsidRDefault="00CF28F7">
      <w:pPr>
        <w:pStyle w:val="TOC3"/>
        <w:rPr>
          <w:del w:id="369" w:author="Author" w:date="2015-01-22T16:25:00Z"/>
          <w:rFonts w:asciiTheme="minorHAnsi" w:eastAsiaTheme="minorEastAsia" w:hAnsiTheme="minorHAnsi" w:cstheme="minorBidi"/>
          <w:bCs w:val="0"/>
          <w:sz w:val="22"/>
          <w:szCs w:val="22"/>
        </w:rPr>
      </w:pPr>
      <w:del w:id="370" w:author="Author" w:date="2015-01-22T16:25:00Z">
        <w:r w:rsidDel="00CE448D">
          <w:delText>2.3.2 Define a guild</w:delText>
        </w:r>
        <w:r w:rsidDel="00CE448D">
          <w:tab/>
          <w:delText>36</w:delText>
        </w:r>
      </w:del>
    </w:p>
    <w:p w14:paraId="5F1056EB" w14:textId="77777777" w:rsidR="00CF28F7" w:rsidDel="00CE448D" w:rsidRDefault="00CF28F7">
      <w:pPr>
        <w:pStyle w:val="TOC3"/>
        <w:rPr>
          <w:del w:id="371" w:author="Author" w:date="2015-01-22T16:25:00Z"/>
          <w:rFonts w:asciiTheme="minorHAnsi" w:eastAsiaTheme="minorEastAsia" w:hAnsiTheme="minorHAnsi" w:cstheme="minorBidi"/>
          <w:bCs w:val="0"/>
          <w:sz w:val="22"/>
          <w:szCs w:val="22"/>
        </w:rPr>
      </w:pPr>
      <w:del w:id="372" w:author="Author" w:date="2015-01-22T16:25:00Z">
        <w:r w:rsidDel="00CE448D">
          <w:delText>2.3.3 Example of building a policy</w:delText>
        </w:r>
        <w:r w:rsidDel="00CE448D">
          <w:tab/>
          <w:delText>36</w:delText>
        </w:r>
      </w:del>
    </w:p>
    <w:p w14:paraId="10E35A87" w14:textId="77777777" w:rsidR="00CF28F7" w:rsidDel="00CE448D" w:rsidRDefault="00CF28F7">
      <w:pPr>
        <w:pStyle w:val="TOC3"/>
        <w:rPr>
          <w:del w:id="373" w:author="Author" w:date="2015-01-22T16:25:00Z"/>
          <w:rFonts w:asciiTheme="minorHAnsi" w:eastAsiaTheme="minorEastAsia" w:hAnsiTheme="minorHAnsi" w:cstheme="minorBidi"/>
          <w:bCs w:val="0"/>
          <w:sz w:val="22"/>
          <w:szCs w:val="22"/>
        </w:rPr>
      </w:pPr>
      <w:del w:id="374" w:author="Author" w:date="2015-01-22T16:25:00Z">
        <w:r w:rsidDel="00CE448D">
          <w:delText>2.3.4 Install a policy</w:delText>
        </w:r>
        <w:r w:rsidDel="00CE448D">
          <w:tab/>
          <w:delText>37</w:delText>
        </w:r>
      </w:del>
    </w:p>
    <w:p w14:paraId="7D14A8C2" w14:textId="77777777" w:rsidR="00CF28F7" w:rsidDel="00CE448D" w:rsidRDefault="00CF28F7">
      <w:pPr>
        <w:pStyle w:val="TOC3"/>
        <w:rPr>
          <w:del w:id="375" w:author="Author" w:date="2015-01-22T16:25:00Z"/>
          <w:rFonts w:asciiTheme="minorHAnsi" w:eastAsiaTheme="minorEastAsia" w:hAnsiTheme="minorHAnsi" w:cstheme="minorBidi"/>
          <w:bCs w:val="0"/>
          <w:sz w:val="22"/>
          <w:szCs w:val="22"/>
        </w:rPr>
      </w:pPr>
      <w:del w:id="376" w:author="Author" w:date="2015-01-22T16:25:00Z">
        <w:r w:rsidDel="00CE448D">
          <w:delText>2.3.5 Add an application to a guild</w:delText>
        </w:r>
        <w:r w:rsidDel="00CE448D">
          <w:tab/>
          <w:delText>39</w:delText>
        </w:r>
      </w:del>
    </w:p>
    <w:p w14:paraId="1C9B11C4" w14:textId="77777777" w:rsidR="00CF28F7" w:rsidDel="00CE448D" w:rsidRDefault="00CF28F7">
      <w:pPr>
        <w:pStyle w:val="TOC3"/>
        <w:rPr>
          <w:del w:id="377" w:author="Author" w:date="2015-01-22T16:25:00Z"/>
          <w:rFonts w:asciiTheme="minorHAnsi" w:eastAsiaTheme="minorEastAsia" w:hAnsiTheme="minorHAnsi" w:cstheme="minorBidi"/>
          <w:bCs w:val="0"/>
          <w:sz w:val="22"/>
          <w:szCs w:val="22"/>
        </w:rPr>
      </w:pPr>
      <w:del w:id="378" w:author="Author" w:date="2015-01-22T16:25:00Z">
        <w:r w:rsidDel="00CE448D">
          <w:delText>2.3.6 Add a user to a guild</w:delText>
        </w:r>
        <w:r w:rsidDel="00CE448D">
          <w:tab/>
          <w:delText>42</w:delText>
        </w:r>
      </w:del>
    </w:p>
    <w:p w14:paraId="04054647" w14:textId="77777777" w:rsidR="00CF28F7" w:rsidDel="00CE448D" w:rsidRDefault="00CF28F7">
      <w:pPr>
        <w:pStyle w:val="TOC3"/>
        <w:rPr>
          <w:del w:id="379" w:author="Author" w:date="2015-01-22T16:25:00Z"/>
          <w:rFonts w:asciiTheme="minorHAnsi" w:eastAsiaTheme="minorEastAsia" w:hAnsiTheme="minorHAnsi" w:cstheme="minorBidi"/>
          <w:bCs w:val="0"/>
          <w:sz w:val="22"/>
          <w:szCs w:val="22"/>
        </w:rPr>
      </w:pPr>
      <w:del w:id="380" w:author="Author" w:date="2015-01-22T16:25:00Z">
        <w:r w:rsidDel="00CE448D">
          <w:delText>2.3.7 Delegating membership certificate</w:delText>
        </w:r>
        <w:r w:rsidDel="00CE448D">
          <w:tab/>
          <w:delText>44</w:delText>
        </w:r>
      </w:del>
    </w:p>
    <w:p w14:paraId="5965BC80" w14:textId="77777777" w:rsidR="00CF28F7" w:rsidDel="00CE448D" w:rsidRDefault="00CF28F7">
      <w:pPr>
        <w:pStyle w:val="TOC3"/>
        <w:rPr>
          <w:del w:id="381" w:author="Author" w:date="2015-01-22T16:25:00Z"/>
          <w:rFonts w:asciiTheme="minorHAnsi" w:eastAsiaTheme="minorEastAsia" w:hAnsiTheme="minorHAnsi" w:cstheme="minorBidi"/>
          <w:bCs w:val="0"/>
          <w:sz w:val="22"/>
          <w:szCs w:val="22"/>
        </w:rPr>
      </w:pPr>
      <w:del w:id="382" w:author="Author" w:date="2015-01-22T16:25:00Z">
        <w:r w:rsidDel="00CE448D">
          <w:delText>2.3.8 Add a guild equivalence certificate to an application</w:delText>
        </w:r>
        <w:r w:rsidDel="00CE448D">
          <w:tab/>
          <w:delText>46</w:delText>
        </w:r>
      </w:del>
    </w:p>
    <w:p w14:paraId="2EFD68DF" w14:textId="77777777" w:rsidR="00CF28F7" w:rsidDel="00CE448D" w:rsidRDefault="00CF28F7">
      <w:pPr>
        <w:pStyle w:val="TOC3"/>
        <w:rPr>
          <w:del w:id="383" w:author="Author" w:date="2015-01-22T16:25:00Z"/>
          <w:rFonts w:asciiTheme="minorHAnsi" w:eastAsiaTheme="minorEastAsia" w:hAnsiTheme="minorHAnsi" w:cstheme="minorBidi"/>
          <w:bCs w:val="0"/>
          <w:sz w:val="22"/>
          <w:szCs w:val="22"/>
        </w:rPr>
      </w:pPr>
      <w:del w:id="384" w:author="Author" w:date="2015-01-22T16:25:00Z">
        <w:r w:rsidDel="00CE448D">
          <w:delText>2.3.9 Certificate revocation</w:delText>
        </w:r>
        <w:r w:rsidDel="00CE448D">
          <w:tab/>
          <w:delText>47</w:delText>
        </w:r>
      </w:del>
    </w:p>
    <w:p w14:paraId="4AACFBD7" w14:textId="77777777" w:rsidR="00CF28F7" w:rsidDel="00CE448D" w:rsidRDefault="00CF28F7">
      <w:pPr>
        <w:pStyle w:val="TOC3"/>
        <w:rPr>
          <w:del w:id="385" w:author="Author" w:date="2015-01-22T16:25:00Z"/>
          <w:rFonts w:asciiTheme="minorHAnsi" w:eastAsiaTheme="minorEastAsia" w:hAnsiTheme="minorHAnsi" w:cstheme="minorBidi"/>
          <w:bCs w:val="0"/>
          <w:sz w:val="22"/>
          <w:szCs w:val="22"/>
        </w:rPr>
      </w:pPr>
      <w:del w:id="386" w:author="Author" w:date="2015-01-22T16:25:00Z">
        <w:r w:rsidDel="00CE448D">
          <w:delText>2.3.10 Distribution of policy updates and membership certificates</w:delText>
        </w:r>
        <w:r w:rsidDel="00CE448D">
          <w:tab/>
          <w:delText>48</w:delText>
        </w:r>
      </w:del>
    </w:p>
    <w:p w14:paraId="69465639" w14:textId="77777777" w:rsidR="00CF28F7" w:rsidDel="00CE448D" w:rsidRDefault="00CF28F7">
      <w:pPr>
        <w:pStyle w:val="TOC3"/>
        <w:rPr>
          <w:del w:id="387" w:author="Author" w:date="2015-01-22T16:25:00Z"/>
          <w:rFonts w:asciiTheme="minorHAnsi" w:eastAsiaTheme="minorEastAsia" w:hAnsiTheme="minorHAnsi" w:cstheme="minorBidi"/>
          <w:bCs w:val="0"/>
          <w:sz w:val="22"/>
          <w:szCs w:val="22"/>
        </w:rPr>
      </w:pPr>
      <w:del w:id="388" w:author="Author" w:date="2015-01-22T16:25:00Z">
        <w:r w:rsidDel="00CE448D">
          <w:delText>2.3.11 Application Manifest</w:delText>
        </w:r>
        <w:r w:rsidDel="00CE448D">
          <w:tab/>
          <w:delText>51</w:delText>
        </w:r>
      </w:del>
    </w:p>
    <w:p w14:paraId="4A66B0DB" w14:textId="77777777" w:rsidR="00CF28F7" w:rsidDel="00CE448D" w:rsidRDefault="00CF28F7">
      <w:pPr>
        <w:pStyle w:val="TOC2"/>
        <w:rPr>
          <w:del w:id="389" w:author="Author" w:date="2015-01-22T16:25:00Z"/>
          <w:rFonts w:asciiTheme="minorHAnsi" w:eastAsiaTheme="minorEastAsia" w:hAnsiTheme="minorHAnsi" w:cstheme="minorBidi"/>
          <w:sz w:val="22"/>
        </w:rPr>
      </w:pPr>
      <w:del w:id="390" w:author="Author" w:date="2015-01-22T16:25:00Z">
        <w:r w:rsidDel="00CE448D">
          <w:delText>2.4 Access validation</w:delText>
        </w:r>
        <w:r w:rsidDel="00CE448D">
          <w:tab/>
          <w:delText>53</w:delText>
        </w:r>
      </w:del>
    </w:p>
    <w:p w14:paraId="609BADD4" w14:textId="77777777" w:rsidR="00CF28F7" w:rsidDel="00CE448D" w:rsidRDefault="00CF28F7">
      <w:pPr>
        <w:pStyle w:val="TOC3"/>
        <w:rPr>
          <w:del w:id="391" w:author="Author" w:date="2015-01-22T16:25:00Z"/>
          <w:rFonts w:asciiTheme="minorHAnsi" w:eastAsiaTheme="minorEastAsia" w:hAnsiTheme="minorHAnsi" w:cstheme="minorBidi"/>
          <w:bCs w:val="0"/>
          <w:sz w:val="22"/>
          <w:szCs w:val="22"/>
        </w:rPr>
      </w:pPr>
      <w:del w:id="392" w:author="Author" w:date="2015-01-22T16:25:00Z">
        <w:r w:rsidDel="00CE448D">
          <w:delText>2.4.1 Validation flow</w:delText>
        </w:r>
        <w:r w:rsidDel="00CE448D">
          <w:tab/>
          <w:delText>53</w:delText>
        </w:r>
      </w:del>
    </w:p>
    <w:p w14:paraId="4F6889E9" w14:textId="77777777" w:rsidR="00CF28F7" w:rsidDel="00CE448D" w:rsidRDefault="00CF28F7">
      <w:pPr>
        <w:pStyle w:val="TOC3"/>
        <w:rPr>
          <w:del w:id="393" w:author="Author" w:date="2015-01-22T16:25:00Z"/>
          <w:rFonts w:asciiTheme="minorHAnsi" w:eastAsiaTheme="minorEastAsia" w:hAnsiTheme="minorHAnsi" w:cstheme="minorBidi"/>
          <w:bCs w:val="0"/>
          <w:sz w:val="22"/>
          <w:szCs w:val="22"/>
        </w:rPr>
      </w:pPr>
      <w:del w:id="394" w:author="Author" w:date="2015-01-22T16:25:00Z">
        <w:r w:rsidDel="00CE448D">
          <w:delText>2.4.2 Validating a consumer policy</w:delText>
        </w:r>
        <w:r w:rsidDel="00CE448D">
          <w:tab/>
          <w:delText>54</w:delText>
        </w:r>
      </w:del>
    </w:p>
    <w:p w14:paraId="787F9F0F" w14:textId="77777777" w:rsidR="00CF28F7" w:rsidDel="00CE448D" w:rsidRDefault="00CF28F7">
      <w:pPr>
        <w:pStyle w:val="TOC3"/>
        <w:rPr>
          <w:del w:id="395" w:author="Author" w:date="2015-01-22T16:25:00Z"/>
          <w:rFonts w:asciiTheme="minorHAnsi" w:eastAsiaTheme="minorEastAsia" w:hAnsiTheme="minorHAnsi" w:cstheme="minorBidi"/>
          <w:bCs w:val="0"/>
          <w:sz w:val="22"/>
          <w:szCs w:val="22"/>
        </w:rPr>
      </w:pPr>
      <w:del w:id="396" w:author="Author" w:date="2015-01-22T16:25:00Z">
        <w:r w:rsidDel="00CE448D">
          <w:delText>2.4.3 Exchanging the membership certificates during session establishment</w:delText>
        </w:r>
        <w:r w:rsidDel="00CE448D">
          <w:tab/>
          <w:delText>55</w:delText>
        </w:r>
      </w:del>
    </w:p>
    <w:p w14:paraId="53060679" w14:textId="77777777" w:rsidR="00CF28F7" w:rsidDel="00CE448D" w:rsidRDefault="00CF28F7">
      <w:pPr>
        <w:pStyle w:val="TOC3"/>
        <w:rPr>
          <w:del w:id="397" w:author="Author" w:date="2015-01-22T16:25:00Z"/>
          <w:rFonts w:asciiTheme="minorHAnsi" w:eastAsiaTheme="minorEastAsia" w:hAnsiTheme="minorHAnsi" w:cstheme="minorBidi"/>
          <w:bCs w:val="0"/>
          <w:sz w:val="22"/>
          <w:szCs w:val="22"/>
        </w:rPr>
      </w:pPr>
      <w:del w:id="398" w:author="Author" w:date="2015-01-22T16:25:00Z">
        <w:r w:rsidDel="00CE448D">
          <w:delText>2.4.4 Anonymous session</w:delText>
        </w:r>
        <w:r w:rsidDel="00CE448D">
          <w:tab/>
          <w:delText>58</w:delText>
        </w:r>
      </w:del>
    </w:p>
    <w:p w14:paraId="29332BE5" w14:textId="77777777" w:rsidR="00CF28F7" w:rsidDel="00CE448D" w:rsidRDefault="00CF28F7">
      <w:pPr>
        <w:pStyle w:val="TOC3"/>
        <w:rPr>
          <w:del w:id="399" w:author="Author" w:date="2015-01-22T16:25:00Z"/>
          <w:rFonts w:asciiTheme="minorHAnsi" w:eastAsiaTheme="minorEastAsia" w:hAnsiTheme="minorHAnsi" w:cstheme="minorBidi"/>
          <w:bCs w:val="0"/>
          <w:sz w:val="22"/>
          <w:szCs w:val="22"/>
        </w:rPr>
      </w:pPr>
      <w:del w:id="400" w:author="Author" w:date="2015-01-22T16:25:00Z">
        <w:r w:rsidDel="00CE448D">
          <w:delText>2.4.5 Validating an admin user</w:delText>
        </w:r>
        <w:r w:rsidDel="00CE448D">
          <w:tab/>
          <w:delText>60</w:delText>
        </w:r>
      </w:del>
    </w:p>
    <w:p w14:paraId="2B27C529" w14:textId="77777777" w:rsidR="00CF28F7" w:rsidDel="00CE448D" w:rsidRDefault="00CF28F7">
      <w:pPr>
        <w:pStyle w:val="TOC3"/>
        <w:rPr>
          <w:del w:id="401" w:author="Author" w:date="2015-01-22T16:25:00Z"/>
          <w:rFonts w:asciiTheme="minorHAnsi" w:eastAsiaTheme="minorEastAsia" w:hAnsiTheme="minorHAnsi" w:cstheme="minorBidi"/>
          <w:bCs w:val="0"/>
          <w:sz w:val="22"/>
          <w:szCs w:val="22"/>
        </w:rPr>
      </w:pPr>
      <w:del w:id="402" w:author="Author" w:date="2015-01-22T16:25:00Z">
        <w:r w:rsidDel="00CE448D">
          <w:delText>2.4.6 Emitting a session-based signal</w:delText>
        </w:r>
        <w:r w:rsidDel="00CE448D">
          <w:tab/>
          <w:delText>60</w:delText>
        </w:r>
      </w:del>
    </w:p>
    <w:p w14:paraId="2FC38EFC" w14:textId="77777777" w:rsidR="00CF28F7" w:rsidDel="00CE448D" w:rsidRDefault="00CF28F7">
      <w:pPr>
        <w:pStyle w:val="TOC2"/>
        <w:rPr>
          <w:del w:id="403" w:author="Author" w:date="2015-01-22T16:25:00Z"/>
          <w:rFonts w:asciiTheme="minorHAnsi" w:eastAsiaTheme="minorEastAsia" w:hAnsiTheme="minorHAnsi" w:cstheme="minorBidi"/>
          <w:sz w:val="22"/>
        </w:rPr>
      </w:pPr>
      <w:del w:id="404" w:author="Author" w:date="2015-01-22T16:25:00Z">
        <w:r w:rsidDel="00CE448D">
          <w:delText>2.5 Authorization data format</w:delText>
        </w:r>
        <w:r w:rsidDel="00CE448D">
          <w:tab/>
          <w:delText>61</w:delText>
        </w:r>
      </w:del>
    </w:p>
    <w:p w14:paraId="7C513242" w14:textId="77777777" w:rsidR="00CF28F7" w:rsidDel="00CE448D" w:rsidRDefault="00CF28F7">
      <w:pPr>
        <w:pStyle w:val="TOC3"/>
        <w:rPr>
          <w:del w:id="405" w:author="Author" w:date="2015-01-22T16:25:00Z"/>
          <w:rFonts w:asciiTheme="minorHAnsi" w:eastAsiaTheme="minorEastAsia" w:hAnsiTheme="minorHAnsi" w:cstheme="minorBidi"/>
          <w:bCs w:val="0"/>
          <w:sz w:val="22"/>
          <w:szCs w:val="22"/>
        </w:rPr>
      </w:pPr>
      <w:del w:id="406" w:author="Author" w:date="2015-01-22T16:25:00Z">
        <w:r w:rsidDel="00CE448D">
          <w:delText>2.5.1 The format is binary and exchanged between peers using AllJoyn marshalling</w:delText>
        </w:r>
        <w:r w:rsidDel="00CE448D">
          <w:tab/>
          <w:delText>61</w:delText>
        </w:r>
      </w:del>
    </w:p>
    <w:p w14:paraId="52021093" w14:textId="77777777" w:rsidR="00CF28F7" w:rsidDel="00CE448D" w:rsidRDefault="00CF28F7">
      <w:pPr>
        <w:pStyle w:val="TOC3"/>
        <w:rPr>
          <w:del w:id="407" w:author="Author" w:date="2015-01-22T16:25:00Z"/>
          <w:rFonts w:asciiTheme="minorHAnsi" w:eastAsiaTheme="minorEastAsia" w:hAnsiTheme="minorHAnsi" w:cstheme="minorBidi"/>
          <w:bCs w:val="0"/>
          <w:sz w:val="22"/>
          <w:szCs w:val="22"/>
        </w:rPr>
      </w:pPr>
      <w:del w:id="408" w:author="Author" w:date="2015-01-22T16:25:00Z">
        <w:r w:rsidDel="00CE448D">
          <w:delText>2.5.2 Format Structure</w:delText>
        </w:r>
        <w:r w:rsidDel="00CE448D">
          <w:tab/>
          <w:delText>62</w:delText>
        </w:r>
      </w:del>
    </w:p>
    <w:p w14:paraId="3442C852" w14:textId="77777777" w:rsidR="00CF28F7" w:rsidDel="00CE448D" w:rsidRDefault="00CF28F7">
      <w:pPr>
        <w:pStyle w:val="TOC3"/>
        <w:rPr>
          <w:del w:id="409" w:author="Author" w:date="2015-01-22T16:25:00Z"/>
          <w:rFonts w:asciiTheme="minorHAnsi" w:eastAsiaTheme="minorEastAsia" w:hAnsiTheme="minorHAnsi" w:cstheme="minorBidi"/>
          <w:bCs w:val="0"/>
          <w:sz w:val="22"/>
          <w:szCs w:val="22"/>
        </w:rPr>
      </w:pPr>
      <w:del w:id="410" w:author="Author" w:date="2015-01-22T16:25:00Z">
        <w:r w:rsidDel="00CE448D">
          <w:delText>2.5.3 Policy Templates</w:delText>
        </w:r>
        <w:r w:rsidDel="00CE448D">
          <w:tab/>
          <w:delText>75</w:delText>
        </w:r>
      </w:del>
    </w:p>
    <w:p w14:paraId="010BC15E" w14:textId="77777777" w:rsidR="00CF28F7" w:rsidDel="00CE448D" w:rsidRDefault="00CF28F7">
      <w:pPr>
        <w:pStyle w:val="TOC2"/>
        <w:rPr>
          <w:del w:id="411" w:author="Author" w:date="2015-01-22T16:25:00Z"/>
          <w:rFonts w:asciiTheme="minorHAnsi" w:eastAsiaTheme="minorEastAsia" w:hAnsiTheme="minorHAnsi" w:cstheme="minorBidi"/>
          <w:sz w:val="22"/>
        </w:rPr>
      </w:pPr>
      <w:del w:id="412" w:author="Author" w:date="2015-01-22T16:25:00Z">
        <w:r w:rsidDel="00CE448D">
          <w:delText>2.6 Certificates</w:delText>
        </w:r>
        <w:r w:rsidDel="00CE448D">
          <w:tab/>
          <w:delText>76</w:delText>
        </w:r>
      </w:del>
    </w:p>
    <w:p w14:paraId="3B05E2E1" w14:textId="77777777" w:rsidR="00CF28F7" w:rsidDel="00CE448D" w:rsidRDefault="00CF28F7">
      <w:pPr>
        <w:pStyle w:val="TOC3"/>
        <w:rPr>
          <w:del w:id="413" w:author="Author" w:date="2015-01-22T16:25:00Z"/>
          <w:rFonts w:asciiTheme="minorHAnsi" w:eastAsiaTheme="minorEastAsia" w:hAnsiTheme="minorHAnsi" w:cstheme="minorBidi"/>
          <w:bCs w:val="0"/>
          <w:sz w:val="22"/>
          <w:szCs w:val="22"/>
        </w:rPr>
      </w:pPr>
      <w:del w:id="414" w:author="Author" w:date="2015-01-22T16:25:00Z">
        <w:r w:rsidDel="00CE448D">
          <w:delText>2.6.1 Main Certificate Structure</w:delText>
        </w:r>
        <w:r w:rsidDel="00CE448D">
          <w:tab/>
          <w:delText>76</w:delText>
        </w:r>
      </w:del>
    </w:p>
    <w:p w14:paraId="6BDDA043" w14:textId="77777777" w:rsidR="00CF28F7" w:rsidDel="00CE448D" w:rsidRDefault="00CF28F7">
      <w:pPr>
        <w:pStyle w:val="TOC3"/>
        <w:rPr>
          <w:del w:id="415" w:author="Author" w:date="2015-01-22T16:25:00Z"/>
          <w:rFonts w:asciiTheme="minorHAnsi" w:eastAsiaTheme="minorEastAsia" w:hAnsiTheme="minorHAnsi" w:cstheme="minorBidi"/>
          <w:bCs w:val="0"/>
          <w:sz w:val="22"/>
          <w:szCs w:val="22"/>
        </w:rPr>
      </w:pPr>
      <w:del w:id="416" w:author="Author" w:date="2015-01-22T16:25:00Z">
        <w:r w:rsidDel="00CE448D">
          <w:delText>2.6.2 Identity certificate</w:delText>
        </w:r>
        <w:r w:rsidDel="00CE448D">
          <w:tab/>
          <w:delText>77</w:delText>
        </w:r>
      </w:del>
    </w:p>
    <w:p w14:paraId="305A1D6E" w14:textId="77777777" w:rsidR="00CF28F7" w:rsidDel="00CE448D" w:rsidRDefault="00CF28F7">
      <w:pPr>
        <w:pStyle w:val="TOC3"/>
        <w:rPr>
          <w:del w:id="417" w:author="Author" w:date="2015-01-22T16:25:00Z"/>
          <w:rFonts w:asciiTheme="minorHAnsi" w:eastAsiaTheme="minorEastAsia" w:hAnsiTheme="minorHAnsi" w:cstheme="minorBidi"/>
          <w:bCs w:val="0"/>
          <w:sz w:val="22"/>
          <w:szCs w:val="22"/>
        </w:rPr>
      </w:pPr>
      <w:del w:id="418" w:author="Author" w:date="2015-01-22T16:25:00Z">
        <w:r w:rsidDel="00CE448D">
          <w:delText>2.6.3 Membership certificate</w:delText>
        </w:r>
        <w:r w:rsidDel="00CE448D">
          <w:tab/>
          <w:delText>78</w:delText>
        </w:r>
      </w:del>
    </w:p>
    <w:p w14:paraId="0C27DECE" w14:textId="77777777" w:rsidR="00CF28F7" w:rsidDel="00CE448D" w:rsidRDefault="00CF28F7">
      <w:pPr>
        <w:pStyle w:val="TOC3"/>
        <w:rPr>
          <w:del w:id="419" w:author="Author" w:date="2015-01-22T16:25:00Z"/>
          <w:rFonts w:asciiTheme="minorHAnsi" w:eastAsiaTheme="minorEastAsia" w:hAnsiTheme="minorHAnsi" w:cstheme="minorBidi"/>
          <w:bCs w:val="0"/>
          <w:sz w:val="22"/>
          <w:szCs w:val="22"/>
        </w:rPr>
      </w:pPr>
      <w:del w:id="420" w:author="Author" w:date="2015-01-22T16:25:00Z">
        <w:r w:rsidDel="00CE448D">
          <w:delText>2.6.4 Guild equivalence certificate</w:delText>
        </w:r>
        <w:r w:rsidDel="00CE448D">
          <w:tab/>
          <w:delText>80</w:delText>
        </w:r>
      </w:del>
    </w:p>
    <w:p w14:paraId="709B3024" w14:textId="77777777" w:rsidR="00CF28F7" w:rsidDel="00CE448D" w:rsidRDefault="00CF28F7">
      <w:pPr>
        <w:pStyle w:val="TOC2"/>
        <w:rPr>
          <w:del w:id="421" w:author="Author" w:date="2015-01-22T16:25:00Z"/>
          <w:rFonts w:asciiTheme="minorHAnsi" w:eastAsiaTheme="minorEastAsia" w:hAnsiTheme="minorHAnsi" w:cstheme="minorBidi"/>
          <w:sz w:val="22"/>
        </w:rPr>
      </w:pPr>
      <w:del w:id="422" w:author="Author" w:date="2015-01-22T16:25:00Z">
        <w:r w:rsidDel="00CE448D">
          <w:delText>2.7 Sample use cases</w:delText>
        </w:r>
        <w:r w:rsidDel="00CE448D">
          <w:tab/>
          <w:delText>81</w:delText>
        </w:r>
      </w:del>
    </w:p>
    <w:p w14:paraId="0C92D4D6" w14:textId="77777777" w:rsidR="00CF28F7" w:rsidDel="00CE448D" w:rsidRDefault="00CF28F7">
      <w:pPr>
        <w:pStyle w:val="TOC3"/>
        <w:rPr>
          <w:del w:id="423" w:author="Author" w:date="2015-01-22T16:25:00Z"/>
          <w:rFonts w:asciiTheme="minorHAnsi" w:eastAsiaTheme="minorEastAsia" w:hAnsiTheme="minorHAnsi" w:cstheme="minorBidi"/>
          <w:bCs w:val="0"/>
          <w:sz w:val="22"/>
          <w:szCs w:val="22"/>
        </w:rPr>
      </w:pPr>
      <w:del w:id="424" w:author="Author" w:date="2015-01-22T16:25:00Z">
        <w:r w:rsidDel="00CE448D">
          <w:delText>2.7.1 Users and devices</w:delText>
        </w:r>
        <w:r w:rsidDel="00CE448D">
          <w:tab/>
          <w:delText>81</w:delText>
        </w:r>
      </w:del>
    </w:p>
    <w:p w14:paraId="77FBBDAD" w14:textId="77777777" w:rsidR="00CF28F7" w:rsidDel="00CE448D" w:rsidRDefault="00CF28F7">
      <w:pPr>
        <w:pStyle w:val="TOC3"/>
        <w:rPr>
          <w:del w:id="425" w:author="Author" w:date="2015-01-22T16:25:00Z"/>
          <w:rFonts w:asciiTheme="minorHAnsi" w:eastAsiaTheme="minorEastAsia" w:hAnsiTheme="minorHAnsi" w:cstheme="minorBidi"/>
          <w:bCs w:val="0"/>
          <w:sz w:val="22"/>
          <w:szCs w:val="22"/>
        </w:rPr>
      </w:pPr>
      <w:del w:id="426" w:author="Author" w:date="2015-01-22T16:25:00Z">
        <w:r w:rsidDel="00CE448D">
          <w:delText>2.7.2 Users set up by Dad</w:delText>
        </w:r>
        <w:r w:rsidDel="00CE448D">
          <w:tab/>
          <w:delText>82</w:delText>
        </w:r>
      </w:del>
    </w:p>
    <w:p w14:paraId="0FA88EEF" w14:textId="77777777" w:rsidR="00CF28F7" w:rsidDel="00CE448D" w:rsidRDefault="00CF28F7">
      <w:pPr>
        <w:pStyle w:val="TOC3"/>
        <w:rPr>
          <w:del w:id="427" w:author="Author" w:date="2015-01-22T16:25:00Z"/>
          <w:rFonts w:asciiTheme="minorHAnsi" w:eastAsiaTheme="minorEastAsia" w:hAnsiTheme="minorHAnsi" w:cstheme="minorBidi"/>
          <w:bCs w:val="0"/>
          <w:sz w:val="22"/>
          <w:szCs w:val="22"/>
        </w:rPr>
      </w:pPr>
      <w:del w:id="428" w:author="Author" w:date="2015-01-22T16:25:00Z">
        <w:r w:rsidDel="00CE448D">
          <w:delText>2.7.3 Living room set up by Dad</w:delText>
        </w:r>
        <w:r w:rsidDel="00CE448D">
          <w:tab/>
          <w:delText>83</w:delText>
        </w:r>
      </w:del>
    </w:p>
    <w:p w14:paraId="50802EAE" w14:textId="77777777" w:rsidR="00CF28F7" w:rsidDel="00CE448D" w:rsidRDefault="00CF28F7">
      <w:pPr>
        <w:pStyle w:val="TOC3"/>
        <w:rPr>
          <w:del w:id="429" w:author="Author" w:date="2015-01-22T16:25:00Z"/>
          <w:rFonts w:asciiTheme="minorHAnsi" w:eastAsiaTheme="minorEastAsia" w:hAnsiTheme="minorHAnsi" w:cstheme="minorBidi"/>
          <w:bCs w:val="0"/>
          <w:sz w:val="22"/>
          <w:szCs w:val="22"/>
        </w:rPr>
      </w:pPr>
      <w:del w:id="430" w:author="Author" w:date="2015-01-22T16:25:00Z">
        <w:r w:rsidDel="00CE448D">
          <w:delText>2.7.4 Son's bedroom set up by son</w:delText>
        </w:r>
        <w:r w:rsidDel="00CE448D">
          <w:tab/>
          <w:delText>84</w:delText>
        </w:r>
      </w:del>
    </w:p>
    <w:p w14:paraId="608BAA77" w14:textId="77777777" w:rsidR="00CF28F7" w:rsidDel="00CE448D" w:rsidRDefault="00CF28F7">
      <w:pPr>
        <w:pStyle w:val="TOC3"/>
        <w:rPr>
          <w:del w:id="431" w:author="Author" w:date="2015-01-22T16:25:00Z"/>
          <w:rFonts w:asciiTheme="minorHAnsi" w:eastAsiaTheme="minorEastAsia" w:hAnsiTheme="minorHAnsi" w:cstheme="minorBidi"/>
          <w:bCs w:val="0"/>
          <w:sz w:val="22"/>
          <w:szCs w:val="22"/>
        </w:rPr>
      </w:pPr>
      <w:del w:id="432" w:author="Author" w:date="2015-01-22T16:25:00Z">
        <w:r w:rsidDel="00CE448D">
          <w:delText>2.7.5 Master bedroom set up by Dad</w:delText>
        </w:r>
        <w:r w:rsidDel="00CE448D">
          <w:tab/>
          <w:delText>85</w:delText>
        </w:r>
      </w:del>
    </w:p>
    <w:p w14:paraId="69178E97" w14:textId="77777777" w:rsidR="00CF28F7" w:rsidDel="00CE448D" w:rsidRDefault="00CF28F7">
      <w:pPr>
        <w:pStyle w:val="TOC3"/>
        <w:rPr>
          <w:del w:id="433" w:author="Author" w:date="2015-01-22T16:25:00Z"/>
          <w:rFonts w:asciiTheme="minorHAnsi" w:eastAsiaTheme="minorEastAsia" w:hAnsiTheme="minorHAnsi" w:cstheme="minorBidi"/>
          <w:bCs w:val="0"/>
          <w:sz w:val="22"/>
          <w:szCs w:val="22"/>
        </w:rPr>
      </w:pPr>
      <w:del w:id="434" w:author="Author" w:date="2015-01-22T16:25:00Z">
        <w:r w:rsidDel="00CE448D">
          <w:delText>2.7.6 Son can control different TVs in the house</w:delText>
        </w:r>
        <w:r w:rsidDel="00CE448D">
          <w:tab/>
          <w:delText>86</w:delText>
        </w:r>
      </w:del>
    </w:p>
    <w:p w14:paraId="47C61E42" w14:textId="77777777" w:rsidR="00CF28F7" w:rsidDel="00CE448D" w:rsidRDefault="00CF28F7">
      <w:pPr>
        <w:pStyle w:val="TOC3"/>
        <w:rPr>
          <w:del w:id="435" w:author="Author" w:date="2015-01-22T16:25:00Z"/>
          <w:rFonts w:asciiTheme="minorHAnsi" w:eastAsiaTheme="minorEastAsia" w:hAnsiTheme="minorHAnsi" w:cstheme="minorBidi"/>
          <w:bCs w:val="0"/>
          <w:sz w:val="22"/>
          <w:szCs w:val="22"/>
        </w:rPr>
      </w:pPr>
      <w:del w:id="436" w:author="Author" w:date="2015-01-22T16:25:00Z">
        <w:r w:rsidDel="00CE448D">
          <w:delText>2.7.7 Living room tablet controls TVs in the house</w:delText>
        </w:r>
        <w:r w:rsidDel="00CE448D">
          <w:tab/>
          <w:delText>87</w:delText>
        </w:r>
      </w:del>
    </w:p>
    <w:p w14:paraId="168396EE" w14:textId="77777777" w:rsidR="00CF28F7" w:rsidDel="00CE448D" w:rsidRDefault="00CF28F7">
      <w:pPr>
        <w:pStyle w:val="TOC1"/>
        <w:rPr>
          <w:del w:id="437" w:author="Author" w:date="2015-01-22T16:25:00Z"/>
          <w:rFonts w:asciiTheme="minorHAnsi" w:eastAsiaTheme="minorEastAsia" w:hAnsiTheme="minorHAnsi" w:cstheme="minorBidi"/>
          <w:b w:val="0"/>
          <w:bCs w:val="0"/>
          <w:sz w:val="22"/>
        </w:rPr>
      </w:pPr>
      <w:del w:id="438" w:author="Author" w:date="2015-01-22T16:25:00Z">
        <w:r w:rsidDel="00CE448D">
          <w:delText>3 Enhancements to Existing Framework</w:delText>
        </w:r>
        <w:r w:rsidDel="00CE448D">
          <w:tab/>
          <w:delText>88</w:delText>
        </w:r>
      </w:del>
    </w:p>
    <w:p w14:paraId="5141F0D7" w14:textId="77777777" w:rsidR="00CF28F7" w:rsidDel="00CE448D" w:rsidRDefault="00CF28F7">
      <w:pPr>
        <w:pStyle w:val="TOC2"/>
        <w:rPr>
          <w:del w:id="439" w:author="Author" w:date="2015-01-22T16:25:00Z"/>
          <w:rFonts w:asciiTheme="minorHAnsi" w:eastAsiaTheme="minorEastAsia" w:hAnsiTheme="minorHAnsi" w:cstheme="minorBidi"/>
          <w:sz w:val="22"/>
        </w:rPr>
      </w:pPr>
      <w:del w:id="440" w:author="Author" w:date="2015-01-22T16:25:00Z">
        <w:r w:rsidDel="00CE448D">
          <w:delText>3.1 Crypto Agility Exchange</w:delText>
        </w:r>
        <w:r w:rsidDel="00CE448D">
          <w:tab/>
          <w:delText>88</w:delText>
        </w:r>
      </w:del>
    </w:p>
    <w:p w14:paraId="69C153C6" w14:textId="77777777" w:rsidR="00CF28F7" w:rsidDel="00CE448D" w:rsidRDefault="00CF28F7">
      <w:pPr>
        <w:pStyle w:val="TOC2"/>
        <w:rPr>
          <w:del w:id="441" w:author="Author" w:date="2015-01-22T16:25:00Z"/>
          <w:rFonts w:asciiTheme="minorHAnsi" w:eastAsiaTheme="minorEastAsia" w:hAnsiTheme="minorHAnsi" w:cstheme="minorBidi"/>
          <w:sz w:val="22"/>
        </w:rPr>
      </w:pPr>
      <w:del w:id="442" w:author="Author" w:date="2015-01-22T16:25:00Z">
        <w:r w:rsidDel="00CE448D">
          <w:delText>3.2 Permission NotifyConfig Announcement</w:delText>
        </w:r>
        <w:r w:rsidDel="00CE448D">
          <w:tab/>
          <w:delText>89</w:delText>
        </w:r>
      </w:del>
    </w:p>
    <w:p w14:paraId="38B7D3CF" w14:textId="77777777" w:rsidR="00CF28F7" w:rsidDel="00CE448D" w:rsidRDefault="00CF28F7">
      <w:pPr>
        <w:pStyle w:val="TOC1"/>
        <w:rPr>
          <w:del w:id="443" w:author="Author" w:date="2015-01-22T16:25:00Z"/>
          <w:rFonts w:asciiTheme="minorHAnsi" w:eastAsiaTheme="minorEastAsia" w:hAnsiTheme="minorHAnsi" w:cstheme="minorBidi"/>
          <w:b w:val="0"/>
          <w:bCs w:val="0"/>
          <w:sz w:val="22"/>
        </w:rPr>
      </w:pPr>
      <w:del w:id="444" w:author="Author" w:date="2015-01-22T16:25:00Z">
        <w:r w:rsidDel="00CE448D">
          <w:delText>4 Future Considerations</w:delText>
        </w:r>
        <w:r w:rsidDel="00CE448D">
          <w:tab/>
          <w:delText>91</w:delText>
        </w:r>
      </w:del>
    </w:p>
    <w:p w14:paraId="7F456FDB" w14:textId="77777777" w:rsidR="00CF28F7" w:rsidDel="00CE448D" w:rsidRDefault="00CF28F7">
      <w:pPr>
        <w:pStyle w:val="TOC2"/>
        <w:rPr>
          <w:del w:id="445" w:author="Author" w:date="2015-01-22T16:25:00Z"/>
          <w:rFonts w:asciiTheme="minorHAnsi" w:eastAsiaTheme="minorEastAsia" w:hAnsiTheme="minorHAnsi" w:cstheme="minorBidi"/>
          <w:sz w:val="22"/>
        </w:rPr>
      </w:pPr>
      <w:del w:id="446" w:author="Author" w:date="2015-01-22T16:25:00Z">
        <w:r w:rsidDel="00CE448D">
          <w:delText>4.1 Broadcast signals and multipoint sessions</w:delText>
        </w:r>
        <w:r w:rsidDel="00CE448D">
          <w:tab/>
          <w:delText>91</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156ADBEC" w14:textId="77777777" w:rsidR="00CE448D" w:rsidRDefault="00294B4C">
      <w:pPr>
        <w:pStyle w:val="TableofFigures"/>
        <w:rPr>
          <w:ins w:id="447" w:author="Author" w:date="2015-01-22T16:25: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448" w:author="Author" w:date="2015-01-22T16:25:00Z">
        <w:r w:rsidR="00CE448D">
          <w:t>Figure 2</w:t>
        </w:r>
        <w:r w:rsidR="00CE448D">
          <w:noBreakHyphen/>
          <w:t>1. Security system diagram</w:t>
        </w:r>
        <w:r w:rsidR="00CE448D">
          <w:tab/>
        </w:r>
        <w:r w:rsidR="00CE448D">
          <w:fldChar w:fldCharType="begin"/>
        </w:r>
        <w:r w:rsidR="00CE448D">
          <w:instrText xml:space="preserve"> PAGEREF _Toc409707228 \h </w:instrText>
        </w:r>
      </w:ins>
      <w:r w:rsidR="00CE448D">
        <w:fldChar w:fldCharType="separate"/>
      </w:r>
      <w:ins w:id="449" w:author="Author" w:date="2015-01-22T16:25:00Z">
        <w:r w:rsidR="00CE448D">
          <w:t>8</w:t>
        </w:r>
        <w:r w:rsidR="00CE448D">
          <w:fldChar w:fldCharType="end"/>
        </w:r>
      </w:ins>
    </w:p>
    <w:p w14:paraId="3F83B351" w14:textId="77777777" w:rsidR="00CE448D" w:rsidRDefault="00CE448D">
      <w:pPr>
        <w:pStyle w:val="TableofFigures"/>
        <w:rPr>
          <w:ins w:id="450" w:author="Author" w:date="2015-01-22T16:25:00Z"/>
          <w:rFonts w:asciiTheme="minorHAnsi" w:eastAsiaTheme="minorEastAsia" w:hAnsiTheme="minorHAnsi" w:cstheme="minorBidi"/>
          <w:sz w:val="22"/>
          <w:szCs w:val="22"/>
        </w:rPr>
      </w:pPr>
      <w:ins w:id="451" w:author="Author" w:date="2015-01-22T16:25:00Z">
        <w:r>
          <w:t>Figure 2</w:t>
        </w:r>
        <w:r>
          <w:noBreakHyphen/>
          <w:t>2. Claim a factory-reset device without out-of-band registration data</w:t>
        </w:r>
        <w:r>
          <w:tab/>
        </w:r>
        <w:r>
          <w:fldChar w:fldCharType="begin"/>
        </w:r>
        <w:r>
          <w:instrText xml:space="preserve"> PAGEREF _Toc409707229 \h </w:instrText>
        </w:r>
      </w:ins>
      <w:r>
        <w:fldChar w:fldCharType="separate"/>
      </w:r>
      <w:ins w:id="452" w:author="Author" w:date="2015-01-22T16:25:00Z">
        <w:r>
          <w:t>11</w:t>
        </w:r>
        <w:r>
          <w:fldChar w:fldCharType="end"/>
        </w:r>
      </w:ins>
    </w:p>
    <w:p w14:paraId="3A830850" w14:textId="77777777" w:rsidR="00CE448D" w:rsidRDefault="00CE448D">
      <w:pPr>
        <w:pStyle w:val="TableofFigures"/>
        <w:rPr>
          <w:ins w:id="453" w:author="Author" w:date="2015-01-22T16:25:00Z"/>
          <w:rFonts w:asciiTheme="minorHAnsi" w:eastAsiaTheme="minorEastAsia" w:hAnsiTheme="minorHAnsi" w:cstheme="minorBidi"/>
          <w:sz w:val="22"/>
          <w:szCs w:val="22"/>
        </w:rPr>
      </w:pPr>
      <w:ins w:id="454" w:author="Author" w:date="2015-01-22T16:25:00Z">
        <w:r>
          <w:t>Figure 2</w:t>
        </w:r>
        <w:r>
          <w:noBreakHyphen/>
          <w:t>3. Claiming a factory-reset device using out-of-band registration data</w:t>
        </w:r>
        <w:r>
          <w:tab/>
        </w:r>
        <w:r>
          <w:fldChar w:fldCharType="begin"/>
        </w:r>
        <w:r>
          <w:instrText xml:space="preserve"> PAGEREF _Toc409707230 \h </w:instrText>
        </w:r>
      </w:ins>
      <w:r>
        <w:fldChar w:fldCharType="separate"/>
      </w:r>
      <w:ins w:id="455" w:author="Author" w:date="2015-01-22T16:25:00Z">
        <w:r>
          <w:t>12</w:t>
        </w:r>
        <w:r>
          <w:fldChar w:fldCharType="end"/>
        </w:r>
      </w:ins>
    </w:p>
    <w:p w14:paraId="4FE2AF64" w14:textId="77777777" w:rsidR="00CE448D" w:rsidRDefault="00CE448D">
      <w:pPr>
        <w:pStyle w:val="TableofFigures"/>
        <w:rPr>
          <w:ins w:id="456" w:author="Author" w:date="2015-01-22T16:25:00Z"/>
          <w:rFonts w:asciiTheme="minorHAnsi" w:eastAsiaTheme="minorEastAsia" w:hAnsiTheme="minorHAnsi" w:cstheme="minorBidi"/>
          <w:sz w:val="22"/>
          <w:szCs w:val="22"/>
        </w:rPr>
      </w:pPr>
      <w:ins w:id="457" w:author="Author" w:date="2015-01-22T16:25:00Z">
        <w:r>
          <w:t>Figure 2</w:t>
        </w:r>
        <w:r>
          <w:noBreakHyphen/>
          <w:t>4. Install a policy</w:t>
        </w:r>
        <w:r>
          <w:tab/>
        </w:r>
        <w:r>
          <w:fldChar w:fldCharType="begin"/>
        </w:r>
        <w:r>
          <w:instrText xml:space="preserve"> PAGEREF _Toc409707231 \h </w:instrText>
        </w:r>
      </w:ins>
      <w:r>
        <w:fldChar w:fldCharType="separate"/>
      </w:r>
      <w:ins w:id="458" w:author="Author" w:date="2015-01-22T16:25:00Z">
        <w:r>
          <w:t>13</w:t>
        </w:r>
        <w:r>
          <w:fldChar w:fldCharType="end"/>
        </w:r>
      </w:ins>
    </w:p>
    <w:p w14:paraId="466F705C" w14:textId="77777777" w:rsidR="00CE448D" w:rsidRDefault="00CE448D">
      <w:pPr>
        <w:pStyle w:val="TableofFigures"/>
        <w:rPr>
          <w:ins w:id="459" w:author="Author" w:date="2015-01-22T16:25:00Z"/>
          <w:rFonts w:asciiTheme="minorHAnsi" w:eastAsiaTheme="minorEastAsia" w:hAnsiTheme="minorHAnsi" w:cstheme="minorBidi"/>
          <w:sz w:val="22"/>
          <w:szCs w:val="22"/>
        </w:rPr>
      </w:pPr>
      <w:ins w:id="460" w:author="Author" w:date="2015-01-22T16:25:00Z">
        <w:r>
          <w:t>Figure 2</w:t>
        </w:r>
        <w:r>
          <w:noBreakHyphen/>
          <w:t>6. Add an application to a guild</w:t>
        </w:r>
        <w:r>
          <w:tab/>
        </w:r>
        <w:r>
          <w:fldChar w:fldCharType="begin"/>
        </w:r>
        <w:r>
          <w:instrText xml:space="preserve"> PAGEREF _Toc409707232 \h </w:instrText>
        </w:r>
      </w:ins>
      <w:r>
        <w:fldChar w:fldCharType="separate"/>
      </w:r>
      <w:ins w:id="461" w:author="Author" w:date="2015-01-22T16:25:00Z">
        <w:r>
          <w:t>14</w:t>
        </w:r>
        <w:r>
          <w:fldChar w:fldCharType="end"/>
        </w:r>
      </w:ins>
    </w:p>
    <w:p w14:paraId="3C365BE1" w14:textId="77777777" w:rsidR="00CE448D" w:rsidRDefault="00CE448D">
      <w:pPr>
        <w:pStyle w:val="TableofFigures"/>
        <w:rPr>
          <w:ins w:id="462" w:author="Author" w:date="2015-01-22T16:25:00Z"/>
          <w:rFonts w:asciiTheme="minorHAnsi" w:eastAsiaTheme="minorEastAsia" w:hAnsiTheme="minorHAnsi" w:cstheme="minorBidi"/>
          <w:sz w:val="22"/>
          <w:szCs w:val="22"/>
        </w:rPr>
      </w:pPr>
      <w:ins w:id="463" w:author="Author" w:date="2015-01-22T16:25:00Z">
        <w:r>
          <w:t>Figure 2</w:t>
        </w:r>
        <w:r>
          <w:noBreakHyphen/>
          <w:t>7. Add a user to a guild</w:t>
        </w:r>
        <w:r>
          <w:tab/>
        </w:r>
        <w:r>
          <w:fldChar w:fldCharType="begin"/>
        </w:r>
        <w:r>
          <w:instrText xml:space="preserve"> PAGEREF _Toc409707233 \h </w:instrText>
        </w:r>
      </w:ins>
      <w:r>
        <w:fldChar w:fldCharType="separate"/>
      </w:r>
      <w:ins w:id="464" w:author="Author" w:date="2015-01-22T16:25:00Z">
        <w:r>
          <w:t>15</w:t>
        </w:r>
        <w:r>
          <w:fldChar w:fldCharType="end"/>
        </w:r>
      </w:ins>
    </w:p>
    <w:p w14:paraId="0C6F9425" w14:textId="77777777" w:rsidR="00CE448D" w:rsidRDefault="00CE448D">
      <w:pPr>
        <w:pStyle w:val="TableofFigures"/>
        <w:rPr>
          <w:ins w:id="465" w:author="Author" w:date="2015-01-22T16:25:00Z"/>
          <w:rFonts w:asciiTheme="minorHAnsi" w:eastAsiaTheme="minorEastAsia" w:hAnsiTheme="minorHAnsi" w:cstheme="minorBidi"/>
          <w:sz w:val="22"/>
          <w:szCs w:val="22"/>
        </w:rPr>
      </w:pPr>
      <w:ins w:id="466" w:author="Author" w:date="2015-01-22T16:25:00Z">
        <w:r>
          <w:t>Figure 2</w:t>
        </w:r>
        <w:r>
          <w:noBreakHyphen/>
          <w:t>8. Distribution of policy updates and certificate</w:t>
        </w:r>
        <w:r>
          <w:tab/>
        </w:r>
        <w:r>
          <w:fldChar w:fldCharType="begin"/>
        </w:r>
        <w:r>
          <w:instrText xml:space="preserve"> PAGEREF _Toc409707234 \h </w:instrText>
        </w:r>
      </w:ins>
      <w:r>
        <w:fldChar w:fldCharType="separate"/>
      </w:r>
      <w:ins w:id="467" w:author="Author" w:date="2015-01-22T16:25:00Z">
        <w:r>
          <w:t>19</w:t>
        </w:r>
        <w:r>
          <w:fldChar w:fldCharType="end"/>
        </w:r>
      </w:ins>
    </w:p>
    <w:p w14:paraId="2F92F4E8" w14:textId="77777777" w:rsidR="00CE448D" w:rsidRDefault="00CE448D">
      <w:pPr>
        <w:pStyle w:val="TableofFigures"/>
        <w:rPr>
          <w:ins w:id="468" w:author="Author" w:date="2015-01-22T16:25:00Z"/>
          <w:rFonts w:asciiTheme="minorHAnsi" w:eastAsiaTheme="minorEastAsia" w:hAnsiTheme="minorHAnsi" w:cstheme="minorBidi"/>
          <w:sz w:val="22"/>
          <w:szCs w:val="22"/>
        </w:rPr>
      </w:pPr>
      <w:ins w:id="469" w:author="Author" w:date="2015-01-22T16:25:00Z">
        <w:r>
          <w:t>Figure 2</w:t>
        </w:r>
        <w:r>
          <w:noBreakHyphen/>
          <w:t>9: Building Policy using manifest</w:t>
        </w:r>
        <w:r>
          <w:tab/>
        </w:r>
        <w:r>
          <w:fldChar w:fldCharType="begin"/>
        </w:r>
        <w:r>
          <w:instrText xml:space="preserve"> PAGEREF _Toc409707235 \h </w:instrText>
        </w:r>
      </w:ins>
      <w:r>
        <w:fldChar w:fldCharType="separate"/>
      </w:r>
      <w:ins w:id="470" w:author="Author" w:date="2015-01-22T16:25:00Z">
        <w:r>
          <w:t>20</w:t>
        </w:r>
        <w:r>
          <w:fldChar w:fldCharType="end"/>
        </w:r>
      </w:ins>
    </w:p>
    <w:p w14:paraId="33CA3B3A" w14:textId="77777777" w:rsidR="00CE448D" w:rsidRDefault="00CE448D">
      <w:pPr>
        <w:pStyle w:val="TableofFigures"/>
        <w:rPr>
          <w:ins w:id="471" w:author="Author" w:date="2015-01-22T16:25:00Z"/>
          <w:rFonts w:asciiTheme="minorHAnsi" w:eastAsiaTheme="minorEastAsia" w:hAnsiTheme="minorHAnsi" w:cstheme="minorBidi"/>
          <w:sz w:val="22"/>
          <w:szCs w:val="22"/>
        </w:rPr>
      </w:pPr>
      <w:ins w:id="472" w:author="Author" w:date="2015-01-22T16:25:00Z">
        <w:r>
          <w:t>Figure 2</w:t>
        </w:r>
        <w:r>
          <w:noBreakHyphen/>
          <w:t>10. Validation Flow</w:t>
        </w:r>
        <w:r>
          <w:tab/>
        </w:r>
        <w:r>
          <w:fldChar w:fldCharType="begin"/>
        </w:r>
        <w:r>
          <w:instrText xml:space="preserve"> PAGEREF _Toc409707236 \h </w:instrText>
        </w:r>
      </w:ins>
      <w:r>
        <w:fldChar w:fldCharType="separate"/>
      </w:r>
      <w:ins w:id="473" w:author="Author" w:date="2015-01-22T16:25:00Z">
        <w:r>
          <w:t>21</w:t>
        </w:r>
        <w:r>
          <w:fldChar w:fldCharType="end"/>
        </w:r>
      </w:ins>
    </w:p>
    <w:p w14:paraId="704EFCD4" w14:textId="77777777" w:rsidR="00CE448D" w:rsidRDefault="00CE448D">
      <w:pPr>
        <w:pStyle w:val="TableofFigures"/>
        <w:rPr>
          <w:ins w:id="474" w:author="Author" w:date="2015-01-22T16:25:00Z"/>
          <w:rFonts w:asciiTheme="minorHAnsi" w:eastAsiaTheme="minorEastAsia" w:hAnsiTheme="minorHAnsi" w:cstheme="minorBidi"/>
          <w:sz w:val="22"/>
          <w:szCs w:val="22"/>
        </w:rPr>
      </w:pPr>
      <w:ins w:id="475" w:author="Author" w:date="2015-01-22T16:25:00Z">
        <w:r>
          <w:t>Figure 2</w:t>
        </w:r>
        <w:r>
          <w:noBreakHyphen/>
          <w:t>11. Validating a consumer policy</w:t>
        </w:r>
        <w:r>
          <w:tab/>
        </w:r>
        <w:r>
          <w:fldChar w:fldCharType="begin"/>
        </w:r>
        <w:r>
          <w:instrText xml:space="preserve"> PAGEREF _Toc409707237 \h </w:instrText>
        </w:r>
      </w:ins>
      <w:r>
        <w:fldChar w:fldCharType="separate"/>
      </w:r>
      <w:ins w:id="476" w:author="Author" w:date="2015-01-22T16:25:00Z">
        <w:r>
          <w:t>22</w:t>
        </w:r>
        <w:r>
          <w:fldChar w:fldCharType="end"/>
        </w:r>
      </w:ins>
    </w:p>
    <w:p w14:paraId="21464C46" w14:textId="77777777" w:rsidR="00CE448D" w:rsidRDefault="00CE448D">
      <w:pPr>
        <w:pStyle w:val="TableofFigures"/>
        <w:rPr>
          <w:ins w:id="477" w:author="Author" w:date="2015-01-22T16:25:00Z"/>
          <w:rFonts w:asciiTheme="minorHAnsi" w:eastAsiaTheme="minorEastAsia" w:hAnsiTheme="minorHAnsi" w:cstheme="minorBidi"/>
          <w:sz w:val="22"/>
          <w:szCs w:val="22"/>
        </w:rPr>
      </w:pPr>
      <w:ins w:id="478" w:author="Author" w:date="2015-01-22T16:25:00Z">
        <w:r>
          <w:t>Figure 2</w:t>
        </w:r>
        <w:r>
          <w:noBreakHyphen/>
          <w:t>12. Exchange a trust profile</w:t>
        </w:r>
        <w:r>
          <w:tab/>
        </w:r>
        <w:r>
          <w:fldChar w:fldCharType="begin"/>
        </w:r>
        <w:r>
          <w:instrText xml:space="preserve"> PAGEREF _Toc409707238 \h </w:instrText>
        </w:r>
      </w:ins>
      <w:r>
        <w:fldChar w:fldCharType="separate"/>
      </w:r>
      <w:ins w:id="479" w:author="Author" w:date="2015-01-22T16:25:00Z">
        <w:r>
          <w:t>23</w:t>
        </w:r>
        <w:r>
          <w:fldChar w:fldCharType="end"/>
        </w:r>
      </w:ins>
    </w:p>
    <w:p w14:paraId="20E8EBA1" w14:textId="77777777" w:rsidR="00CE448D" w:rsidRDefault="00CE448D">
      <w:pPr>
        <w:pStyle w:val="TableofFigures"/>
        <w:rPr>
          <w:ins w:id="480" w:author="Author" w:date="2015-01-22T16:25:00Z"/>
          <w:rFonts w:asciiTheme="minorHAnsi" w:eastAsiaTheme="minorEastAsia" w:hAnsiTheme="minorHAnsi" w:cstheme="minorBidi"/>
          <w:sz w:val="22"/>
          <w:szCs w:val="22"/>
        </w:rPr>
      </w:pPr>
      <w:ins w:id="481" w:author="Author" w:date="2015-01-22T16:25:00Z">
        <w:r>
          <w:t>Figure 2</w:t>
        </w:r>
        <w:r>
          <w:noBreakHyphen/>
          <w:t>13. Anonymous access</w:t>
        </w:r>
        <w:r>
          <w:tab/>
        </w:r>
        <w:r>
          <w:fldChar w:fldCharType="begin"/>
        </w:r>
        <w:r>
          <w:instrText xml:space="preserve"> PAGEREF _Toc409707239 \h </w:instrText>
        </w:r>
      </w:ins>
      <w:r>
        <w:fldChar w:fldCharType="separate"/>
      </w:r>
      <w:ins w:id="482" w:author="Author" w:date="2015-01-22T16:25:00Z">
        <w:r>
          <w:t>24</w:t>
        </w:r>
        <w:r>
          <w:fldChar w:fldCharType="end"/>
        </w:r>
      </w:ins>
    </w:p>
    <w:p w14:paraId="22A43CEE" w14:textId="77777777" w:rsidR="00CE448D" w:rsidRDefault="00CE448D">
      <w:pPr>
        <w:pStyle w:val="TableofFigures"/>
        <w:rPr>
          <w:ins w:id="483" w:author="Author" w:date="2015-01-22T16:25:00Z"/>
          <w:rFonts w:asciiTheme="minorHAnsi" w:eastAsiaTheme="minorEastAsia" w:hAnsiTheme="minorHAnsi" w:cstheme="minorBidi"/>
          <w:sz w:val="22"/>
          <w:szCs w:val="22"/>
        </w:rPr>
      </w:pPr>
      <w:ins w:id="484" w:author="Author" w:date="2015-01-22T16:25:00Z">
        <w:r>
          <w:t>Figure 2</w:t>
        </w:r>
        <w:r>
          <w:noBreakHyphen/>
          <w:t>14. Validating an admin user</w:t>
        </w:r>
        <w:r>
          <w:tab/>
        </w:r>
        <w:r>
          <w:fldChar w:fldCharType="begin"/>
        </w:r>
        <w:r>
          <w:instrText xml:space="preserve"> PAGEREF _Toc409707240 \h </w:instrText>
        </w:r>
      </w:ins>
      <w:r>
        <w:fldChar w:fldCharType="separate"/>
      </w:r>
      <w:ins w:id="485" w:author="Author" w:date="2015-01-22T16:25:00Z">
        <w:r>
          <w:t>25</w:t>
        </w:r>
        <w:r>
          <w:fldChar w:fldCharType="end"/>
        </w:r>
      </w:ins>
    </w:p>
    <w:p w14:paraId="11C24E35" w14:textId="77777777" w:rsidR="00CE448D" w:rsidRDefault="00CE448D">
      <w:pPr>
        <w:pStyle w:val="TableofFigures"/>
        <w:rPr>
          <w:ins w:id="486" w:author="Author" w:date="2015-01-22T16:25:00Z"/>
          <w:rFonts w:asciiTheme="minorHAnsi" w:eastAsiaTheme="minorEastAsia" w:hAnsiTheme="minorHAnsi" w:cstheme="minorBidi"/>
          <w:sz w:val="22"/>
          <w:szCs w:val="22"/>
        </w:rPr>
      </w:pPr>
      <w:ins w:id="487" w:author="Author" w:date="2015-01-22T16:25:00Z">
        <w:r>
          <w:t>Figure 2</w:t>
        </w:r>
        <w:r>
          <w:noBreakHyphen/>
          <w:t>15. Validating a session-based signal</w:t>
        </w:r>
        <w:r>
          <w:tab/>
        </w:r>
        <w:r>
          <w:fldChar w:fldCharType="begin"/>
        </w:r>
        <w:r>
          <w:instrText xml:space="preserve"> PAGEREF _Toc409707241 \h </w:instrText>
        </w:r>
      </w:ins>
      <w:r>
        <w:fldChar w:fldCharType="separate"/>
      </w:r>
      <w:ins w:id="488" w:author="Author" w:date="2015-01-22T16:25:00Z">
        <w:r>
          <w:t>26</w:t>
        </w:r>
        <w:r>
          <w:fldChar w:fldCharType="end"/>
        </w:r>
      </w:ins>
    </w:p>
    <w:p w14:paraId="663EEF43" w14:textId="77777777" w:rsidR="00CE448D" w:rsidRDefault="00CE448D">
      <w:pPr>
        <w:pStyle w:val="TableofFigures"/>
        <w:rPr>
          <w:ins w:id="489" w:author="Author" w:date="2015-01-22T16:25:00Z"/>
          <w:rFonts w:asciiTheme="minorHAnsi" w:eastAsiaTheme="minorEastAsia" w:hAnsiTheme="minorHAnsi" w:cstheme="minorBidi"/>
          <w:sz w:val="22"/>
          <w:szCs w:val="22"/>
        </w:rPr>
      </w:pPr>
      <w:ins w:id="490" w:author="Author" w:date="2015-01-22T16:25:00Z">
        <w:r>
          <w:t>Figure 2</w:t>
        </w:r>
        <w:r>
          <w:noBreakHyphen/>
          <w:t>16: Authorization Data Format Structure</w:t>
        </w:r>
        <w:r>
          <w:tab/>
        </w:r>
        <w:r>
          <w:fldChar w:fldCharType="begin"/>
        </w:r>
        <w:r>
          <w:instrText xml:space="preserve"> PAGEREF _Toc409707242 \h </w:instrText>
        </w:r>
      </w:ins>
      <w:r>
        <w:fldChar w:fldCharType="separate"/>
      </w:r>
      <w:ins w:id="491" w:author="Author" w:date="2015-01-22T16:25:00Z">
        <w:r>
          <w:t>27</w:t>
        </w:r>
        <w:r>
          <w:fldChar w:fldCharType="end"/>
        </w:r>
      </w:ins>
    </w:p>
    <w:p w14:paraId="176DDD65" w14:textId="77777777" w:rsidR="00CE448D" w:rsidRDefault="00CE448D">
      <w:pPr>
        <w:pStyle w:val="TableofFigures"/>
        <w:rPr>
          <w:ins w:id="492" w:author="Author" w:date="2015-01-22T16:25:00Z"/>
          <w:rFonts w:asciiTheme="minorHAnsi" w:eastAsiaTheme="minorEastAsia" w:hAnsiTheme="minorHAnsi" w:cstheme="minorBidi"/>
          <w:sz w:val="22"/>
          <w:szCs w:val="22"/>
        </w:rPr>
      </w:pPr>
      <w:ins w:id="493" w:author="Author" w:date="2015-01-22T16:25:00Z">
        <w:r>
          <w:t>Figure 2</w:t>
        </w:r>
        <w:r>
          <w:noBreakHyphen/>
          <w:t>17. Use case - users set up by Dad</w:t>
        </w:r>
        <w:r>
          <w:tab/>
        </w:r>
        <w:r>
          <w:fldChar w:fldCharType="begin"/>
        </w:r>
        <w:r>
          <w:instrText xml:space="preserve"> PAGEREF _Toc409707243 \h </w:instrText>
        </w:r>
      </w:ins>
      <w:r>
        <w:fldChar w:fldCharType="separate"/>
      </w:r>
      <w:ins w:id="494" w:author="Author" w:date="2015-01-22T16:25:00Z">
        <w:r>
          <w:t>35</w:t>
        </w:r>
        <w:r>
          <w:fldChar w:fldCharType="end"/>
        </w:r>
      </w:ins>
    </w:p>
    <w:p w14:paraId="6CD32F6D" w14:textId="77777777" w:rsidR="00CE448D" w:rsidRDefault="00CE448D">
      <w:pPr>
        <w:pStyle w:val="TableofFigures"/>
        <w:rPr>
          <w:ins w:id="495" w:author="Author" w:date="2015-01-22T16:25:00Z"/>
          <w:rFonts w:asciiTheme="minorHAnsi" w:eastAsiaTheme="minorEastAsia" w:hAnsiTheme="minorHAnsi" w:cstheme="minorBidi"/>
          <w:sz w:val="22"/>
          <w:szCs w:val="22"/>
        </w:rPr>
      </w:pPr>
      <w:ins w:id="496" w:author="Author" w:date="2015-01-22T16:25:00Z">
        <w:r>
          <w:t>Figure 2</w:t>
        </w:r>
        <w:r>
          <w:noBreakHyphen/>
          <w:t>18. Use case - living room set up by Dad</w:t>
        </w:r>
        <w:r>
          <w:tab/>
        </w:r>
        <w:r>
          <w:fldChar w:fldCharType="begin"/>
        </w:r>
        <w:r>
          <w:instrText xml:space="preserve"> PAGEREF _Toc409707244 \h </w:instrText>
        </w:r>
      </w:ins>
      <w:r>
        <w:fldChar w:fldCharType="separate"/>
      </w:r>
      <w:ins w:id="497" w:author="Author" w:date="2015-01-22T16:25:00Z">
        <w:r>
          <w:t>36</w:t>
        </w:r>
        <w:r>
          <w:fldChar w:fldCharType="end"/>
        </w:r>
      </w:ins>
    </w:p>
    <w:p w14:paraId="7CCF4A3A" w14:textId="77777777" w:rsidR="00CE448D" w:rsidRDefault="00CE448D">
      <w:pPr>
        <w:pStyle w:val="TableofFigures"/>
        <w:rPr>
          <w:ins w:id="498" w:author="Author" w:date="2015-01-22T16:25:00Z"/>
          <w:rFonts w:asciiTheme="minorHAnsi" w:eastAsiaTheme="minorEastAsia" w:hAnsiTheme="minorHAnsi" w:cstheme="minorBidi"/>
          <w:sz w:val="22"/>
          <w:szCs w:val="22"/>
        </w:rPr>
      </w:pPr>
      <w:ins w:id="499" w:author="Author" w:date="2015-01-22T16:25:00Z">
        <w:r>
          <w:t>Figure 2</w:t>
        </w:r>
        <w:r>
          <w:noBreakHyphen/>
          <w:t>19. Use case - son's bedroom set up by son</w:t>
        </w:r>
        <w:r>
          <w:tab/>
        </w:r>
        <w:r>
          <w:fldChar w:fldCharType="begin"/>
        </w:r>
        <w:r>
          <w:instrText xml:space="preserve"> PAGEREF _Toc409707245 \h </w:instrText>
        </w:r>
      </w:ins>
      <w:r>
        <w:fldChar w:fldCharType="separate"/>
      </w:r>
      <w:ins w:id="500" w:author="Author" w:date="2015-01-22T16:25:00Z">
        <w:r>
          <w:t>37</w:t>
        </w:r>
        <w:r>
          <w:fldChar w:fldCharType="end"/>
        </w:r>
      </w:ins>
    </w:p>
    <w:p w14:paraId="375F86FC" w14:textId="77777777" w:rsidR="00CE448D" w:rsidRDefault="00CE448D">
      <w:pPr>
        <w:pStyle w:val="TableofFigures"/>
        <w:rPr>
          <w:ins w:id="501" w:author="Author" w:date="2015-01-22T16:25:00Z"/>
          <w:rFonts w:asciiTheme="minorHAnsi" w:eastAsiaTheme="minorEastAsia" w:hAnsiTheme="minorHAnsi" w:cstheme="minorBidi"/>
          <w:sz w:val="22"/>
          <w:szCs w:val="22"/>
        </w:rPr>
      </w:pPr>
      <w:ins w:id="502" w:author="Author" w:date="2015-01-22T16:25:00Z">
        <w:r>
          <w:t>Figure 2</w:t>
        </w:r>
        <w:r>
          <w:noBreakHyphen/>
          <w:t>20. Use case - master bedroom set up by Dad</w:t>
        </w:r>
        <w:r>
          <w:tab/>
        </w:r>
        <w:r>
          <w:fldChar w:fldCharType="begin"/>
        </w:r>
        <w:r>
          <w:instrText xml:space="preserve"> PAGEREF _Toc409707246 \h </w:instrText>
        </w:r>
      </w:ins>
      <w:r>
        <w:fldChar w:fldCharType="separate"/>
      </w:r>
      <w:ins w:id="503" w:author="Author" w:date="2015-01-22T16:25:00Z">
        <w:r>
          <w:t>38</w:t>
        </w:r>
        <w:r>
          <w:fldChar w:fldCharType="end"/>
        </w:r>
      </w:ins>
    </w:p>
    <w:p w14:paraId="66CA4B62" w14:textId="77777777" w:rsidR="00CE448D" w:rsidRDefault="00CE448D">
      <w:pPr>
        <w:pStyle w:val="TableofFigures"/>
        <w:rPr>
          <w:ins w:id="504" w:author="Author" w:date="2015-01-22T16:25:00Z"/>
          <w:rFonts w:asciiTheme="minorHAnsi" w:eastAsiaTheme="minorEastAsia" w:hAnsiTheme="minorHAnsi" w:cstheme="minorBidi"/>
          <w:sz w:val="22"/>
          <w:szCs w:val="22"/>
        </w:rPr>
      </w:pPr>
      <w:ins w:id="505" w:author="Author" w:date="2015-01-22T16:25:00Z">
        <w:r>
          <w:t>Figure 2</w:t>
        </w:r>
        <w:r>
          <w:noBreakHyphen/>
          <w:t>21. Use case – Son can control different TVs in the house</w:t>
        </w:r>
        <w:r>
          <w:tab/>
        </w:r>
        <w:r>
          <w:fldChar w:fldCharType="begin"/>
        </w:r>
        <w:r>
          <w:instrText xml:space="preserve"> PAGEREF _Toc409707247 \h </w:instrText>
        </w:r>
      </w:ins>
      <w:r>
        <w:fldChar w:fldCharType="separate"/>
      </w:r>
      <w:ins w:id="506" w:author="Author" w:date="2015-01-22T16:25:00Z">
        <w:r>
          <w:t>39</w:t>
        </w:r>
        <w:r>
          <w:fldChar w:fldCharType="end"/>
        </w:r>
      </w:ins>
    </w:p>
    <w:p w14:paraId="79BAE6A2" w14:textId="77777777" w:rsidR="00CE448D" w:rsidRDefault="00CE448D">
      <w:pPr>
        <w:pStyle w:val="TableofFigures"/>
        <w:rPr>
          <w:ins w:id="507" w:author="Author" w:date="2015-01-22T16:25:00Z"/>
          <w:rFonts w:asciiTheme="minorHAnsi" w:eastAsiaTheme="minorEastAsia" w:hAnsiTheme="minorHAnsi" w:cstheme="minorBidi"/>
          <w:sz w:val="22"/>
          <w:szCs w:val="22"/>
        </w:rPr>
      </w:pPr>
      <w:ins w:id="508" w:author="Author" w:date="2015-01-22T16:25:00Z">
        <w:r>
          <w:t>Figure 2</w:t>
        </w:r>
        <w:r>
          <w:noBreakHyphen/>
          <w:t>22. Use case - Living room tablet controls TVs</w:t>
        </w:r>
        <w:r>
          <w:tab/>
        </w:r>
        <w:r>
          <w:fldChar w:fldCharType="begin"/>
        </w:r>
        <w:r>
          <w:instrText xml:space="preserve"> PAGEREF _Toc409707248 \h </w:instrText>
        </w:r>
      </w:ins>
      <w:r>
        <w:fldChar w:fldCharType="separate"/>
      </w:r>
      <w:ins w:id="509" w:author="Author" w:date="2015-01-22T16:25:00Z">
        <w:r>
          <w:t>40</w:t>
        </w:r>
        <w:r>
          <w:fldChar w:fldCharType="end"/>
        </w:r>
      </w:ins>
    </w:p>
    <w:p w14:paraId="2B61EB09" w14:textId="77777777" w:rsidR="0022241D" w:rsidDel="00CE448D" w:rsidRDefault="0022241D">
      <w:pPr>
        <w:pStyle w:val="TableofFigures"/>
        <w:rPr>
          <w:ins w:id="510" w:author="Author" w:date="2015-01-20T16:49:00Z"/>
          <w:del w:id="511" w:author="Author" w:date="2015-01-22T16:25:00Z"/>
          <w:rFonts w:asciiTheme="minorHAnsi" w:eastAsiaTheme="minorEastAsia" w:hAnsiTheme="minorHAnsi" w:cstheme="minorBidi"/>
          <w:sz w:val="22"/>
          <w:szCs w:val="22"/>
        </w:rPr>
      </w:pPr>
      <w:ins w:id="512" w:author="Author" w:date="2015-01-20T16:49:00Z">
        <w:del w:id="513" w:author="Author" w:date="2015-01-22T16:25:00Z">
          <w:r w:rsidDel="00CE448D">
            <w:delText>Figure 2</w:delText>
          </w:r>
          <w:r w:rsidDel="00CE448D">
            <w:noBreakHyphen/>
            <w:delText>1. Security system diagram</w:delText>
          </w:r>
          <w:r w:rsidDel="00CE448D">
            <w:tab/>
            <w:delText>8</w:delText>
          </w:r>
        </w:del>
      </w:ins>
    </w:p>
    <w:p w14:paraId="6682740F" w14:textId="77777777" w:rsidR="0022241D" w:rsidDel="00CE448D" w:rsidRDefault="0022241D">
      <w:pPr>
        <w:pStyle w:val="TableofFigures"/>
        <w:rPr>
          <w:ins w:id="514" w:author="Author" w:date="2015-01-20T16:49:00Z"/>
          <w:del w:id="515" w:author="Author" w:date="2015-01-22T16:25:00Z"/>
          <w:rFonts w:asciiTheme="minorHAnsi" w:eastAsiaTheme="minorEastAsia" w:hAnsiTheme="minorHAnsi" w:cstheme="minorBidi"/>
          <w:sz w:val="22"/>
          <w:szCs w:val="22"/>
        </w:rPr>
      </w:pPr>
      <w:ins w:id="516" w:author="Author" w:date="2015-01-20T16:49:00Z">
        <w:del w:id="517" w:author="Author" w:date="2015-01-22T16:25:00Z">
          <w:r w:rsidDel="00CE448D">
            <w:delText>Figure 2</w:delText>
          </w:r>
          <w:r w:rsidDel="00CE448D">
            <w:noBreakHyphen/>
            <w:delText>2. Claim a factory-reset device without out-of-band registration data</w:delText>
          </w:r>
          <w:r w:rsidDel="00CE448D">
            <w:tab/>
            <w:delText>11</w:delText>
          </w:r>
        </w:del>
      </w:ins>
    </w:p>
    <w:p w14:paraId="35AB61B4" w14:textId="77777777" w:rsidR="0022241D" w:rsidDel="00CE448D" w:rsidRDefault="0022241D">
      <w:pPr>
        <w:pStyle w:val="TableofFigures"/>
        <w:rPr>
          <w:ins w:id="518" w:author="Author" w:date="2015-01-20T16:49:00Z"/>
          <w:del w:id="519" w:author="Author" w:date="2015-01-22T16:25:00Z"/>
          <w:rFonts w:asciiTheme="minorHAnsi" w:eastAsiaTheme="minorEastAsia" w:hAnsiTheme="minorHAnsi" w:cstheme="minorBidi"/>
          <w:sz w:val="22"/>
          <w:szCs w:val="22"/>
        </w:rPr>
      </w:pPr>
      <w:ins w:id="520" w:author="Author" w:date="2015-01-20T16:49:00Z">
        <w:del w:id="521" w:author="Author" w:date="2015-01-22T16:25:00Z">
          <w:r w:rsidDel="00CE448D">
            <w:delText>Figure 2</w:delText>
          </w:r>
          <w:r w:rsidDel="00CE448D">
            <w:noBreakHyphen/>
            <w:delText>3. Claiming a factory-reset device using out-of-band registration data</w:delText>
          </w:r>
          <w:r w:rsidDel="00CE448D">
            <w:tab/>
            <w:delText>12</w:delText>
          </w:r>
        </w:del>
      </w:ins>
    </w:p>
    <w:p w14:paraId="0AD012B5" w14:textId="77777777" w:rsidR="0022241D" w:rsidDel="00CE448D" w:rsidRDefault="0022241D">
      <w:pPr>
        <w:pStyle w:val="TableofFigures"/>
        <w:rPr>
          <w:ins w:id="522" w:author="Author" w:date="2015-01-20T16:49:00Z"/>
          <w:del w:id="523" w:author="Author" w:date="2015-01-22T16:25:00Z"/>
          <w:rFonts w:asciiTheme="minorHAnsi" w:eastAsiaTheme="minorEastAsia" w:hAnsiTheme="minorHAnsi" w:cstheme="minorBidi"/>
          <w:sz w:val="22"/>
          <w:szCs w:val="22"/>
        </w:rPr>
      </w:pPr>
      <w:ins w:id="524" w:author="Author" w:date="2015-01-20T16:49:00Z">
        <w:del w:id="525" w:author="Author" w:date="2015-01-22T16:25:00Z">
          <w:r w:rsidDel="00CE448D">
            <w:delText>Figure 2</w:delText>
          </w:r>
          <w:r w:rsidDel="00CE448D">
            <w:noBreakHyphen/>
            <w:delText>4. Install a policy</w:delText>
          </w:r>
          <w:r w:rsidDel="00CE448D">
            <w:tab/>
            <w:delText>13</w:delText>
          </w:r>
        </w:del>
      </w:ins>
    </w:p>
    <w:p w14:paraId="6B6A54D6" w14:textId="77777777" w:rsidR="0022241D" w:rsidDel="00CE448D" w:rsidRDefault="0022241D">
      <w:pPr>
        <w:pStyle w:val="TableofFigures"/>
        <w:rPr>
          <w:ins w:id="526" w:author="Author" w:date="2015-01-20T16:49:00Z"/>
          <w:del w:id="527" w:author="Author" w:date="2015-01-22T16:25:00Z"/>
          <w:rFonts w:asciiTheme="minorHAnsi" w:eastAsiaTheme="minorEastAsia" w:hAnsiTheme="minorHAnsi" w:cstheme="minorBidi"/>
          <w:sz w:val="22"/>
          <w:szCs w:val="22"/>
        </w:rPr>
      </w:pPr>
      <w:ins w:id="528" w:author="Author" w:date="2015-01-20T16:49:00Z">
        <w:del w:id="529" w:author="Author" w:date="2015-01-22T16:25:00Z">
          <w:r w:rsidDel="00CE448D">
            <w:delText>Figure 2</w:delText>
          </w:r>
          <w:r w:rsidDel="00CE448D">
            <w:noBreakHyphen/>
            <w:delText>6. Add an application to a guild</w:delText>
          </w:r>
          <w:r w:rsidDel="00CE448D">
            <w:tab/>
            <w:delText>14</w:delText>
          </w:r>
        </w:del>
      </w:ins>
    </w:p>
    <w:p w14:paraId="69458096" w14:textId="77777777" w:rsidR="0022241D" w:rsidDel="00CE448D" w:rsidRDefault="0022241D">
      <w:pPr>
        <w:pStyle w:val="TableofFigures"/>
        <w:rPr>
          <w:ins w:id="530" w:author="Author" w:date="2015-01-20T16:49:00Z"/>
          <w:del w:id="531" w:author="Author" w:date="2015-01-22T16:25:00Z"/>
          <w:rFonts w:asciiTheme="minorHAnsi" w:eastAsiaTheme="minorEastAsia" w:hAnsiTheme="minorHAnsi" w:cstheme="minorBidi"/>
          <w:sz w:val="22"/>
          <w:szCs w:val="22"/>
        </w:rPr>
      </w:pPr>
      <w:ins w:id="532" w:author="Author" w:date="2015-01-20T16:49:00Z">
        <w:del w:id="533" w:author="Author" w:date="2015-01-22T16:25:00Z">
          <w:r w:rsidDel="00CE448D">
            <w:delText>Figure 2</w:delText>
          </w:r>
          <w:r w:rsidDel="00CE448D">
            <w:noBreakHyphen/>
            <w:delText>7. Add a user to a guild</w:delText>
          </w:r>
          <w:r w:rsidDel="00CE448D">
            <w:tab/>
            <w:delText>15</w:delText>
          </w:r>
        </w:del>
      </w:ins>
    </w:p>
    <w:p w14:paraId="2A62FB98" w14:textId="77777777" w:rsidR="0022241D" w:rsidDel="00CE448D" w:rsidRDefault="0022241D">
      <w:pPr>
        <w:pStyle w:val="TableofFigures"/>
        <w:rPr>
          <w:ins w:id="534" w:author="Author" w:date="2015-01-20T16:49:00Z"/>
          <w:del w:id="535" w:author="Author" w:date="2015-01-22T16:25:00Z"/>
          <w:rFonts w:asciiTheme="minorHAnsi" w:eastAsiaTheme="minorEastAsia" w:hAnsiTheme="minorHAnsi" w:cstheme="minorBidi"/>
          <w:sz w:val="22"/>
          <w:szCs w:val="22"/>
        </w:rPr>
      </w:pPr>
      <w:ins w:id="536" w:author="Author" w:date="2015-01-20T16:49:00Z">
        <w:del w:id="537" w:author="Author" w:date="2015-01-22T16:25:00Z">
          <w:r w:rsidDel="00CE448D">
            <w:delText>Figure 2</w:delText>
          </w:r>
          <w:r w:rsidDel="00CE448D">
            <w:noBreakHyphen/>
            <w:delText>8. Distribution of policy updates and certificate</w:delText>
          </w:r>
          <w:r w:rsidDel="00CE448D">
            <w:tab/>
            <w:delText>19</w:delText>
          </w:r>
        </w:del>
      </w:ins>
    </w:p>
    <w:p w14:paraId="325ACEC9" w14:textId="77777777" w:rsidR="0022241D" w:rsidDel="00CE448D" w:rsidRDefault="0022241D">
      <w:pPr>
        <w:pStyle w:val="TableofFigures"/>
        <w:rPr>
          <w:ins w:id="538" w:author="Author" w:date="2015-01-20T16:49:00Z"/>
          <w:del w:id="539" w:author="Author" w:date="2015-01-22T16:25:00Z"/>
          <w:rFonts w:asciiTheme="minorHAnsi" w:eastAsiaTheme="minorEastAsia" w:hAnsiTheme="minorHAnsi" w:cstheme="minorBidi"/>
          <w:sz w:val="22"/>
          <w:szCs w:val="22"/>
        </w:rPr>
      </w:pPr>
      <w:ins w:id="540" w:author="Author" w:date="2015-01-20T16:49:00Z">
        <w:del w:id="541" w:author="Author" w:date="2015-01-22T16:25:00Z">
          <w:r w:rsidDel="00CE448D">
            <w:delText>Figure 2</w:delText>
          </w:r>
          <w:r w:rsidDel="00CE448D">
            <w:noBreakHyphen/>
            <w:delText>9: Building Policy using manifest</w:delText>
          </w:r>
          <w:r w:rsidDel="00CE448D">
            <w:tab/>
            <w:delText>20</w:delText>
          </w:r>
        </w:del>
      </w:ins>
    </w:p>
    <w:p w14:paraId="60BBC351" w14:textId="77777777" w:rsidR="0022241D" w:rsidDel="00CE448D" w:rsidRDefault="0022241D">
      <w:pPr>
        <w:pStyle w:val="TableofFigures"/>
        <w:rPr>
          <w:ins w:id="542" w:author="Author" w:date="2015-01-20T16:49:00Z"/>
          <w:del w:id="543" w:author="Author" w:date="2015-01-22T16:25:00Z"/>
          <w:rFonts w:asciiTheme="minorHAnsi" w:eastAsiaTheme="minorEastAsia" w:hAnsiTheme="minorHAnsi" w:cstheme="minorBidi"/>
          <w:sz w:val="22"/>
          <w:szCs w:val="22"/>
        </w:rPr>
      </w:pPr>
      <w:ins w:id="544" w:author="Author" w:date="2015-01-20T16:49:00Z">
        <w:del w:id="545" w:author="Author" w:date="2015-01-22T16:25:00Z">
          <w:r w:rsidDel="00CE448D">
            <w:delText>Figure 2</w:delText>
          </w:r>
          <w:r w:rsidDel="00CE448D">
            <w:noBreakHyphen/>
            <w:delText>10. Validation Flow</w:delText>
          </w:r>
          <w:r w:rsidDel="00CE448D">
            <w:tab/>
            <w:delText>21</w:delText>
          </w:r>
        </w:del>
      </w:ins>
    </w:p>
    <w:p w14:paraId="1E40F383" w14:textId="77777777" w:rsidR="0022241D" w:rsidDel="00CE448D" w:rsidRDefault="0022241D">
      <w:pPr>
        <w:pStyle w:val="TableofFigures"/>
        <w:rPr>
          <w:ins w:id="546" w:author="Author" w:date="2015-01-20T16:49:00Z"/>
          <w:del w:id="547" w:author="Author" w:date="2015-01-22T16:25:00Z"/>
          <w:rFonts w:asciiTheme="minorHAnsi" w:eastAsiaTheme="minorEastAsia" w:hAnsiTheme="minorHAnsi" w:cstheme="minorBidi"/>
          <w:sz w:val="22"/>
          <w:szCs w:val="22"/>
        </w:rPr>
      </w:pPr>
      <w:ins w:id="548" w:author="Author" w:date="2015-01-20T16:49:00Z">
        <w:del w:id="549" w:author="Author" w:date="2015-01-22T16:25:00Z">
          <w:r w:rsidDel="00CE448D">
            <w:delText>Figure 2</w:delText>
          </w:r>
          <w:r w:rsidDel="00CE448D">
            <w:noBreakHyphen/>
            <w:delText>11. Validating a consumer policy</w:delText>
          </w:r>
          <w:r w:rsidDel="00CE448D">
            <w:tab/>
            <w:delText>22</w:delText>
          </w:r>
        </w:del>
      </w:ins>
    </w:p>
    <w:p w14:paraId="3CCAB072" w14:textId="77777777" w:rsidR="0022241D" w:rsidDel="00CE448D" w:rsidRDefault="0022241D">
      <w:pPr>
        <w:pStyle w:val="TableofFigures"/>
        <w:rPr>
          <w:ins w:id="550" w:author="Author" w:date="2015-01-20T16:49:00Z"/>
          <w:del w:id="551" w:author="Author" w:date="2015-01-22T16:25:00Z"/>
          <w:rFonts w:asciiTheme="minorHAnsi" w:eastAsiaTheme="minorEastAsia" w:hAnsiTheme="minorHAnsi" w:cstheme="minorBidi"/>
          <w:sz w:val="22"/>
          <w:szCs w:val="22"/>
        </w:rPr>
      </w:pPr>
      <w:ins w:id="552" w:author="Author" w:date="2015-01-20T16:49:00Z">
        <w:del w:id="553" w:author="Author" w:date="2015-01-22T16:25:00Z">
          <w:r w:rsidDel="00CE448D">
            <w:delText>Figure 2</w:delText>
          </w:r>
          <w:r w:rsidDel="00CE448D">
            <w:noBreakHyphen/>
            <w:delText>12. Exchange a trust profile</w:delText>
          </w:r>
          <w:r w:rsidDel="00CE448D">
            <w:tab/>
            <w:delText>23</w:delText>
          </w:r>
        </w:del>
      </w:ins>
    </w:p>
    <w:p w14:paraId="46DFE6AC" w14:textId="77777777" w:rsidR="0022241D" w:rsidDel="00CE448D" w:rsidRDefault="0022241D">
      <w:pPr>
        <w:pStyle w:val="TableofFigures"/>
        <w:rPr>
          <w:ins w:id="554" w:author="Author" w:date="2015-01-20T16:49:00Z"/>
          <w:del w:id="555" w:author="Author" w:date="2015-01-22T16:25:00Z"/>
          <w:rFonts w:asciiTheme="minorHAnsi" w:eastAsiaTheme="minorEastAsia" w:hAnsiTheme="minorHAnsi" w:cstheme="minorBidi"/>
          <w:sz w:val="22"/>
          <w:szCs w:val="22"/>
        </w:rPr>
      </w:pPr>
      <w:ins w:id="556" w:author="Author" w:date="2015-01-20T16:49:00Z">
        <w:del w:id="557" w:author="Author" w:date="2015-01-22T16:25:00Z">
          <w:r w:rsidDel="00CE448D">
            <w:delText>Figure 2</w:delText>
          </w:r>
          <w:r w:rsidDel="00CE448D">
            <w:noBreakHyphen/>
            <w:delText>13. Anonymous access</w:delText>
          </w:r>
          <w:r w:rsidDel="00CE448D">
            <w:tab/>
            <w:delText>24</w:delText>
          </w:r>
        </w:del>
      </w:ins>
    </w:p>
    <w:p w14:paraId="16A1257C" w14:textId="77777777" w:rsidR="0022241D" w:rsidDel="00CE448D" w:rsidRDefault="0022241D">
      <w:pPr>
        <w:pStyle w:val="TableofFigures"/>
        <w:rPr>
          <w:ins w:id="558" w:author="Author" w:date="2015-01-20T16:49:00Z"/>
          <w:del w:id="559" w:author="Author" w:date="2015-01-22T16:25:00Z"/>
          <w:rFonts w:asciiTheme="minorHAnsi" w:eastAsiaTheme="minorEastAsia" w:hAnsiTheme="minorHAnsi" w:cstheme="minorBidi"/>
          <w:sz w:val="22"/>
          <w:szCs w:val="22"/>
        </w:rPr>
      </w:pPr>
      <w:ins w:id="560" w:author="Author" w:date="2015-01-20T16:49:00Z">
        <w:del w:id="561" w:author="Author" w:date="2015-01-22T16:25:00Z">
          <w:r w:rsidDel="00CE448D">
            <w:delText>Figure 2</w:delText>
          </w:r>
          <w:r w:rsidDel="00CE448D">
            <w:noBreakHyphen/>
            <w:delText>14. Validating an admin user</w:delText>
          </w:r>
          <w:r w:rsidDel="00CE448D">
            <w:tab/>
            <w:delText>25</w:delText>
          </w:r>
        </w:del>
      </w:ins>
    </w:p>
    <w:p w14:paraId="3F27C716" w14:textId="77777777" w:rsidR="0022241D" w:rsidDel="00CE448D" w:rsidRDefault="0022241D">
      <w:pPr>
        <w:pStyle w:val="TableofFigures"/>
        <w:rPr>
          <w:ins w:id="562" w:author="Author" w:date="2015-01-20T16:49:00Z"/>
          <w:del w:id="563" w:author="Author" w:date="2015-01-22T16:25:00Z"/>
          <w:rFonts w:asciiTheme="minorHAnsi" w:eastAsiaTheme="minorEastAsia" w:hAnsiTheme="minorHAnsi" w:cstheme="minorBidi"/>
          <w:sz w:val="22"/>
          <w:szCs w:val="22"/>
        </w:rPr>
      </w:pPr>
      <w:ins w:id="564" w:author="Author" w:date="2015-01-20T16:49:00Z">
        <w:del w:id="565" w:author="Author" w:date="2015-01-22T16:25:00Z">
          <w:r w:rsidDel="00CE448D">
            <w:delText>Figure 2</w:delText>
          </w:r>
          <w:r w:rsidDel="00CE448D">
            <w:noBreakHyphen/>
            <w:delText>15. Validating a session-based signal</w:delText>
          </w:r>
          <w:r w:rsidDel="00CE448D">
            <w:tab/>
            <w:delText>26</w:delText>
          </w:r>
        </w:del>
      </w:ins>
    </w:p>
    <w:p w14:paraId="740D63F1" w14:textId="77777777" w:rsidR="0022241D" w:rsidDel="00CE448D" w:rsidRDefault="0022241D">
      <w:pPr>
        <w:pStyle w:val="TableofFigures"/>
        <w:rPr>
          <w:ins w:id="566" w:author="Author" w:date="2015-01-20T16:49:00Z"/>
          <w:del w:id="567" w:author="Author" w:date="2015-01-22T16:25:00Z"/>
          <w:rFonts w:asciiTheme="minorHAnsi" w:eastAsiaTheme="minorEastAsia" w:hAnsiTheme="minorHAnsi" w:cstheme="minorBidi"/>
          <w:sz w:val="22"/>
          <w:szCs w:val="22"/>
        </w:rPr>
      </w:pPr>
      <w:ins w:id="568" w:author="Author" w:date="2015-01-20T16:49:00Z">
        <w:del w:id="569" w:author="Author" w:date="2015-01-22T16:25:00Z">
          <w:r w:rsidDel="00CE448D">
            <w:delText>Figure 2</w:delText>
          </w:r>
          <w:r w:rsidDel="00CE448D">
            <w:noBreakHyphen/>
            <w:delText>16: Authorization Data Format Structure</w:delText>
          </w:r>
          <w:r w:rsidDel="00CE448D">
            <w:tab/>
            <w:delText>27</w:delText>
          </w:r>
        </w:del>
      </w:ins>
    </w:p>
    <w:p w14:paraId="40C0034C" w14:textId="77777777" w:rsidR="0022241D" w:rsidDel="00CE448D" w:rsidRDefault="0022241D">
      <w:pPr>
        <w:pStyle w:val="TableofFigures"/>
        <w:rPr>
          <w:ins w:id="570" w:author="Author" w:date="2015-01-20T16:49:00Z"/>
          <w:del w:id="571" w:author="Author" w:date="2015-01-22T16:25:00Z"/>
          <w:rFonts w:asciiTheme="minorHAnsi" w:eastAsiaTheme="minorEastAsia" w:hAnsiTheme="minorHAnsi" w:cstheme="minorBidi"/>
          <w:sz w:val="22"/>
          <w:szCs w:val="22"/>
        </w:rPr>
      </w:pPr>
      <w:ins w:id="572" w:author="Author" w:date="2015-01-20T16:49:00Z">
        <w:del w:id="573" w:author="Author" w:date="2015-01-22T16:25:00Z">
          <w:r w:rsidDel="00CE448D">
            <w:delText>Figure 2</w:delText>
          </w:r>
          <w:r w:rsidDel="00CE448D">
            <w:noBreakHyphen/>
            <w:delText>17. Use case - users set up by Dad</w:delText>
          </w:r>
          <w:r w:rsidDel="00CE448D">
            <w:tab/>
            <w:delText>35</w:delText>
          </w:r>
        </w:del>
      </w:ins>
    </w:p>
    <w:p w14:paraId="214B4012" w14:textId="77777777" w:rsidR="0022241D" w:rsidDel="00CE448D" w:rsidRDefault="0022241D">
      <w:pPr>
        <w:pStyle w:val="TableofFigures"/>
        <w:rPr>
          <w:ins w:id="574" w:author="Author" w:date="2015-01-20T16:49:00Z"/>
          <w:del w:id="575" w:author="Author" w:date="2015-01-22T16:25:00Z"/>
          <w:rFonts w:asciiTheme="minorHAnsi" w:eastAsiaTheme="minorEastAsia" w:hAnsiTheme="minorHAnsi" w:cstheme="minorBidi"/>
          <w:sz w:val="22"/>
          <w:szCs w:val="22"/>
        </w:rPr>
      </w:pPr>
      <w:ins w:id="576" w:author="Author" w:date="2015-01-20T16:49:00Z">
        <w:del w:id="577" w:author="Author" w:date="2015-01-22T16:25:00Z">
          <w:r w:rsidDel="00CE448D">
            <w:delText>Figure 2</w:delText>
          </w:r>
          <w:r w:rsidDel="00CE448D">
            <w:noBreakHyphen/>
            <w:delText>18. Use case - living room set up by Dad</w:delText>
          </w:r>
          <w:r w:rsidDel="00CE448D">
            <w:tab/>
            <w:delText>36</w:delText>
          </w:r>
        </w:del>
      </w:ins>
    </w:p>
    <w:p w14:paraId="5EE5B4A0" w14:textId="77777777" w:rsidR="0022241D" w:rsidDel="00CE448D" w:rsidRDefault="0022241D">
      <w:pPr>
        <w:pStyle w:val="TableofFigures"/>
        <w:rPr>
          <w:ins w:id="578" w:author="Author" w:date="2015-01-20T16:49:00Z"/>
          <w:del w:id="579" w:author="Author" w:date="2015-01-22T16:25:00Z"/>
          <w:rFonts w:asciiTheme="minorHAnsi" w:eastAsiaTheme="minorEastAsia" w:hAnsiTheme="minorHAnsi" w:cstheme="minorBidi"/>
          <w:sz w:val="22"/>
          <w:szCs w:val="22"/>
        </w:rPr>
      </w:pPr>
      <w:ins w:id="580" w:author="Author" w:date="2015-01-20T16:49:00Z">
        <w:del w:id="581" w:author="Author" w:date="2015-01-22T16:25:00Z">
          <w:r w:rsidDel="00CE448D">
            <w:delText>Figure 2</w:delText>
          </w:r>
          <w:r w:rsidDel="00CE448D">
            <w:noBreakHyphen/>
            <w:delText>19. Use case - son's bedroom set up by son</w:delText>
          </w:r>
          <w:r w:rsidDel="00CE448D">
            <w:tab/>
            <w:delText>37</w:delText>
          </w:r>
        </w:del>
      </w:ins>
    </w:p>
    <w:p w14:paraId="2D4F3FE8" w14:textId="77777777" w:rsidR="0022241D" w:rsidDel="00CE448D" w:rsidRDefault="0022241D">
      <w:pPr>
        <w:pStyle w:val="TableofFigures"/>
        <w:rPr>
          <w:ins w:id="582" w:author="Author" w:date="2015-01-20T16:49:00Z"/>
          <w:del w:id="583" w:author="Author" w:date="2015-01-22T16:25:00Z"/>
          <w:rFonts w:asciiTheme="minorHAnsi" w:eastAsiaTheme="minorEastAsia" w:hAnsiTheme="minorHAnsi" w:cstheme="minorBidi"/>
          <w:sz w:val="22"/>
          <w:szCs w:val="22"/>
        </w:rPr>
      </w:pPr>
      <w:ins w:id="584" w:author="Author" w:date="2015-01-20T16:49:00Z">
        <w:del w:id="585" w:author="Author" w:date="2015-01-22T16:25:00Z">
          <w:r w:rsidDel="00CE448D">
            <w:delText>Figure 2</w:delText>
          </w:r>
          <w:r w:rsidDel="00CE448D">
            <w:noBreakHyphen/>
            <w:delText>20. Use case - master bedroom set up by Dad</w:delText>
          </w:r>
          <w:r w:rsidDel="00CE448D">
            <w:tab/>
            <w:delText>38</w:delText>
          </w:r>
        </w:del>
      </w:ins>
    </w:p>
    <w:p w14:paraId="545382B1" w14:textId="77777777" w:rsidR="0022241D" w:rsidDel="00CE448D" w:rsidRDefault="0022241D">
      <w:pPr>
        <w:pStyle w:val="TableofFigures"/>
        <w:rPr>
          <w:ins w:id="586" w:author="Author" w:date="2015-01-20T16:49:00Z"/>
          <w:del w:id="587" w:author="Author" w:date="2015-01-22T16:25:00Z"/>
          <w:rFonts w:asciiTheme="minorHAnsi" w:eastAsiaTheme="minorEastAsia" w:hAnsiTheme="minorHAnsi" w:cstheme="minorBidi"/>
          <w:sz w:val="22"/>
          <w:szCs w:val="22"/>
        </w:rPr>
      </w:pPr>
      <w:ins w:id="588" w:author="Author" w:date="2015-01-20T16:49:00Z">
        <w:del w:id="589" w:author="Author" w:date="2015-01-22T16:25:00Z">
          <w:r w:rsidDel="00CE448D">
            <w:delText>Figure 2</w:delText>
          </w:r>
          <w:r w:rsidDel="00CE448D">
            <w:noBreakHyphen/>
            <w:delText>21. Use case – Son can control different TVs in the house</w:delText>
          </w:r>
          <w:r w:rsidDel="00CE448D">
            <w:tab/>
            <w:delText>39</w:delText>
          </w:r>
        </w:del>
      </w:ins>
    </w:p>
    <w:p w14:paraId="22C9B138" w14:textId="77777777" w:rsidR="0022241D" w:rsidDel="00CE448D" w:rsidRDefault="0022241D">
      <w:pPr>
        <w:pStyle w:val="TableofFigures"/>
        <w:rPr>
          <w:ins w:id="590" w:author="Author" w:date="2015-01-20T16:49:00Z"/>
          <w:del w:id="591" w:author="Author" w:date="2015-01-22T16:25:00Z"/>
          <w:rFonts w:asciiTheme="minorHAnsi" w:eastAsiaTheme="minorEastAsia" w:hAnsiTheme="minorHAnsi" w:cstheme="minorBidi"/>
          <w:sz w:val="22"/>
          <w:szCs w:val="22"/>
        </w:rPr>
      </w:pPr>
      <w:ins w:id="592" w:author="Author" w:date="2015-01-20T16:49:00Z">
        <w:del w:id="593" w:author="Author" w:date="2015-01-22T16:25:00Z">
          <w:r w:rsidDel="00CE448D">
            <w:delText>Figure 2</w:delText>
          </w:r>
          <w:r w:rsidDel="00CE448D">
            <w:noBreakHyphen/>
            <w:delText>22. Use case - Living room tablet controls TVs</w:delText>
          </w:r>
          <w:r w:rsidDel="00CE448D">
            <w:tab/>
            <w:delText>40</w:delText>
          </w:r>
        </w:del>
      </w:ins>
    </w:p>
    <w:p w14:paraId="3F1C2D43" w14:textId="77777777" w:rsidR="00CF28F7" w:rsidDel="00CE448D" w:rsidRDefault="00CF28F7">
      <w:pPr>
        <w:pStyle w:val="TableofFigures"/>
        <w:rPr>
          <w:del w:id="594" w:author="Author" w:date="2015-01-22T16:25:00Z"/>
          <w:rFonts w:asciiTheme="minorHAnsi" w:eastAsiaTheme="minorEastAsia" w:hAnsiTheme="minorHAnsi" w:cstheme="minorBidi"/>
          <w:sz w:val="22"/>
          <w:szCs w:val="22"/>
        </w:rPr>
      </w:pPr>
      <w:del w:id="595" w:author="Author" w:date="2015-01-22T16:25:00Z">
        <w:r w:rsidDel="00CE448D">
          <w:delText>Figure 2</w:delText>
        </w:r>
        <w:r w:rsidDel="00CE448D">
          <w:noBreakHyphen/>
          <w:delText>1. Security system diagram</w:delText>
        </w:r>
        <w:r w:rsidDel="00CE448D">
          <w:tab/>
          <w:delText>16</w:delText>
        </w:r>
      </w:del>
    </w:p>
    <w:p w14:paraId="370140A0" w14:textId="77777777" w:rsidR="00CF28F7" w:rsidDel="00CE448D" w:rsidRDefault="00CF28F7">
      <w:pPr>
        <w:pStyle w:val="TableofFigures"/>
        <w:rPr>
          <w:del w:id="596" w:author="Author" w:date="2015-01-22T16:25:00Z"/>
          <w:rFonts w:asciiTheme="minorHAnsi" w:eastAsiaTheme="minorEastAsia" w:hAnsiTheme="minorHAnsi" w:cstheme="minorBidi"/>
          <w:sz w:val="22"/>
          <w:szCs w:val="22"/>
        </w:rPr>
      </w:pPr>
      <w:del w:id="597" w:author="Author" w:date="2015-01-22T16:25:00Z">
        <w:r w:rsidDel="00CE448D">
          <w:delText>Figure 2</w:delText>
        </w:r>
        <w:r w:rsidDel="00CE448D">
          <w:noBreakHyphen/>
          <w:delText>2. Claim a factory-reset device without out-of-band registration data</w:delText>
        </w:r>
        <w:r w:rsidDel="00CE448D">
          <w:tab/>
          <w:delText>21</w:delText>
        </w:r>
      </w:del>
    </w:p>
    <w:p w14:paraId="4619196F" w14:textId="77777777" w:rsidR="00CF28F7" w:rsidDel="00CE448D" w:rsidRDefault="00CF28F7">
      <w:pPr>
        <w:pStyle w:val="TableofFigures"/>
        <w:rPr>
          <w:del w:id="598" w:author="Author" w:date="2015-01-22T16:25:00Z"/>
          <w:rFonts w:asciiTheme="minorHAnsi" w:eastAsiaTheme="minorEastAsia" w:hAnsiTheme="minorHAnsi" w:cstheme="minorBidi"/>
          <w:sz w:val="22"/>
          <w:szCs w:val="22"/>
        </w:rPr>
      </w:pPr>
      <w:del w:id="599" w:author="Author" w:date="2015-01-22T16:25:00Z">
        <w:r w:rsidDel="00CE448D">
          <w:delText>Figure 2</w:delText>
        </w:r>
        <w:r w:rsidDel="00CE448D">
          <w:noBreakHyphen/>
          <w:delText>3. Claiming a factory-reset device using out-of-band registration data</w:delText>
        </w:r>
        <w:r w:rsidDel="00CE448D">
          <w:tab/>
          <w:delText>23</w:delText>
        </w:r>
      </w:del>
    </w:p>
    <w:p w14:paraId="4BF192F6" w14:textId="77777777" w:rsidR="00CF28F7" w:rsidDel="00CE448D" w:rsidRDefault="00CF28F7">
      <w:pPr>
        <w:pStyle w:val="TableofFigures"/>
        <w:rPr>
          <w:del w:id="600" w:author="Author" w:date="2015-01-22T16:25:00Z"/>
          <w:rFonts w:asciiTheme="minorHAnsi" w:eastAsiaTheme="minorEastAsia" w:hAnsiTheme="minorHAnsi" w:cstheme="minorBidi"/>
          <w:sz w:val="22"/>
          <w:szCs w:val="22"/>
        </w:rPr>
      </w:pPr>
      <w:del w:id="601" w:author="Author" w:date="2015-01-22T16:25:00Z">
        <w:r w:rsidDel="00CE448D">
          <w:delText>Figure 2</w:delText>
        </w:r>
        <w:r w:rsidDel="00CE448D">
          <w:noBreakHyphen/>
          <w:delText>4. Install a policy</w:delText>
        </w:r>
        <w:r w:rsidDel="00CE448D">
          <w:tab/>
          <w:delText>25</w:delText>
        </w:r>
      </w:del>
    </w:p>
    <w:p w14:paraId="0D9FC6D4" w14:textId="77777777" w:rsidR="00CF28F7" w:rsidDel="00CE448D" w:rsidRDefault="00CF28F7">
      <w:pPr>
        <w:pStyle w:val="TableofFigures"/>
        <w:rPr>
          <w:del w:id="602" w:author="Author" w:date="2015-01-22T16:25:00Z"/>
          <w:rFonts w:asciiTheme="minorHAnsi" w:eastAsiaTheme="minorEastAsia" w:hAnsiTheme="minorHAnsi" w:cstheme="minorBidi"/>
          <w:sz w:val="22"/>
          <w:szCs w:val="22"/>
        </w:rPr>
      </w:pPr>
      <w:del w:id="603" w:author="Author" w:date="2015-01-22T16:25:00Z">
        <w:r w:rsidDel="00CE448D">
          <w:delText>Figure 2</w:delText>
        </w:r>
        <w:r w:rsidDel="00CE448D">
          <w:noBreakHyphen/>
          <w:delText>6. Add an application to a guild</w:delText>
        </w:r>
        <w:r w:rsidDel="00CE448D">
          <w:tab/>
          <w:delText>28</w:delText>
        </w:r>
      </w:del>
    </w:p>
    <w:p w14:paraId="459B763A" w14:textId="77777777" w:rsidR="00CF28F7" w:rsidDel="00CE448D" w:rsidRDefault="00CF28F7">
      <w:pPr>
        <w:pStyle w:val="TableofFigures"/>
        <w:rPr>
          <w:del w:id="604" w:author="Author" w:date="2015-01-22T16:25:00Z"/>
          <w:rFonts w:asciiTheme="minorHAnsi" w:eastAsiaTheme="minorEastAsia" w:hAnsiTheme="minorHAnsi" w:cstheme="minorBidi"/>
          <w:sz w:val="22"/>
          <w:szCs w:val="22"/>
        </w:rPr>
      </w:pPr>
      <w:del w:id="605" w:author="Author" w:date="2015-01-22T16:25:00Z">
        <w:r w:rsidDel="00CE448D">
          <w:delText>Figure 2</w:delText>
        </w:r>
        <w:r w:rsidDel="00CE448D">
          <w:noBreakHyphen/>
          <w:delText>7. Add a user to a guild</w:delText>
        </w:r>
        <w:r w:rsidDel="00CE448D">
          <w:tab/>
          <w:delText>31</w:delText>
        </w:r>
      </w:del>
    </w:p>
    <w:p w14:paraId="78136649" w14:textId="77777777" w:rsidR="00CF28F7" w:rsidDel="00CE448D" w:rsidRDefault="00CF28F7">
      <w:pPr>
        <w:pStyle w:val="TableofFigures"/>
        <w:rPr>
          <w:del w:id="606" w:author="Author" w:date="2015-01-22T16:25:00Z"/>
          <w:rFonts w:asciiTheme="minorHAnsi" w:eastAsiaTheme="minorEastAsia" w:hAnsiTheme="minorHAnsi" w:cstheme="minorBidi"/>
          <w:sz w:val="22"/>
          <w:szCs w:val="22"/>
        </w:rPr>
      </w:pPr>
      <w:del w:id="607" w:author="Author" w:date="2015-01-22T16:25:00Z">
        <w:r w:rsidDel="00CE448D">
          <w:delText>Figure 2</w:delText>
        </w:r>
        <w:r w:rsidDel="00CE448D">
          <w:noBreakHyphen/>
          <w:delText>8. Distribution of policy updates and certificate</w:delText>
        </w:r>
        <w:r w:rsidDel="00CE448D">
          <w:tab/>
          <w:delText>38</w:delText>
        </w:r>
      </w:del>
    </w:p>
    <w:p w14:paraId="1B47E8D8" w14:textId="77777777" w:rsidR="00CF28F7" w:rsidDel="00CE448D" w:rsidRDefault="00CF28F7">
      <w:pPr>
        <w:pStyle w:val="TableofFigures"/>
        <w:rPr>
          <w:del w:id="608" w:author="Author" w:date="2015-01-22T16:25:00Z"/>
          <w:rFonts w:asciiTheme="minorHAnsi" w:eastAsiaTheme="minorEastAsia" w:hAnsiTheme="minorHAnsi" w:cstheme="minorBidi"/>
          <w:sz w:val="22"/>
          <w:szCs w:val="22"/>
        </w:rPr>
      </w:pPr>
      <w:del w:id="609" w:author="Author" w:date="2015-01-22T16:25:00Z">
        <w:r w:rsidDel="00CE448D">
          <w:delText>Figure 2</w:delText>
        </w:r>
        <w:r w:rsidDel="00CE448D">
          <w:noBreakHyphen/>
          <w:delText>9: Building Policy using manifest</w:delText>
        </w:r>
        <w:r w:rsidDel="00CE448D">
          <w:tab/>
          <w:delText>40</w:delText>
        </w:r>
      </w:del>
    </w:p>
    <w:p w14:paraId="30BC76B8" w14:textId="77777777" w:rsidR="00CF28F7" w:rsidDel="00CE448D" w:rsidRDefault="00CF28F7">
      <w:pPr>
        <w:pStyle w:val="TableofFigures"/>
        <w:rPr>
          <w:del w:id="610" w:author="Author" w:date="2015-01-22T16:25:00Z"/>
          <w:rFonts w:asciiTheme="minorHAnsi" w:eastAsiaTheme="minorEastAsia" w:hAnsiTheme="minorHAnsi" w:cstheme="minorBidi"/>
          <w:sz w:val="22"/>
          <w:szCs w:val="22"/>
        </w:rPr>
      </w:pPr>
      <w:del w:id="611" w:author="Author" w:date="2015-01-22T16:25:00Z">
        <w:r w:rsidDel="00CE448D">
          <w:delText>Figure 2</w:delText>
        </w:r>
        <w:r w:rsidDel="00CE448D">
          <w:noBreakHyphen/>
          <w:delText>10. Validation Flow</w:delText>
        </w:r>
        <w:r w:rsidDel="00CE448D">
          <w:tab/>
          <w:delText>41</w:delText>
        </w:r>
      </w:del>
    </w:p>
    <w:p w14:paraId="492338ED" w14:textId="77777777" w:rsidR="00CF28F7" w:rsidDel="00CE448D" w:rsidRDefault="00CF28F7">
      <w:pPr>
        <w:pStyle w:val="TableofFigures"/>
        <w:rPr>
          <w:del w:id="612" w:author="Author" w:date="2015-01-22T16:25:00Z"/>
          <w:rFonts w:asciiTheme="minorHAnsi" w:eastAsiaTheme="minorEastAsia" w:hAnsiTheme="minorHAnsi" w:cstheme="minorBidi"/>
          <w:sz w:val="22"/>
          <w:szCs w:val="22"/>
        </w:rPr>
      </w:pPr>
      <w:del w:id="613" w:author="Author" w:date="2015-01-22T16:25:00Z">
        <w:r w:rsidDel="00CE448D">
          <w:delText>Figure 2</w:delText>
        </w:r>
        <w:r w:rsidDel="00CE448D">
          <w:noBreakHyphen/>
          <w:delText>11. Validating a consumer policy</w:delText>
        </w:r>
        <w:r w:rsidDel="00CE448D">
          <w:tab/>
          <w:delText>42</w:delText>
        </w:r>
      </w:del>
    </w:p>
    <w:p w14:paraId="674BABE5" w14:textId="77777777" w:rsidR="00CF28F7" w:rsidDel="00CE448D" w:rsidRDefault="00CF28F7">
      <w:pPr>
        <w:pStyle w:val="TableofFigures"/>
        <w:rPr>
          <w:del w:id="614" w:author="Author" w:date="2015-01-22T16:25:00Z"/>
          <w:rFonts w:asciiTheme="minorHAnsi" w:eastAsiaTheme="minorEastAsia" w:hAnsiTheme="minorHAnsi" w:cstheme="minorBidi"/>
          <w:sz w:val="22"/>
          <w:szCs w:val="22"/>
        </w:rPr>
      </w:pPr>
      <w:del w:id="615" w:author="Author" w:date="2015-01-22T16:25:00Z">
        <w:r w:rsidDel="00CE448D">
          <w:delText>Figure 2</w:delText>
        </w:r>
        <w:r w:rsidDel="00CE448D">
          <w:noBreakHyphen/>
          <w:delText>12. Exchange a trust profile</w:delText>
        </w:r>
        <w:r w:rsidDel="00CE448D">
          <w:tab/>
          <w:delText>45</w:delText>
        </w:r>
      </w:del>
    </w:p>
    <w:p w14:paraId="5D0E5B30" w14:textId="77777777" w:rsidR="00CF28F7" w:rsidDel="00CE448D" w:rsidRDefault="00CF28F7">
      <w:pPr>
        <w:pStyle w:val="TableofFigures"/>
        <w:rPr>
          <w:del w:id="616" w:author="Author" w:date="2015-01-22T16:25:00Z"/>
          <w:rFonts w:asciiTheme="minorHAnsi" w:eastAsiaTheme="minorEastAsia" w:hAnsiTheme="minorHAnsi" w:cstheme="minorBidi"/>
          <w:sz w:val="22"/>
          <w:szCs w:val="22"/>
        </w:rPr>
      </w:pPr>
      <w:del w:id="617" w:author="Author" w:date="2015-01-22T16:25:00Z">
        <w:r w:rsidDel="00CE448D">
          <w:delText>Figure 2</w:delText>
        </w:r>
        <w:r w:rsidDel="00CE448D">
          <w:noBreakHyphen/>
          <w:delText>13. Anonymous access</w:delText>
        </w:r>
        <w:r w:rsidDel="00CE448D">
          <w:tab/>
          <w:delText>46</w:delText>
        </w:r>
      </w:del>
    </w:p>
    <w:p w14:paraId="0ACD28F7" w14:textId="77777777" w:rsidR="00CF28F7" w:rsidDel="00CE448D" w:rsidRDefault="00CF28F7">
      <w:pPr>
        <w:pStyle w:val="TableofFigures"/>
        <w:rPr>
          <w:del w:id="618" w:author="Author" w:date="2015-01-22T16:25:00Z"/>
          <w:rFonts w:asciiTheme="minorHAnsi" w:eastAsiaTheme="minorEastAsia" w:hAnsiTheme="minorHAnsi" w:cstheme="minorBidi"/>
          <w:sz w:val="22"/>
          <w:szCs w:val="22"/>
        </w:rPr>
      </w:pPr>
      <w:del w:id="619" w:author="Author" w:date="2015-01-22T16:25:00Z">
        <w:r w:rsidDel="00CE448D">
          <w:delText>Figure 2</w:delText>
        </w:r>
        <w:r w:rsidDel="00CE448D">
          <w:noBreakHyphen/>
          <w:delText>14. Validating an admin user</w:delText>
        </w:r>
        <w:r w:rsidDel="00CE448D">
          <w:tab/>
          <w:delText>47</w:delText>
        </w:r>
      </w:del>
    </w:p>
    <w:p w14:paraId="7BA94E1D" w14:textId="77777777" w:rsidR="00CF28F7" w:rsidDel="00CE448D" w:rsidRDefault="00CF28F7">
      <w:pPr>
        <w:pStyle w:val="TableofFigures"/>
        <w:rPr>
          <w:del w:id="620" w:author="Author" w:date="2015-01-22T16:25:00Z"/>
          <w:rFonts w:asciiTheme="minorHAnsi" w:eastAsiaTheme="minorEastAsia" w:hAnsiTheme="minorHAnsi" w:cstheme="minorBidi"/>
          <w:sz w:val="22"/>
          <w:szCs w:val="22"/>
        </w:rPr>
      </w:pPr>
      <w:del w:id="621" w:author="Author" w:date="2015-01-22T16:25:00Z">
        <w:r w:rsidDel="00CE448D">
          <w:delText>Figure 2</w:delText>
        </w:r>
        <w:r w:rsidDel="00CE448D">
          <w:noBreakHyphen/>
          <w:delText>15. Validating a session-based signal</w:delText>
        </w:r>
        <w:r w:rsidDel="00CE448D">
          <w:tab/>
          <w:delText>48</w:delText>
        </w:r>
      </w:del>
    </w:p>
    <w:p w14:paraId="2926AC31" w14:textId="77777777" w:rsidR="00CF28F7" w:rsidDel="00CE448D" w:rsidRDefault="00CF28F7">
      <w:pPr>
        <w:pStyle w:val="TableofFigures"/>
        <w:rPr>
          <w:del w:id="622" w:author="Author" w:date="2015-01-22T16:25:00Z"/>
          <w:rFonts w:asciiTheme="minorHAnsi" w:eastAsiaTheme="minorEastAsia" w:hAnsiTheme="minorHAnsi" w:cstheme="minorBidi"/>
          <w:sz w:val="22"/>
          <w:szCs w:val="22"/>
        </w:rPr>
      </w:pPr>
      <w:del w:id="623" w:author="Author" w:date="2015-01-22T16:25:00Z">
        <w:r w:rsidDel="00CE448D">
          <w:delText>Figure 2</w:delText>
        </w:r>
        <w:r w:rsidDel="00CE448D">
          <w:noBreakHyphen/>
          <w:delText>16: Authorization Data Format Structure</w:delText>
        </w:r>
        <w:r w:rsidDel="00CE448D">
          <w:tab/>
          <w:delText>52</w:delText>
        </w:r>
      </w:del>
    </w:p>
    <w:p w14:paraId="4BA89ECE" w14:textId="77777777" w:rsidR="00CF28F7" w:rsidDel="00CE448D" w:rsidRDefault="00CF28F7">
      <w:pPr>
        <w:pStyle w:val="TableofFigures"/>
        <w:rPr>
          <w:del w:id="624" w:author="Author" w:date="2015-01-22T16:25:00Z"/>
          <w:rFonts w:asciiTheme="minorHAnsi" w:eastAsiaTheme="minorEastAsia" w:hAnsiTheme="minorHAnsi" w:cstheme="minorBidi"/>
          <w:sz w:val="22"/>
          <w:szCs w:val="22"/>
        </w:rPr>
      </w:pPr>
      <w:del w:id="625" w:author="Author" w:date="2015-01-22T16:25:00Z">
        <w:r w:rsidDel="00CE448D">
          <w:delText>Figure 2</w:delText>
        </w:r>
        <w:r w:rsidDel="00CE448D">
          <w:noBreakHyphen/>
          <w:delText>17. Use case - users set up by Dad</w:delText>
        </w:r>
        <w:r w:rsidDel="00CE448D">
          <w:tab/>
          <w:delText>69</w:delText>
        </w:r>
      </w:del>
    </w:p>
    <w:p w14:paraId="1EE117DC" w14:textId="77777777" w:rsidR="00CF28F7" w:rsidDel="00CE448D" w:rsidRDefault="00CF28F7">
      <w:pPr>
        <w:pStyle w:val="TableofFigures"/>
        <w:rPr>
          <w:del w:id="626" w:author="Author" w:date="2015-01-22T16:25:00Z"/>
          <w:rFonts w:asciiTheme="minorHAnsi" w:eastAsiaTheme="minorEastAsia" w:hAnsiTheme="minorHAnsi" w:cstheme="minorBidi"/>
          <w:sz w:val="22"/>
          <w:szCs w:val="22"/>
        </w:rPr>
      </w:pPr>
      <w:del w:id="627" w:author="Author" w:date="2015-01-22T16:25:00Z">
        <w:r w:rsidDel="00CE448D">
          <w:delText>Figure 2</w:delText>
        </w:r>
        <w:r w:rsidDel="00CE448D">
          <w:noBreakHyphen/>
          <w:delText>18. Use case - living room set up by Dad</w:delText>
        </w:r>
        <w:r w:rsidDel="00CE448D">
          <w:tab/>
          <w:delText>70</w:delText>
        </w:r>
      </w:del>
    </w:p>
    <w:p w14:paraId="3C5D104A" w14:textId="77777777" w:rsidR="00CF28F7" w:rsidDel="00CE448D" w:rsidRDefault="00CF28F7">
      <w:pPr>
        <w:pStyle w:val="TableofFigures"/>
        <w:rPr>
          <w:del w:id="628" w:author="Author" w:date="2015-01-22T16:25:00Z"/>
          <w:rFonts w:asciiTheme="minorHAnsi" w:eastAsiaTheme="minorEastAsia" w:hAnsiTheme="minorHAnsi" w:cstheme="minorBidi"/>
          <w:sz w:val="22"/>
          <w:szCs w:val="22"/>
        </w:rPr>
      </w:pPr>
      <w:del w:id="629" w:author="Author" w:date="2015-01-22T16:25:00Z">
        <w:r w:rsidDel="00CE448D">
          <w:delText>Figure 2</w:delText>
        </w:r>
        <w:r w:rsidDel="00CE448D">
          <w:noBreakHyphen/>
          <w:delText>19. Use case - son's bedroom set up by son</w:delText>
        </w:r>
        <w:r w:rsidDel="00CE448D">
          <w:tab/>
          <w:delText>71</w:delText>
        </w:r>
      </w:del>
    </w:p>
    <w:p w14:paraId="5946B7A7" w14:textId="77777777" w:rsidR="00CF28F7" w:rsidDel="00CE448D" w:rsidRDefault="00CF28F7">
      <w:pPr>
        <w:pStyle w:val="TableofFigures"/>
        <w:rPr>
          <w:del w:id="630" w:author="Author" w:date="2015-01-22T16:25:00Z"/>
          <w:rFonts w:asciiTheme="minorHAnsi" w:eastAsiaTheme="minorEastAsia" w:hAnsiTheme="minorHAnsi" w:cstheme="minorBidi"/>
          <w:sz w:val="22"/>
          <w:szCs w:val="22"/>
        </w:rPr>
      </w:pPr>
      <w:del w:id="631" w:author="Author" w:date="2015-01-22T16:25:00Z">
        <w:r w:rsidDel="00CE448D">
          <w:delText>Figure 2</w:delText>
        </w:r>
        <w:r w:rsidDel="00CE448D">
          <w:noBreakHyphen/>
          <w:delText>20. Use case - master bedroom set up by Dad</w:delText>
        </w:r>
        <w:r w:rsidDel="00CE448D">
          <w:tab/>
          <w:delText>72</w:delText>
        </w:r>
      </w:del>
    </w:p>
    <w:p w14:paraId="09007A88" w14:textId="77777777" w:rsidR="00CF28F7" w:rsidDel="00CE448D" w:rsidRDefault="00CF28F7">
      <w:pPr>
        <w:pStyle w:val="TableofFigures"/>
        <w:rPr>
          <w:del w:id="632" w:author="Author" w:date="2015-01-22T16:25:00Z"/>
          <w:rFonts w:asciiTheme="minorHAnsi" w:eastAsiaTheme="minorEastAsia" w:hAnsiTheme="minorHAnsi" w:cstheme="minorBidi"/>
          <w:sz w:val="22"/>
          <w:szCs w:val="22"/>
        </w:rPr>
      </w:pPr>
      <w:del w:id="633" w:author="Author" w:date="2015-01-22T16:25:00Z">
        <w:r w:rsidDel="00CE448D">
          <w:delText>Figure 2</w:delText>
        </w:r>
        <w:r w:rsidDel="00CE448D">
          <w:noBreakHyphen/>
          <w:delText>21. Use case – Son can control different TVs in the house</w:delText>
        </w:r>
        <w:r w:rsidDel="00CE448D">
          <w:tab/>
          <w:delText>73</w:delText>
        </w:r>
      </w:del>
    </w:p>
    <w:p w14:paraId="7269665B" w14:textId="77777777" w:rsidR="00CF28F7" w:rsidDel="00CE448D" w:rsidRDefault="00CF28F7">
      <w:pPr>
        <w:pStyle w:val="TableofFigures"/>
        <w:rPr>
          <w:del w:id="634" w:author="Author" w:date="2015-01-22T16:25:00Z"/>
          <w:rFonts w:asciiTheme="minorHAnsi" w:eastAsiaTheme="minorEastAsia" w:hAnsiTheme="minorHAnsi" w:cstheme="minorBidi"/>
          <w:sz w:val="22"/>
          <w:szCs w:val="22"/>
        </w:rPr>
      </w:pPr>
      <w:del w:id="635" w:author="Author" w:date="2015-01-22T16:25:00Z">
        <w:r w:rsidDel="00CE448D">
          <w:delText>Figure 2</w:delText>
        </w:r>
        <w:r w:rsidDel="00CE448D">
          <w:noBreakHyphen/>
          <w:delText>22. Use case - Living room tablet controls TVs</w:delText>
        </w:r>
        <w:r w:rsidDel="00CE448D">
          <w:tab/>
          <w:delText>74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18CAEFEC" w14:textId="77777777" w:rsidR="00CE448D" w:rsidRDefault="00294B4C">
      <w:pPr>
        <w:pStyle w:val="TableofFigures"/>
        <w:rPr>
          <w:ins w:id="636" w:author="Author" w:date="2015-01-22T16:24: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637" w:author="Author" w:date="2015-01-22T16:24:00Z">
        <w:r w:rsidR="00CE448D">
          <w:t>Table 2</w:t>
        </w:r>
        <w:r w:rsidR="00CE448D">
          <w:noBreakHyphen/>
          <w:t>1. Security 2.0 premises</w:t>
        </w:r>
        <w:r w:rsidR="00CE448D">
          <w:tab/>
        </w:r>
        <w:r w:rsidR="00CE448D">
          <w:fldChar w:fldCharType="begin"/>
        </w:r>
        <w:r w:rsidR="00CE448D">
          <w:instrText xml:space="preserve"> PAGEREF _Toc409707222 \h </w:instrText>
        </w:r>
      </w:ins>
      <w:r w:rsidR="00CE448D">
        <w:fldChar w:fldCharType="separate"/>
      </w:r>
      <w:ins w:id="638" w:author="Author" w:date="2015-01-22T16:24:00Z">
        <w:r w:rsidR="00CE448D">
          <w:t>8</w:t>
        </w:r>
        <w:r w:rsidR="00CE448D">
          <w:fldChar w:fldCharType="end"/>
        </w:r>
      </w:ins>
    </w:p>
    <w:p w14:paraId="3C62E4A9" w14:textId="77777777" w:rsidR="00CE448D" w:rsidRDefault="00CE448D">
      <w:pPr>
        <w:pStyle w:val="TableofFigures"/>
        <w:rPr>
          <w:ins w:id="639" w:author="Author" w:date="2015-01-22T16:24:00Z"/>
          <w:rFonts w:asciiTheme="minorHAnsi" w:eastAsiaTheme="minorEastAsia" w:hAnsiTheme="minorHAnsi" w:cstheme="minorBidi"/>
          <w:sz w:val="22"/>
          <w:szCs w:val="22"/>
        </w:rPr>
      </w:pPr>
      <w:ins w:id="640" w:author="Author" w:date="2015-01-22T16:24:00Z">
        <w:r>
          <w:t>Table 2-2: Permission Matrix</w:t>
        </w:r>
        <w:r>
          <w:tab/>
        </w:r>
        <w:r>
          <w:fldChar w:fldCharType="begin"/>
        </w:r>
        <w:r>
          <w:instrText xml:space="preserve"> PAGEREF _Toc409707223 \h </w:instrText>
        </w:r>
      </w:ins>
      <w:r>
        <w:fldChar w:fldCharType="separate"/>
      </w:r>
      <w:ins w:id="641" w:author="Author" w:date="2015-01-22T16:24:00Z">
        <w:r>
          <w:t>30</w:t>
        </w:r>
        <w:r>
          <w:fldChar w:fldCharType="end"/>
        </w:r>
      </w:ins>
    </w:p>
    <w:p w14:paraId="453A5A1E" w14:textId="77777777" w:rsidR="0022241D" w:rsidDel="00CE448D" w:rsidRDefault="0022241D">
      <w:pPr>
        <w:pStyle w:val="TableofFigures"/>
        <w:rPr>
          <w:ins w:id="642" w:author="Author" w:date="2015-01-20T16:49:00Z"/>
          <w:del w:id="643" w:author="Author" w:date="2015-01-22T16:24:00Z"/>
          <w:rFonts w:asciiTheme="minorHAnsi" w:eastAsiaTheme="minorEastAsia" w:hAnsiTheme="minorHAnsi" w:cstheme="minorBidi"/>
          <w:sz w:val="22"/>
          <w:szCs w:val="22"/>
        </w:rPr>
      </w:pPr>
      <w:ins w:id="644" w:author="Author" w:date="2015-01-20T16:49:00Z">
        <w:del w:id="645" w:author="Author" w:date="2015-01-22T16:24:00Z">
          <w:r w:rsidDel="00CE448D">
            <w:delText>Table 2</w:delText>
          </w:r>
          <w:r w:rsidDel="00CE448D">
            <w:noBreakHyphen/>
            <w:delText>1. Security 2.0 premises</w:delText>
          </w:r>
          <w:r w:rsidDel="00CE448D">
            <w:tab/>
            <w:delText>8</w:delText>
          </w:r>
        </w:del>
      </w:ins>
    </w:p>
    <w:p w14:paraId="6A9FFA2D" w14:textId="77777777" w:rsidR="0022241D" w:rsidDel="00CE448D" w:rsidRDefault="0022241D">
      <w:pPr>
        <w:pStyle w:val="TableofFigures"/>
        <w:rPr>
          <w:ins w:id="646" w:author="Author" w:date="2015-01-20T16:49:00Z"/>
          <w:del w:id="647" w:author="Author" w:date="2015-01-22T16:24:00Z"/>
          <w:rFonts w:asciiTheme="minorHAnsi" w:eastAsiaTheme="minorEastAsia" w:hAnsiTheme="minorHAnsi" w:cstheme="minorBidi"/>
          <w:sz w:val="22"/>
          <w:szCs w:val="22"/>
        </w:rPr>
      </w:pPr>
      <w:ins w:id="648" w:author="Author" w:date="2015-01-20T16:49:00Z">
        <w:del w:id="649" w:author="Author" w:date="2015-01-22T16:24:00Z">
          <w:r w:rsidDel="00CE448D">
            <w:delText>Table 2-2: Permission Matrix</w:delText>
          </w:r>
          <w:r w:rsidDel="00CE448D">
            <w:tab/>
            <w:delText>34</w:delText>
          </w:r>
        </w:del>
      </w:ins>
    </w:p>
    <w:p w14:paraId="191E68FF" w14:textId="77777777" w:rsidR="00CF28F7" w:rsidDel="00CE448D" w:rsidRDefault="00CF28F7">
      <w:pPr>
        <w:pStyle w:val="TableofFigures"/>
        <w:rPr>
          <w:del w:id="650" w:author="Author" w:date="2015-01-22T16:24:00Z"/>
          <w:rFonts w:asciiTheme="minorHAnsi" w:eastAsiaTheme="minorEastAsia" w:hAnsiTheme="minorHAnsi" w:cstheme="minorBidi"/>
          <w:sz w:val="22"/>
          <w:szCs w:val="22"/>
        </w:rPr>
      </w:pPr>
      <w:del w:id="651" w:author="Author" w:date="2015-01-22T16:24:00Z">
        <w:r w:rsidDel="00CE448D">
          <w:delText>Table 2</w:delText>
        </w:r>
        <w:r w:rsidDel="00CE448D">
          <w:noBreakHyphen/>
          <w:delText>1. Security 2.0 premises</w:delText>
        </w:r>
        <w:r w:rsidDel="00CE448D">
          <w:tab/>
          <w:delText>15</w:delText>
        </w:r>
      </w:del>
    </w:p>
    <w:p w14:paraId="3EAEB171" w14:textId="77777777" w:rsidR="00CF28F7" w:rsidDel="00CE448D" w:rsidRDefault="00CF28F7">
      <w:pPr>
        <w:pStyle w:val="TableofFigures"/>
        <w:rPr>
          <w:del w:id="652" w:author="Author" w:date="2015-01-22T16:24:00Z"/>
          <w:rFonts w:asciiTheme="minorHAnsi" w:eastAsiaTheme="minorEastAsia" w:hAnsiTheme="minorHAnsi" w:cstheme="minorBidi"/>
          <w:sz w:val="22"/>
          <w:szCs w:val="22"/>
        </w:rPr>
      </w:pPr>
      <w:del w:id="653" w:author="Author" w:date="2015-01-22T16:24:00Z">
        <w:r w:rsidDel="00CE448D">
          <w:delText>Table 2-2: Permission Matrix</w:delText>
        </w:r>
        <w:r w:rsidDel="00CE448D">
          <w:tab/>
          <w:delText>56</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654" w:name="_Toc409707249"/>
      <w:bookmarkStart w:id="655" w:name="_Toc368911281"/>
      <w:r w:rsidRPr="00FE774D">
        <w:lastRenderedPageBreak/>
        <w:t>Introduction</w:t>
      </w:r>
      <w:bookmarkEnd w:id="654"/>
    </w:p>
    <w:p w14:paraId="5FC8226F" w14:textId="77777777" w:rsidR="00AE4C57" w:rsidRPr="00B94E70" w:rsidRDefault="005D2554" w:rsidP="00B94E70">
      <w:pPr>
        <w:pStyle w:val="Heading2"/>
      </w:pPr>
      <w:bookmarkStart w:id="656" w:name="_Toc368911282"/>
      <w:bookmarkStart w:id="657" w:name="_Toc409707250"/>
      <w:bookmarkEnd w:id="655"/>
      <w:r>
        <w:t xml:space="preserve">Purpose and </w:t>
      </w:r>
      <w:r w:rsidR="00BC03FC">
        <w:t>s</w:t>
      </w:r>
      <w:r w:rsidR="00AE4C57" w:rsidRPr="00B94E70">
        <w:t>cope</w:t>
      </w:r>
      <w:bookmarkEnd w:id="656"/>
      <w:bookmarkEnd w:id="657"/>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658" w:name="_Toc368911284"/>
      <w:bookmarkStart w:id="659" w:name="_Toc379471817"/>
      <w:bookmarkStart w:id="660" w:name="_Toc409707251"/>
      <w:bookmarkStart w:id="661" w:name="_Toc368911286"/>
      <w:r w:rsidRPr="00F0473D">
        <w:t>Revision</w:t>
      </w:r>
      <w:r w:rsidR="005D2554">
        <w:t xml:space="preserve"> h</w:t>
      </w:r>
      <w:r w:rsidRPr="00742DC8">
        <w:t>istory</w:t>
      </w:r>
      <w:bookmarkEnd w:id="658"/>
      <w:bookmarkEnd w:id="659"/>
      <w:bookmarkEnd w:id="660"/>
    </w:p>
    <w:tbl>
      <w:tblPr>
        <w:tblStyle w:val="TableGrid"/>
        <w:tblW w:w="0" w:type="auto"/>
        <w:tblInd w:w="745" w:type="dxa"/>
        <w:tblLook w:val="04A0" w:firstRow="1" w:lastRow="0" w:firstColumn="1" w:lastColumn="0" w:noHBand="0" w:noVBand="1"/>
      </w:tblPr>
      <w:tblGrid>
        <w:gridCol w:w="1890"/>
        <w:gridCol w:w="1871"/>
        <w:gridCol w:w="4879"/>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rPr>
          <w:ins w:id="662" w:author="Author" w:date="2015-01-20T11:00:00Z"/>
        </w:trPr>
        <w:tc>
          <w:tcPr>
            <w:tcW w:w="1890" w:type="dxa"/>
          </w:tcPr>
          <w:p w14:paraId="38E64CCD" w14:textId="08C667E6" w:rsidR="007851A4" w:rsidRDefault="007851A4" w:rsidP="007851A4">
            <w:pPr>
              <w:pStyle w:val="tableentry"/>
              <w:rPr>
                <w:ins w:id="663" w:author="Author" w:date="2015-01-20T11:00:00Z"/>
              </w:rPr>
            </w:pPr>
            <w:ins w:id="664" w:author="Author" w:date="2015-01-20T11:00:00Z">
              <w:r>
                <w:t>Rev 1 Update 6</w:t>
              </w:r>
            </w:ins>
          </w:p>
        </w:tc>
        <w:tc>
          <w:tcPr>
            <w:tcW w:w="1871" w:type="dxa"/>
          </w:tcPr>
          <w:p w14:paraId="761D38A7" w14:textId="6FAD19F5" w:rsidR="007851A4" w:rsidRDefault="007851A4" w:rsidP="007851A4">
            <w:pPr>
              <w:pStyle w:val="tableentry"/>
              <w:rPr>
                <w:ins w:id="665" w:author="Author" w:date="2015-01-20T11:00:00Z"/>
              </w:rPr>
            </w:pPr>
            <w:ins w:id="666" w:author="Author" w:date="2015-01-20T11:00:00Z">
              <w:r>
                <w:t>January 2</w:t>
              </w:r>
            </w:ins>
            <w:ins w:id="667" w:author="Author" w:date="2015-01-23T13:43:00Z">
              <w:r w:rsidR="00523AB5">
                <w:t>3</w:t>
              </w:r>
            </w:ins>
            <w:bookmarkStart w:id="668" w:name="_GoBack"/>
            <w:bookmarkEnd w:id="668"/>
            <w:ins w:id="669" w:author="Author" w:date="2015-01-20T11:00:00Z">
              <w:del w:id="670" w:author="Author" w:date="2015-01-23T13:43:00Z">
                <w:r w:rsidDel="00523AB5">
                  <w:delText>0</w:delText>
                </w:r>
              </w:del>
              <w:r>
                <w:t>, 2015</w:t>
              </w:r>
            </w:ins>
          </w:p>
        </w:tc>
        <w:tc>
          <w:tcPr>
            <w:tcW w:w="4879" w:type="dxa"/>
          </w:tcPr>
          <w:p w14:paraId="5A1349E4" w14:textId="7017661B" w:rsidR="007851A4" w:rsidRDefault="007851A4">
            <w:pPr>
              <w:pStyle w:val="tableentry"/>
              <w:rPr>
                <w:ins w:id="671" w:author="Author" w:date="2015-01-20T11:00:00Z"/>
              </w:rPr>
            </w:pPr>
            <w:ins w:id="672" w:author="Author" w:date="2015-01-20T11:00:00Z">
              <w:r>
                <w:t xml:space="preserve">Update the </w:t>
              </w:r>
            </w:ins>
            <w:ins w:id="673" w:author="Author" w:date="2015-01-20T11:01:00Z">
              <w:r>
                <w:t xml:space="preserve">authorization data after </w:t>
              </w:r>
            </w:ins>
            <w:ins w:id="674" w:author="Author" w:date="2015-01-20T11:00:00Z">
              <w:r>
                <w:t>the conference call on Janurary 20, 2015 by the Security2.0 working group.</w:t>
              </w:r>
            </w:ins>
          </w:p>
        </w:tc>
      </w:tr>
    </w:tbl>
    <w:p w14:paraId="5E0EF9FC" w14:textId="77777777" w:rsidR="00AE4C57" w:rsidRDefault="00AE4C57" w:rsidP="00B94E70">
      <w:pPr>
        <w:pStyle w:val="Heading2"/>
      </w:pPr>
      <w:bookmarkStart w:id="675" w:name="_Toc409707252"/>
      <w:r w:rsidRPr="00F0473D">
        <w:t xml:space="preserve">Acronyms and </w:t>
      </w:r>
      <w:r w:rsidR="00BC03FC">
        <w:t>t</w:t>
      </w:r>
      <w:r w:rsidRPr="00F0473D">
        <w:t>erms</w:t>
      </w:r>
      <w:bookmarkEnd w:id="661"/>
      <w:bookmarkEnd w:id="675"/>
    </w:p>
    <w:tbl>
      <w:tblPr>
        <w:tblStyle w:val="TableGrid"/>
        <w:tblW w:w="0" w:type="auto"/>
        <w:tblInd w:w="720" w:type="dxa"/>
        <w:tblLook w:val="04A0" w:firstRow="1" w:lastRow="0" w:firstColumn="1" w:lastColumn="0" w:noHBand="0" w:noVBand="1"/>
      </w:tblPr>
      <w:tblGrid>
        <w:gridCol w:w="2725"/>
        <w:gridCol w:w="5940"/>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lastRenderedPageBreak/>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676" w:name="_Toc409707253"/>
      <w:r>
        <w:lastRenderedPageBreak/>
        <w:t>System</w:t>
      </w:r>
      <w:r w:rsidR="00223069" w:rsidRPr="001F03FC">
        <w:t xml:space="preserve"> </w:t>
      </w:r>
      <w:r w:rsidR="006D2D6C" w:rsidRPr="001F03FC">
        <w:t>Design</w:t>
      </w:r>
      <w:bookmarkEnd w:id="676"/>
    </w:p>
    <w:p w14:paraId="028E5022" w14:textId="77777777" w:rsidR="006D2D6C" w:rsidRPr="001F03FC" w:rsidRDefault="006D2D6C" w:rsidP="001F03FC">
      <w:pPr>
        <w:pStyle w:val="Heading2"/>
      </w:pPr>
      <w:bookmarkStart w:id="677" w:name="_Toc409707254"/>
      <w:r w:rsidRPr="001F03FC">
        <w:t>Overview</w:t>
      </w:r>
      <w:bookmarkEnd w:id="677"/>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3526399" r:id="rId26"/>
        </w:object>
      </w:r>
    </w:p>
    <w:p w14:paraId="0EE8C25E" w14:textId="3CD02D09" w:rsidR="003443AB" w:rsidRDefault="005D2554" w:rsidP="00873242">
      <w:pPr>
        <w:pStyle w:val="Caption"/>
      </w:pPr>
      <w:bookmarkStart w:id="678" w:name="_Ref393889463"/>
      <w:bookmarkStart w:id="679" w:name="_Toc409707228"/>
      <w:r>
        <w:t xml:space="preserve">Figure </w:t>
      </w:r>
      <w:r w:rsidR="00CC527A">
        <w:fldChar w:fldCharType="begin"/>
      </w:r>
      <w:r w:rsidR="00CC527A">
        <w:instrText xml:space="preserve"> STYLEREF 1 \s </w:instrText>
      </w:r>
      <w:r w:rsidR="00CC527A">
        <w:fldChar w:fldCharType="separate"/>
      </w:r>
      <w:r w:rsidR="007239EA">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7239EA">
        <w:rPr>
          <w:noProof/>
        </w:rPr>
        <w:t>1</w:t>
      </w:r>
      <w:r w:rsidR="00CC527A">
        <w:rPr>
          <w:noProof/>
        </w:rPr>
        <w:fldChar w:fldCharType="end"/>
      </w:r>
      <w:bookmarkEnd w:id="678"/>
      <w:r>
        <w:t>. Security system diagram</w:t>
      </w:r>
      <w:bookmarkEnd w:id="679"/>
    </w:p>
    <w:p w14:paraId="12755C5B" w14:textId="77777777" w:rsidR="005D2554" w:rsidRDefault="005D2554" w:rsidP="005D2554">
      <w:pPr>
        <w:pStyle w:val="Heading2"/>
      </w:pPr>
      <w:bookmarkStart w:id="680" w:name="_Toc409707255"/>
      <w:r>
        <w:t>Premises</w:t>
      </w:r>
      <w:bookmarkEnd w:id="680"/>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681" w:name="_Ref393889708"/>
      <w:bookmarkStart w:id="682" w:name="_Toc409707222"/>
      <w:r>
        <w:t xml:space="preserve">Table </w:t>
      </w:r>
      <w:r w:rsidR="00CC527A">
        <w:fldChar w:fldCharType="begin"/>
      </w:r>
      <w:r w:rsidR="00CC527A">
        <w:instrText xml:space="preserve"> STYLEREF 1 \s </w:instrText>
      </w:r>
      <w:r w:rsidR="00CC527A">
        <w:fldChar w:fldCharType="separate"/>
      </w:r>
      <w:r w:rsidR="00CF28F7">
        <w:rPr>
          <w:noProof/>
        </w:rPr>
        <w:t>2</w:t>
      </w:r>
      <w:r w:rsidR="00CC527A">
        <w:rPr>
          <w:noProof/>
        </w:rPr>
        <w:fldChar w:fldCharType="end"/>
      </w:r>
      <w:r w:rsidR="00E37DF9">
        <w:noBreakHyphen/>
      </w:r>
      <w:r w:rsidR="00CC527A">
        <w:fldChar w:fldCharType="begin"/>
      </w:r>
      <w:r w:rsidR="00CC527A">
        <w:instrText xml:space="preserve"> SEQ Table \* ARABIC \s 1 </w:instrText>
      </w:r>
      <w:r w:rsidR="00CC527A">
        <w:fldChar w:fldCharType="separate"/>
      </w:r>
      <w:r w:rsidR="00CF28F7">
        <w:rPr>
          <w:noProof/>
        </w:rPr>
        <w:t>1</w:t>
      </w:r>
      <w:r w:rsidR="00CC527A">
        <w:rPr>
          <w:noProof/>
        </w:rPr>
        <w:fldChar w:fldCharType="end"/>
      </w:r>
      <w:bookmarkEnd w:id="681"/>
      <w:r>
        <w:t>. Security 2.0 premises</w:t>
      </w:r>
      <w:bookmarkEnd w:id="682"/>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r w:rsidR="007E0D8D">
              <w:t xml:space="preserve"> GUID and </w:t>
            </w:r>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4F97982A" w:rsidR="00D71FEF" w:rsidRDefault="00D71FEF" w:rsidP="007E1B72">
            <w:pPr>
              <w:pStyle w:val="tablebulletlvl1"/>
            </w:pPr>
            <w:r>
              <w:t xml:space="preserve">A newer </w:t>
            </w:r>
            <w:r w:rsidR="000F0855">
              <w:t xml:space="preserve">signed </w:t>
            </w:r>
            <w:r>
              <w:t>policy can be installed by a</w:t>
            </w:r>
            <w:r w:rsidR="00640B05">
              <w:t>ny peer</w:t>
            </w:r>
            <w:r w:rsidR="000F0855">
              <w:t>.</w:t>
            </w:r>
            <w:r>
              <w:t xml:space="preserve"> Developers can define policy templates to help the user with policy building.</w:t>
            </w:r>
          </w:p>
          <w:p w14:paraId="3E9757F3" w14:textId="77777777" w:rsidR="00643405" w:rsidRDefault="00643405" w:rsidP="007E1B72">
            <w:pPr>
              <w:pStyle w:val="tablebulletlvl1"/>
            </w:pPr>
            <w:r>
              <w:t xml:space="preserve">Signed policy data must </w:t>
            </w:r>
            <w:commentRangeStart w:id="683"/>
            <w:r>
              <w:t>be</w:t>
            </w:r>
            <w:commentRangeEnd w:id="683"/>
            <w:r>
              <w:rPr>
                <w:rStyle w:val="CommentReference"/>
                <w:rFonts w:ascii="Times" w:eastAsia="Times" w:hAnsi="Times"/>
              </w:rPr>
              <w:commentReference w:id="683"/>
            </w:r>
            <w:r>
              <w:t xml:space="preserve"> encrypted if it is not delivered by the admin</w:t>
            </w:r>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04497668" w14:textId="3BE43EEC" w:rsidR="00D71FEF" w:rsidRDefault="00640B05">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DF0E064" w:rsidR="000F0855" w:rsidRDefault="000F0855">
            <w:pPr>
              <w:pStyle w:val="tablebulletlvl1"/>
            </w:pPr>
            <w:r>
              <w:t>Security Manager can push signed policy to subject application</w:t>
            </w:r>
          </w:p>
        </w:tc>
      </w:tr>
    </w:tbl>
    <w:p w14:paraId="1725D49B" w14:textId="77777777" w:rsidR="000A5F7E" w:rsidRDefault="007E1B72" w:rsidP="000A5F7E">
      <w:pPr>
        <w:pStyle w:val="Heading2"/>
      </w:pPr>
      <w:bookmarkStart w:id="684" w:name="_Toc409707256"/>
      <w:r>
        <w:t>Typical operation</w:t>
      </w:r>
      <w:r w:rsidR="00FD63CD">
        <w:t>s</w:t>
      </w:r>
      <w:bookmarkEnd w:id="684"/>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685" w:name="_Toc409707257"/>
      <w:r>
        <w:t>Claim a factory</w:t>
      </w:r>
      <w:r w:rsidR="00640B05">
        <w:t>-</w:t>
      </w:r>
      <w:r>
        <w:t>reset device</w:t>
      </w:r>
      <w:bookmarkEnd w:id="685"/>
    </w:p>
    <w:p w14:paraId="73BB33B2" w14:textId="46F3E83F" w:rsidR="007E1B72" w:rsidRPr="00373FF5" w:rsidRDefault="007E1B72" w:rsidP="007E1B72">
      <w:pPr>
        <w:pStyle w:val="body"/>
        <w:rPr>
          <w:i/>
        </w:rPr>
      </w:pPr>
      <w:r w:rsidRPr="007E1B72">
        <w:t>A user can claim any factory</w:t>
      </w:r>
      <w:r w:rsidR="00604DD6">
        <w:t xml:space="preserve"> </w:t>
      </w:r>
      <w:r w:rsidRPr="007E1B72">
        <w:t>reset device. Claiming is first-come</w:t>
      </w:r>
      <w:r w:rsidR="00604DD6">
        <w:t xml:space="preserve">, first-claim action. </w:t>
      </w:r>
      <w:r w:rsidRPr="007E1B72">
        <w:t xml:space="preserve">That user becomes the </w:t>
      </w:r>
      <w:r w:rsidR="00640B05">
        <w:t>admin</w:t>
      </w:r>
      <w:r w:rsidRPr="007E1B72">
        <w:t>.</w:t>
      </w:r>
      <w:r w:rsidR="00C45D76">
        <w:t xml:space="preserve">  The procedure to make the device to become claimable again is manufacturer’s specific.</w:t>
      </w:r>
      <w:r w:rsidR="009F7B80">
        <w:t xml:space="preserve">  There will be an API call that allow the device/application to make itself claimable again.</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21A3AA" w:rsidR="005C704D" w:rsidRDefault="004A6AA6" w:rsidP="005C704D">
      <w:pPr>
        <w:pStyle w:val="figureanchor"/>
      </w:pPr>
      <w:r>
        <w:object w:dxaOrig="10331" w:dyaOrig="7682" w14:anchorId="067DE6C4">
          <v:shape id="_x0000_i1026" type="#_x0000_t75" style="width:437.25pt;height:325.5pt" o:ole="">
            <v:imagedata r:id="rId29" o:title=""/>
          </v:shape>
          <o:OLEObject Type="Embed" ProgID="Visio.Drawing.11" ShapeID="_x0000_i1026" DrawAspect="Content" ObjectID="_1483526400" r:id="rId30"/>
        </w:object>
      </w:r>
      <w:r w:rsidR="00235BCD" w:rsidDel="00235BCD">
        <w:t xml:space="preserve"> </w:t>
      </w:r>
    </w:p>
    <w:p w14:paraId="77809632" w14:textId="10233710" w:rsidR="00E95C06" w:rsidRPr="007E1B72" w:rsidRDefault="00E95C06" w:rsidP="00E95C06">
      <w:pPr>
        <w:pStyle w:val="Caption"/>
      </w:pPr>
      <w:bookmarkStart w:id="686" w:name="_Toc409707229"/>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2</w:t>
      </w:r>
      <w:r w:rsidR="00CC527A">
        <w:rPr>
          <w:noProof/>
        </w:rPr>
        <w:fldChar w:fldCharType="end"/>
      </w:r>
      <w:r>
        <w:t xml:space="preserve">. </w:t>
      </w:r>
      <w:r w:rsidRPr="00E95C06">
        <w:t>Claim a factory</w:t>
      </w:r>
      <w:r w:rsidR="00640B05">
        <w:t>-</w:t>
      </w:r>
      <w:r w:rsidRPr="00E95C06">
        <w:t>reset device w</w:t>
      </w:r>
      <w:r>
        <w:t>ithout out-of-band</w:t>
      </w:r>
      <w:r w:rsidRPr="00E95C06">
        <w:t xml:space="preserve"> registration data</w:t>
      </w:r>
      <w:bookmarkEnd w:id="686"/>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49FFAB1" w:rsidR="00E95C06" w:rsidRDefault="00472F88" w:rsidP="00E95C06">
      <w:pPr>
        <w:pStyle w:val="figureanchor"/>
      </w:pPr>
      <w:r>
        <w:object w:dxaOrig="10331" w:dyaOrig="7682" w14:anchorId="2AE14D5A">
          <v:shape id="_x0000_i1027" type="#_x0000_t75" style="width:437.25pt;height:325.5pt" o:ole="">
            <v:imagedata r:id="rId31" o:title=""/>
          </v:shape>
          <o:OLEObject Type="Embed" ProgID="Visio.Drawing.11" ShapeID="_x0000_i1027" DrawAspect="Content" ObjectID="_1483526401" r:id="rId32"/>
        </w:object>
      </w:r>
      <w:r w:rsidR="00235BCD" w:rsidDel="00235BCD">
        <w:t xml:space="preserve"> </w:t>
      </w:r>
    </w:p>
    <w:p w14:paraId="3708A890" w14:textId="4565296D" w:rsidR="00E95C06" w:rsidRDefault="00E95C06" w:rsidP="00E95C06">
      <w:pPr>
        <w:pStyle w:val="Caption"/>
      </w:pPr>
      <w:bookmarkStart w:id="687" w:name="_Toc409707230"/>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3</w:t>
      </w:r>
      <w:r w:rsidR="00CC527A">
        <w:rPr>
          <w:noProof/>
        </w:rPr>
        <w:fldChar w:fldCharType="end"/>
      </w:r>
      <w:r>
        <w:t>. Claiming a factory</w:t>
      </w:r>
      <w:r w:rsidR="00640B05">
        <w:t>-</w:t>
      </w:r>
      <w:r>
        <w:t xml:space="preserve">reset device using out-of-band </w:t>
      </w:r>
      <w:r w:rsidRPr="00E95C06">
        <w:t>registration data</w:t>
      </w:r>
      <w:bookmarkEnd w:id="687"/>
    </w:p>
    <w:p w14:paraId="62376CEF" w14:textId="77777777" w:rsidR="005C7089" w:rsidRDefault="00E95C06" w:rsidP="005C7089">
      <w:pPr>
        <w:pStyle w:val="Heading3"/>
      </w:pPr>
      <w:bookmarkStart w:id="688" w:name="_Toc409707258"/>
      <w:r>
        <w:t>Define a guild</w:t>
      </w:r>
      <w:bookmarkEnd w:id="688"/>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689" w:name="_Toc409707259"/>
      <w:r>
        <w:t>Example of building a policy</w:t>
      </w:r>
      <w:bookmarkEnd w:id="689"/>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1AD8B1C8" w:rsidR="005A2F69" w:rsidRPr="00C84A97" w:rsidRDefault="005A2F69" w:rsidP="001F03FC">
      <w:pPr>
        <w:pStyle w:val="body"/>
      </w:pPr>
      <w:r>
        <w:t xml:space="preserve">A policy may contain a number of policy terms.  Each term can be targeted to any user, a guild, or a particular user.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Pr="007851A4">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690" w:name="_Toc409707260"/>
      <w:r>
        <w:lastRenderedPageBreak/>
        <w:t xml:space="preserve">Install </w:t>
      </w:r>
      <w:r w:rsidR="005A2F69">
        <w:t xml:space="preserve">a </w:t>
      </w:r>
      <w:r>
        <w:t>policy</w:t>
      </w:r>
      <w:bookmarkEnd w:id="690"/>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2DDBC02" w:rsidR="00186B4B" w:rsidRDefault="00FD7EC8" w:rsidP="00186B4B">
      <w:pPr>
        <w:pStyle w:val="figureanchor"/>
      </w:pPr>
      <w:r>
        <w:object w:dxaOrig="10571" w:dyaOrig="6617" w14:anchorId="25E360D3">
          <v:shape id="_x0000_i1028" type="#_x0000_t75" style="width:451.5pt;height:282pt" o:ole="">
            <v:imagedata r:id="rId33" o:title=""/>
          </v:shape>
          <o:OLEObject Type="Embed" ProgID="Visio.Drawing.11" ShapeID="_x0000_i1028" DrawAspect="Content" ObjectID="_1483526402" r:id="rId34"/>
        </w:object>
      </w:r>
      <w:r w:rsidR="0041205A" w:rsidDel="0041205A">
        <w:t xml:space="preserve"> </w:t>
      </w:r>
    </w:p>
    <w:p w14:paraId="47EDB202" w14:textId="0371B321" w:rsidR="00E95C06" w:rsidRDefault="00E95C06" w:rsidP="00E95C06">
      <w:pPr>
        <w:pStyle w:val="Caption"/>
      </w:pPr>
      <w:bookmarkStart w:id="691" w:name="_Toc409707231"/>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4</w:t>
      </w:r>
      <w:r w:rsidR="00CC527A">
        <w:rPr>
          <w:noProof/>
        </w:rPr>
        <w:fldChar w:fldCharType="end"/>
      </w:r>
      <w:r>
        <w:t>. Install a policy</w:t>
      </w:r>
      <w:bookmarkEnd w:id="691"/>
    </w:p>
    <w:p w14:paraId="4BF7F27D" w14:textId="77777777" w:rsidR="00E95C06" w:rsidRDefault="00E95C06" w:rsidP="00E95C06">
      <w:pPr>
        <w:pStyle w:val="Heading3"/>
      </w:pPr>
      <w:bookmarkStart w:id="692" w:name="_Toc407091972"/>
      <w:bookmarkStart w:id="693" w:name="_Toc407106141"/>
      <w:bookmarkStart w:id="694" w:name="_Toc407107241"/>
      <w:bookmarkStart w:id="695" w:name="_Toc408820869"/>
      <w:bookmarkStart w:id="696" w:name="_Toc408922030"/>
      <w:bookmarkStart w:id="697" w:name="_Toc409079262"/>
      <w:bookmarkStart w:id="698" w:name="_Toc407091973"/>
      <w:bookmarkStart w:id="699" w:name="_Toc407106142"/>
      <w:bookmarkStart w:id="700" w:name="_Toc407107242"/>
      <w:bookmarkStart w:id="701" w:name="_Toc408820870"/>
      <w:bookmarkStart w:id="702" w:name="_Toc408922031"/>
      <w:bookmarkStart w:id="703" w:name="_Toc409079263"/>
      <w:bookmarkStart w:id="704" w:name="_Toc407091974"/>
      <w:bookmarkStart w:id="705" w:name="_Toc407106143"/>
      <w:bookmarkStart w:id="706" w:name="_Toc407107243"/>
      <w:bookmarkStart w:id="707" w:name="_Toc408820871"/>
      <w:bookmarkStart w:id="708" w:name="_Toc408922032"/>
      <w:bookmarkStart w:id="709" w:name="_Toc409079264"/>
      <w:bookmarkStart w:id="710" w:name="_Toc407091975"/>
      <w:bookmarkStart w:id="711" w:name="_Toc407106144"/>
      <w:bookmarkStart w:id="712" w:name="_Toc407107244"/>
      <w:bookmarkStart w:id="713" w:name="_Toc408820872"/>
      <w:bookmarkStart w:id="714" w:name="_Toc408922033"/>
      <w:bookmarkStart w:id="715" w:name="_Toc409079265"/>
      <w:bookmarkStart w:id="716" w:name="_Toc407091976"/>
      <w:bookmarkStart w:id="717" w:name="_Toc407106145"/>
      <w:bookmarkStart w:id="718" w:name="_Toc407107245"/>
      <w:bookmarkStart w:id="719" w:name="_Toc408820873"/>
      <w:bookmarkStart w:id="720" w:name="_Toc408922034"/>
      <w:bookmarkStart w:id="721" w:name="_Toc409079266"/>
      <w:bookmarkStart w:id="722" w:name="_Toc40970726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t>Add a</w:t>
      </w:r>
      <w:r w:rsidR="008C0457">
        <w:t xml:space="preserve">n application </w:t>
      </w:r>
      <w:r>
        <w:t>to a guild</w:t>
      </w:r>
      <w:bookmarkEnd w:id="722"/>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651172A4" w:rsidR="006B4D67" w:rsidRDefault="00603487" w:rsidP="006B4D67">
      <w:pPr>
        <w:pStyle w:val="figureanchor"/>
      </w:pPr>
      <w:r>
        <w:object w:dxaOrig="10587" w:dyaOrig="7786" w14:anchorId="505A666D">
          <v:shape id="_x0000_i1029" type="#_x0000_t75" style="width:446.25pt;height:328.5pt" o:ole="">
            <v:imagedata r:id="rId35" o:title=""/>
          </v:shape>
          <o:OLEObject Type="Embed" ProgID="Visio.Drawing.11" ShapeID="_x0000_i1029" DrawAspect="Content" ObjectID="_1483526403" r:id="rId36"/>
        </w:object>
      </w:r>
    </w:p>
    <w:p w14:paraId="655B3BE6" w14:textId="4CDEE331" w:rsidR="00E95C06" w:rsidRPr="00E95C06" w:rsidRDefault="00E95C06" w:rsidP="00E95C06">
      <w:pPr>
        <w:pStyle w:val="Caption"/>
      </w:pPr>
      <w:bookmarkStart w:id="723" w:name="_Toc409707232"/>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6</w:t>
      </w:r>
      <w:r w:rsidR="00CC527A">
        <w:rPr>
          <w:noProof/>
        </w:rPr>
        <w:fldChar w:fldCharType="end"/>
      </w:r>
      <w:r>
        <w:t>. Add a</w:t>
      </w:r>
      <w:r w:rsidR="008C0457">
        <w:t xml:space="preserve">n application </w:t>
      </w:r>
      <w:r>
        <w:t>to a guild</w:t>
      </w:r>
      <w:bookmarkEnd w:id="723"/>
    </w:p>
    <w:p w14:paraId="7815C45D" w14:textId="77777777" w:rsidR="002F4AE2" w:rsidRDefault="002F4AE2" w:rsidP="00E95C06">
      <w:pPr>
        <w:pStyle w:val="Heading3"/>
      </w:pPr>
      <w:r w:rsidRPr="001F03FC">
        <w:t xml:space="preserve"> </w:t>
      </w:r>
      <w:bookmarkStart w:id="724" w:name="_Toc409707262"/>
      <w:r w:rsidR="00E95C06">
        <w:t>Add a user to a guild</w:t>
      </w:r>
      <w:bookmarkEnd w:id="724"/>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5D57CB1B" w:rsidR="00E95C06" w:rsidRDefault="00603487" w:rsidP="006B4D67">
      <w:pPr>
        <w:pStyle w:val="figureanchor"/>
      </w:pPr>
      <w:r>
        <w:object w:dxaOrig="10640" w:dyaOrig="8074" w14:anchorId="795B723A">
          <v:shape id="_x0000_i1030" type="#_x0000_t75" style="width:452.25pt;height:342.75pt" o:ole="">
            <v:imagedata r:id="rId37" o:title=""/>
          </v:shape>
          <o:OLEObject Type="Embed" ProgID="Visio.Drawing.11" ShapeID="_x0000_i1030" DrawAspect="Content" ObjectID="_1483526404" r:id="rId38"/>
        </w:object>
      </w:r>
    </w:p>
    <w:p w14:paraId="2AF76044" w14:textId="0F90C9E1" w:rsidR="00E95C06" w:rsidRDefault="00E95C06" w:rsidP="00E95C06">
      <w:pPr>
        <w:pStyle w:val="Caption"/>
      </w:pPr>
      <w:bookmarkStart w:id="725" w:name="_Toc409707233"/>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7</w:t>
      </w:r>
      <w:r w:rsidR="00CC527A">
        <w:rPr>
          <w:noProof/>
        </w:rPr>
        <w:fldChar w:fldCharType="end"/>
      </w:r>
      <w:r>
        <w:t>. Add a user to a guild</w:t>
      </w:r>
      <w:bookmarkEnd w:id="725"/>
    </w:p>
    <w:p w14:paraId="6F34E478" w14:textId="77777777" w:rsidR="00D912C4" w:rsidRDefault="00BC6ABA" w:rsidP="00D912C4">
      <w:pPr>
        <w:pStyle w:val="Heading3"/>
      </w:pPr>
      <w:bookmarkStart w:id="726" w:name="_Toc409707263"/>
      <w:r>
        <w:t>Delegating</w:t>
      </w:r>
      <w:r w:rsidR="00D912C4">
        <w:t xml:space="preserve"> m</w:t>
      </w:r>
      <w:r w:rsidR="00D912C4" w:rsidRPr="00E95C06">
        <w:t xml:space="preserve">embership </w:t>
      </w:r>
      <w:r w:rsidR="00D912C4">
        <w:t>c</w:t>
      </w:r>
      <w:r w:rsidR="00D912C4" w:rsidRPr="00E95C06">
        <w:t>ertificate</w:t>
      </w:r>
      <w:bookmarkEnd w:id="726"/>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29B3F896" w:rsidR="00D912C4" w:rsidRDefault="00A922AE" w:rsidP="00D912C4">
      <w:pPr>
        <w:pStyle w:val="figureanchor"/>
      </w:pPr>
      <w:r>
        <w:object w:dxaOrig="11664" w:dyaOrig="14157" w14:anchorId="413C95E4">
          <v:shape id="_x0000_i1031" type="#_x0000_t75" style="width:450.75pt;height:546.75pt" o:ole="">
            <v:imagedata r:id="rId39" o:title=""/>
          </v:shape>
          <o:OLEObject Type="Embed" ProgID="Visio.Drawing.11" ShapeID="_x0000_i1031" DrawAspect="Content" ObjectID="_1483526405" r:id="rId40"/>
        </w:object>
      </w:r>
    </w:p>
    <w:p w14:paraId="22E0E7C4" w14:textId="77777777" w:rsidR="00D912C4" w:rsidRDefault="00D912C4" w:rsidP="00D912C4">
      <w:pPr>
        <w:pStyle w:val="Caption"/>
      </w:pPr>
      <w:r>
        <w:t xml:space="preserve">Figure </w:t>
      </w:r>
      <w:r w:rsidR="00CC527A">
        <w:fldChar w:fldCharType="begin"/>
      </w:r>
      <w:r w:rsidR="00CC527A">
        <w:instrText xml:space="preserve"> STYLEREF 1 \s </w:instrText>
      </w:r>
      <w:r w:rsidR="00CC527A">
        <w:fldChar w:fldCharType="separate"/>
      </w:r>
      <w:r w:rsidR="00776C0A">
        <w:rPr>
          <w:noProof/>
        </w:rPr>
        <w:t>2</w:t>
      </w:r>
      <w:r w:rsidR="00CC527A">
        <w:rPr>
          <w:noProof/>
        </w:rPr>
        <w:fldChar w:fldCharType="end"/>
      </w:r>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727" w:name="_Toc409707264"/>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727"/>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2" type="#_x0000_t75" style="width:6in;height:385.5pt" o:ole="">
            <v:imagedata r:id="rId41" o:title=""/>
          </v:shape>
          <o:OLEObject Type="Embed" ProgID="Visio.Drawing.11" ShapeID="_x0000_i1032" DrawAspect="Content" ObjectID="_1483526406" r:id="rId42"/>
        </w:object>
      </w:r>
    </w:p>
    <w:p w14:paraId="293D783F" w14:textId="77777777" w:rsidR="00E95C06" w:rsidRDefault="00E95C06" w:rsidP="00E95C06">
      <w:pPr>
        <w:pStyle w:val="Caption"/>
      </w:pPr>
      <w:r>
        <w:t xml:space="preserve">Figure </w:t>
      </w:r>
      <w:r w:rsidR="00CC527A">
        <w:fldChar w:fldCharType="begin"/>
      </w:r>
      <w:r w:rsidR="00CC527A">
        <w:instrText xml:space="preserve"> STYLEREF 1 \s </w:instrText>
      </w:r>
      <w:r w:rsidR="00CC527A">
        <w:fldChar w:fldCharType="separate"/>
      </w:r>
      <w:r w:rsidR="00776C0A">
        <w:rPr>
          <w:noProof/>
        </w:rPr>
        <w:t>2</w:t>
      </w:r>
      <w:r w:rsidR="00CC527A">
        <w:rPr>
          <w:noProof/>
        </w:rPr>
        <w:fldChar w:fldCharType="end"/>
      </w:r>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728" w:name="_Toc394915129"/>
      <w:bookmarkStart w:id="729" w:name="_Toc394916407"/>
      <w:bookmarkStart w:id="730" w:name="_Toc395099884"/>
      <w:bookmarkStart w:id="731" w:name="_Toc395181124"/>
      <w:bookmarkStart w:id="732" w:name="_Toc395182201"/>
      <w:bookmarkStart w:id="733" w:name="_Toc395257835"/>
      <w:bookmarkStart w:id="734" w:name="_Toc394915130"/>
      <w:bookmarkStart w:id="735" w:name="_Toc394916408"/>
      <w:bookmarkStart w:id="736" w:name="_Toc395099885"/>
      <w:bookmarkStart w:id="737" w:name="_Toc395181125"/>
      <w:bookmarkStart w:id="738" w:name="_Toc395182202"/>
      <w:bookmarkStart w:id="739" w:name="_Toc395257836"/>
      <w:bookmarkStart w:id="740" w:name="_Toc394915131"/>
      <w:bookmarkStart w:id="741" w:name="_Toc394916409"/>
      <w:bookmarkStart w:id="742" w:name="_Toc395099886"/>
      <w:bookmarkStart w:id="743" w:name="_Toc395181126"/>
      <w:bookmarkStart w:id="744" w:name="_Toc395182203"/>
      <w:bookmarkStart w:id="745" w:name="_Toc395257837"/>
      <w:bookmarkStart w:id="746" w:name="_Toc394915132"/>
      <w:bookmarkStart w:id="747" w:name="_Toc394916410"/>
      <w:bookmarkStart w:id="748" w:name="_Toc395099887"/>
      <w:bookmarkStart w:id="749" w:name="_Toc395181127"/>
      <w:bookmarkStart w:id="750" w:name="_Toc395182204"/>
      <w:bookmarkStart w:id="751" w:name="_Toc395257838"/>
      <w:bookmarkStart w:id="752" w:name="_Toc409707265"/>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r>
        <w:t xml:space="preserve">Certificate </w:t>
      </w:r>
      <w:r w:rsidR="00A309EA">
        <w:t>revocatio</w:t>
      </w:r>
      <w:r>
        <w:t>n</w:t>
      </w:r>
      <w:bookmarkEnd w:id="752"/>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w:t>
      </w:r>
      <w:del w:id="753" w:author="Author" w:date="2015-01-20T16:41:00Z">
        <w:r w:rsidDel="006D4076">
          <w:delText xml:space="preserve"> basic information</w:delText>
        </w:r>
      </w:del>
      <w:r>
        <w:t xml:space="preserve"> and return whether the given certificate is revoked.</w:t>
      </w:r>
    </w:p>
    <w:p w14:paraId="32DE6DCE" w14:textId="33CECC91" w:rsidR="00877C3E" w:rsidRDefault="00877C3E" w:rsidP="00A309EA">
      <w:pPr>
        <w:pStyle w:val="body"/>
      </w:pPr>
      <w:r>
        <w:lastRenderedPageBreak/>
        <w:t xml:space="preserve">The application </w:t>
      </w:r>
      <w:ins w:id="754" w:author="Author" w:date="2015-01-20T16:36:00Z">
        <w:r w:rsidR="006D4076">
          <w:t xml:space="preserve">looks </w:t>
        </w:r>
      </w:ins>
      <w:ins w:id="755" w:author="Author" w:date="2015-01-20T16:46:00Z">
        <w:r w:rsidR="00193986">
          <w:t xml:space="preserve">in </w:t>
        </w:r>
      </w:ins>
      <w:ins w:id="756" w:author="Author" w:date="2015-01-20T16:36:00Z">
        <w:del w:id="757" w:author="Author" w:date="2015-01-20T16:46:00Z">
          <w:r w:rsidR="006D4076" w:rsidDel="00193986">
            <w:delText xml:space="preserve">for </w:delText>
          </w:r>
        </w:del>
        <w:del w:id="758" w:author="Author" w:date="2015-01-20T16:47:00Z">
          <w:r w:rsidR="006D4076" w:rsidDel="00193986">
            <w:delText xml:space="preserve">a policy term </w:delText>
          </w:r>
        </w:del>
        <w:del w:id="759" w:author="Author" w:date="2015-01-20T16:46:00Z">
          <w:r w:rsidR="006D4076" w:rsidDel="00193986">
            <w:delText>t</w:delText>
          </w:r>
        </w:del>
      </w:ins>
      <w:ins w:id="760" w:author="Author" w:date="2015-01-20T16:46:00Z">
        <w:r w:rsidR="00193986">
          <w:t>t</w:t>
        </w:r>
      </w:ins>
      <w:ins w:id="761" w:author="Author" w:date="2015-01-20T16:36:00Z">
        <w:r w:rsidR="006D4076">
          <w:t xml:space="preserve">he </w:t>
        </w:r>
      </w:ins>
      <w:ins w:id="762" w:author="Author" w:date="2015-01-20T16:37:00Z">
        <w:r w:rsidR="006D4076">
          <w:t>“self”</w:t>
        </w:r>
      </w:ins>
      <w:ins w:id="763" w:author="Author" w:date="2015-01-20T16:36:00Z">
        <w:r w:rsidR="006D4076">
          <w:t xml:space="preserve"> section of </w:t>
        </w:r>
      </w:ins>
      <w:del w:id="764" w:author="Author" w:date="2015-01-20T16:36:00Z">
        <w:r w:rsidDel="006D4076">
          <w:delText xml:space="preserve">checks </w:delText>
        </w:r>
      </w:del>
      <w:r>
        <w:t xml:space="preserve">its installed policy for the </w:t>
      </w:r>
      <w:ins w:id="765" w:author="Author" w:date="2015-01-20T16:38:00Z">
        <w:r w:rsidR="006D4076">
          <w:t>peer that provides the Certificate Revocation Service</w:t>
        </w:r>
      </w:ins>
      <w:del w:id="766" w:author="Author" w:date="2015-01-20T16:37:00Z">
        <w:r w:rsidDel="006D4076">
          <w:delText>Security Manager guild</w:delText>
        </w:r>
      </w:del>
      <w:r>
        <w:t xml:space="preserve">.  </w:t>
      </w:r>
      <w:del w:id="767" w:author="Author" w:date="2015-01-20T16:39:00Z">
        <w:r w:rsidDel="006D4076">
          <w:delText xml:space="preserve">If there is no such </w:delText>
        </w:r>
      </w:del>
      <w:del w:id="768" w:author="Author" w:date="2015-01-20T16:38:00Z">
        <w:r w:rsidDel="006D4076">
          <w:delText>guild</w:delText>
        </w:r>
      </w:del>
      <w:del w:id="769" w:author="Author" w:date="2015-01-20T16:39:00Z">
        <w:r w:rsidDel="006D4076">
          <w:delText xml:space="preserve"> or</w:delText>
        </w:r>
      </w:del>
      <w:ins w:id="770" w:author="Author" w:date="2015-01-20T16:39:00Z">
        <w:r w:rsidR="006D4076">
          <w:t>If</w:t>
        </w:r>
      </w:ins>
      <w:r>
        <w:t xml:space="preserve"> the application can’t locate any of the </w:t>
      </w:r>
      <w:ins w:id="771" w:author="Author" w:date="2015-01-20T16:39:00Z">
        <w:r w:rsidR="006D4076">
          <w:t>Certificate Revocation Service</w:t>
        </w:r>
      </w:ins>
      <w:del w:id="772" w:author="Author" w:date="2015-01-20T16:39:00Z">
        <w:r w:rsidDel="006D4076">
          <w:delText>Security Manager</w:delText>
        </w:r>
      </w:del>
      <w:r>
        <w:t>, the certificate revocation check will be skipped.</w:t>
      </w:r>
    </w:p>
    <w:p w14:paraId="1A274949" w14:textId="4FDA9366" w:rsidR="008F644D" w:rsidRDefault="008F644D" w:rsidP="00A309EA">
      <w:pPr>
        <w:pStyle w:val="body"/>
      </w:pPr>
      <w:r>
        <w:t>If a membership certificate is revoked, all signed authorization data related to the membership certificate is no longer valid.</w:t>
      </w:r>
      <w:r w:rsidR="007E3DDD">
        <w:t xml:space="preserve">  </w:t>
      </w:r>
      <w:del w:id="773" w:author="Author" w:date="2015-01-20T16:46:00Z">
        <w:r w:rsidR="007E3DDD" w:rsidDel="00193986">
          <w:delText>The relationship is defined by the matching issuer public key, subject public key, and guild ID.</w:delText>
        </w:r>
      </w:del>
    </w:p>
    <w:p w14:paraId="70333A00" w14:textId="77777777" w:rsidR="00E95C06" w:rsidRDefault="00A309EA" w:rsidP="00A309EA">
      <w:pPr>
        <w:pStyle w:val="Heading3"/>
      </w:pPr>
      <w:bookmarkStart w:id="774" w:name="_Toc396401512"/>
      <w:bookmarkStart w:id="775" w:name="_Toc396401613"/>
      <w:bookmarkStart w:id="776" w:name="_Toc396744699"/>
      <w:bookmarkStart w:id="777" w:name="_Toc396917904"/>
      <w:bookmarkStart w:id="778" w:name="_Toc396401513"/>
      <w:bookmarkStart w:id="779" w:name="_Toc396401614"/>
      <w:bookmarkStart w:id="780" w:name="_Toc396744700"/>
      <w:bookmarkStart w:id="781" w:name="_Toc396917905"/>
      <w:bookmarkStart w:id="782" w:name="_Toc396401522"/>
      <w:bookmarkStart w:id="783" w:name="_Toc396401623"/>
      <w:bookmarkStart w:id="784" w:name="_Toc396744709"/>
      <w:bookmarkStart w:id="785" w:name="_Toc396917914"/>
      <w:bookmarkStart w:id="786" w:name="_Toc396401523"/>
      <w:bookmarkStart w:id="787" w:name="_Toc396401624"/>
      <w:bookmarkStart w:id="788" w:name="_Toc396744710"/>
      <w:bookmarkStart w:id="789" w:name="_Toc396917915"/>
      <w:bookmarkStart w:id="790" w:name="_Toc396401524"/>
      <w:bookmarkStart w:id="791" w:name="_Toc396401625"/>
      <w:bookmarkStart w:id="792" w:name="_Toc396744711"/>
      <w:bookmarkStart w:id="793" w:name="_Toc396917916"/>
      <w:bookmarkStart w:id="794" w:name="_Toc396401525"/>
      <w:bookmarkStart w:id="795" w:name="_Toc396401626"/>
      <w:bookmarkStart w:id="796" w:name="_Toc396744712"/>
      <w:bookmarkStart w:id="797" w:name="_Toc396917917"/>
      <w:bookmarkStart w:id="798" w:name="_Toc409707266"/>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798"/>
    </w:p>
    <w:p w14:paraId="784512F3" w14:textId="6A7D1B11"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w:t>
      </w:r>
      <w:ins w:id="799" w:author="Author" w:date="2015-01-20T12:01:00Z">
        <w:del w:id="800" w:author="Author" w:date="2015-01-20T15:06:00Z">
          <w:r w:rsidR="00A01991" w:rsidDel="00876FD3">
            <w:delText xml:space="preserve">sign the payload and </w:delText>
          </w:r>
        </w:del>
      </w:ins>
      <w:r w:rsidR="008E6BD1">
        <w:t xml:space="preserve">encrypt </w:t>
      </w:r>
      <w:ins w:id="801" w:author="Author" w:date="2015-01-20T15:06:00Z">
        <w:r w:rsidR="00876FD3">
          <w:t xml:space="preserve">the payload with a session key derived from the some nonce value and the master secret for the &lt;sender, recipient&gt; pair.  The </w:t>
        </w:r>
      </w:ins>
      <w:ins w:id="802" w:author="Author" w:date="2015-01-20T15:09:00Z">
        <w:r w:rsidR="00876FD3">
          <w:t xml:space="preserve">package including the </w:t>
        </w:r>
      </w:ins>
      <w:ins w:id="803" w:author="Author" w:date="2015-01-20T15:06:00Z">
        <w:r w:rsidR="00876FD3">
          <w:t xml:space="preserve">sender public key, destination public key, nonce, and encrypted payload </w:t>
        </w:r>
      </w:ins>
      <w:ins w:id="804" w:author="Author" w:date="2015-01-20T15:09:00Z">
        <w:r w:rsidR="00876FD3">
          <w:t>is sent to the Distribution Service to delivery to the target.</w:t>
        </w:r>
      </w:ins>
      <w:ins w:id="805" w:author="Author" w:date="2015-01-20T12:01:00Z">
        <w:del w:id="806" w:author="Author" w:date="2015-01-20T15:06:00Z">
          <w:r w:rsidR="00A01991" w:rsidDel="00876FD3">
            <w:delText>it</w:delText>
          </w:r>
        </w:del>
      </w:ins>
      <w:del w:id="807" w:author="Author" w:date="2015-01-20T12:01:00Z">
        <w:r w:rsidR="008E6BD1" w:rsidDel="00A01991">
          <w:delText xml:space="preserve">the </w:delText>
        </w:r>
      </w:del>
      <w:ins w:id="808" w:author="Author" w:date="2015-01-20T11:56:00Z">
        <w:del w:id="809" w:author="Author" w:date="2015-01-20T12:01:00Z">
          <w:r w:rsidR="00152FB1" w:rsidDel="00A01991">
            <w:delText>results</w:delText>
          </w:r>
        </w:del>
        <w:del w:id="810" w:author="Author" w:date="2015-01-20T15:09:00Z">
          <w:r w:rsidR="00152FB1" w:rsidDel="00876FD3">
            <w:delText xml:space="preserve"> with the target encryption public key</w:delText>
          </w:r>
        </w:del>
      </w:ins>
      <w:del w:id="811" w:author="Author" w:date="2015-01-20T15:09:00Z">
        <w:r w:rsidR="008E6BD1" w:rsidDel="00876FD3">
          <w:delText>updated policy</w:delText>
        </w:r>
        <w:r w:rsidR="00A309EA" w:rsidDel="00876FD3">
          <w:delText xml:space="preserve"> and </w:delText>
        </w:r>
        <w:r w:rsidR="00540EEB" w:rsidDel="00876FD3">
          <w:delText>deliver</w:delText>
        </w:r>
        <w:r w:rsidR="00A309EA" w:rsidDel="00876FD3">
          <w:delText xml:space="preserve"> them to the </w:delText>
        </w:r>
        <w:r w:rsidR="004A1E4A" w:rsidDel="00876FD3">
          <w:delText xml:space="preserve">Distribution Service </w:delText>
        </w:r>
        <w:r w:rsidR="00FC5206" w:rsidDel="00876FD3">
          <w:delText xml:space="preserve">for </w:delText>
        </w:r>
        <w:r w:rsidR="00A309EA" w:rsidDel="00876FD3">
          <w:delText>distribution</w:delText>
        </w:r>
        <w:r w:rsidR="00FC5206" w:rsidDel="00876FD3">
          <w:delText xml:space="preserve"> </w:delText>
        </w:r>
        <w:r w:rsidR="00A309EA" w:rsidDel="00876FD3">
          <w:delText xml:space="preserve">to the </w:delText>
        </w:r>
      </w:del>
      <w:ins w:id="812" w:author="Author" w:date="2015-01-20T11:57:00Z">
        <w:del w:id="813" w:author="Author" w:date="2015-01-20T15:09:00Z">
          <w:r w:rsidR="00152FB1" w:rsidDel="00876FD3">
            <w:delText>target</w:delText>
          </w:r>
        </w:del>
      </w:ins>
      <w:del w:id="814" w:author="Author" w:date="2015-01-20T11:57:00Z">
        <w:r w:rsidR="002302E0" w:rsidDel="00152FB1">
          <w:delText>applications</w:delText>
        </w:r>
        <w:r w:rsidDel="00152FB1">
          <w:delText xml:space="preserve"> he/she owns</w:delText>
        </w:r>
      </w:del>
      <w:del w:id="815" w:author="Author" w:date="2015-01-20T15:09:00Z">
        <w:r w:rsidR="00A309EA" w:rsidDel="00876FD3">
          <w:delText>.</w:delText>
        </w:r>
      </w:del>
      <w:r w:rsidR="00A309EA">
        <w:t xml:space="preserve">  </w:t>
      </w:r>
      <w:ins w:id="816" w:author="Author" w:date="2015-01-20T12:02:00Z">
        <w:r w:rsidR="00A01991">
          <w:t xml:space="preserve">The target </w:t>
        </w:r>
      </w:ins>
      <w:ins w:id="817" w:author="Author" w:date="2015-01-20T15:10:00Z">
        <w:r w:rsidR="00876FD3">
          <w:t xml:space="preserve">uses the information in the package to locate the master secret to generate the corresponding session key to decrypt the payload.  Once the decryption is successful, the target signs the hash of the package and provide the signature in the reply. </w:t>
        </w:r>
      </w:ins>
      <w:ins w:id="818" w:author="Author" w:date="2015-01-20T12:02:00Z">
        <w:del w:id="819" w:author="Author" w:date="2015-01-20T15:12:00Z">
          <w:r w:rsidR="00A01991" w:rsidDel="00876FD3">
            <w:delText xml:space="preserve">will verify whether the decrypted payload is signed by its admin.  Once verified, </w:delText>
          </w:r>
        </w:del>
      </w:ins>
      <w:del w:id="820" w:author="Author" w:date="2015-01-20T15:12:00Z">
        <w:r w:rsidDel="00876FD3">
          <w:delText xml:space="preserve">These </w:delText>
        </w:r>
        <w:r w:rsidR="004A1E4A" w:rsidDel="00876FD3">
          <w:delText xml:space="preserve">policy updates and </w:delText>
        </w:r>
        <w:r w:rsidDel="00876FD3">
          <w:delText xml:space="preserve">certificates are signed </w:delText>
        </w:r>
        <w:r w:rsidR="00966043" w:rsidDel="00876FD3">
          <w:delText>by an admin</w:delText>
        </w:r>
        <w:r w:rsidR="007D7EC3" w:rsidDel="00876FD3">
          <w:delText>,</w:delText>
        </w:r>
        <w:r w:rsidDel="00876FD3">
          <w:delText xml:space="preserve"> and the subject is the specific application.  As the result, the </w:delText>
        </w:r>
      </w:del>
      <w:ins w:id="821" w:author="Author" w:date="2015-01-20T12:03:00Z">
        <w:del w:id="822" w:author="Author" w:date="2015-01-20T15:12:00Z">
          <w:r w:rsidR="00A01991" w:rsidDel="00876FD3">
            <w:delText xml:space="preserve">target </w:delText>
          </w:r>
        </w:del>
      </w:ins>
      <w:del w:id="823" w:author="Author" w:date="2015-01-20T15:12:00Z">
        <w:r w:rsidDel="00876FD3">
          <w:delText>application will trust the certificate and</w:delText>
        </w:r>
      </w:del>
      <w:ins w:id="824" w:author="Author" w:date="2015-01-20T12:03:00Z">
        <w:del w:id="825" w:author="Author" w:date="2015-01-20T15:12:00Z">
          <w:r w:rsidR="00A01991" w:rsidDel="00876FD3">
            <w:delText xml:space="preserve"> </w:delText>
          </w:r>
        </w:del>
      </w:ins>
      <w:del w:id="826" w:author="Author" w:date="2015-01-20T15:12:00Z">
        <w:r w:rsidDel="00876FD3">
          <w:delText xml:space="preserve"> </w:delText>
        </w:r>
        <w:r w:rsidR="004A1E4A" w:rsidDel="00876FD3">
          <w:delText>the signed policy updates.</w:delText>
        </w:r>
      </w:del>
    </w:p>
    <w:p w14:paraId="0CF4E559" w14:textId="1FA5F593"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r w:rsidR="004B32E6">
        <w:t>distribute updates to applications.</w:t>
      </w:r>
    </w:p>
    <w:p w14:paraId="2A0F3E8E" w14:textId="3FE9DD65" w:rsidR="00A309EA" w:rsidRDefault="008E6BD1" w:rsidP="00A309EA">
      <w:pPr>
        <w:pStyle w:val="body"/>
      </w:pPr>
      <w:r>
        <w:t>Using the destination</w:t>
      </w:r>
      <w:ins w:id="827" w:author="Author" w:date="2015-01-20T12:00:00Z">
        <w:r w:rsidR="00A01991">
          <w:t xml:space="preserve">’s </w:t>
        </w:r>
        <w:del w:id="828" w:author="Author" w:date="2015-01-20T15:05:00Z">
          <w:r w:rsidR="00A01991" w:rsidDel="00876FD3">
            <w:delText xml:space="preserve">encryption </w:delText>
          </w:r>
        </w:del>
        <w:r w:rsidR="00A01991">
          <w:t>public key</w:t>
        </w:r>
      </w:ins>
      <w:del w:id="829" w:author="Author" w:date="2015-01-20T12:00:00Z">
        <w:r w:rsidDel="00A01991">
          <w:delText xml:space="preserve"> GU</w:delText>
        </w:r>
      </w:del>
      <w:del w:id="830" w:author="Author" w:date="2015-01-20T11:59:00Z">
        <w:r w:rsidDel="00A01991">
          <w:delText>ID</w:delText>
        </w:r>
      </w:del>
      <w:r>
        <w:t>, t</w:t>
      </w:r>
      <w:r w:rsidR="00A309EA">
        <w:t xml:space="preserve">he </w:t>
      </w:r>
      <w:r w:rsidR="004B32E6">
        <w:t>Distribution Service</w:t>
      </w:r>
      <w:r>
        <w:t xml:space="preserve"> discovers the target and attempts to </w:t>
      </w:r>
      <w:del w:id="831" w:author="Author" w:date="2015-01-20T12:03:00Z">
        <w:r w:rsidR="00A309EA" w:rsidDel="00A01991">
          <w:delText xml:space="preserve"> </w:delText>
        </w:r>
      </w:del>
      <w:r w:rsidR="00A309EA">
        <w:t xml:space="preserve">install the updated </w:t>
      </w:r>
      <w:r w:rsidR="00B035F8">
        <w:t xml:space="preserve">policies and </w:t>
      </w:r>
      <w:r w:rsidR="00A309EA">
        <w:t>certificates</w:t>
      </w:r>
      <w:r>
        <w:t>.</w:t>
      </w:r>
    </w:p>
    <w:p w14:paraId="0F663AF0" w14:textId="77777777" w:rsidR="00853F0A" w:rsidRDefault="00853F0A" w:rsidP="00A309EA">
      <w:pPr>
        <w:pStyle w:val="body"/>
      </w:pPr>
    </w:p>
    <w:p w14:paraId="28507BF7" w14:textId="15123538" w:rsidR="00DE249D" w:rsidRDefault="00A83CC0" w:rsidP="00DE249D">
      <w:pPr>
        <w:pStyle w:val="figureanchor"/>
      </w:pPr>
      <w:ins w:id="832" w:author="Author" w:date="2015-01-20T16:33:00Z">
        <w:r>
          <w:object w:dxaOrig="11381" w:dyaOrig="8484" w14:anchorId="672E207A">
            <v:shape id="_x0000_i1033" type="#_x0000_t75" style="width:428.25pt;height:319.5pt" o:ole="">
              <v:imagedata r:id="rId43" o:title=""/>
            </v:shape>
            <o:OLEObject Type="Embed" ProgID="Visio.Drawing.11" ShapeID="_x0000_i1033" DrawAspect="Content" ObjectID="_1483526407" r:id="rId44"/>
          </w:object>
        </w:r>
      </w:ins>
      <w:ins w:id="833" w:author="Author" w:date="2015-01-20T16:33:00Z">
        <w:r w:rsidDel="00A83CC0">
          <w:rPr>
            <w:sz w:val="30"/>
            <w:szCs w:val="30"/>
          </w:rPr>
          <w:t xml:space="preserve"> </w:t>
        </w:r>
      </w:ins>
      <w:del w:id="834" w:author="Author" w:date="2015-01-20T16:33:00Z">
        <w:r w:rsidR="005A4E4D" w:rsidDel="00A83CC0">
          <w:rPr>
            <w:sz w:val="30"/>
            <w:szCs w:val="30"/>
          </w:rPr>
          <w:object w:dxaOrig="11447" w:dyaOrig="10320" w14:anchorId="61A24446">
            <v:shape id="_x0000_i1034" type="#_x0000_t75" style="width:444.75pt;height:401.25pt" o:ole="">
              <v:imagedata r:id="rId45" o:title=""/>
            </v:shape>
            <o:OLEObject Type="Embed" ProgID="Visio.Drawing.11" ShapeID="_x0000_i1034" DrawAspect="Content" ObjectID="_1483526408" r:id="rId46"/>
          </w:object>
        </w:r>
      </w:del>
      <w:r w:rsidR="005A4E4D" w:rsidDel="005A4E4D">
        <w:t xml:space="preserve"> </w:t>
      </w:r>
    </w:p>
    <w:p w14:paraId="32B07E2F" w14:textId="46B9E4CD" w:rsidR="00A309EA" w:rsidRDefault="00A309EA" w:rsidP="00A309EA">
      <w:pPr>
        <w:pStyle w:val="Caption"/>
      </w:pPr>
      <w:bookmarkStart w:id="835" w:name="_Toc409707234"/>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8</w:t>
      </w:r>
      <w:r w:rsidR="00CC527A">
        <w:rPr>
          <w:noProof/>
        </w:rPr>
        <w:fldChar w:fldCharType="end"/>
      </w:r>
      <w:r>
        <w:t xml:space="preserve">. </w:t>
      </w:r>
      <w:r w:rsidRPr="00A309EA">
        <w:t xml:space="preserve">Distribution of </w:t>
      </w:r>
      <w:r w:rsidR="0039636A">
        <w:t>p</w:t>
      </w:r>
      <w:r w:rsidRPr="00A309EA">
        <w:t>olicy</w:t>
      </w:r>
      <w:r w:rsidR="004B32E6">
        <w:t xml:space="preserve"> updates and </w:t>
      </w:r>
      <w:r w:rsidR="0039636A">
        <w:t>certificate</w:t>
      </w:r>
      <w:bookmarkEnd w:id="835"/>
    </w:p>
    <w:p w14:paraId="37E5A78B" w14:textId="0888E1EF" w:rsidR="00492DAE" w:rsidRDefault="00492DAE" w:rsidP="00492DAE">
      <w:pPr>
        <w:pStyle w:val="Heading3"/>
      </w:pPr>
      <w:bookmarkStart w:id="836" w:name="_Toc409707267"/>
      <w:r>
        <w:t>Application Manifest</w:t>
      </w:r>
      <w:bookmarkEnd w:id="836"/>
    </w:p>
    <w:p w14:paraId="00594A81" w14:textId="77777777" w:rsidR="00D469E1" w:rsidRPr="00643405" w:rsidRDefault="00D469E1" w:rsidP="007851A4">
      <w:pPr>
        <w:pStyle w:val="body"/>
      </w:pPr>
      <w:r w:rsidRPr="00DB5BE2">
        <w:t xml:space="preserve">The main goal of a manifest is to inform the </w:t>
      </w:r>
      <w:r>
        <w:t>end-</w:t>
      </w:r>
      <w:r w:rsidRPr="00DB5BE2">
        <w:t>user which services an application</w:t>
      </w:r>
      <w:r>
        <w:t xml:space="preserve"> </w:t>
      </w:r>
      <w:r w:rsidRPr="00DB5BE2">
        <w:t>will provide and consume.  Manifest enforcement ensure</w:t>
      </w:r>
      <w:r w:rsidR="00C2063B">
        <w:t>s</w:t>
      </w:r>
      <w:r w:rsidRPr="00DB5BE2">
        <w:t xml:space="preserve"> the application cannot provide </w:t>
      </w:r>
      <w:r>
        <w:t>n</w:t>
      </w:r>
      <w:r w:rsidRPr="00DB5BE2">
        <w:t xml:space="preserve">or consume any unwarranted services. The </w:t>
      </w:r>
      <w:r>
        <w:t xml:space="preserve">trustworthy </w:t>
      </w:r>
      <w:r w:rsidRPr="00DB5BE2">
        <w:t>description of the interfaces shall</w:t>
      </w:r>
      <w:r>
        <w:t xml:space="preserve"> </w:t>
      </w:r>
      <w:r w:rsidRPr="00DB5BE2">
        <w:t>be presented to the user in a human readable and localized fashion.</w:t>
      </w:r>
    </w:p>
    <w:p w14:paraId="7C8BE384" w14:textId="06504892" w:rsidR="00D469E1" w:rsidRDefault="00D469E1" w:rsidP="007851A4">
      <w:pPr>
        <w:pStyle w:val="body"/>
      </w:pPr>
      <w:r w:rsidRPr="00BB714E">
        <w:t xml:space="preserve">The manifest shall be enforced by the </w:t>
      </w:r>
      <w:r>
        <w:t xml:space="preserve">receiving </w:t>
      </w:r>
      <w:r w:rsidRPr="00DB5BE2">
        <w:t>peer, as a malicious application may not</w:t>
      </w:r>
      <w:r w:rsidR="00E438F7">
        <w:t xml:space="preserve"> </w:t>
      </w:r>
      <w:r w:rsidRPr="00DB5BE2">
        <w:t>be trusted to enforce it locally.</w:t>
      </w:r>
    </w:p>
    <w:p w14:paraId="1DA4490D" w14:textId="77777777" w:rsidR="00494B65" w:rsidRDefault="00494B65" w:rsidP="007851A4">
      <w:pPr>
        <w:pStyle w:val="Heading4"/>
      </w:pPr>
      <w:r>
        <w:t>Manifest Format</w:t>
      </w:r>
    </w:p>
    <w:p w14:paraId="42933098" w14:textId="77777777" w:rsidR="00494B65" w:rsidRDefault="00494B65" w:rsidP="007851A4">
      <w:pPr>
        <w:pStyle w:val="body"/>
      </w:pPr>
      <w:r>
        <w:t xml:space="preserve">The format of the manifest is similar to the format of the authorization data.  Please refer to the section </w:t>
      </w:r>
      <w:r w:rsidRPr="007851A4">
        <w:rPr>
          <w:i/>
          <w:u w:val="single"/>
        </w:rPr>
        <w:fldChar w:fldCharType="begin"/>
      </w:r>
      <w:r w:rsidRPr="007851A4">
        <w:rPr>
          <w:i/>
          <w:u w:val="single"/>
        </w:rPr>
        <w:instrText xml:space="preserve"> REF _Ref397602622 \h  \* MERGEFORMAT </w:instrText>
      </w:r>
      <w:r w:rsidRPr="007851A4">
        <w:rPr>
          <w:i/>
          <w:u w:val="single"/>
        </w:rPr>
      </w:r>
      <w:r w:rsidRPr="007851A4">
        <w:rPr>
          <w:i/>
          <w:u w:val="single"/>
        </w:rPr>
        <w:fldChar w:fldCharType="separate"/>
      </w:r>
      <w:r w:rsidRPr="007851A4">
        <w:rPr>
          <w:i/>
          <w:u w:val="single"/>
        </w:rPr>
        <w:t>Policy Templates</w:t>
      </w:r>
      <w:r w:rsidRPr="007851A4">
        <w:rPr>
          <w:i/>
          <w:u w:val="single"/>
        </w:rPr>
        <w:fldChar w:fldCharType="end"/>
      </w:r>
      <w:r>
        <w:rPr>
          <w:i/>
          <w:u w:val="single"/>
        </w:rPr>
        <w:t xml:space="preserve"> </w:t>
      </w:r>
      <w:r>
        <w:t>below for more information.</w:t>
      </w:r>
    </w:p>
    <w:p w14:paraId="23BC0BE4" w14:textId="77777777" w:rsidR="00F96F83" w:rsidRDefault="00F96F83" w:rsidP="007851A4">
      <w:pPr>
        <w:pStyle w:val="Heading4"/>
      </w:pPr>
      <w:r>
        <w:t>Trusted Description</w:t>
      </w:r>
    </w:p>
    <w:p w14:paraId="0020E70C" w14:textId="0D2ECABB" w:rsidR="00F96F83" w:rsidRDefault="00F96F83" w:rsidP="007851A4">
      <w:pPr>
        <w:pStyle w:val="body"/>
      </w:pPr>
      <w:r>
        <w:t xml:space="preserve">The manifest data provided by the application does not contain any description.  The description would be provided via HTTPS </w:t>
      </w:r>
      <w:r w:rsidR="00BB714E">
        <w:t>by</w:t>
      </w:r>
      <w:r>
        <w:t xml:space="preserve"> a </w:t>
      </w:r>
      <w:r w:rsidR="00C307B8">
        <w:t>Service Description Server</w:t>
      </w:r>
      <w:r>
        <w:t>:</w:t>
      </w:r>
    </w:p>
    <w:p w14:paraId="094C7A33" w14:textId="77777777" w:rsidR="00F96F83" w:rsidRDefault="00F96F83" w:rsidP="007851A4">
      <w:pPr>
        <w:pStyle w:val="body"/>
        <w:numPr>
          <w:ilvl w:val="0"/>
          <w:numId w:val="84"/>
        </w:numPr>
      </w:pPr>
      <w:r>
        <w:t>Provided by the developer using the reserve domain name of the interface name</w:t>
      </w:r>
    </w:p>
    <w:p w14:paraId="55F8AAE7" w14:textId="77777777" w:rsidR="00F96F83" w:rsidRDefault="00F96F83" w:rsidP="007851A4">
      <w:pPr>
        <w:pStyle w:val="body"/>
        <w:numPr>
          <w:ilvl w:val="0"/>
          <w:numId w:val="84"/>
        </w:numPr>
      </w:pPr>
      <w:r>
        <w:t>Provided by the AllSeen Alliance</w:t>
      </w:r>
    </w:p>
    <w:p w14:paraId="3FC146DC" w14:textId="1D31345B" w:rsidR="00F96F83" w:rsidRPr="00DB5BE2" w:rsidRDefault="00F96F83" w:rsidP="007851A4">
      <w:pPr>
        <w:pStyle w:val="body"/>
      </w:pPr>
      <w:r>
        <w:lastRenderedPageBreak/>
        <w:t xml:space="preserve">The developer must at least provide the description for the interface.  </w:t>
      </w:r>
      <w:r w:rsidR="00476668">
        <w:t xml:space="preserve">An interface member listed </w:t>
      </w:r>
      <w:r>
        <w:t xml:space="preserve">in the manifest should have a description.  If there is no description for </w:t>
      </w:r>
      <w:r w:rsidR="00476668">
        <w:t>the member</w:t>
      </w:r>
      <w:r>
        <w:t>, the interface description will be used in its place.</w:t>
      </w:r>
    </w:p>
    <w:p w14:paraId="74C84680" w14:textId="77777777" w:rsidR="00A85EF6" w:rsidRDefault="00A85EF6" w:rsidP="007851A4">
      <w:pPr>
        <w:pStyle w:val="Heading4"/>
      </w:pPr>
      <w:r>
        <w:t>Manifest enforcement</w:t>
      </w:r>
    </w:p>
    <w:p w14:paraId="4245A1DF" w14:textId="77777777" w:rsidR="00A85EF6" w:rsidRPr="00A85EF6" w:rsidRDefault="00A85EF6">
      <w:pPr>
        <w:pStyle w:val="body"/>
      </w:pPr>
      <w:r>
        <w:t>As manifest are incorporated in the membership policy, no additional enforcement mechanism is required.  The remote peer will intersect the rules in its local policy with the rules defined in the membership policy to enforce the application manifest.</w:t>
      </w:r>
    </w:p>
    <w:p w14:paraId="045FCE25" w14:textId="77777777" w:rsidR="00A85EF6" w:rsidRDefault="00BF4F1B" w:rsidP="007851A4">
      <w:pPr>
        <w:pStyle w:val="Heading4"/>
      </w:pPr>
      <w:r>
        <w:t>Generating Policy and Membership Based on Manifest</w:t>
      </w:r>
    </w:p>
    <w:p w14:paraId="6A7404A8" w14:textId="77777777" w:rsidR="00A85EF6" w:rsidRDefault="00A85EF6">
      <w:pPr>
        <w:pStyle w:val="body"/>
      </w:pPr>
      <w:r>
        <w:t>The following flow shows how the Security Manager uses the manifest data provided by the application to generate local policy and membership policies.</w:t>
      </w:r>
    </w:p>
    <w:p w14:paraId="7FE3891A" w14:textId="77777777" w:rsidR="002F6854" w:rsidRDefault="00C307B8">
      <w:pPr>
        <w:pStyle w:val="Heading4"/>
        <w:numPr>
          <w:ilvl w:val="0"/>
          <w:numId w:val="0"/>
        </w:numPr>
      </w:pPr>
      <w:r>
        <w:object w:dxaOrig="11507" w:dyaOrig="8290" w14:anchorId="347715DE">
          <v:shape id="_x0000_i1035" type="#_x0000_t75" style="width:468pt;height:336.75pt" o:ole="">
            <v:imagedata r:id="rId47" o:title=""/>
          </v:shape>
          <o:OLEObject Type="Embed" ProgID="Visio.Drawing.11" ShapeID="_x0000_i1035" DrawAspect="Content" ObjectID="_1483526409" r:id="rId48"/>
        </w:object>
      </w:r>
    </w:p>
    <w:p w14:paraId="570FB61C" w14:textId="77777777" w:rsidR="002F6854" w:rsidRDefault="002F6854">
      <w:pPr>
        <w:pStyle w:val="Caption"/>
      </w:pPr>
      <w:bookmarkStart w:id="837" w:name="_Toc409707235"/>
      <w:r>
        <w:t xml:space="preserve">Figure </w:t>
      </w:r>
      <w:r w:rsidR="00CC527A">
        <w:fldChar w:fldCharType="begin"/>
      </w:r>
      <w:r w:rsidR="00CC527A">
        <w:instrText xml:space="preserve"> STY</w:instrText>
      </w:r>
      <w:r w:rsidR="00CC527A">
        <w:instrText xml:space="preserve">LEREF 1 \s </w:instrText>
      </w:r>
      <w:r w:rsidR="00CC527A">
        <w:fldChar w:fldCharType="separate"/>
      </w:r>
      <w:r>
        <w:rPr>
          <w:noProof/>
        </w:rPr>
        <w:t>2</w:t>
      </w:r>
      <w:r w:rsidR="00CC527A">
        <w:rPr>
          <w:noProof/>
        </w:rPr>
        <w:fldChar w:fldCharType="end"/>
      </w:r>
      <w:r>
        <w:noBreakHyphen/>
      </w:r>
      <w:r w:rsidR="00CC527A">
        <w:fldChar w:fldCharType="begin"/>
      </w:r>
      <w:r w:rsidR="00CC527A">
        <w:instrText xml:space="preserve"> SEQ Figure \* ARABIC \s 1 </w:instrText>
      </w:r>
      <w:r w:rsidR="00CC527A">
        <w:fldChar w:fldCharType="separate"/>
      </w:r>
      <w:r>
        <w:rPr>
          <w:noProof/>
        </w:rPr>
        <w:t>9</w:t>
      </w:r>
      <w:r w:rsidR="00CC527A">
        <w:rPr>
          <w:noProof/>
        </w:rPr>
        <w:fldChar w:fldCharType="end"/>
      </w:r>
      <w:r>
        <w:t>: Building Policy using manifest</w:t>
      </w:r>
      <w:bookmarkEnd w:id="837"/>
    </w:p>
    <w:p w14:paraId="10CA4031" w14:textId="33DAC091" w:rsidR="00492DAE" w:rsidRPr="00853F0A" w:rsidRDefault="00492DAE" w:rsidP="007851A4">
      <w:pPr>
        <w:pStyle w:val="Heading4"/>
        <w:numPr>
          <w:ilvl w:val="0"/>
          <w:numId w:val="0"/>
        </w:numPr>
      </w:pPr>
    </w:p>
    <w:p w14:paraId="3A0D607B" w14:textId="77777777" w:rsidR="00A309EA" w:rsidRDefault="00EB3E29" w:rsidP="00EB3E29">
      <w:pPr>
        <w:pStyle w:val="Heading2"/>
      </w:pPr>
      <w:bookmarkStart w:id="838" w:name="_Toc409707268"/>
      <w:r>
        <w:t>Access validation</w:t>
      </w:r>
      <w:bookmarkEnd w:id="838"/>
    </w:p>
    <w:p w14:paraId="2E3B2FDE" w14:textId="77777777" w:rsidR="00EB3E29" w:rsidRDefault="00EB3E29" w:rsidP="00EB3E29">
      <w:pPr>
        <w:pStyle w:val="Heading3"/>
      </w:pPr>
      <w:bookmarkStart w:id="839" w:name="_Toc409707269"/>
      <w:r>
        <w:t>Validation flow</w:t>
      </w:r>
      <w:bookmarkEnd w:id="839"/>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6" type="#_x0000_t75" style="width:433.5pt;height:356.25pt" o:ole="">
            <v:imagedata r:id="rId49" o:title=""/>
          </v:shape>
          <o:OLEObject Type="Embed" ProgID="Visio.Drawing.11" ShapeID="_x0000_i1036" DrawAspect="Content" ObjectID="_1483526410" r:id="rId50"/>
        </w:object>
      </w:r>
    </w:p>
    <w:p w14:paraId="66A66A16" w14:textId="19171F5D" w:rsidR="00EE4B77" w:rsidRDefault="00EE4B77" w:rsidP="00EE4B77">
      <w:pPr>
        <w:pStyle w:val="Caption"/>
      </w:pPr>
      <w:bookmarkStart w:id="840" w:name="_Toc409707236"/>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10</w:t>
      </w:r>
      <w:r w:rsidR="00CC527A">
        <w:rPr>
          <w:noProof/>
        </w:rPr>
        <w:fldChar w:fldCharType="end"/>
      </w:r>
      <w:r>
        <w:t xml:space="preserve">. </w:t>
      </w:r>
      <w:r w:rsidRPr="00EE4B77">
        <w:t>Validation Flow</w:t>
      </w:r>
      <w:bookmarkEnd w:id="840"/>
    </w:p>
    <w:p w14:paraId="1940C043" w14:textId="77777777" w:rsidR="00EE4B77" w:rsidRDefault="00EE4B77" w:rsidP="00EE4B77">
      <w:pPr>
        <w:pStyle w:val="Heading3"/>
      </w:pPr>
      <w:bookmarkStart w:id="841" w:name="_Toc409707270"/>
      <w:r>
        <w:t>Validating a consumer policy</w:t>
      </w:r>
      <w:bookmarkEnd w:id="841"/>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7" type="#_x0000_t75" style="width:438pt;height:416.25pt" o:ole="">
            <v:imagedata r:id="rId51" o:title=""/>
          </v:shape>
          <o:OLEObject Type="Embed" ProgID="Visio.Drawing.11" ShapeID="_x0000_i1037" DrawAspect="Content" ObjectID="_1483526411" r:id="rId52"/>
        </w:object>
      </w:r>
    </w:p>
    <w:p w14:paraId="5B4C0CDC" w14:textId="732684CA" w:rsidR="00EE4B77" w:rsidRDefault="00EE4B77" w:rsidP="00EE4B77">
      <w:pPr>
        <w:pStyle w:val="Caption"/>
      </w:pPr>
      <w:bookmarkStart w:id="842" w:name="_Toc409707237"/>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11</w:t>
      </w:r>
      <w:r w:rsidR="00CC527A">
        <w:rPr>
          <w:noProof/>
        </w:rPr>
        <w:fldChar w:fldCharType="end"/>
      </w:r>
      <w:r>
        <w:t xml:space="preserve">. </w:t>
      </w:r>
      <w:r w:rsidRPr="00EE4B77">
        <w:t xml:space="preserve">Validating </w:t>
      </w:r>
      <w:r w:rsidR="005E6BED">
        <w:t>a c</w:t>
      </w:r>
      <w:r w:rsidRPr="00EE4B77">
        <w:t xml:space="preserve">onsumer </w:t>
      </w:r>
      <w:r w:rsidR="005E6BED">
        <w:t>p</w:t>
      </w:r>
      <w:r w:rsidRPr="00EE4B77">
        <w:t>olicy</w:t>
      </w:r>
      <w:bookmarkEnd w:id="842"/>
    </w:p>
    <w:p w14:paraId="0F9648E3" w14:textId="3742B640" w:rsidR="00EE4B77" w:rsidRDefault="005E6BED" w:rsidP="00EE4B77">
      <w:pPr>
        <w:pStyle w:val="Heading3"/>
      </w:pPr>
      <w:bookmarkStart w:id="843" w:name="_Toc409707271"/>
      <w:r>
        <w:t xml:space="preserve">Exchanging </w:t>
      </w:r>
      <w:r w:rsidR="009C582C">
        <w:t xml:space="preserve">the membership certificates </w:t>
      </w:r>
      <w:r>
        <w:t>during session e</w:t>
      </w:r>
      <w:r w:rsidR="00EE4B77" w:rsidRPr="00EE4B77">
        <w:t>stablishment</w:t>
      </w:r>
      <w:bookmarkEnd w:id="843"/>
    </w:p>
    <w:p w14:paraId="1376F4B3" w14:textId="55B590F6" w:rsidR="00EE4B77" w:rsidRDefault="00EE4B77" w:rsidP="00EE4B77">
      <w:pPr>
        <w:pStyle w:val="body"/>
      </w:pPr>
      <w:r>
        <w:t xml:space="preserve">During the </w:t>
      </w:r>
      <w:r w:rsidR="005E6BED">
        <w:t xml:space="preserve">AllJoyn </w:t>
      </w:r>
      <w:r>
        <w:t xml:space="preserve">session establishment, the peers exchange the </w:t>
      </w:r>
      <w:r w:rsidR="009C582C">
        <w:t>membership certificates.</w:t>
      </w:r>
      <w:r>
        <w:t xml:space="preserve">.  </w:t>
      </w:r>
    </w:p>
    <w:p w14:paraId="07A9AB7A" w14:textId="3E416C38" w:rsidR="00EE4B77" w:rsidRDefault="00EE4B77" w:rsidP="00EE4B77">
      <w:pPr>
        <w:pStyle w:val="body"/>
      </w:pPr>
    </w:p>
    <w:p w14:paraId="132422BE" w14:textId="6EE176BC" w:rsidR="004A05BD" w:rsidRDefault="00A922AE" w:rsidP="004A05BD">
      <w:pPr>
        <w:pStyle w:val="figureanchor"/>
      </w:pPr>
      <w:r>
        <w:object w:dxaOrig="11121" w:dyaOrig="11170" w14:anchorId="3052AE0D">
          <v:shape id="_x0000_i1038" type="#_x0000_t75" style="width:468pt;height:469.5pt" o:ole="">
            <v:imagedata r:id="rId53" o:title=""/>
          </v:shape>
          <o:OLEObject Type="Embed" ProgID="Visio.Drawing.11" ShapeID="_x0000_i1038" DrawAspect="Content" ObjectID="_1483526412" r:id="rId54"/>
        </w:object>
      </w:r>
    </w:p>
    <w:p w14:paraId="6C558812" w14:textId="790FED30" w:rsidR="00EE4B77" w:rsidRPr="00EE4B77" w:rsidRDefault="00EE4B77" w:rsidP="004A05BD">
      <w:pPr>
        <w:pStyle w:val="Caption"/>
      </w:pPr>
      <w:bookmarkStart w:id="844" w:name="_Toc409707238"/>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12</w:t>
      </w:r>
      <w:r w:rsidR="00CC527A">
        <w:rPr>
          <w:noProof/>
        </w:rPr>
        <w:fldChar w:fldCharType="end"/>
      </w:r>
      <w:r>
        <w:t>. Exchange</w:t>
      </w:r>
      <w:r w:rsidR="005E6BED">
        <w:t xml:space="preserve"> a</w:t>
      </w:r>
      <w:r>
        <w:t xml:space="preserve"> trust profile</w:t>
      </w:r>
      <w:bookmarkEnd w:id="844"/>
    </w:p>
    <w:p w14:paraId="28520B75" w14:textId="77777777" w:rsidR="00EE4B77" w:rsidRDefault="004A05BD" w:rsidP="004A05BD">
      <w:pPr>
        <w:pStyle w:val="Heading3"/>
      </w:pPr>
      <w:bookmarkStart w:id="845" w:name="_Toc409707272"/>
      <w:r>
        <w:t>Anonymous session</w:t>
      </w:r>
      <w:bookmarkEnd w:id="845"/>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39" type="#_x0000_t75" style="width:435.75pt;height:365.25pt" o:ole="">
            <v:imagedata r:id="rId55" o:title=""/>
          </v:shape>
          <o:OLEObject Type="Embed" ProgID="Visio.Drawing.11" ShapeID="_x0000_i1039" DrawAspect="Content" ObjectID="_1483526413" r:id="rId56"/>
        </w:object>
      </w:r>
    </w:p>
    <w:p w14:paraId="04BCB1FE" w14:textId="596D159A" w:rsidR="004A05BD" w:rsidRDefault="004A05BD" w:rsidP="004A05BD">
      <w:pPr>
        <w:pStyle w:val="Caption"/>
      </w:pPr>
      <w:bookmarkStart w:id="846" w:name="_Toc409707239"/>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13</w:t>
      </w:r>
      <w:r w:rsidR="00CC527A">
        <w:rPr>
          <w:noProof/>
        </w:rPr>
        <w:fldChar w:fldCharType="end"/>
      </w:r>
      <w:r>
        <w:t xml:space="preserve">. Anonymous </w:t>
      </w:r>
      <w:r w:rsidR="005E6BED">
        <w:t>access</w:t>
      </w:r>
      <w:bookmarkEnd w:id="846"/>
    </w:p>
    <w:p w14:paraId="5605067C" w14:textId="77777777" w:rsidR="004A05BD" w:rsidRDefault="004A05BD" w:rsidP="004A05BD">
      <w:pPr>
        <w:pStyle w:val="Heading3"/>
      </w:pPr>
      <w:bookmarkStart w:id="847" w:name="_Toc409707273"/>
      <w:r>
        <w:lastRenderedPageBreak/>
        <w:t>V</w:t>
      </w:r>
      <w:r w:rsidRPr="004A05BD">
        <w:t>alidating a</w:t>
      </w:r>
      <w:r w:rsidR="00BA2BB6">
        <w:t xml:space="preserve">n admin </w:t>
      </w:r>
      <w:r w:rsidRPr="004A05BD">
        <w:t>user</w:t>
      </w:r>
      <w:bookmarkEnd w:id="847"/>
    </w:p>
    <w:p w14:paraId="19D69924" w14:textId="77777777" w:rsidR="00473EB4" w:rsidRDefault="00BA2BB6" w:rsidP="00473EB4">
      <w:pPr>
        <w:pStyle w:val="figureanchor"/>
      </w:pPr>
      <w:r>
        <w:object w:dxaOrig="10813" w:dyaOrig="7893" w14:anchorId="0BDA229C">
          <v:shape id="_x0000_i1040" type="#_x0000_t75" style="width:435.75pt;height:318pt" o:ole="">
            <v:imagedata r:id="rId57" o:title=""/>
          </v:shape>
          <o:OLEObject Type="Embed" ProgID="Visio.Drawing.11" ShapeID="_x0000_i1040" DrawAspect="Content" ObjectID="_1483526414" r:id="rId58"/>
        </w:object>
      </w:r>
    </w:p>
    <w:p w14:paraId="58BDC89A" w14:textId="335BDEC9" w:rsidR="004A05BD" w:rsidRDefault="00473EB4" w:rsidP="00473EB4">
      <w:pPr>
        <w:pStyle w:val="Caption"/>
      </w:pPr>
      <w:bookmarkStart w:id="848" w:name="_Toc409707240"/>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14</w:t>
      </w:r>
      <w:r w:rsidR="00CC527A">
        <w:rPr>
          <w:noProof/>
        </w:rPr>
        <w:fldChar w:fldCharType="end"/>
      </w:r>
      <w:r>
        <w:t>. Validating a</w:t>
      </w:r>
      <w:r w:rsidR="00BA2BB6">
        <w:t>n admin</w:t>
      </w:r>
      <w:r>
        <w:t xml:space="preserve"> user</w:t>
      </w:r>
      <w:bookmarkEnd w:id="848"/>
    </w:p>
    <w:p w14:paraId="03C5A393" w14:textId="77777777" w:rsidR="00473EB4" w:rsidRDefault="00473EB4" w:rsidP="00473EB4">
      <w:pPr>
        <w:pStyle w:val="Heading3"/>
      </w:pPr>
      <w:bookmarkStart w:id="849" w:name="_Toc409707274"/>
      <w:r>
        <w:t xml:space="preserve">Emitting </w:t>
      </w:r>
      <w:r w:rsidR="005E6BED">
        <w:t>a</w:t>
      </w:r>
      <w:r>
        <w:t xml:space="preserve"> </w:t>
      </w:r>
      <w:r w:rsidR="005E6BED">
        <w:t>s</w:t>
      </w:r>
      <w:r>
        <w:t xml:space="preserve">ession-based </w:t>
      </w:r>
      <w:r w:rsidR="005E6BED">
        <w:t>s</w:t>
      </w:r>
      <w:r>
        <w:t>ignal</w:t>
      </w:r>
      <w:bookmarkEnd w:id="849"/>
    </w:p>
    <w:p w14:paraId="5020F9E5" w14:textId="1E8F9BF5" w:rsidR="00473EB4" w:rsidRDefault="00473EB4" w:rsidP="00473EB4">
      <w:pPr>
        <w:pStyle w:val="body"/>
      </w:pPr>
      <w:r>
        <w:t xml:space="preserve">Before emitting a session-based signal to existing connections, the provider verifies whether it is allowed to emit the given signal to the guild members. </w:t>
      </w:r>
      <w:r w:rsidR="00513DA9">
        <w:t>Upon receipt of the signal, t</w:t>
      </w:r>
      <w:r>
        <w:t xml:space="preserve">he </w:t>
      </w:r>
      <w:r w:rsidR="007F518F">
        <w:t xml:space="preserve">consumer </w:t>
      </w:r>
      <w:r>
        <w:t xml:space="preserve">checks whether it has </w:t>
      </w:r>
      <w:r w:rsidR="006F734D">
        <w:t>the</w:t>
      </w:r>
      <w:r>
        <w:t xml:space="preserve"> </w:t>
      </w:r>
      <w:r w:rsidR="006F734D">
        <w:t xml:space="preserve">authorization to </w:t>
      </w:r>
      <w:r>
        <w:t>accept the given signal.</w:t>
      </w:r>
      <w:r w:rsidR="00513DA9">
        <w:t xml:space="preserve">  The consumer also checks whether the provider is authorized to emit the given signal.</w:t>
      </w:r>
    </w:p>
    <w:p w14:paraId="1C1FA893" w14:textId="77777777" w:rsidR="00473EB4" w:rsidRDefault="00BA2BB6" w:rsidP="00473EB4">
      <w:pPr>
        <w:pStyle w:val="figureanchor"/>
      </w:pPr>
      <w:r>
        <w:object w:dxaOrig="10737" w:dyaOrig="9514" w14:anchorId="4A6E79D6">
          <v:shape id="_x0000_i1041" type="#_x0000_t75" style="width:429.75pt;height:381pt" o:ole="">
            <v:imagedata r:id="rId59" o:title=""/>
          </v:shape>
          <o:OLEObject Type="Embed" ProgID="Visio.Drawing.11" ShapeID="_x0000_i1041" DrawAspect="Content" ObjectID="_1483526415" r:id="rId60"/>
        </w:object>
      </w:r>
    </w:p>
    <w:p w14:paraId="0592D5D7" w14:textId="6769CEE3" w:rsidR="00473EB4" w:rsidRPr="00473EB4" w:rsidRDefault="00473EB4" w:rsidP="00473EB4">
      <w:pPr>
        <w:pStyle w:val="Caption"/>
      </w:pPr>
      <w:bookmarkStart w:id="850" w:name="_Toc409707241"/>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15</w:t>
      </w:r>
      <w:r w:rsidR="00CC527A">
        <w:rPr>
          <w:noProof/>
        </w:rPr>
        <w:fldChar w:fldCharType="end"/>
      </w:r>
      <w:r>
        <w:t xml:space="preserve">. </w:t>
      </w:r>
      <w:r w:rsidRPr="00473EB4">
        <w:t>Validating</w:t>
      </w:r>
      <w:r w:rsidR="005E6BED">
        <w:t xml:space="preserve"> a</w:t>
      </w:r>
      <w:r w:rsidRPr="00473EB4">
        <w:t xml:space="preserve"> session-based signal</w:t>
      </w:r>
      <w:bookmarkEnd w:id="850"/>
    </w:p>
    <w:p w14:paraId="6D2242B0" w14:textId="77777777" w:rsidR="006D2D6C" w:rsidRDefault="00473EB4" w:rsidP="006D2D6C">
      <w:pPr>
        <w:pStyle w:val="Heading2"/>
      </w:pPr>
      <w:bookmarkStart w:id="851" w:name="_Ref393891371"/>
      <w:bookmarkStart w:id="852" w:name="_Toc409707275"/>
      <w:r>
        <w:t>Authorization data format</w:t>
      </w:r>
      <w:bookmarkEnd w:id="851"/>
      <w:bookmarkEnd w:id="852"/>
    </w:p>
    <w:p w14:paraId="566552DF" w14:textId="2C27EB47" w:rsidR="000E1906" w:rsidRDefault="000E1906" w:rsidP="002B7CB7">
      <w:pPr>
        <w:pStyle w:val="Heading3"/>
      </w:pPr>
      <w:bookmarkStart w:id="853" w:name="_Toc409707276"/>
      <w:r>
        <w:t xml:space="preserve">The </w:t>
      </w:r>
      <w:r w:rsidR="002B7CB7">
        <w:t>format is binary and exchanged between peers using AllJoyn marshalling</w:t>
      </w:r>
      <w:bookmarkEnd w:id="853"/>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77777777" w:rsidR="002B7CB7" w:rsidRDefault="002B7CB7" w:rsidP="007851A4">
      <w:pPr>
        <w:pStyle w:val="body"/>
        <w:numPr>
          <w:ilvl w:val="0"/>
          <w:numId w:val="83"/>
        </w:numPr>
      </w:pPr>
      <w:r>
        <w:t>The AllJoyn marshalling will be used to generate signed buffer for DSA purpose</w:t>
      </w:r>
      <w:r w:rsidR="00B116B0">
        <w:t>.</w:t>
      </w:r>
    </w:p>
    <w:p w14:paraId="2A7E67B4" w14:textId="77777777" w:rsidR="002B7CB7" w:rsidRDefault="002B7CB7" w:rsidP="007851A4">
      <w:pPr>
        <w:pStyle w:val="body"/>
        <w:numPr>
          <w:ilvl w:val="0"/>
          <w:numId w:val="83"/>
        </w:numPr>
      </w:pPr>
      <w:r>
        <w:t>The AllJoyn marshalling will be used to serialize the data for persistence purpose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854" w:name="_Toc397606009"/>
      <w:bookmarkStart w:id="855" w:name="_Toc397607375"/>
      <w:bookmarkStart w:id="856" w:name="_Toc397675095"/>
      <w:bookmarkStart w:id="857" w:name="_Toc402426205"/>
      <w:bookmarkStart w:id="858" w:name="_Toc407091993"/>
      <w:bookmarkStart w:id="859" w:name="_Toc407106162"/>
      <w:bookmarkStart w:id="860" w:name="_Toc407107262"/>
      <w:bookmarkStart w:id="861" w:name="_Toc408820890"/>
      <w:bookmarkStart w:id="862" w:name="_Toc408922051"/>
      <w:bookmarkStart w:id="863" w:name="_Toc409079283"/>
      <w:bookmarkStart w:id="864" w:name="_Toc397606010"/>
      <w:bookmarkStart w:id="865" w:name="_Toc397607376"/>
      <w:bookmarkStart w:id="866" w:name="_Toc397675096"/>
      <w:bookmarkStart w:id="867" w:name="_Toc402426206"/>
      <w:bookmarkStart w:id="868" w:name="_Toc407091994"/>
      <w:bookmarkStart w:id="869" w:name="_Toc407106163"/>
      <w:bookmarkStart w:id="870" w:name="_Toc407107263"/>
      <w:bookmarkStart w:id="871" w:name="_Toc408820891"/>
      <w:bookmarkStart w:id="872" w:name="_Toc408922052"/>
      <w:bookmarkStart w:id="873" w:name="_Toc409079284"/>
      <w:bookmarkStart w:id="874" w:name="_Toc409707277"/>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r>
        <w:lastRenderedPageBreak/>
        <w:t>Format</w:t>
      </w:r>
      <w:r w:rsidR="00AE3393">
        <w:t xml:space="preserve"> Structure</w:t>
      </w:r>
      <w:bookmarkEnd w:id="874"/>
    </w:p>
    <w:p w14:paraId="44547AC7" w14:textId="77777777" w:rsidR="00AE3393" w:rsidRDefault="00AE3393" w:rsidP="002B7CB7">
      <w:pPr>
        <w:pStyle w:val="body"/>
      </w:pPr>
      <w:r>
        <w:t>The following diagram describes the format structure of the authorization data.</w:t>
      </w:r>
    </w:p>
    <w:p w14:paraId="77F7059F" w14:textId="104260AA" w:rsidR="0011033B" w:rsidRDefault="001C324A" w:rsidP="002B7CB7">
      <w:pPr>
        <w:pStyle w:val="body"/>
        <w:keepNext/>
      </w:pPr>
      <w:ins w:id="875" w:author="Author" w:date="2015-01-22T16:16:00Z">
        <w:r>
          <w:object w:dxaOrig="9499" w:dyaOrig="6746" w14:anchorId="5451D26A">
            <v:shape id="_x0000_i1042" type="#_x0000_t75" style="width:468pt;height:332.25pt" o:ole="">
              <v:imagedata r:id="rId61" o:title=""/>
            </v:shape>
            <o:OLEObject Type="Embed" ProgID="Visio.Drawing.11" ShapeID="_x0000_i1042" DrawAspect="Content" ObjectID="_1483526416" r:id="rId62"/>
          </w:object>
        </w:r>
      </w:ins>
      <w:ins w:id="876" w:author="Author" w:date="2015-01-20T11:02:00Z">
        <w:del w:id="877" w:author="Author" w:date="2015-01-22T16:07:00Z">
          <w:r w:rsidR="001D0AD3" w:rsidDel="001C324A">
            <w:object w:dxaOrig="9499" w:dyaOrig="6746" w14:anchorId="359A9114">
              <v:shape id="_x0000_i1043" type="#_x0000_t75" style="width:468pt;height:332.25pt" o:ole="">
                <v:imagedata r:id="rId63" o:title=""/>
              </v:shape>
              <o:OLEObject Type="Embed" ProgID="Visio.Drawing.11" ShapeID="_x0000_i1043" DrawAspect="Content" ObjectID="_1483526417" r:id="rId64"/>
            </w:object>
          </w:r>
        </w:del>
      </w:ins>
      <w:del w:id="878" w:author="Author" w:date="2015-01-20T11:02:00Z">
        <w:r w:rsidR="001B16E3" w:rsidDel="001D0AD3">
          <w:object w:dxaOrig="9086" w:dyaOrig="6530" w14:anchorId="678C0BDB">
            <v:shape id="_x0000_i1044" type="#_x0000_t75" style="width:454.5pt;height:326.25pt" o:ole="">
              <v:imagedata r:id="rId65" o:title=""/>
            </v:shape>
            <o:OLEObject Type="Embed" ProgID="Visio.Drawing.11" ShapeID="_x0000_i1044" DrawAspect="Content" ObjectID="_1483526418" r:id="rId66"/>
          </w:object>
        </w:r>
      </w:del>
    </w:p>
    <w:p w14:paraId="5A9FA317" w14:textId="67A0287D" w:rsidR="0011033B" w:rsidRDefault="0011033B">
      <w:pPr>
        <w:pStyle w:val="Caption"/>
      </w:pPr>
      <w:bookmarkStart w:id="879" w:name="_Toc409707242"/>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16</w:t>
      </w:r>
      <w:r w:rsidR="00CC527A">
        <w:rPr>
          <w:noProof/>
        </w:rPr>
        <w:fldChar w:fldCharType="end"/>
      </w:r>
      <w:r>
        <w:t>: Authorization Data Format Structure</w:t>
      </w:r>
      <w:bookmarkEnd w:id="879"/>
    </w:p>
    <w:p w14:paraId="39408CC9" w14:textId="77777777" w:rsidR="00473EB4" w:rsidRPr="00473EB4" w:rsidRDefault="00473EB4" w:rsidP="002B7CB7">
      <w:pPr>
        <w:pStyle w:val="body"/>
      </w:pPr>
    </w:p>
    <w:p w14:paraId="7C65D647" w14:textId="77777777" w:rsidR="0010408C" w:rsidRDefault="000A2B02" w:rsidP="00473EB4">
      <w:pPr>
        <w:pStyle w:val="Heading4"/>
      </w:pPr>
      <w:r>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77777777" w:rsidR="00B116B0" w:rsidRDefault="00B116B0">
            <w:pPr>
              <w:pStyle w:val="tableentry"/>
            </w:pPr>
            <w:r>
              <w:t>The serial number of the policy</w:t>
            </w:r>
          </w:p>
        </w:tc>
      </w:tr>
      <w:tr w:rsidR="00572C5F" w14:paraId="57496D0C" w14:textId="77777777" w:rsidTr="007851A4">
        <w:tc>
          <w:tcPr>
            <w:tcW w:w="1350" w:type="dxa"/>
          </w:tcPr>
          <w:p w14:paraId="500202DF" w14:textId="29BE2A7E" w:rsidR="00572C5F" w:rsidRDefault="00572C5F" w:rsidP="00572C5F">
            <w:pPr>
              <w:pStyle w:val="tableentry"/>
            </w:pPr>
            <w:r>
              <w:t>admin</w:t>
            </w:r>
            <w:r w:rsidR="001B16E3">
              <w:t>s</w:t>
            </w:r>
          </w:p>
        </w:tc>
        <w:tc>
          <w:tcPr>
            <w:tcW w:w="985" w:type="dxa"/>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
          <w:p w14:paraId="256C53FF" w14:textId="77777777" w:rsidR="00572C5F" w:rsidRDefault="00572C5F" w:rsidP="00572C5F">
            <w:pPr>
              <w:pStyle w:val="tableentry"/>
            </w:pPr>
            <w:r>
              <w:t>no</w:t>
            </w:r>
          </w:p>
        </w:tc>
        <w:tc>
          <w:tcPr>
            <w:tcW w:w="5229" w:type="dxa"/>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7851A4">
        <w:tc>
          <w:tcPr>
            <w:tcW w:w="1350" w:type="dxa"/>
          </w:tcPr>
          <w:p w14:paraId="36E93E00" w14:textId="5D83055E" w:rsidR="00572C5F" w:rsidRPr="00073BE6" w:rsidRDefault="001C324A" w:rsidP="00572C5F">
            <w:pPr>
              <w:pStyle w:val="tableentry"/>
            </w:pPr>
            <w:ins w:id="880" w:author="Author" w:date="2015-01-22T16:17:00Z">
              <w:r>
                <w:t>outgoing</w:t>
              </w:r>
            </w:ins>
            <w:ins w:id="881" w:author="Author" w:date="2015-01-20T11:02:00Z">
              <w:del w:id="882" w:author="Author" w:date="2015-01-22T16:17:00Z">
                <w:r w:rsidR="001D0AD3" w:rsidDel="001C324A">
                  <w:delText>self</w:delText>
                </w:r>
              </w:del>
            </w:ins>
            <w:del w:id="883" w:author="Author" w:date="2015-01-20T11:02:00Z">
              <w:r w:rsidR="001B16E3" w:rsidDel="001D0AD3">
                <w:delText>terms</w:delText>
              </w:r>
            </w:del>
          </w:p>
        </w:tc>
        <w:tc>
          <w:tcPr>
            <w:tcW w:w="985" w:type="dxa"/>
          </w:tcPr>
          <w:p w14:paraId="2CFC5B45" w14:textId="4BD3DF8D" w:rsidR="00572C5F" w:rsidRDefault="00572C5F" w:rsidP="00572C5F">
            <w:pPr>
              <w:pStyle w:val="tableentry"/>
            </w:pPr>
            <w:r>
              <w:t>A</w:t>
            </w:r>
            <w:r w:rsidRPr="00073BE6">
              <w:t xml:space="preserve">rray of </w:t>
            </w:r>
            <w:r>
              <w:t xml:space="preserve"> </w:t>
            </w:r>
            <w:ins w:id="884" w:author="Author" w:date="2015-01-20T11:05:00Z">
              <w:r w:rsidR="001D0AD3">
                <w:t>p</w:t>
              </w:r>
            </w:ins>
            <w:del w:id="885" w:author="Author" w:date="2015-01-20T11:05:00Z">
              <w:r w:rsidDel="001D0AD3">
                <w:delText>P</w:delText>
              </w:r>
            </w:del>
            <w:r>
              <w:t>olicy</w:t>
            </w:r>
            <w:r w:rsidRPr="00073BE6">
              <w:t xml:space="preserve"> </w:t>
            </w:r>
            <w:r w:rsidR="001B16E3">
              <w:t xml:space="preserve">terms </w:t>
            </w:r>
          </w:p>
        </w:tc>
        <w:tc>
          <w:tcPr>
            <w:tcW w:w="1076" w:type="dxa"/>
          </w:tcPr>
          <w:p w14:paraId="684634AA" w14:textId="77777777" w:rsidR="00572C5F" w:rsidRDefault="00572C5F" w:rsidP="00572C5F">
            <w:pPr>
              <w:pStyle w:val="tableentry"/>
            </w:pPr>
            <w:r>
              <w:t>no</w:t>
            </w:r>
          </w:p>
        </w:tc>
        <w:tc>
          <w:tcPr>
            <w:tcW w:w="5229" w:type="dxa"/>
          </w:tcPr>
          <w:p w14:paraId="685F4C5A" w14:textId="0671CD0E" w:rsidR="00572C5F" w:rsidRDefault="00572C5F">
            <w:pPr>
              <w:pStyle w:val="tableentry"/>
            </w:pPr>
            <w:r>
              <w:t>L</w:t>
            </w:r>
            <w:r w:rsidRPr="00073BE6">
              <w:t xml:space="preserve">ist of </w:t>
            </w:r>
            <w:r>
              <w:t xml:space="preserve">policy </w:t>
            </w:r>
            <w:r w:rsidR="001B16E3">
              <w:t>term</w:t>
            </w:r>
            <w:r>
              <w:t>s</w:t>
            </w:r>
            <w:ins w:id="886" w:author="Author" w:date="2015-01-20T11:03:00Z">
              <w:r w:rsidR="001D0AD3">
                <w:t xml:space="preserve"> that control the behavior of an application when it sends a </w:t>
              </w:r>
            </w:ins>
            <w:ins w:id="887" w:author="Author" w:date="2015-01-22T16:17:00Z">
              <w:r w:rsidR="001C324A">
                <w:t xml:space="preserve">message.  </w:t>
              </w:r>
            </w:ins>
            <w:ins w:id="888" w:author="Author" w:date="2015-01-20T11:03:00Z">
              <w:del w:id="889" w:author="Author" w:date="2015-01-22T16:17:00Z">
                <w:r w:rsidR="001D0AD3" w:rsidDel="001C324A">
                  <w:delText>method call or receive a signal</w:delText>
                </w:r>
              </w:del>
            </w:ins>
            <w:del w:id="890" w:author="Author" w:date="2015-01-22T16:17:00Z">
              <w:r w:rsidRPr="00073BE6" w:rsidDel="001C324A">
                <w:delText xml:space="preserve">. </w:delText>
              </w:r>
            </w:del>
            <w:r w:rsidRPr="00073BE6">
              <w:t xml:space="preserve">A </w:t>
            </w:r>
            <w:r w:rsidR="001B16E3">
              <w:t>term s</w:t>
            </w:r>
            <w:r w:rsidRPr="00073BE6">
              <w:t xml:space="preserve">pecifies the </w:t>
            </w:r>
            <w:r w:rsidR="001B16E3">
              <w:t>permissions</w:t>
            </w:r>
            <w:ins w:id="891" w:author="Author" w:date="2015-01-20T11:06:00Z">
              <w:r w:rsidR="001D0AD3">
                <w:t xml:space="preserve"> (peers and rules).</w:t>
              </w:r>
            </w:ins>
            <w:del w:id="892" w:author="Author" w:date="2015-01-20T11:06:00Z">
              <w:r w:rsidR="001B16E3" w:rsidDel="001D0AD3">
                <w:delText xml:space="preserve"> </w:delText>
              </w:r>
              <w:r w:rsidRPr="00073BE6" w:rsidDel="001D0AD3">
                <w:delText xml:space="preserve">the application can </w:delText>
              </w:r>
              <w:r w:rsidR="001B16E3" w:rsidDel="001D0AD3">
                <w:delText>perform.</w:delText>
              </w:r>
            </w:del>
          </w:p>
        </w:tc>
      </w:tr>
      <w:tr w:rsidR="001D0AD3" w14:paraId="30E46580" w14:textId="77777777" w:rsidTr="007851A4">
        <w:trPr>
          <w:ins w:id="893" w:author="Author" w:date="2015-01-20T11:05:00Z"/>
        </w:trPr>
        <w:tc>
          <w:tcPr>
            <w:tcW w:w="1350" w:type="dxa"/>
          </w:tcPr>
          <w:p w14:paraId="7D9C87E1" w14:textId="28AB74EB" w:rsidR="001D0AD3" w:rsidRDefault="001D0AD3" w:rsidP="00572C5F">
            <w:pPr>
              <w:pStyle w:val="tableentry"/>
              <w:rPr>
                <w:ins w:id="894" w:author="Author" w:date="2015-01-20T11:05:00Z"/>
              </w:rPr>
            </w:pPr>
            <w:ins w:id="895" w:author="Author" w:date="2015-01-20T11:05:00Z">
              <w:del w:id="896" w:author="Author" w:date="2015-01-22T16:17:00Z">
                <w:r w:rsidDel="001C324A">
                  <w:lastRenderedPageBreak/>
                  <w:delText>external</w:delText>
                </w:r>
              </w:del>
            </w:ins>
            <w:ins w:id="897" w:author="Author" w:date="2015-01-22T16:17:00Z">
              <w:r w:rsidR="001C324A">
                <w:t>incoming</w:t>
              </w:r>
            </w:ins>
          </w:p>
        </w:tc>
        <w:tc>
          <w:tcPr>
            <w:tcW w:w="985" w:type="dxa"/>
          </w:tcPr>
          <w:p w14:paraId="7915CDA8" w14:textId="5730A2C9" w:rsidR="001D0AD3" w:rsidRDefault="001D0AD3" w:rsidP="00572C5F">
            <w:pPr>
              <w:pStyle w:val="tableentry"/>
              <w:rPr>
                <w:ins w:id="898" w:author="Author" w:date="2015-01-20T11:05:00Z"/>
              </w:rPr>
            </w:pPr>
            <w:ins w:id="899" w:author="Author" w:date="2015-01-20T11:05:00Z">
              <w:r>
                <w:t>Array of policy terms</w:t>
              </w:r>
            </w:ins>
          </w:p>
        </w:tc>
        <w:tc>
          <w:tcPr>
            <w:tcW w:w="1076" w:type="dxa"/>
          </w:tcPr>
          <w:p w14:paraId="547F8DCE" w14:textId="7FE1E1EA" w:rsidR="001D0AD3" w:rsidRDefault="001D0AD3" w:rsidP="00572C5F">
            <w:pPr>
              <w:pStyle w:val="tableentry"/>
              <w:rPr>
                <w:ins w:id="900" w:author="Author" w:date="2015-01-20T11:05:00Z"/>
              </w:rPr>
            </w:pPr>
            <w:ins w:id="901" w:author="Author" w:date="2015-01-20T11:05:00Z">
              <w:r>
                <w:t>no</w:t>
              </w:r>
            </w:ins>
          </w:p>
        </w:tc>
        <w:tc>
          <w:tcPr>
            <w:tcW w:w="5229" w:type="dxa"/>
          </w:tcPr>
          <w:p w14:paraId="3C7007B4" w14:textId="4FAB7F2A" w:rsidR="001D0AD3" w:rsidRDefault="001D0AD3">
            <w:pPr>
              <w:pStyle w:val="tableentry"/>
              <w:rPr>
                <w:ins w:id="902" w:author="Author" w:date="2015-01-20T11:05:00Z"/>
              </w:rPr>
            </w:pPr>
            <w:ins w:id="903" w:author="Author" w:date="2015-01-20T11:05:00Z">
              <w:r>
                <w:t>L</w:t>
              </w:r>
              <w:r w:rsidRPr="00073BE6">
                <w:t xml:space="preserve">ist of </w:t>
              </w:r>
              <w:r>
                <w:t xml:space="preserve">policy terms that control the behavior of an application when it receives a </w:t>
              </w:r>
            </w:ins>
            <w:ins w:id="904" w:author="Author" w:date="2015-01-22T16:17:00Z">
              <w:r w:rsidR="00B0291F">
                <w:t xml:space="preserve">message </w:t>
              </w:r>
            </w:ins>
            <w:ins w:id="905" w:author="Author" w:date="2015-01-20T11:05:00Z">
              <w:del w:id="906" w:author="Author" w:date="2015-01-22T16:17:00Z">
                <w:r w:rsidDel="00B0291F">
                  <w:delText xml:space="preserve">method call </w:delText>
                </w:r>
              </w:del>
              <w:r>
                <w:t>from external sources</w:t>
              </w:r>
              <w:r w:rsidRPr="00073BE6">
                <w:t xml:space="preserve">. A </w:t>
              </w:r>
              <w:r>
                <w:t>term s</w:t>
              </w:r>
              <w:r w:rsidRPr="00073BE6">
                <w:t xml:space="preserve">pecifies the </w:t>
              </w:r>
              <w:r>
                <w:t xml:space="preserve">permissions (peers and rules) the application can perform on the external </w:t>
              </w:r>
            </w:ins>
            <w:ins w:id="907" w:author="Author" w:date="2015-01-20T11:08:00Z">
              <w:r>
                <w:t>calls.</w:t>
              </w:r>
            </w:ins>
          </w:p>
        </w:tc>
      </w:tr>
    </w:tbl>
    <w:p w14:paraId="4FB900A6" w14:textId="3041D877" w:rsidR="00473EB4" w:rsidRPr="00473EB4" w:rsidRDefault="00746C3F" w:rsidP="00473EB4">
      <w:pPr>
        <w:pStyle w:val="subheadindented"/>
      </w:pPr>
      <w:r>
        <w:t>Policy</w:t>
      </w:r>
      <w:r w:rsidR="00660DFE">
        <w:t xml:space="preserve"> </w:t>
      </w:r>
      <w:r w:rsidR="001B16E3">
        <w:t>Term</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7851A4">
        <w:trPr>
          <w:trHeight w:val="5937"/>
        </w:trPr>
        <w:tc>
          <w:tcPr>
            <w:tcW w:w="1095" w:type="dxa"/>
          </w:tcPr>
          <w:p w14:paraId="6A54E948" w14:textId="5C4EC633" w:rsidR="00473EB4" w:rsidRPr="00C854D0" w:rsidRDefault="00473EB4" w:rsidP="00473EB4">
            <w:pPr>
              <w:pStyle w:val="tableentry"/>
            </w:pPr>
            <w:r w:rsidRPr="00C854D0">
              <w:t>peer</w:t>
            </w:r>
            <w:r w:rsidR="001B16E3">
              <w:t>s</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957"/>
              <w:gridCol w:w="990"/>
              <w:gridCol w:w="1080"/>
              <w:gridCol w:w="2160"/>
            </w:tblGrid>
            <w:tr w:rsidR="008E1E87" w:rsidRPr="001D32B6" w14:paraId="2E52B5CA" w14:textId="77777777" w:rsidTr="007851A4">
              <w:trPr>
                <w:cnfStyle w:val="100000000000" w:firstRow="1" w:lastRow="0" w:firstColumn="0" w:lastColumn="0" w:oddVBand="0" w:evenVBand="0" w:oddHBand="0" w:evenHBand="0" w:firstRowFirstColumn="0" w:firstRowLastColumn="0" w:lastRowFirstColumn="0" w:lastRowLastColumn="0"/>
              </w:trPr>
              <w:tc>
                <w:tcPr>
                  <w:tcW w:w="957"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16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7851A4">
              <w:tc>
                <w:tcPr>
                  <w:tcW w:w="957"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160" w:type="dxa"/>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2B1A743" w14:textId="0C63AA75" w:rsidR="008E1E87" w:rsidRPr="001D32B6" w:rsidRDefault="001D6858">
                  <w:pPr>
                    <w:pStyle w:val="tableentry"/>
                    <w:numPr>
                      <w:ilvl w:val="0"/>
                      <w:numId w:val="77"/>
                    </w:numPr>
                  </w:pPr>
                  <w:r>
                    <w:t>GUID</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7851A4">
              <w:tc>
                <w:tcPr>
                  <w:tcW w:w="957" w:type="dxa"/>
                </w:tcPr>
                <w:p w14:paraId="2F81055B" w14:textId="668F03F9" w:rsidR="008E1E87" w:rsidRPr="001D32B6" w:rsidRDefault="00377EAF" w:rsidP="005E6BED">
                  <w:pPr>
                    <w:pStyle w:val="tableentry"/>
                  </w:pPr>
                  <w:r>
                    <w:t>keyInfo</w:t>
                  </w:r>
                </w:p>
              </w:tc>
              <w:tc>
                <w:tcPr>
                  <w:tcW w:w="990" w:type="dxa"/>
                </w:tcPr>
                <w:p w14:paraId="03B72E82" w14:textId="48E25D33" w:rsidR="008E1E87" w:rsidRPr="001D32B6" w:rsidRDefault="00377EAF" w:rsidP="005E6BED">
                  <w:pPr>
                    <w:pStyle w:val="tableentry"/>
                  </w:pPr>
                  <w:r>
                    <w:t>structure of GUID and Public Key</w:t>
                  </w:r>
                </w:p>
              </w:tc>
              <w:tc>
                <w:tcPr>
                  <w:tcW w:w="1080" w:type="dxa"/>
                </w:tcPr>
                <w:p w14:paraId="257FD86A" w14:textId="77777777" w:rsidR="008E1E87" w:rsidRPr="001D32B6" w:rsidRDefault="008E1E87" w:rsidP="005E6BED">
                  <w:pPr>
                    <w:pStyle w:val="tableentry"/>
                  </w:pPr>
                  <w:r w:rsidRPr="001D32B6">
                    <w:t>no</w:t>
                  </w:r>
                </w:p>
              </w:tc>
              <w:tc>
                <w:tcPr>
                  <w:tcW w:w="216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4387923" w14:textId="26764645" w:rsidR="001D32B6" w:rsidRPr="001D32B6" w:rsidRDefault="00377EAF" w:rsidP="00373FF5">
                  <w:pPr>
                    <w:pStyle w:val="tableentry"/>
                    <w:numPr>
                      <w:ilvl w:val="0"/>
                      <w:numId w:val="78"/>
                    </w:numPr>
                  </w:pPr>
                  <w:r>
                    <w:t>GUID</w:t>
                  </w:r>
                  <w:r w:rsidR="001D32B6" w:rsidRPr="001D32B6">
                    <w:t xml:space="preserve"> – the </w:t>
                  </w:r>
                  <w:r>
                    <w:t xml:space="preserve">GUID and </w:t>
                  </w:r>
                  <w:r w:rsidR="001D32B6" w:rsidRPr="001D32B6">
                    <w:t>public key</w:t>
                  </w:r>
                  <w:r>
                    <w:t xml:space="preserve"> of the peer</w:t>
                  </w:r>
                </w:p>
                <w:p w14:paraId="458C02FD" w14:textId="17ABF819" w:rsidR="001D32B6" w:rsidRPr="001D32B6" w:rsidRDefault="001D32B6" w:rsidP="00373FF5">
                  <w:pPr>
                    <w:pStyle w:val="tableentry"/>
                    <w:numPr>
                      <w:ilvl w:val="0"/>
                      <w:numId w:val="78"/>
                    </w:numPr>
                  </w:pPr>
                  <w:r w:rsidRPr="001D32B6">
                    <w:t>GUILD – the GUID of the guild</w:t>
                  </w:r>
                  <w:r w:rsidR="00377EAF">
                    <w:t xml:space="preserve"> and the public key of the guild authority</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2728847" w:rsidR="00473EB4" w:rsidRPr="00763A7A" w:rsidRDefault="001B16E3" w:rsidP="00473EB4">
            <w:pPr>
              <w:pStyle w:val="tableentry"/>
            </w:pPr>
            <w:r>
              <w:t>rules</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77777777" w:rsidR="00EB2CFA" w:rsidRDefault="00EB2CFA" w:rsidP="006C04EC">
            <w:pPr>
              <w:pStyle w:val="tableentry"/>
            </w:pPr>
            <w:r>
              <w:t>M</w:t>
            </w:r>
            <w:r w:rsidRPr="009D2DDB">
              <w:t>ember name</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77777777" w:rsidR="00EB2CFA" w:rsidRDefault="00EB2CFA" w:rsidP="006C04EC">
            <w:pPr>
              <w:pStyle w:val="tablebulletlvl1"/>
            </w:pPr>
            <w:r>
              <w:t>M: method call</w:t>
            </w:r>
          </w:p>
          <w:p w14:paraId="443371D0" w14:textId="77777777" w:rsidR="00EB2CFA" w:rsidRDefault="00EB2CFA" w:rsidP="006C04EC">
            <w:pPr>
              <w:pStyle w:val="tablebulletlvl1"/>
            </w:pPr>
            <w:r>
              <w:t>S: signal</w:t>
            </w:r>
          </w:p>
          <w:p w14:paraId="04A21B9F" w14:textId="77777777" w:rsidR="00EB2CFA" w:rsidRPr="00073BE6" w:rsidRDefault="00EB2CFA" w:rsidP="006C04EC">
            <w:pPr>
              <w:pStyle w:val="tablebulletlvl1"/>
            </w:pPr>
            <w:r>
              <w:t>P: property</w:t>
            </w:r>
          </w:p>
        </w:tc>
        <w:tc>
          <w:tcPr>
            <w:tcW w:w="3625" w:type="dxa"/>
          </w:tcPr>
          <w:p w14:paraId="5A0A5B2E" w14:textId="77777777" w:rsidR="00EB2CFA" w:rsidRDefault="00EB2CFA" w:rsidP="006C04EC">
            <w:pPr>
              <w:pStyle w:val="tableentry"/>
            </w:pPr>
            <w:r>
              <w:t>Message type. If the type is not specified, the Interface definition will be examined in the following order to determine whether the member name is.</w:t>
            </w:r>
          </w:p>
          <w:p w14:paraId="5A58EB4C" w14:textId="77777777" w:rsidR="00EB2CFA" w:rsidRDefault="00EB2CFA" w:rsidP="006C04EC">
            <w:pPr>
              <w:pStyle w:val="tablenumbrdlst"/>
            </w:pPr>
            <w:r>
              <w:t xml:space="preserve">A method call or signal.  </w:t>
            </w:r>
          </w:p>
          <w:p w14:paraId="2047988E" w14:textId="77777777" w:rsidR="00EB2CFA" w:rsidRPr="00073BE6" w:rsidRDefault="00EB2CFA" w:rsidP="006C04EC">
            <w:pPr>
              <w:pStyle w:val="tablenumbrdlst"/>
            </w:pPr>
            <w:r>
              <w:t>A property.</w:t>
            </w:r>
          </w:p>
        </w:tc>
      </w:tr>
      <w:tr w:rsidR="00EB2CFA" w14:paraId="05094E37" w14:textId="77777777" w:rsidTr="006C04EC">
        <w:tc>
          <w:tcPr>
            <w:tcW w:w="1141" w:type="dxa"/>
          </w:tcPr>
          <w:p w14:paraId="1F0EC7DB" w14:textId="53073D2D"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to send signal, perform method calls and produce properties</w:t>
            </w:r>
          </w:p>
          <w:p w14:paraId="4C1D1818"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to receive signals and get properties</w:t>
            </w:r>
          </w:p>
          <w:p w14:paraId="70C307A6" w14:textId="13322D42" w:rsidR="00EB2CFA" w:rsidRPr="009F7B80" w:rsidRDefault="00EB2CFA" w:rsidP="007851A4">
            <w:pPr>
              <w:pStyle w:val="ListParagraph"/>
              <w:numPr>
                <w:ilvl w:val="0"/>
                <w:numId w:val="86"/>
              </w:numPr>
              <w:rPr>
                <w:szCs w:val="18"/>
              </w:rPr>
            </w:pPr>
            <w:r w:rsidRPr="007851A4">
              <w:rPr>
                <w:rFonts w:ascii="Arial" w:hAnsi="Arial" w:cs="Arial"/>
                <w:sz w:val="18"/>
                <w:szCs w:val="18"/>
              </w:rPr>
              <w:t>0x08: Modify – Observe + Set properties + 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77777777" w:rsidR="00EB2CFA" w:rsidRDefault="00EB2CFA" w:rsidP="006C04EC">
            <w:pPr>
              <w:pStyle w:val="tableentry"/>
            </w:pPr>
            <w:r>
              <w:t xml:space="preserve">Mutual authorization required. </w:t>
            </w:r>
            <w:r w:rsidRPr="00CE4500">
              <w:t>Both peers (local and remote) are required to be granted.</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646DA8FB" w:rsidR="00BD54B2" w:rsidRDefault="00BD54B2" w:rsidP="001F03FC">
      <w:pPr>
        <w:pStyle w:val="figureanchor"/>
      </w:pPr>
      <w:r w:rsidRPr="00BD54B2">
        <w:t>The following table describe</w:t>
      </w:r>
      <w:r w:rsidR="00C318E0">
        <w:t>s</w:t>
      </w:r>
      <w:r w:rsidRPr="00BD54B2">
        <w:t xml:space="preserve"> the </w:t>
      </w:r>
      <w:r w:rsidR="00DB35FB">
        <w:t>rule enforcement</w:t>
      </w:r>
      <w:r w:rsidR="008C3846">
        <w:t>.</w:t>
      </w:r>
    </w:p>
    <w:p w14:paraId="67DE1A33" w14:textId="77777777" w:rsidR="00742354" w:rsidRPr="00667626" w:rsidRDefault="00742354" w:rsidP="007851A4">
      <w:pPr>
        <w:pStyle w:val="Caption"/>
      </w:pPr>
    </w:p>
    <w:p w14:paraId="2A63E59E" w14:textId="77777777" w:rsidR="00CF28F7" w:rsidRDefault="00CF28F7" w:rsidP="007851A4">
      <w:pPr>
        <w:pStyle w:val="subheadindented"/>
        <w:ind w:left="0"/>
      </w:pPr>
    </w:p>
    <w:p w14:paraId="5447E9C0" w14:textId="26639ED9" w:rsidR="007565A5" w:rsidRDefault="007565A5" w:rsidP="007851A4">
      <w:pPr>
        <w:pStyle w:val="subheadindented"/>
        <w:ind w:left="0"/>
      </w:pPr>
    </w:p>
    <w:p w14:paraId="00874F78" w14:textId="013CDBF4" w:rsidR="00CF28F7" w:rsidRDefault="00CF28F7" w:rsidP="007851A4">
      <w:pPr>
        <w:pStyle w:val="Caption"/>
        <w:keepNext/>
      </w:pPr>
      <w:bookmarkStart w:id="908" w:name="_Ref409079083"/>
      <w:bookmarkStart w:id="909" w:name="_Toc409707223"/>
      <w:r>
        <w:t xml:space="preserve">Table </w:t>
      </w:r>
      <w:r w:rsidR="00CC527A">
        <w:fldChar w:fldCharType="begin"/>
      </w:r>
      <w:r w:rsidR="00CC527A">
        <w:instrText xml:space="preserve"> SEQ Table \* ARABIC </w:instrText>
      </w:r>
      <w:r w:rsidR="00CC527A">
        <w:fldChar w:fldCharType="separate"/>
      </w:r>
      <w:r>
        <w:rPr>
          <w:noProof/>
        </w:rPr>
        <w:t>2</w:t>
      </w:r>
      <w:r w:rsidR="00CC527A">
        <w:rPr>
          <w:noProof/>
        </w:rPr>
        <w:fldChar w:fldCharType="end"/>
      </w:r>
      <w:r>
        <w:t>-2: Permission Matrix</w:t>
      </w:r>
      <w:bookmarkEnd w:id="908"/>
      <w:bookmarkEnd w:id="909"/>
    </w:p>
    <w:tbl>
      <w:tblPr>
        <w:tblStyle w:val="TableGrid"/>
        <w:tblW w:w="0" w:type="auto"/>
        <w:tblInd w:w="835" w:type="dxa"/>
        <w:tblLook w:val="04A0" w:firstRow="1" w:lastRow="0" w:firstColumn="1" w:lastColumn="0" w:noHBand="0" w:noVBand="1"/>
      </w:tblPr>
      <w:tblGrid>
        <w:gridCol w:w="2005"/>
        <w:gridCol w:w="2225"/>
        <w:gridCol w:w="2250"/>
        <w:gridCol w:w="2160"/>
        <w:tblGridChange w:id="910">
          <w:tblGrid>
            <w:gridCol w:w="2005"/>
            <w:gridCol w:w="1611"/>
            <w:gridCol w:w="2864"/>
            <w:gridCol w:w="2160"/>
          </w:tblGrid>
        </w:tblGridChange>
      </w:tblGrid>
      <w:tr w:rsidR="00632734" w14:paraId="5CF452A4" w14:textId="77777777" w:rsidTr="007851A4">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14:paraId="65DF41AA" w14:textId="77777777" w:rsidR="00632734" w:rsidRDefault="00632734" w:rsidP="007565A5">
            <w:pPr>
              <w:pStyle w:val="tableheading"/>
            </w:pPr>
            <w:r>
              <w:t>Message action</w:t>
            </w:r>
          </w:p>
        </w:tc>
        <w:tc>
          <w:tcPr>
            <w:tcW w:w="6635" w:type="dxa"/>
            <w:gridSpan w:val="3"/>
          </w:tcPr>
          <w:p w14:paraId="40E70B92" w14:textId="0A374C75" w:rsidR="00632734" w:rsidRDefault="00632734" w:rsidP="007565A5">
            <w:pPr>
              <w:pStyle w:val="tableheading"/>
            </w:pPr>
            <w:r>
              <w:t>Required permission</w:t>
            </w:r>
          </w:p>
        </w:tc>
      </w:tr>
      <w:tr w:rsidR="00632734" w14:paraId="534D24A4" w14:textId="77777777" w:rsidTr="008A512D">
        <w:tblPrEx>
          <w:tblW w:w="0" w:type="auto"/>
          <w:tblInd w:w="835" w:type="dxa"/>
          <w:tblPrExChange w:id="911" w:author="Author" w:date="2015-01-20T11:14:00Z">
            <w:tblPrEx>
              <w:tblW w:w="0" w:type="auto"/>
              <w:tblInd w:w="835" w:type="dxa"/>
            </w:tblPrEx>
          </w:tblPrExChange>
        </w:tblPrEx>
        <w:trPr>
          <w:cnfStyle w:val="100000000000" w:firstRow="1" w:lastRow="0" w:firstColumn="0" w:lastColumn="0" w:oddVBand="0" w:evenVBand="0" w:oddHBand="0" w:evenHBand="0" w:firstRowFirstColumn="0" w:firstRowLastColumn="0" w:lastRowFirstColumn="0" w:lastRowLastColumn="0"/>
          <w:trHeight w:val="149"/>
          <w:tblHeader/>
          <w:trPrChange w:id="912" w:author="Author" w:date="2015-01-20T11:14:00Z">
            <w:trPr>
              <w:trHeight w:val="149"/>
              <w:tblHeader/>
            </w:trPr>
          </w:trPrChange>
        </w:trPr>
        <w:tc>
          <w:tcPr>
            <w:tcW w:w="2005" w:type="dxa"/>
            <w:vMerge/>
            <w:tcPrChange w:id="913" w:author="Author" w:date="2015-01-20T11:14:00Z">
              <w:tcPr>
                <w:tcW w:w="2005" w:type="dxa"/>
                <w:vMerge/>
              </w:tcPr>
            </w:tcPrChange>
          </w:tcPr>
          <w:p w14:paraId="24133FA9"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p>
        </w:tc>
        <w:tc>
          <w:tcPr>
            <w:tcW w:w="2225" w:type="dxa"/>
            <w:tcPrChange w:id="914" w:author="Author" w:date="2015-01-20T11:14:00Z">
              <w:tcPr>
                <w:tcW w:w="1611" w:type="dxa"/>
              </w:tcPr>
            </w:tcPrChange>
          </w:tcPr>
          <w:p w14:paraId="61811A90" w14:textId="77777777"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Local Policy</w:t>
            </w:r>
            <w:r w:rsidR="00C318E0">
              <w:t>.</w:t>
            </w:r>
          </w:p>
          <w:p w14:paraId="4FF2D3C7"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pPr>
          </w:p>
          <w:p w14:paraId="6199FCBE" w14:textId="3DF91943" w:rsidR="00C318E0" w:rsidRDefault="00C318E0">
            <w:pPr>
              <w:pStyle w:val="tableheading"/>
              <w:cnfStyle w:val="100000000000" w:firstRow="1" w:lastRow="0" w:firstColumn="0" w:lastColumn="0" w:oddVBand="0" w:evenVBand="0" w:oddHBand="0" w:evenHBand="0" w:firstRowFirstColumn="0" w:firstRowLastColumn="0" w:lastRowFirstColumn="0" w:lastRowLastColumn="0"/>
            </w:pPr>
            <w:r>
              <w:t xml:space="preserve">If there is no policy, the default action is </w:t>
            </w:r>
            <w:r w:rsidR="00B318BD">
              <w:t>denied</w:t>
            </w:r>
            <w:r>
              <w:t>.</w:t>
            </w:r>
            <w:r w:rsidR="00B318BD">
              <w:t xml:space="preserve">  Admin user has full access.</w:t>
            </w:r>
          </w:p>
        </w:tc>
        <w:tc>
          <w:tcPr>
            <w:tcW w:w="2250" w:type="dxa"/>
            <w:tcPrChange w:id="915" w:author="Author" w:date="2015-01-20T11:14:00Z">
              <w:tcPr>
                <w:tcW w:w="2864" w:type="dxa"/>
              </w:tcPr>
            </w:tcPrChange>
          </w:tcPr>
          <w:p w14:paraId="73AF6432" w14:textId="77777777" w:rsidR="00C318E0"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Local peer’s membership cert auth data</w:t>
            </w:r>
            <w:r w:rsidR="00C318E0">
              <w:t>.</w:t>
            </w:r>
          </w:p>
          <w:p w14:paraId="31B34ECA" w14:textId="77777777" w:rsidR="00C318E0" w:rsidRDefault="00C318E0" w:rsidP="007565A5">
            <w:pPr>
              <w:pStyle w:val="tableheading"/>
              <w:cnfStyle w:val="100000000000" w:firstRow="1" w:lastRow="0" w:firstColumn="0" w:lastColumn="0" w:oddVBand="0" w:evenVBand="0" w:oddHBand="0" w:evenHBand="0" w:firstRowFirstColumn="0" w:firstRowLastColumn="0" w:lastRowFirstColumn="0" w:lastRowLastColumn="0"/>
            </w:pPr>
          </w:p>
          <w:p w14:paraId="117E0752" w14:textId="0E0FB95A" w:rsidR="00632734" w:rsidRDefault="00C318E0" w:rsidP="007565A5">
            <w:pPr>
              <w:pStyle w:val="tableheading"/>
              <w:cnfStyle w:val="100000000000" w:firstRow="1" w:lastRow="0" w:firstColumn="0" w:lastColumn="0" w:oddVBand="0" w:evenVBand="0" w:oddHBand="0" w:evenHBand="0" w:firstRowFirstColumn="0" w:firstRowLastColumn="0" w:lastRowFirstColumn="0" w:lastRowLastColumn="0"/>
            </w:pPr>
            <w:r>
              <w:t xml:space="preserve">If there is no local membership cert, the default action is </w:t>
            </w:r>
            <w:r w:rsidR="00B318BD">
              <w:t>denied</w:t>
            </w:r>
          </w:p>
        </w:tc>
        <w:tc>
          <w:tcPr>
            <w:tcW w:w="2160" w:type="dxa"/>
            <w:tcPrChange w:id="916" w:author="Author" w:date="2015-01-20T11:14:00Z">
              <w:tcPr>
                <w:tcW w:w="2160" w:type="dxa"/>
              </w:tcPr>
            </w:tcPrChange>
          </w:tcPr>
          <w:p w14:paraId="2AEB8EDC" w14:textId="4770107C" w:rsidR="00632734" w:rsidRDefault="00632734" w:rsidP="007565A5">
            <w:pPr>
              <w:pStyle w:val="tableheading"/>
              <w:cnfStyle w:val="100000000000" w:firstRow="1" w:lastRow="0" w:firstColumn="0" w:lastColumn="0" w:oddVBand="0" w:evenVBand="0" w:oddHBand="0" w:evenHBand="0" w:firstRowFirstColumn="0" w:firstRowLastColumn="0" w:lastRowFirstColumn="0" w:lastRowLastColumn="0"/>
            </w:pPr>
            <w:r>
              <w:t>Remote peer’s membership cert auth data</w:t>
            </w:r>
          </w:p>
        </w:tc>
      </w:tr>
      <w:tr w:rsidR="00632734" w14:paraId="61B2C837" w14:textId="77777777" w:rsidTr="008A512D">
        <w:tblPrEx>
          <w:tblW w:w="0" w:type="auto"/>
          <w:tblInd w:w="835" w:type="dxa"/>
          <w:tblPrExChange w:id="917" w:author="Author" w:date="2015-01-20T11:14:00Z">
            <w:tblPrEx>
              <w:tblW w:w="0" w:type="auto"/>
              <w:tblInd w:w="835" w:type="dxa"/>
            </w:tblPrEx>
          </w:tblPrExChange>
        </w:tblPrEx>
        <w:tc>
          <w:tcPr>
            <w:tcW w:w="2005" w:type="dxa"/>
            <w:tcPrChange w:id="918" w:author="Author" w:date="2015-01-20T11:14:00Z">
              <w:tcPr>
                <w:tcW w:w="2005" w:type="dxa"/>
              </w:tcPr>
            </w:tcPrChange>
          </w:tcPr>
          <w:p w14:paraId="518396C5" w14:textId="2AA3C2EF" w:rsidR="00632734" w:rsidRPr="00BE64EE" w:rsidRDefault="00632734" w:rsidP="007A165C">
            <w:pPr>
              <w:pStyle w:val="tableentry"/>
            </w:pPr>
            <w:r w:rsidRPr="00BE64EE">
              <w:t>send GetProperty</w:t>
            </w:r>
          </w:p>
        </w:tc>
        <w:tc>
          <w:tcPr>
            <w:tcW w:w="2225" w:type="dxa"/>
            <w:tcPrChange w:id="919" w:author="Author" w:date="2015-01-20T11:14:00Z">
              <w:tcPr>
                <w:tcW w:w="1611" w:type="dxa"/>
              </w:tcPr>
            </w:tcPrChange>
          </w:tcPr>
          <w:p w14:paraId="74EFE0AC" w14:textId="03CC20FE" w:rsidR="00632734" w:rsidRDefault="008A512D" w:rsidP="007A165C">
            <w:pPr>
              <w:pStyle w:val="tableentry"/>
            </w:pPr>
            <w:ins w:id="920" w:author="Author" w:date="2015-01-20T11:10:00Z">
              <w:r>
                <w:t xml:space="preserve">Observe in </w:t>
              </w:r>
            </w:ins>
            <w:ins w:id="921" w:author="Author" w:date="2015-01-22T16:18:00Z">
              <w:r w:rsidR="00B0291F">
                <w:t>outgoing</w:t>
              </w:r>
            </w:ins>
            <w:ins w:id="922" w:author="Author" w:date="2015-01-20T11:10:00Z">
              <w:del w:id="923" w:author="Author" w:date="2015-01-22T16:18:00Z">
                <w:r w:rsidDel="00B0291F">
                  <w:delText>Self Terms</w:delText>
                </w:r>
              </w:del>
            </w:ins>
            <w:ins w:id="924" w:author="Author" w:date="2015-01-22T16:18:00Z">
              <w:r w:rsidR="00B0291F">
                <w:t xml:space="preserve"> section</w:t>
              </w:r>
            </w:ins>
          </w:p>
        </w:tc>
        <w:tc>
          <w:tcPr>
            <w:tcW w:w="2250" w:type="dxa"/>
            <w:tcPrChange w:id="925" w:author="Author" w:date="2015-01-20T11:14:00Z">
              <w:tcPr>
                <w:tcW w:w="2864" w:type="dxa"/>
              </w:tcPr>
            </w:tcPrChange>
          </w:tcPr>
          <w:p w14:paraId="403BF2AF" w14:textId="0C467BCE" w:rsidR="00632734" w:rsidRPr="00BE64EE" w:rsidRDefault="00632734">
            <w:pPr>
              <w:pStyle w:val="tableentry"/>
            </w:pPr>
            <w:del w:id="926" w:author="Author" w:date="2015-01-20T11:11:00Z">
              <w:r w:rsidDel="008A512D">
                <w:delText xml:space="preserve">Observe </w:delText>
              </w:r>
            </w:del>
          </w:p>
        </w:tc>
        <w:tc>
          <w:tcPr>
            <w:tcW w:w="2160" w:type="dxa"/>
            <w:tcPrChange w:id="927" w:author="Author" w:date="2015-01-20T11:14:00Z">
              <w:tcPr>
                <w:tcW w:w="2160" w:type="dxa"/>
              </w:tcPr>
            </w:tcPrChange>
          </w:tcPr>
          <w:p w14:paraId="56DA0BB9" w14:textId="455EDC7C" w:rsidR="00632734" w:rsidRPr="00BE64EE" w:rsidRDefault="00632734" w:rsidP="00E37DF9">
            <w:pPr>
              <w:pStyle w:val="tableentry"/>
            </w:pPr>
          </w:p>
        </w:tc>
      </w:tr>
      <w:tr w:rsidR="00632734" w14:paraId="6EB7BCEA" w14:textId="77777777" w:rsidTr="008A512D">
        <w:tblPrEx>
          <w:tblW w:w="0" w:type="auto"/>
          <w:tblInd w:w="835" w:type="dxa"/>
          <w:tblPrExChange w:id="928" w:author="Author" w:date="2015-01-20T11:14:00Z">
            <w:tblPrEx>
              <w:tblW w:w="0" w:type="auto"/>
              <w:tblInd w:w="835" w:type="dxa"/>
            </w:tblPrEx>
          </w:tblPrExChange>
        </w:tblPrEx>
        <w:tc>
          <w:tcPr>
            <w:tcW w:w="2005" w:type="dxa"/>
            <w:tcPrChange w:id="929" w:author="Author" w:date="2015-01-20T11:14:00Z">
              <w:tcPr>
                <w:tcW w:w="2005" w:type="dxa"/>
              </w:tcPr>
            </w:tcPrChange>
          </w:tcPr>
          <w:p w14:paraId="22B7D567" w14:textId="3B0E8E2E" w:rsidR="00632734" w:rsidRPr="00BE64EE" w:rsidRDefault="00632734" w:rsidP="007A165C">
            <w:pPr>
              <w:pStyle w:val="tableentry"/>
            </w:pPr>
            <w:r w:rsidRPr="00BE64EE">
              <w:t>receive GetProperty</w:t>
            </w:r>
          </w:p>
        </w:tc>
        <w:tc>
          <w:tcPr>
            <w:tcW w:w="2225" w:type="dxa"/>
            <w:tcPrChange w:id="930" w:author="Author" w:date="2015-01-20T11:14:00Z">
              <w:tcPr>
                <w:tcW w:w="1611" w:type="dxa"/>
              </w:tcPr>
            </w:tcPrChange>
          </w:tcPr>
          <w:p w14:paraId="40D11146" w14:textId="491A6C41" w:rsidR="00632734" w:rsidDel="00632734" w:rsidRDefault="00632734" w:rsidP="008C3846">
            <w:pPr>
              <w:pStyle w:val="tableentry"/>
            </w:pPr>
            <w:r>
              <w:t>Remote peer has Observe</w:t>
            </w:r>
            <w:ins w:id="931" w:author="Author" w:date="2015-01-20T11:11:00Z">
              <w:r w:rsidR="008A512D">
                <w:t xml:space="preserve"> in </w:t>
              </w:r>
            </w:ins>
            <w:ins w:id="932" w:author="Author" w:date="2015-01-22T16:18:00Z">
              <w:r w:rsidR="00B0291F">
                <w:t>incoming</w:t>
              </w:r>
            </w:ins>
            <w:ins w:id="933" w:author="Author" w:date="2015-01-20T11:11:00Z">
              <w:del w:id="934" w:author="Author" w:date="2015-01-22T16:18:00Z">
                <w:r w:rsidR="008A512D" w:rsidDel="00B0291F">
                  <w:delText>External</w:delText>
                </w:r>
              </w:del>
              <w:r w:rsidR="008A512D">
                <w:t xml:space="preserve"> </w:t>
              </w:r>
            </w:ins>
            <w:ins w:id="935" w:author="Author" w:date="2015-01-22T16:18:00Z">
              <w:r w:rsidR="00B0291F">
                <w:t>section</w:t>
              </w:r>
            </w:ins>
            <w:ins w:id="936" w:author="Author" w:date="2015-01-20T11:11:00Z">
              <w:del w:id="937" w:author="Author" w:date="2015-01-22T16:18:00Z">
                <w:r w:rsidR="008A512D" w:rsidDel="00B0291F">
                  <w:delText>Terms</w:delText>
                </w:r>
              </w:del>
            </w:ins>
          </w:p>
        </w:tc>
        <w:tc>
          <w:tcPr>
            <w:tcW w:w="2250" w:type="dxa"/>
            <w:tcPrChange w:id="938" w:author="Author" w:date="2015-01-20T11:14:00Z">
              <w:tcPr>
                <w:tcW w:w="2864" w:type="dxa"/>
              </w:tcPr>
            </w:tcPrChange>
          </w:tcPr>
          <w:p w14:paraId="018287B8" w14:textId="49909C0A" w:rsidR="00632734" w:rsidRPr="00BE64EE" w:rsidRDefault="00632734" w:rsidP="008C3846">
            <w:pPr>
              <w:pStyle w:val="tableentry"/>
            </w:pPr>
            <w:r w:rsidRPr="00BE64EE" w:rsidDel="008C3846">
              <w:t xml:space="preserve"> </w:t>
            </w:r>
          </w:p>
        </w:tc>
        <w:tc>
          <w:tcPr>
            <w:tcW w:w="2160" w:type="dxa"/>
            <w:tcPrChange w:id="939" w:author="Author" w:date="2015-01-20T11:14:00Z">
              <w:tcPr>
                <w:tcW w:w="2160" w:type="dxa"/>
              </w:tcPr>
            </w:tcPrChange>
          </w:tcPr>
          <w:p w14:paraId="079D5345" w14:textId="4BBF12BC" w:rsidR="00632734" w:rsidRPr="00BE64EE" w:rsidRDefault="00632734">
            <w:pPr>
              <w:pStyle w:val="tableentry"/>
            </w:pPr>
            <w:r>
              <w:t xml:space="preserve">Observe </w:t>
            </w:r>
          </w:p>
        </w:tc>
      </w:tr>
      <w:tr w:rsidR="00632734" w14:paraId="63C7A11A" w14:textId="77777777" w:rsidTr="008A512D">
        <w:tblPrEx>
          <w:tblW w:w="0" w:type="auto"/>
          <w:tblInd w:w="835" w:type="dxa"/>
          <w:tblPrExChange w:id="940" w:author="Author" w:date="2015-01-20T11:14:00Z">
            <w:tblPrEx>
              <w:tblW w:w="0" w:type="auto"/>
              <w:tblInd w:w="835" w:type="dxa"/>
            </w:tblPrEx>
          </w:tblPrExChange>
        </w:tblPrEx>
        <w:tc>
          <w:tcPr>
            <w:tcW w:w="2005" w:type="dxa"/>
            <w:tcPrChange w:id="941" w:author="Author" w:date="2015-01-20T11:14:00Z">
              <w:tcPr>
                <w:tcW w:w="2005" w:type="dxa"/>
              </w:tcPr>
            </w:tcPrChange>
          </w:tcPr>
          <w:p w14:paraId="19D743AA" w14:textId="77777777" w:rsidR="00632734" w:rsidRPr="00BE64EE" w:rsidRDefault="00632734" w:rsidP="007A165C">
            <w:pPr>
              <w:pStyle w:val="tableentry"/>
            </w:pPr>
            <w:r w:rsidRPr="00BE64EE">
              <w:t>send SetProperty</w:t>
            </w:r>
          </w:p>
        </w:tc>
        <w:tc>
          <w:tcPr>
            <w:tcW w:w="2225" w:type="dxa"/>
            <w:tcPrChange w:id="942" w:author="Author" w:date="2015-01-20T11:14:00Z">
              <w:tcPr>
                <w:tcW w:w="1611" w:type="dxa"/>
              </w:tcPr>
            </w:tcPrChange>
          </w:tcPr>
          <w:p w14:paraId="54EA4B5A" w14:textId="15B7CFBF" w:rsidR="00632734" w:rsidRDefault="008A512D" w:rsidP="007A165C">
            <w:pPr>
              <w:pStyle w:val="tableentry"/>
            </w:pPr>
            <w:ins w:id="943" w:author="Author" w:date="2015-01-20T11:11:00Z">
              <w:r>
                <w:t xml:space="preserve">Modify in </w:t>
              </w:r>
            </w:ins>
            <w:ins w:id="944" w:author="Author" w:date="2015-01-22T16:19:00Z">
              <w:r w:rsidR="00B0291F">
                <w:t>outgoing section</w:t>
              </w:r>
            </w:ins>
            <w:ins w:id="945" w:author="Author" w:date="2015-01-20T11:11:00Z">
              <w:del w:id="946" w:author="Author" w:date="2015-01-22T16:19:00Z">
                <w:r w:rsidDel="00B0291F">
                  <w:delText xml:space="preserve">Self </w:delText>
                </w:r>
              </w:del>
              <w:del w:id="947" w:author="Author" w:date="2015-01-22T16:18:00Z">
                <w:r w:rsidDel="00B0291F">
                  <w:delText>Terms</w:delText>
                </w:r>
              </w:del>
            </w:ins>
          </w:p>
        </w:tc>
        <w:tc>
          <w:tcPr>
            <w:tcW w:w="2250" w:type="dxa"/>
            <w:tcPrChange w:id="948" w:author="Author" w:date="2015-01-20T11:14:00Z">
              <w:tcPr>
                <w:tcW w:w="2864" w:type="dxa"/>
              </w:tcPr>
            </w:tcPrChange>
          </w:tcPr>
          <w:p w14:paraId="724B7E89" w14:textId="7C3E8DBC" w:rsidR="00632734" w:rsidRPr="00BE64EE" w:rsidRDefault="00632734">
            <w:pPr>
              <w:pStyle w:val="tableentry"/>
            </w:pPr>
            <w:del w:id="949" w:author="Author" w:date="2015-01-20T11:11:00Z">
              <w:r w:rsidDel="008A512D">
                <w:delText xml:space="preserve">Modify </w:delText>
              </w:r>
            </w:del>
          </w:p>
        </w:tc>
        <w:tc>
          <w:tcPr>
            <w:tcW w:w="2160" w:type="dxa"/>
            <w:tcPrChange w:id="950" w:author="Author" w:date="2015-01-20T11:14:00Z">
              <w:tcPr>
                <w:tcW w:w="2160" w:type="dxa"/>
              </w:tcPr>
            </w:tcPrChange>
          </w:tcPr>
          <w:p w14:paraId="55424D4C" w14:textId="2B561D8A" w:rsidR="00632734" w:rsidRPr="00BE64EE" w:rsidRDefault="00632734" w:rsidP="008C3846">
            <w:pPr>
              <w:pStyle w:val="tableentry"/>
            </w:pPr>
          </w:p>
        </w:tc>
      </w:tr>
      <w:tr w:rsidR="00632734" w14:paraId="685B585A" w14:textId="77777777" w:rsidTr="008A512D">
        <w:tblPrEx>
          <w:tblW w:w="0" w:type="auto"/>
          <w:tblInd w:w="835" w:type="dxa"/>
          <w:tblPrExChange w:id="951" w:author="Author" w:date="2015-01-20T11:14:00Z">
            <w:tblPrEx>
              <w:tblW w:w="0" w:type="auto"/>
              <w:tblInd w:w="835" w:type="dxa"/>
            </w:tblPrEx>
          </w:tblPrExChange>
        </w:tblPrEx>
        <w:tc>
          <w:tcPr>
            <w:tcW w:w="2005" w:type="dxa"/>
            <w:tcPrChange w:id="952" w:author="Author" w:date="2015-01-20T11:14:00Z">
              <w:tcPr>
                <w:tcW w:w="2005" w:type="dxa"/>
              </w:tcPr>
            </w:tcPrChange>
          </w:tcPr>
          <w:p w14:paraId="7C7C4B91" w14:textId="77777777" w:rsidR="00632734" w:rsidRPr="00BE64EE" w:rsidRDefault="00632734" w:rsidP="007A165C">
            <w:pPr>
              <w:pStyle w:val="tableentry"/>
            </w:pPr>
            <w:r w:rsidRPr="00BE64EE">
              <w:t>receive SetProperty</w:t>
            </w:r>
          </w:p>
        </w:tc>
        <w:tc>
          <w:tcPr>
            <w:tcW w:w="2225" w:type="dxa"/>
            <w:tcPrChange w:id="953" w:author="Author" w:date="2015-01-20T11:14:00Z">
              <w:tcPr>
                <w:tcW w:w="1611" w:type="dxa"/>
              </w:tcPr>
            </w:tcPrChange>
          </w:tcPr>
          <w:p w14:paraId="77855208" w14:textId="47A9912D" w:rsidR="00632734" w:rsidDel="00632734" w:rsidRDefault="00632734" w:rsidP="007A165C">
            <w:pPr>
              <w:pStyle w:val="tableentry"/>
            </w:pPr>
            <w:r>
              <w:t>Remote peer has Modify</w:t>
            </w:r>
            <w:ins w:id="954" w:author="Author" w:date="2015-01-20T11:11:00Z">
              <w:r w:rsidR="008A512D">
                <w:t xml:space="preserve"> in </w:t>
              </w:r>
            </w:ins>
            <w:ins w:id="955" w:author="Author" w:date="2015-01-22T16:19:00Z">
              <w:r w:rsidR="00B0291F">
                <w:t>incoming section</w:t>
              </w:r>
            </w:ins>
            <w:ins w:id="956" w:author="Author" w:date="2015-01-20T11:11:00Z">
              <w:del w:id="957" w:author="Author" w:date="2015-01-22T16:19:00Z">
                <w:r w:rsidR="008A512D" w:rsidDel="00B0291F">
                  <w:delText>External Terms</w:delText>
                </w:r>
              </w:del>
            </w:ins>
          </w:p>
        </w:tc>
        <w:tc>
          <w:tcPr>
            <w:tcW w:w="2250" w:type="dxa"/>
            <w:tcPrChange w:id="958" w:author="Author" w:date="2015-01-20T11:14:00Z">
              <w:tcPr>
                <w:tcW w:w="2864" w:type="dxa"/>
              </w:tcPr>
            </w:tcPrChange>
          </w:tcPr>
          <w:p w14:paraId="476BF3CF" w14:textId="29BB5CCF" w:rsidR="00632734" w:rsidRPr="00BE64EE" w:rsidRDefault="00632734" w:rsidP="007A165C">
            <w:pPr>
              <w:pStyle w:val="tableentry"/>
            </w:pPr>
            <w:r w:rsidRPr="00BE64EE" w:rsidDel="008C3846">
              <w:t xml:space="preserve"> </w:t>
            </w:r>
          </w:p>
        </w:tc>
        <w:tc>
          <w:tcPr>
            <w:tcW w:w="2160" w:type="dxa"/>
            <w:tcPrChange w:id="959" w:author="Author" w:date="2015-01-20T11:14:00Z">
              <w:tcPr>
                <w:tcW w:w="2160" w:type="dxa"/>
              </w:tcPr>
            </w:tcPrChange>
          </w:tcPr>
          <w:p w14:paraId="1375290A" w14:textId="13E43576" w:rsidR="00632734" w:rsidRPr="00BE64EE" w:rsidRDefault="00632734">
            <w:pPr>
              <w:pStyle w:val="tableentry"/>
            </w:pPr>
            <w:r>
              <w:t xml:space="preserve">Modify </w:t>
            </w:r>
          </w:p>
        </w:tc>
      </w:tr>
      <w:tr w:rsidR="00632734" w14:paraId="72BC6726" w14:textId="77777777" w:rsidTr="008A512D">
        <w:tblPrEx>
          <w:tblW w:w="0" w:type="auto"/>
          <w:tblInd w:w="835" w:type="dxa"/>
          <w:tblPrExChange w:id="960" w:author="Author" w:date="2015-01-20T11:14:00Z">
            <w:tblPrEx>
              <w:tblW w:w="0" w:type="auto"/>
              <w:tblInd w:w="835" w:type="dxa"/>
            </w:tblPrEx>
          </w:tblPrExChange>
        </w:tblPrEx>
        <w:tc>
          <w:tcPr>
            <w:tcW w:w="2005" w:type="dxa"/>
            <w:tcPrChange w:id="961" w:author="Author" w:date="2015-01-20T11:14:00Z">
              <w:tcPr>
                <w:tcW w:w="2005" w:type="dxa"/>
              </w:tcPr>
            </w:tcPrChange>
          </w:tcPr>
          <w:p w14:paraId="135951E9" w14:textId="77777777" w:rsidR="00632734" w:rsidRPr="00BE64EE" w:rsidRDefault="00632734" w:rsidP="007A165C">
            <w:pPr>
              <w:pStyle w:val="tableentry"/>
            </w:pPr>
            <w:r w:rsidRPr="00BE64EE">
              <w:t>send method call</w:t>
            </w:r>
          </w:p>
        </w:tc>
        <w:tc>
          <w:tcPr>
            <w:tcW w:w="2225" w:type="dxa"/>
            <w:tcPrChange w:id="962" w:author="Author" w:date="2015-01-20T11:14:00Z">
              <w:tcPr>
                <w:tcW w:w="1611" w:type="dxa"/>
              </w:tcPr>
            </w:tcPrChange>
          </w:tcPr>
          <w:p w14:paraId="7E0B8C9A" w14:textId="4F334D6E" w:rsidR="00632734" w:rsidRDefault="008A512D" w:rsidP="007A165C">
            <w:pPr>
              <w:pStyle w:val="tableentry"/>
            </w:pPr>
            <w:ins w:id="963" w:author="Author" w:date="2015-01-20T11:12:00Z">
              <w:r>
                <w:t xml:space="preserve">Modify in </w:t>
              </w:r>
            </w:ins>
            <w:ins w:id="964" w:author="Author" w:date="2015-01-22T16:19:00Z">
              <w:r w:rsidR="00B0291F">
                <w:t>outgoing section</w:t>
              </w:r>
            </w:ins>
            <w:ins w:id="965" w:author="Author" w:date="2015-01-20T11:12:00Z">
              <w:del w:id="966" w:author="Author" w:date="2015-01-22T16:19:00Z">
                <w:r w:rsidDel="00B0291F">
                  <w:delText>Self Terms</w:delText>
                </w:r>
              </w:del>
            </w:ins>
          </w:p>
        </w:tc>
        <w:tc>
          <w:tcPr>
            <w:tcW w:w="2250" w:type="dxa"/>
            <w:tcPrChange w:id="967" w:author="Author" w:date="2015-01-20T11:14:00Z">
              <w:tcPr>
                <w:tcW w:w="2864" w:type="dxa"/>
              </w:tcPr>
            </w:tcPrChange>
          </w:tcPr>
          <w:p w14:paraId="64A8099F" w14:textId="34E3B58D" w:rsidR="00632734" w:rsidRPr="00BE64EE" w:rsidRDefault="00877DA9" w:rsidP="007A165C">
            <w:pPr>
              <w:pStyle w:val="tableentry"/>
            </w:pPr>
            <w:del w:id="968" w:author="Author" w:date="2015-01-20T11:12:00Z">
              <w:r w:rsidDel="008A512D">
                <w:delText>Modify</w:delText>
              </w:r>
            </w:del>
          </w:p>
        </w:tc>
        <w:tc>
          <w:tcPr>
            <w:tcW w:w="2160" w:type="dxa"/>
            <w:tcPrChange w:id="969" w:author="Author" w:date="2015-01-20T11:14:00Z">
              <w:tcPr>
                <w:tcW w:w="2160" w:type="dxa"/>
              </w:tcPr>
            </w:tcPrChange>
          </w:tcPr>
          <w:p w14:paraId="1D85F886" w14:textId="19344D98" w:rsidR="00632734" w:rsidRPr="00BE64EE" w:rsidRDefault="00632734" w:rsidP="00E37DF9">
            <w:pPr>
              <w:pStyle w:val="tableentry"/>
            </w:pPr>
          </w:p>
        </w:tc>
      </w:tr>
      <w:tr w:rsidR="00632734" w14:paraId="3FED472B" w14:textId="77777777" w:rsidTr="008A512D">
        <w:tblPrEx>
          <w:tblW w:w="0" w:type="auto"/>
          <w:tblInd w:w="835" w:type="dxa"/>
          <w:tblPrExChange w:id="970" w:author="Author" w:date="2015-01-20T11:14:00Z">
            <w:tblPrEx>
              <w:tblW w:w="0" w:type="auto"/>
              <w:tblInd w:w="835" w:type="dxa"/>
            </w:tblPrEx>
          </w:tblPrExChange>
        </w:tblPrEx>
        <w:tc>
          <w:tcPr>
            <w:tcW w:w="2005" w:type="dxa"/>
            <w:tcPrChange w:id="971" w:author="Author" w:date="2015-01-20T11:14:00Z">
              <w:tcPr>
                <w:tcW w:w="2005" w:type="dxa"/>
              </w:tcPr>
            </w:tcPrChange>
          </w:tcPr>
          <w:p w14:paraId="40CE08A0" w14:textId="77777777" w:rsidR="00632734" w:rsidRPr="00BE64EE" w:rsidRDefault="00632734" w:rsidP="007A165C">
            <w:pPr>
              <w:pStyle w:val="tableentry"/>
            </w:pPr>
            <w:r w:rsidRPr="00BE64EE">
              <w:t>receive method call</w:t>
            </w:r>
          </w:p>
        </w:tc>
        <w:tc>
          <w:tcPr>
            <w:tcW w:w="2225" w:type="dxa"/>
            <w:tcPrChange w:id="972" w:author="Author" w:date="2015-01-20T11:14:00Z">
              <w:tcPr>
                <w:tcW w:w="1611" w:type="dxa"/>
              </w:tcPr>
            </w:tcPrChange>
          </w:tcPr>
          <w:p w14:paraId="43BDD1B0" w14:textId="0125855A" w:rsidR="00632734" w:rsidRDefault="00877DA9" w:rsidP="007A165C">
            <w:pPr>
              <w:pStyle w:val="tableentry"/>
            </w:pPr>
            <w:r>
              <w:t>Remote peer has Modify</w:t>
            </w:r>
            <w:ins w:id="973" w:author="Author" w:date="2015-01-20T11:12:00Z">
              <w:r w:rsidR="008A512D">
                <w:t xml:space="preserve"> in </w:t>
              </w:r>
            </w:ins>
            <w:ins w:id="974" w:author="Author" w:date="2015-01-22T16:19:00Z">
              <w:r w:rsidR="00B0291F">
                <w:t>incoming section</w:t>
              </w:r>
            </w:ins>
            <w:ins w:id="975" w:author="Author" w:date="2015-01-20T11:12:00Z">
              <w:del w:id="976" w:author="Author" w:date="2015-01-22T16:19:00Z">
                <w:r w:rsidR="008A512D" w:rsidDel="00B0291F">
                  <w:delText>External Terms</w:delText>
                </w:r>
              </w:del>
            </w:ins>
          </w:p>
        </w:tc>
        <w:tc>
          <w:tcPr>
            <w:tcW w:w="2250" w:type="dxa"/>
            <w:tcPrChange w:id="977" w:author="Author" w:date="2015-01-20T11:14:00Z">
              <w:tcPr>
                <w:tcW w:w="2864" w:type="dxa"/>
              </w:tcPr>
            </w:tcPrChange>
          </w:tcPr>
          <w:p w14:paraId="3B2DCAA7" w14:textId="16F04FBE" w:rsidR="00632734" w:rsidRPr="00BE64EE" w:rsidRDefault="00632734" w:rsidP="007A165C">
            <w:pPr>
              <w:pStyle w:val="tableentry"/>
            </w:pPr>
          </w:p>
        </w:tc>
        <w:tc>
          <w:tcPr>
            <w:tcW w:w="2160" w:type="dxa"/>
            <w:tcPrChange w:id="978" w:author="Author" w:date="2015-01-20T11:14:00Z">
              <w:tcPr>
                <w:tcW w:w="2160" w:type="dxa"/>
              </w:tcPr>
            </w:tcPrChange>
          </w:tcPr>
          <w:p w14:paraId="66C42B0D" w14:textId="1C2FE160" w:rsidR="00632734" w:rsidRPr="00BE64EE" w:rsidRDefault="00877DA9" w:rsidP="00E37DF9">
            <w:pPr>
              <w:pStyle w:val="tableentry"/>
            </w:pPr>
            <w:r>
              <w:t>Modify</w:t>
            </w:r>
          </w:p>
        </w:tc>
      </w:tr>
      <w:tr w:rsidR="00632734" w14:paraId="25655324" w14:textId="77777777" w:rsidTr="008A512D">
        <w:tblPrEx>
          <w:tblW w:w="0" w:type="auto"/>
          <w:tblInd w:w="835" w:type="dxa"/>
          <w:tblPrExChange w:id="979" w:author="Author" w:date="2015-01-20T11:14:00Z">
            <w:tblPrEx>
              <w:tblW w:w="0" w:type="auto"/>
              <w:tblInd w:w="835" w:type="dxa"/>
            </w:tblPrEx>
          </w:tblPrExChange>
        </w:tblPrEx>
        <w:tc>
          <w:tcPr>
            <w:tcW w:w="2005" w:type="dxa"/>
            <w:tcPrChange w:id="980" w:author="Author" w:date="2015-01-20T11:14:00Z">
              <w:tcPr>
                <w:tcW w:w="2005" w:type="dxa"/>
              </w:tcPr>
            </w:tcPrChange>
          </w:tcPr>
          <w:p w14:paraId="0CD008AD" w14:textId="77777777" w:rsidR="00632734" w:rsidRPr="00BE64EE" w:rsidRDefault="00632734" w:rsidP="007A165C">
            <w:pPr>
              <w:pStyle w:val="tableentry"/>
            </w:pPr>
            <w:r w:rsidRPr="00BE64EE">
              <w:t>send signal</w:t>
            </w:r>
          </w:p>
        </w:tc>
        <w:tc>
          <w:tcPr>
            <w:tcW w:w="2225" w:type="dxa"/>
            <w:tcPrChange w:id="981" w:author="Author" w:date="2015-01-20T11:14:00Z">
              <w:tcPr>
                <w:tcW w:w="1611" w:type="dxa"/>
              </w:tcPr>
            </w:tcPrChange>
          </w:tcPr>
          <w:p w14:paraId="0BB8232B" w14:textId="17796C0B" w:rsidR="00632734" w:rsidRPr="00BE64EE" w:rsidRDefault="008A512D" w:rsidP="007A165C">
            <w:pPr>
              <w:pStyle w:val="tableentry"/>
            </w:pPr>
            <w:ins w:id="982" w:author="Author" w:date="2015-01-20T11:13:00Z">
              <w:r>
                <w:t xml:space="preserve">Provide in </w:t>
              </w:r>
            </w:ins>
            <w:ins w:id="983" w:author="Author" w:date="2015-01-22T16:20:00Z">
              <w:r w:rsidR="00B0291F">
                <w:t>outgoing section</w:t>
              </w:r>
            </w:ins>
            <w:ins w:id="984" w:author="Author" w:date="2015-01-20T11:13:00Z">
              <w:del w:id="985" w:author="Author" w:date="2015-01-22T16:20:00Z">
                <w:r w:rsidDel="00B0291F">
                  <w:delText>Sel</w:delText>
                </w:r>
              </w:del>
              <w:del w:id="986" w:author="Author" w:date="2015-01-22T16:19:00Z">
                <w:r w:rsidDel="00B0291F">
                  <w:delText>f Terms</w:delText>
                </w:r>
              </w:del>
            </w:ins>
          </w:p>
        </w:tc>
        <w:tc>
          <w:tcPr>
            <w:tcW w:w="2250" w:type="dxa"/>
            <w:tcPrChange w:id="987" w:author="Author" w:date="2015-01-20T11:14:00Z">
              <w:tcPr>
                <w:tcW w:w="2864" w:type="dxa"/>
              </w:tcPr>
            </w:tcPrChange>
          </w:tcPr>
          <w:p w14:paraId="23E99656" w14:textId="54CCDFA4" w:rsidR="00632734" w:rsidRPr="00BE64EE" w:rsidRDefault="00632734" w:rsidP="007A165C">
            <w:pPr>
              <w:pStyle w:val="tableentry"/>
            </w:pPr>
            <w:r w:rsidRPr="00BE64EE">
              <w:t>Provide</w:t>
            </w:r>
          </w:p>
        </w:tc>
        <w:tc>
          <w:tcPr>
            <w:tcW w:w="2160" w:type="dxa"/>
            <w:tcPrChange w:id="988" w:author="Author" w:date="2015-01-20T11:14:00Z">
              <w:tcPr>
                <w:tcW w:w="2160" w:type="dxa"/>
              </w:tcPr>
            </w:tcPrChange>
          </w:tcPr>
          <w:p w14:paraId="533931A4" w14:textId="52AC6E51" w:rsidR="00632734" w:rsidRPr="00BE64EE" w:rsidRDefault="00632734" w:rsidP="00E37DF9">
            <w:pPr>
              <w:pStyle w:val="tableentry"/>
            </w:pPr>
          </w:p>
        </w:tc>
      </w:tr>
      <w:tr w:rsidR="00632734" w14:paraId="4CA664D1" w14:textId="77777777" w:rsidTr="008A512D">
        <w:tblPrEx>
          <w:tblW w:w="0" w:type="auto"/>
          <w:tblInd w:w="835" w:type="dxa"/>
          <w:tblPrExChange w:id="989" w:author="Author" w:date="2015-01-20T11:14:00Z">
            <w:tblPrEx>
              <w:tblW w:w="0" w:type="auto"/>
              <w:tblInd w:w="835" w:type="dxa"/>
            </w:tblPrEx>
          </w:tblPrExChange>
        </w:tblPrEx>
        <w:tc>
          <w:tcPr>
            <w:tcW w:w="2005" w:type="dxa"/>
            <w:tcPrChange w:id="990" w:author="Author" w:date="2015-01-20T11:14:00Z">
              <w:tcPr>
                <w:tcW w:w="2005" w:type="dxa"/>
              </w:tcPr>
            </w:tcPrChange>
          </w:tcPr>
          <w:p w14:paraId="3B335176" w14:textId="77777777" w:rsidR="00632734" w:rsidRPr="00BE64EE" w:rsidRDefault="00632734" w:rsidP="007A165C">
            <w:pPr>
              <w:pStyle w:val="tableentry"/>
            </w:pPr>
            <w:r w:rsidRPr="00BE64EE">
              <w:t>receive signal</w:t>
            </w:r>
          </w:p>
        </w:tc>
        <w:tc>
          <w:tcPr>
            <w:tcW w:w="2225" w:type="dxa"/>
            <w:tcPrChange w:id="991" w:author="Author" w:date="2015-01-20T11:14:00Z">
              <w:tcPr>
                <w:tcW w:w="1611" w:type="dxa"/>
              </w:tcPr>
            </w:tcPrChange>
          </w:tcPr>
          <w:p w14:paraId="0C82CA86" w14:textId="132882AD" w:rsidR="00632734" w:rsidRDefault="00C34287">
            <w:pPr>
              <w:pStyle w:val="tableentry"/>
            </w:pPr>
            <w:ins w:id="992" w:author="Author" w:date="2015-01-23T13:41:00Z">
              <w:r>
                <w:t>Observe</w:t>
              </w:r>
            </w:ins>
            <w:ins w:id="993" w:author="Author" w:date="2015-01-22T16:22:00Z">
              <w:del w:id="994" w:author="Author" w:date="2015-01-23T13:41:00Z">
                <w:r w:rsidR="00B0291F" w:rsidDel="00C34287">
                  <w:delText>No Deny</w:delText>
                </w:r>
              </w:del>
              <w:r w:rsidR="00B0291F">
                <w:t xml:space="preserve"> in incoming section</w:t>
              </w:r>
            </w:ins>
            <w:ins w:id="995" w:author="Author" w:date="2015-01-20T11:13:00Z">
              <w:del w:id="996" w:author="Author" w:date="2015-01-22T16:22:00Z">
                <w:r w:rsidR="008A512D" w:rsidDel="00B0291F">
                  <w:delText xml:space="preserve">Observe in </w:delText>
                </w:r>
              </w:del>
              <w:del w:id="997" w:author="Author" w:date="2015-01-22T16:20:00Z">
                <w:r w:rsidR="008A512D" w:rsidDel="00B0291F">
                  <w:delText>Self Terms</w:delText>
                </w:r>
              </w:del>
            </w:ins>
          </w:p>
        </w:tc>
        <w:tc>
          <w:tcPr>
            <w:tcW w:w="2250" w:type="dxa"/>
            <w:tcPrChange w:id="998" w:author="Author" w:date="2015-01-20T11:14:00Z">
              <w:tcPr>
                <w:tcW w:w="2864" w:type="dxa"/>
              </w:tcPr>
            </w:tcPrChange>
          </w:tcPr>
          <w:p w14:paraId="3AC8FD59" w14:textId="119F94B9" w:rsidR="00632734" w:rsidRPr="00BE64EE" w:rsidRDefault="00877DA9">
            <w:pPr>
              <w:pStyle w:val="tableentry"/>
            </w:pPr>
            <w:del w:id="999" w:author="Author" w:date="2015-01-20T11:13:00Z">
              <w:r w:rsidDel="008A512D">
                <w:delText>Observe</w:delText>
              </w:r>
            </w:del>
          </w:p>
        </w:tc>
        <w:tc>
          <w:tcPr>
            <w:tcW w:w="2160" w:type="dxa"/>
            <w:tcPrChange w:id="1000" w:author="Author" w:date="2015-01-20T11:14:00Z">
              <w:tcPr>
                <w:tcW w:w="2160" w:type="dxa"/>
              </w:tcPr>
            </w:tcPrChange>
          </w:tcPr>
          <w:p w14:paraId="4BAC253C" w14:textId="32194AC2" w:rsidR="00632734" w:rsidRPr="00BE64EE" w:rsidRDefault="00877DA9" w:rsidP="00E37DF9">
            <w:pPr>
              <w:pStyle w:val="tableentry"/>
            </w:pPr>
            <w:r>
              <w:t>Provide</w:t>
            </w:r>
          </w:p>
        </w:tc>
      </w:tr>
    </w:tbl>
    <w:p w14:paraId="26768A1B" w14:textId="0F55CE3E" w:rsidR="007565A5" w:rsidRDefault="00FE7492" w:rsidP="00FE7492">
      <w:pPr>
        <w:pStyle w:val="Heading4"/>
      </w:pPr>
      <w:r>
        <w:t xml:space="preserve">Search </w:t>
      </w:r>
      <w:r w:rsidR="00B55323">
        <w:t>Algorithm</w:t>
      </w:r>
    </w:p>
    <w:p w14:paraId="2C9D0208" w14:textId="4EADED95"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in</w:t>
      </w:r>
      <w:r w:rsidR="00CF28F7">
        <w:t xml:space="preserve"> the </w:t>
      </w:r>
      <w:r w:rsidR="00CF28F7">
        <w:fldChar w:fldCharType="begin"/>
      </w:r>
      <w:r w:rsidR="00CF28F7">
        <w:instrText xml:space="preserve"> REF _Ref409079083 \h </w:instrText>
      </w:r>
      <w:r w:rsidR="00CF28F7">
        <w:fldChar w:fldCharType="separate"/>
      </w:r>
      <w:r w:rsidR="00CF28F7">
        <w:t xml:space="preserve">Table </w:t>
      </w:r>
      <w:r w:rsidR="00CF28F7">
        <w:rPr>
          <w:noProof/>
        </w:rPr>
        <w:t>2-2</w:t>
      </w:r>
      <w:r w:rsidR="00CF28F7">
        <w:t>: Permission Matrix</w:t>
      </w:r>
      <w:r w:rsidR="00CF28F7">
        <w:fldChar w:fldCharType="end"/>
      </w:r>
      <w:r w:rsidR="00CF28F7">
        <w:t>.</w:t>
      </w:r>
    </w:p>
    <w:p w14:paraId="3550AD95" w14:textId="05C6087A" w:rsidR="00B55323" w:rsidRDefault="00B55323" w:rsidP="00B55323">
      <w:pPr>
        <w:pStyle w:val="Heading4"/>
      </w:pPr>
      <w:r>
        <w:t>Matching Algorithm within a Policy Term</w:t>
      </w:r>
    </w:p>
    <w:p w14:paraId="241CA834" w14:textId="469914AB" w:rsidR="00B25DFB" w:rsidRDefault="00B25DFB" w:rsidP="007851A4">
      <w:pPr>
        <w:pStyle w:val="body"/>
      </w:pPr>
      <w:r>
        <w:t>The following matching algorithm is used to fi</w:t>
      </w:r>
      <w:r w:rsidR="008F424D">
        <w:t>nd a match within a policy term.  Once a match is found within the rules, the search stops.</w:t>
      </w:r>
    </w:p>
    <w:p w14:paraId="16A9A93C" w14:textId="77777777" w:rsidR="00B25DFB" w:rsidRDefault="00B25DFB" w:rsidP="007851A4">
      <w:pPr>
        <w:pStyle w:val="body"/>
        <w:numPr>
          <w:ilvl w:val="0"/>
          <w:numId w:val="91"/>
        </w:numPr>
      </w:pPr>
      <w:r>
        <w:t>If the rule has both object path and interface name, the message must prefix match both.</w:t>
      </w:r>
    </w:p>
    <w:p w14:paraId="7C07B8C1" w14:textId="77777777" w:rsidR="00B25DFB" w:rsidRDefault="00B25DFB" w:rsidP="007851A4">
      <w:pPr>
        <w:pStyle w:val="body"/>
        <w:numPr>
          <w:ilvl w:val="0"/>
          <w:numId w:val="91"/>
        </w:numPr>
      </w:pPr>
      <w:r>
        <w:t xml:space="preserve"> If the rule has object path, the message must prefix match the object path.</w:t>
      </w:r>
    </w:p>
    <w:p w14:paraId="194C3440" w14:textId="77777777" w:rsidR="00B25DFB" w:rsidRDefault="00B25DFB" w:rsidP="007851A4">
      <w:pPr>
        <w:pStyle w:val="body"/>
        <w:numPr>
          <w:ilvl w:val="0"/>
          <w:numId w:val="91"/>
        </w:numPr>
      </w:pPr>
      <w:r>
        <w:t>If the rule has interface name, the message must prefix match the interface name.</w:t>
      </w:r>
    </w:p>
    <w:p w14:paraId="7905EACE" w14:textId="77777777" w:rsidR="00B25DFB" w:rsidRDefault="00B25DFB" w:rsidP="007851A4">
      <w:pPr>
        <w:pStyle w:val="body"/>
        <w:numPr>
          <w:ilvl w:val="0"/>
          <w:numId w:val="91"/>
        </w:numPr>
      </w:pPr>
      <w:r>
        <w:t>Find match in member name</w:t>
      </w:r>
    </w:p>
    <w:p w14:paraId="068C4F37" w14:textId="5873D3CA" w:rsidR="00B25DFB" w:rsidRDefault="00B25DFB" w:rsidP="007851A4">
      <w:pPr>
        <w:pStyle w:val="body"/>
        <w:numPr>
          <w:ilvl w:val="0"/>
          <w:numId w:val="91"/>
        </w:numPr>
      </w:pPr>
      <w:r>
        <w:lastRenderedPageBreak/>
        <w:t>Verify whether the requested permission is allowed by the authorization mask at the member.</w:t>
      </w:r>
    </w:p>
    <w:p w14:paraId="75336E7B" w14:textId="77777777" w:rsidR="00B25DFB" w:rsidRDefault="00B25DFB" w:rsidP="007851A4">
      <w:pPr>
        <w:pStyle w:val="body"/>
        <w:numPr>
          <w:ilvl w:val="1"/>
          <w:numId w:val="91"/>
        </w:numPr>
      </w:pPr>
      <w:r>
        <w:t>When a member name has an exact match and is explicitly denied access then the rule is not a match.</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4EFFC6CB" w:rsidR="00B25DFB" w:rsidRDefault="00B25DFB" w:rsidP="007851A4">
      <w:pPr>
        <w:pStyle w:val="body"/>
        <w:numPr>
          <w:ilvl w:val="1"/>
          <w:numId w:val="91"/>
        </w:numPr>
      </w:pPr>
      <w:r>
        <w:t>When a member name has a prefix match and is explicitly denied access then the rule is not a match.</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193FDFC1" w:rsidR="00B55323" w:rsidRDefault="00B55323" w:rsidP="00B55323">
      <w:pPr>
        <w:pStyle w:val="Heading4"/>
      </w:pPr>
      <w:r>
        <w:t>Search Priorities for Policy Terms</w:t>
      </w:r>
    </w:p>
    <w:p w14:paraId="32E8CE4B" w14:textId="0BB6EE53" w:rsidR="00B55323" w:rsidRDefault="00B55323" w:rsidP="00B55323">
      <w:pPr>
        <w:pStyle w:val="body"/>
      </w:pPr>
      <w:r>
        <w:t>Policy terms are searched in this order.  Once a match is found, the search stops.</w:t>
      </w:r>
    </w:p>
    <w:p w14:paraId="283EE4C5" w14:textId="0285ADF4" w:rsidR="00B55323" w:rsidRDefault="00B55323" w:rsidP="00B55323">
      <w:pPr>
        <w:pStyle w:val="numbrdlist"/>
        <w:numPr>
          <w:ilvl w:val="0"/>
          <w:numId w:val="74"/>
        </w:numPr>
      </w:pPr>
      <w:r>
        <w:t>The ANY-USER policy term</w:t>
      </w:r>
    </w:p>
    <w:p w14:paraId="6148C5EE" w14:textId="77777777" w:rsidR="00B55323" w:rsidRDefault="00B55323" w:rsidP="007851A4">
      <w:pPr>
        <w:pStyle w:val="numbrdlist"/>
        <w:numPr>
          <w:ilvl w:val="0"/>
          <w:numId w:val="74"/>
        </w:numPr>
      </w:pPr>
      <w:r>
        <w:t>All guild-in-common policy terms are applied in undefined order. Per guild-in-common, the materialized authorization rules are the intersection of the authorization rules between the consumer and provider.</w:t>
      </w:r>
    </w:p>
    <w:p w14:paraId="2DDBDFE6" w14:textId="2800B5CE" w:rsidR="00B55323" w:rsidRDefault="00B55323" w:rsidP="007851A4">
      <w:pPr>
        <w:pStyle w:val="numbrdlist"/>
        <w:numPr>
          <w:ilvl w:val="0"/>
          <w:numId w:val="74"/>
        </w:numPr>
      </w:pPr>
      <w:r>
        <w:t>All peer-specific policy terms are applied in undefined order.</w:t>
      </w:r>
    </w:p>
    <w:p w14:paraId="542CD1F9" w14:textId="77777777" w:rsidR="006A2AF2" w:rsidRDefault="006A2AF2" w:rsidP="00E37DF9">
      <w:pPr>
        <w:pStyle w:val="code"/>
      </w:pPr>
    </w:p>
    <w:p w14:paraId="5680212F" w14:textId="1832EF8E" w:rsidR="001C4402" w:rsidRDefault="00040EBF" w:rsidP="00373FF5">
      <w:pPr>
        <w:pStyle w:val="Heading3"/>
      </w:pPr>
      <w:bookmarkStart w:id="1001" w:name="_Ref397602622"/>
      <w:bookmarkStart w:id="1002" w:name="_Toc409707278"/>
      <w:r>
        <w:t>Policy Templates</w:t>
      </w:r>
      <w:bookmarkEnd w:id="1001"/>
      <w:bookmarkEnd w:id="1002"/>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1003" w:name="_Toc402426209"/>
      <w:bookmarkStart w:id="1004" w:name="_Toc407091997"/>
      <w:bookmarkStart w:id="1005" w:name="_Toc407106166"/>
      <w:bookmarkStart w:id="1006" w:name="_Toc407107266"/>
      <w:bookmarkStart w:id="1007" w:name="_Toc408820894"/>
      <w:bookmarkStart w:id="1008" w:name="_Toc408922055"/>
      <w:bookmarkStart w:id="1009" w:name="_Toc409079287"/>
      <w:bookmarkStart w:id="1010" w:name="_Toc402426210"/>
      <w:bookmarkStart w:id="1011" w:name="_Toc407091998"/>
      <w:bookmarkStart w:id="1012" w:name="_Toc407106167"/>
      <w:bookmarkStart w:id="1013" w:name="_Toc407107267"/>
      <w:bookmarkStart w:id="1014" w:name="_Toc408820895"/>
      <w:bookmarkStart w:id="1015" w:name="_Toc408922056"/>
      <w:bookmarkStart w:id="1016" w:name="_Toc409079288"/>
      <w:bookmarkStart w:id="1017" w:name="_Toc402426211"/>
      <w:bookmarkStart w:id="1018" w:name="_Toc407091999"/>
      <w:bookmarkStart w:id="1019" w:name="_Toc407106168"/>
      <w:bookmarkStart w:id="1020" w:name="_Toc407107268"/>
      <w:bookmarkStart w:id="1021" w:name="_Toc408820896"/>
      <w:bookmarkStart w:id="1022" w:name="_Toc408922057"/>
      <w:bookmarkStart w:id="1023" w:name="_Toc409079289"/>
      <w:bookmarkStart w:id="1024" w:name="_Toc402426271"/>
      <w:bookmarkStart w:id="1025" w:name="_Toc407092059"/>
      <w:bookmarkStart w:id="1026" w:name="_Toc407106228"/>
      <w:bookmarkStart w:id="1027" w:name="_Toc407107328"/>
      <w:bookmarkStart w:id="1028" w:name="_Toc408820956"/>
      <w:bookmarkStart w:id="1029" w:name="_Toc408922117"/>
      <w:bookmarkStart w:id="1030" w:name="_Toc409079349"/>
      <w:bookmarkStart w:id="1031" w:name="_Toc402426272"/>
      <w:bookmarkStart w:id="1032" w:name="_Toc407092060"/>
      <w:bookmarkStart w:id="1033" w:name="_Toc407106229"/>
      <w:bookmarkStart w:id="1034" w:name="_Toc407107329"/>
      <w:bookmarkStart w:id="1035" w:name="_Toc408820957"/>
      <w:bookmarkStart w:id="1036" w:name="_Toc408922118"/>
      <w:bookmarkStart w:id="1037" w:name="_Toc409079350"/>
      <w:bookmarkStart w:id="1038" w:name="_Toc409707279"/>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r>
        <w:t>Certificates</w:t>
      </w:r>
      <w:bookmarkEnd w:id="1038"/>
      <w:r w:rsidR="002208AD">
        <w:t xml:space="preserve"> </w:t>
      </w:r>
    </w:p>
    <w:p w14:paraId="207E9471" w14:textId="32CE1B8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ins w:id="1039" w:author="Author" w:date="2015-01-20T11:23:00Z">
        <w:r w:rsidR="001D00BA">
          <w:t>However, certain devices do not have access to a trusted real time clock.  In such cases, the application on those devices will not be able to validate the certificate lifetime, thus relying on the certificate revocation.</w:t>
        </w:r>
      </w:ins>
    </w:p>
    <w:p w14:paraId="6131BDF8" w14:textId="77777777" w:rsidR="00D718F0" w:rsidRDefault="00D718F0" w:rsidP="007851A4">
      <w:pPr>
        <w:pStyle w:val="Heading3"/>
      </w:pPr>
      <w:bookmarkStart w:id="1040" w:name="_Toc409707280"/>
      <w:r>
        <w:t>Main Certificate Structure</w:t>
      </w:r>
      <w:bookmarkEnd w:id="1040"/>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lastRenderedPageBreak/>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1041" w:name="_Toc409707281"/>
      <w:r>
        <w:t>Identity certificate</w:t>
      </w:r>
      <w:bookmarkEnd w:id="1041"/>
    </w:p>
    <w:p w14:paraId="633725BD" w14:textId="77777777" w:rsidR="00CB33F8" w:rsidRPr="00CB33F8" w:rsidRDefault="00CB33F8" w:rsidP="007851A4">
      <w:pPr>
        <w:pStyle w:val="body"/>
        <w:rPr>
          <w:rFonts w:ascii="Times New Roman" w:hAnsi="Times New Roman"/>
        </w:rPr>
      </w:pPr>
      <w:r w:rsidRPr="00CB33F8">
        <w:t>The identity certificate is used to associate an application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lastRenderedPageBreak/>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681F30F3" w14:textId="2FA96788" w:rsidR="00E37DF9" w:rsidRPr="007851A4" w:rsidRDefault="00E37DF9" w:rsidP="007851A4">
      <w:pPr>
        <w:pStyle w:val="body"/>
        <w:ind w:left="0"/>
        <w:rPr>
          <w:rFonts w:ascii="Courier New" w:hAnsi="Courier New" w:cs="Courier New"/>
          <w:sz w:val="20"/>
        </w:rPr>
      </w:pPr>
    </w:p>
    <w:p w14:paraId="58F5EA82" w14:textId="77777777" w:rsidR="00E37DF9" w:rsidRDefault="00F14159" w:rsidP="00E37DF9">
      <w:pPr>
        <w:pStyle w:val="Heading3"/>
      </w:pPr>
      <w:bookmarkStart w:id="1042" w:name="_Toc407106233"/>
      <w:bookmarkStart w:id="1043" w:name="_Toc407107333"/>
      <w:bookmarkStart w:id="1044" w:name="_Toc408820961"/>
      <w:bookmarkStart w:id="1045" w:name="_Toc408922122"/>
      <w:bookmarkStart w:id="1046" w:name="_Toc409079354"/>
      <w:bookmarkStart w:id="1047" w:name="_Toc407106234"/>
      <w:bookmarkStart w:id="1048" w:name="_Toc407107334"/>
      <w:bookmarkStart w:id="1049" w:name="_Toc408820962"/>
      <w:bookmarkStart w:id="1050" w:name="_Toc408922123"/>
      <w:bookmarkStart w:id="1051" w:name="_Toc409079355"/>
      <w:bookmarkStart w:id="1052" w:name="_Toc407106235"/>
      <w:bookmarkStart w:id="1053" w:name="_Toc407107335"/>
      <w:bookmarkStart w:id="1054" w:name="_Toc408820963"/>
      <w:bookmarkStart w:id="1055" w:name="_Toc408922124"/>
      <w:bookmarkStart w:id="1056" w:name="_Toc409079356"/>
      <w:bookmarkStart w:id="1057" w:name="_Toc409707282"/>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r>
        <w:t>Membership</w:t>
      </w:r>
      <w:r w:rsidR="00E37DF9">
        <w:t xml:space="preserve"> certificate</w:t>
      </w:r>
      <w:bookmarkEnd w:id="1057"/>
    </w:p>
    <w:p w14:paraId="65539AB1" w14:textId="77777777" w:rsidR="002459D4" w:rsidRPr="002459D4" w:rsidRDefault="002459D4" w:rsidP="007851A4">
      <w:pPr>
        <w:pStyle w:val="body"/>
        <w:rPr>
          <w:rFonts w:ascii="Times New Roman" w:hAnsi="Times New Roman"/>
        </w:rPr>
      </w:pPr>
      <w:r w:rsidRPr="002459D4">
        <w:t>The membership certificate is used to assert an application is part of a guild.</w:t>
      </w:r>
    </w:p>
    <w:p w14:paraId="53626060" w14:textId="77777777" w:rsidR="002459D4" w:rsidRPr="002459D4" w:rsidRDefault="002459D4" w:rsidP="007851A4">
      <w:pPr>
        <w:pStyle w:val="body"/>
        <w:rPr>
          <w:rFonts w:ascii="Times New Roman" w:hAnsi="Times New Roman"/>
        </w:rPr>
      </w:pPr>
      <w:r w:rsidRPr="002459D4">
        <w:t>The guild identifier is encoded in the Organization Unit Name within the Subject Distinguished Name field.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3BB26BAF" w14:textId="77777777" w:rsidR="00032431" w:rsidRDefault="00032431" w:rsidP="00032431">
      <w:pPr>
        <w:pStyle w:val="Heading3"/>
      </w:pPr>
      <w:bookmarkStart w:id="1058" w:name="_Toc407106267"/>
      <w:bookmarkStart w:id="1059" w:name="_Toc407107367"/>
      <w:bookmarkStart w:id="1060" w:name="_Toc408820995"/>
      <w:bookmarkStart w:id="1061" w:name="_Toc408922156"/>
      <w:bookmarkStart w:id="1062" w:name="_Toc409079388"/>
      <w:bookmarkStart w:id="1063" w:name="_Toc407106268"/>
      <w:bookmarkStart w:id="1064" w:name="_Toc407107368"/>
      <w:bookmarkStart w:id="1065" w:name="_Toc408820996"/>
      <w:bookmarkStart w:id="1066" w:name="_Toc408922157"/>
      <w:bookmarkStart w:id="1067" w:name="_Toc409079389"/>
      <w:bookmarkStart w:id="1068" w:name="_Toc407106302"/>
      <w:bookmarkStart w:id="1069" w:name="_Toc407107402"/>
      <w:bookmarkStart w:id="1070" w:name="_Toc408821030"/>
      <w:bookmarkStart w:id="1071" w:name="_Toc408922191"/>
      <w:bookmarkStart w:id="1072" w:name="_Toc409079423"/>
      <w:bookmarkStart w:id="1073" w:name="_Toc407106303"/>
      <w:bookmarkStart w:id="1074" w:name="_Toc407107403"/>
      <w:bookmarkStart w:id="1075" w:name="_Toc408821031"/>
      <w:bookmarkStart w:id="1076" w:name="_Toc408922192"/>
      <w:bookmarkStart w:id="1077" w:name="_Toc409079424"/>
      <w:bookmarkStart w:id="1078" w:name="_Toc407106304"/>
      <w:bookmarkStart w:id="1079" w:name="_Toc407107404"/>
      <w:bookmarkStart w:id="1080" w:name="_Toc408821032"/>
      <w:bookmarkStart w:id="1081" w:name="_Toc408922193"/>
      <w:bookmarkStart w:id="1082" w:name="_Toc409079425"/>
      <w:bookmarkStart w:id="1083" w:name="_Toc407106332"/>
      <w:bookmarkStart w:id="1084" w:name="_Toc407107432"/>
      <w:bookmarkStart w:id="1085" w:name="_Toc408821060"/>
      <w:bookmarkStart w:id="1086" w:name="_Toc408922221"/>
      <w:bookmarkStart w:id="1087" w:name="_Toc409079453"/>
      <w:bookmarkStart w:id="1088" w:name="_Toc407106333"/>
      <w:bookmarkStart w:id="1089" w:name="_Toc407107433"/>
      <w:bookmarkStart w:id="1090" w:name="_Toc408821061"/>
      <w:bookmarkStart w:id="1091" w:name="_Toc408922222"/>
      <w:bookmarkStart w:id="1092" w:name="_Toc409079454"/>
      <w:bookmarkStart w:id="1093" w:name="_Toc407106334"/>
      <w:bookmarkStart w:id="1094" w:name="_Toc407107434"/>
      <w:bookmarkStart w:id="1095" w:name="_Toc408821062"/>
      <w:bookmarkStart w:id="1096" w:name="_Toc408922223"/>
      <w:bookmarkStart w:id="1097" w:name="_Toc409079455"/>
      <w:bookmarkStart w:id="1098" w:name="_Toc407106371"/>
      <w:bookmarkStart w:id="1099" w:name="_Toc407107471"/>
      <w:bookmarkStart w:id="1100" w:name="_Toc408821099"/>
      <w:bookmarkStart w:id="1101" w:name="_Toc408922260"/>
      <w:bookmarkStart w:id="1102" w:name="_Toc409079492"/>
      <w:bookmarkStart w:id="1103" w:name="_Toc407106372"/>
      <w:bookmarkStart w:id="1104" w:name="_Toc407107472"/>
      <w:bookmarkStart w:id="1105" w:name="_Toc408821100"/>
      <w:bookmarkStart w:id="1106" w:name="_Toc408922261"/>
      <w:bookmarkStart w:id="1107" w:name="_Toc409079493"/>
      <w:bookmarkStart w:id="1108" w:name="_Toc409707283"/>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r>
        <w:t>Guild equivalence certificate</w:t>
      </w:r>
      <w:bookmarkEnd w:id="1108"/>
    </w:p>
    <w:p w14:paraId="51943A44" w14:textId="31E9D6BF" w:rsidR="009438D8" w:rsidRPr="002459D4" w:rsidRDefault="009438D8" w:rsidP="009438D8">
      <w:pPr>
        <w:pStyle w:val="body"/>
        <w:rPr>
          <w:rFonts w:ascii="Times New Roman" w:hAnsi="Times New Roman"/>
        </w:rPr>
      </w:pPr>
      <w:r w:rsidRPr="002459D4">
        <w:t xml:space="preserve">The </w:t>
      </w:r>
      <w:r>
        <w:t>guild equivalence certificate is used to map other certificates to a specific guild.</w:t>
      </w:r>
    </w:p>
    <w:p w14:paraId="3E8C2D67" w14:textId="77777777" w:rsidR="009438D8" w:rsidRPr="002459D4" w:rsidRDefault="009438D8" w:rsidP="009438D8">
      <w:pPr>
        <w:pStyle w:val="body"/>
        <w:rPr>
          <w:rFonts w:ascii="Times New Roman" w:hAnsi="Times New Roman"/>
        </w:rPr>
      </w:pPr>
      <w:r w:rsidRPr="002459D4">
        <w:t>The guild identifier is encoded in the Organization Unit Name within the Subject Distinguished Name field.</w:t>
      </w:r>
    </w:p>
    <w:p w14:paraId="22B69512" w14:textId="77777777" w:rsidR="009438D8" w:rsidRPr="002459D4" w:rsidRDefault="009438D8" w:rsidP="009438D8">
      <w:pPr>
        <w:pStyle w:val="body"/>
        <w:rPr>
          <w:rFonts w:ascii="Times New Roman" w:hAnsi="Times New Roman"/>
        </w:rPr>
      </w:pPr>
      <w:r w:rsidRPr="002459D4">
        <w:t>The extensions include the following fields:</w:t>
      </w:r>
    </w:p>
    <w:p w14:paraId="4270D334" w14:textId="69A0B8EB" w:rsidR="009438D8" w:rsidRPr="00E175BA" w:rsidRDefault="009438D8" w:rsidP="007851A4">
      <w:pPr>
        <w:pStyle w:val="body"/>
        <w:numPr>
          <w:ilvl w:val="0"/>
          <w:numId w:val="88"/>
        </w:numPr>
        <w:rPr>
          <w:ins w:id="1109" w:author="Author" w:date="2015-01-20T11:47:00Z"/>
          <w:rFonts w:ascii="Times New Roman" w:hAnsi="Times New Roman"/>
          <w:rPrChange w:id="1110" w:author="Author" w:date="2015-01-20T11:47:00Z">
            <w:rPr>
              <w:ins w:id="1111" w:author="Author" w:date="2015-01-20T11:47:00Z"/>
            </w:rPr>
          </w:rPrChange>
        </w:rPr>
      </w:pPr>
      <w:r w:rsidRPr="002459D4">
        <w:t>CertificateType: the type of certificate within the AllSeen ecosystem.</w:t>
      </w:r>
      <w:r>
        <w:t xml:space="preserve">  A guild equivalence certificate has certificate type </w:t>
      </w:r>
      <w:r w:rsidR="001B6ED3">
        <w:t xml:space="preserve">equal to </w:t>
      </w:r>
      <w:r>
        <w:t>3.</w:t>
      </w:r>
    </w:p>
    <w:p w14:paraId="59C618B2" w14:textId="65D2A99C" w:rsidR="00E175BA" w:rsidRPr="00A56628" w:rsidDel="00E175BA" w:rsidRDefault="00E175BA" w:rsidP="007851A4">
      <w:pPr>
        <w:pStyle w:val="body"/>
        <w:numPr>
          <w:ilvl w:val="0"/>
          <w:numId w:val="88"/>
        </w:numPr>
        <w:rPr>
          <w:del w:id="1112" w:author="Author" w:date="2015-01-20T11:48:00Z"/>
          <w:rFonts w:ascii="Times New Roman" w:hAnsi="Times New Roman"/>
        </w:rPr>
      </w:pPr>
    </w:p>
    <w:p w14:paraId="7D6343A2" w14:textId="77777777" w:rsidR="009438D8" w:rsidRPr="002459D4" w:rsidRDefault="009438D8" w:rsidP="009438D8">
      <w:pPr>
        <w:spacing w:before="0" w:after="0" w:line="240" w:lineRule="auto"/>
        <w:ind w:left="0"/>
        <w:rPr>
          <w:rFonts w:ascii="Times New Roman" w:hAnsi="Times New Roman"/>
          <w:sz w:val="24"/>
        </w:rPr>
      </w:pPr>
    </w:p>
    <w:p w14:paraId="6426A492" w14:textId="0960C6E5"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SubjectName ::= SEQUENCE { 2.5.4.11 (organizationalUnitName), UTF8 STRING, 2.5.4.3 (commonN</w:t>
      </w:r>
      <w:r>
        <w:rPr>
          <w:rFonts w:ascii="Courier" w:hAnsi="Courier"/>
          <w:sz w:val="20"/>
          <w:szCs w:val="20"/>
        </w:rPr>
        <w:t>ame), UTF8 STRING },</w:t>
      </w:r>
    </w:p>
    <w:p w14:paraId="398465A8" w14:textId="77777777" w:rsidR="009438D8" w:rsidRPr="0014775F" w:rsidRDefault="009438D8" w:rsidP="009438D8">
      <w:pPr>
        <w:spacing w:before="0" w:after="0" w:line="240" w:lineRule="auto"/>
        <w:rPr>
          <w:rFonts w:ascii="Times New Roman" w:hAnsi="Times New Roman"/>
          <w:sz w:val="20"/>
          <w:szCs w:val="20"/>
        </w:rPr>
      </w:pPr>
    </w:p>
    <w:p w14:paraId="273CB819" w14:textId="77777777"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Extensions ::= SEQUENCE {</w:t>
      </w:r>
    </w:p>
    <w:p w14:paraId="5F6F574B" w14:textId="7777777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BasicConstraints SEQUENCE { 2.5.29.19 (basicConstraints), BOOLEAN default FALSE },</w:t>
      </w:r>
    </w:p>
    <w:p w14:paraId="4D74CBA3" w14:textId="443C866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lastRenderedPageBreak/>
        <w:t>CertificateType SEQUENCE { 1.3.6.1.4.1.44924.1.1 (AllSeen C</w:t>
      </w:r>
      <w:r>
        <w:rPr>
          <w:rFonts w:ascii="Courier" w:hAnsi="Courier"/>
          <w:sz w:val="20"/>
          <w:szCs w:val="20"/>
        </w:rPr>
        <w:t>ertificate Type), INTEGER (2) }</w:t>
      </w:r>
    </w:p>
    <w:p w14:paraId="0552B91D" w14:textId="55E2F220" w:rsidR="009438D8" w:rsidRDefault="009438D8" w:rsidP="007851A4">
      <w:pPr>
        <w:spacing w:before="0" w:after="0" w:line="240" w:lineRule="auto"/>
        <w:rPr>
          <w:ins w:id="1113" w:author="Author" w:date="2015-01-20T11:35:00Z"/>
          <w:rFonts w:ascii="Courier" w:hAnsi="Courier"/>
          <w:sz w:val="20"/>
          <w:szCs w:val="20"/>
        </w:rPr>
      </w:pPr>
      <w:r w:rsidRPr="0014775F">
        <w:rPr>
          <w:rFonts w:ascii="Courier" w:hAnsi="Courier"/>
          <w:sz w:val="20"/>
          <w:szCs w:val="20"/>
        </w:rPr>
        <w:t>}</w:t>
      </w:r>
    </w:p>
    <w:p w14:paraId="1B06947E" w14:textId="48DE449A" w:rsidR="002C4E0B" w:rsidRDefault="002C4E0B" w:rsidP="002C4E0B">
      <w:pPr>
        <w:pStyle w:val="Heading3"/>
        <w:rPr>
          <w:ins w:id="1114" w:author="Author" w:date="2015-01-20T11:35:00Z"/>
        </w:rPr>
      </w:pPr>
      <w:bookmarkStart w:id="1115" w:name="_Toc409707284"/>
      <w:ins w:id="1116" w:author="Author" w:date="2015-01-20T11:35:00Z">
        <w:r>
          <w:t>User equivalence certificate</w:t>
        </w:r>
        <w:bookmarkEnd w:id="1115"/>
      </w:ins>
    </w:p>
    <w:p w14:paraId="667B561A" w14:textId="2D994082" w:rsidR="002C4E0B" w:rsidRPr="002459D4" w:rsidRDefault="002C4E0B" w:rsidP="002C4E0B">
      <w:pPr>
        <w:pStyle w:val="body"/>
        <w:rPr>
          <w:ins w:id="1117" w:author="Author" w:date="2015-01-20T11:35:00Z"/>
          <w:rFonts w:ascii="Times New Roman" w:hAnsi="Times New Roman"/>
        </w:rPr>
      </w:pPr>
      <w:ins w:id="1118" w:author="Author" w:date="2015-01-20T11:35:00Z">
        <w:r w:rsidRPr="002459D4">
          <w:t xml:space="preserve">The </w:t>
        </w:r>
        <w:r>
          <w:t xml:space="preserve">user equivalence certificate </w:t>
        </w:r>
      </w:ins>
      <w:ins w:id="1119" w:author="Author" w:date="2015-01-20T14:57:00Z">
        <w:r w:rsidR="00E946B4">
          <w:t xml:space="preserve">enables the </w:t>
        </w:r>
      </w:ins>
      <w:ins w:id="1120" w:author="Author" w:date="2015-01-20T11:35:00Z">
        <w:del w:id="1121" w:author="Author" w:date="2015-01-20T14:57:00Z">
          <w:r w:rsidDel="00E946B4">
            <w:delText xml:space="preserve">is used to map </w:delText>
          </w:r>
        </w:del>
      </w:ins>
      <w:ins w:id="1122" w:author="Author" w:date="2015-01-20T11:44:00Z">
        <w:del w:id="1123" w:author="Author" w:date="2015-01-20T14:57:00Z">
          <w:r w:rsidR="00E175BA" w:rsidDel="00E946B4">
            <w:delText>an</w:delText>
          </w:r>
        </w:del>
      </w:ins>
      <w:ins w:id="1124" w:author="Author" w:date="2015-01-20T11:35:00Z">
        <w:del w:id="1125" w:author="Author" w:date="2015-01-20T14:57:00Z">
          <w:r w:rsidDel="00E946B4">
            <w:delText>other user to a specific user</w:delText>
          </w:r>
        </w:del>
      </w:ins>
      <w:ins w:id="1126" w:author="Author" w:date="2015-01-20T11:46:00Z">
        <w:del w:id="1127" w:author="Author" w:date="2015-01-20T14:57:00Z">
          <w:r w:rsidR="00E175BA" w:rsidDel="00E946B4">
            <w:delText xml:space="preserve"> (or principal)</w:delText>
          </w:r>
        </w:del>
      </w:ins>
      <w:ins w:id="1128" w:author="Author" w:date="2015-01-20T11:35:00Z">
        <w:del w:id="1129" w:author="Author" w:date="2015-01-20T14:57:00Z">
          <w:r w:rsidDel="00E946B4">
            <w:delText xml:space="preserve">.  The certificate </w:delText>
          </w:r>
        </w:del>
        <w:r>
          <w:t xml:space="preserve">holder </w:t>
        </w:r>
      </w:ins>
      <w:ins w:id="1130" w:author="Author" w:date="2015-01-20T14:57:00Z">
        <w:r w:rsidR="00E946B4">
          <w:t>to</w:t>
        </w:r>
      </w:ins>
      <w:ins w:id="1131" w:author="Author" w:date="2015-01-20T11:35:00Z">
        <w:del w:id="1132" w:author="Author" w:date="2015-01-20T14:57:00Z">
          <w:r w:rsidDel="00E946B4">
            <w:delText>will</w:delText>
          </w:r>
        </w:del>
        <w:r>
          <w:t xml:space="preserve"> act as an agent of the </w:t>
        </w:r>
        <w:del w:id="1133" w:author="Author" w:date="2015-01-20T14:57:00Z">
          <w:r w:rsidDel="00E946B4">
            <w:delText>other</w:delText>
          </w:r>
        </w:del>
      </w:ins>
      <w:ins w:id="1134" w:author="Author" w:date="2015-01-20T14:57:00Z">
        <w:r w:rsidR="00E946B4">
          <w:t>issuer</w:t>
        </w:r>
      </w:ins>
      <w:ins w:id="1135" w:author="Author" w:date="2015-01-20T14:58:00Z">
        <w:r w:rsidR="00E946B4">
          <w:t xml:space="preserve">.  The holder </w:t>
        </w:r>
      </w:ins>
      <w:ins w:id="1136" w:author="Author" w:date="2015-01-20T11:35:00Z">
        <w:del w:id="1137" w:author="Author" w:date="2015-01-20T14:58:00Z">
          <w:r w:rsidDel="00E946B4">
            <w:delText xml:space="preserve"> </w:delText>
          </w:r>
        </w:del>
      </w:ins>
      <w:ins w:id="1138" w:author="Author" w:date="2015-01-20T11:45:00Z">
        <w:del w:id="1139" w:author="Author" w:date="2015-01-20T14:57:00Z">
          <w:r w:rsidR="00E175BA" w:rsidDel="00E946B4">
            <w:delText>principal</w:delText>
          </w:r>
        </w:del>
      </w:ins>
      <w:ins w:id="1140" w:author="Author" w:date="2015-01-20T11:35:00Z">
        <w:del w:id="1141" w:author="Author" w:date="2015-01-20T14:57:00Z">
          <w:r w:rsidDel="00E946B4">
            <w:delText xml:space="preserve">user and </w:delText>
          </w:r>
        </w:del>
        <w:r>
          <w:t>ha</w:t>
        </w:r>
      </w:ins>
      <w:ins w:id="1142" w:author="Author" w:date="2015-01-20T14:58:00Z">
        <w:r w:rsidR="00E946B4">
          <w:t>s</w:t>
        </w:r>
      </w:ins>
      <w:ins w:id="1143" w:author="Author" w:date="2015-01-20T11:35:00Z">
        <w:del w:id="1144" w:author="Author" w:date="2015-01-20T14:58:00Z">
          <w:r w:rsidDel="00E946B4">
            <w:delText>ve to</w:delText>
          </w:r>
        </w:del>
        <w:r>
          <w:t xml:space="preserve"> the </w:t>
        </w:r>
      </w:ins>
      <w:ins w:id="1145" w:author="Author" w:date="2015-01-20T14:58:00Z">
        <w:r w:rsidR="00E946B4">
          <w:t xml:space="preserve">same </w:t>
        </w:r>
      </w:ins>
      <w:ins w:id="1146" w:author="Author" w:date="2015-01-20T11:35:00Z">
        <w:r>
          <w:t xml:space="preserve">access privilege as </w:t>
        </w:r>
      </w:ins>
      <w:ins w:id="1147" w:author="Author" w:date="2015-01-20T14:58:00Z">
        <w:r w:rsidR="00E946B4">
          <w:t>the issuer</w:t>
        </w:r>
      </w:ins>
      <w:ins w:id="1148" w:author="Author" w:date="2015-01-20T11:35:00Z">
        <w:del w:id="1149" w:author="Author" w:date="2015-01-20T14:58:00Z">
          <w:r w:rsidDel="00E946B4">
            <w:delText xml:space="preserve">the </w:delText>
          </w:r>
        </w:del>
      </w:ins>
      <w:ins w:id="1150" w:author="Author" w:date="2015-01-20T11:45:00Z">
        <w:del w:id="1151" w:author="Author" w:date="2015-01-20T14:58:00Z">
          <w:r w:rsidR="00E175BA" w:rsidDel="00E946B4">
            <w:delText>given principal</w:delText>
          </w:r>
        </w:del>
      </w:ins>
      <w:ins w:id="1152" w:author="Author" w:date="2015-01-20T11:35:00Z">
        <w:del w:id="1153" w:author="Author" w:date="2015-01-20T11:45:00Z">
          <w:r w:rsidDel="00E175BA">
            <w:delText>other user</w:delText>
          </w:r>
        </w:del>
        <w:r>
          <w:t>.</w:t>
        </w:r>
      </w:ins>
      <w:ins w:id="1154" w:author="Author" w:date="2015-01-20T14:58:00Z">
        <w:r w:rsidR="00E946B4">
          <w:t xml:space="preserve">  If the delegate flag is turned on, the holder can issue certificates that have the same effect as if they were signed by the issuer.</w:t>
        </w:r>
      </w:ins>
    </w:p>
    <w:p w14:paraId="24A3035B" w14:textId="5D53252D" w:rsidR="002C4E0B" w:rsidRPr="002459D4" w:rsidDel="00E175BA" w:rsidRDefault="002C4E0B" w:rsidP="002C4E0B">
      <w:pPr>
        <w:pStyle w:val="body"/>
        <w:rPr>
          <w:ins w:id="1155" w:author="Author" w:date="2015-01-20T11:35:00Z"/>
          <w:del w:id="1156" w:author="Author" w:date="2015-01-20T11:46:00Z"/>
          <w:rFonts w:ascii="Times New Roman" w:hAnsi="Times New Roman"/>
        </w:rPr>
      </w:pPr>
      <w:ins w:id="1157" w:author="Author" w:date="2015-01-20T11:35:00Z">
        <w:del w:id="1158" w:author="Author" w:date="2015-01-20T11:46:00Z">
          <w:r w:rsidRPr="002459D4" w:rsidDel="00E175BA">
            <w:delText xml:space="preserve">The </w:delText>
          </w:r>
        </w:del>
      </w:ins>
      <w:ins w:id="1159" w:author="Author" w:date="2015-01-20T11:36:00Z">
        <w:del w:id="1160" w:author="Author" w:date="2015-01-20T11:46:00Z">
          <w:r w:rsidDel="00E175BA">
            <w:delText>public key</w:delText>
          </w:r>
        </w:del>
      </w:ins>
      <w:ins w:id="1161" w:author="Author" w:date="2015-01-20T11:35:00Z">
        <w:del w:id="1162" w:author="Author" w:date="2015-01-20T11:46:00Z">
          <w:r w:rsidRPr="002459D4" w:rsidDel="00E175BA">
            <w:delText xml:space="preserve"> identifier is encoded in the Organization Unit Name within the Subject Distinguished Name field.</w:delText>
          </w:r>
        </w:del>
      </w:ins>
    </w:p>
    <w:p w14:paraId="1CC480B8" w14:textId="77777777" w:rsidR="002C4E0B" w:rsidRPr="002459D4" w:rsidRDefault="002C4E0B" w:rsidP="002C4E0B">
      <w:pPr>
        <w:pStyle w:val="body"/>
        <w:rPr>
          <w:ins w:id="1163" w:author="Author" w:date="2015-01-20T11:35:00Z"/>
          <w:rFonts w:ascii="Times New Roman" w:hAnsi="Times New Roman"/>
        </w:rPr>
      </w:pPr>
      <w:ins w:id="1164" w:author="Author" w:date="2015-01-20T11:35:00Z">
        <w:r w:rsidRPr="002459D4">
          <w:t>The extensions include the following fields:</w:t>
        </w:r>
      </w:ins>
    </w:p>
    <w:p w14:paraId="398AD156" w14:textId="18207F7D" w:rsidR="002C4E0B" w:rsidRPr="00E175BA" w:rsidRDefault="002C4E0B" w:rsidP="002C4E0B">
      <w:pPr>
        <w:pStyle w:val="body"/>
        <w:numPr>
          <w:ilvl w:val="0"/>
          <w:numId w:val="88"/>
        </w:numPr>
        <w:rPr>
          <w:ins w:id="1165" w:author="Author" w:date="2015-01-20T11:47:00Z"/>
          <w:rFonts w:ascii="Times New Roman" w:hAnsi="Times New Roman"/>
          <w:rPrChange w:id="1166" w:author="Author" w:date="2015-01-20T11:47:00Z">
            <w:rPr>
              <w:ins w:id="1167" w:author="Author" w:date="2015-01-20T11:47:00Z"/>
            </w:rPr>
          </w:rPrChange>
        </w:rPr>
      </w:pPr>
      <w:ins w:id="1168" w:author="Author" w:date="2015-01-20T11:35:00Z">
        <w:r w:rsidRPr="002459D4">
          <w:t>CertificateType: the type of certificate within the AllSeen ecosystem.</w:t>
        </w:r>
        <w:r>
          <w:t xml:space="preserve">  A </w:t>
        </w:r>
        <w:del w:id="1169" w:author="Author" w:date="2015-01-20T11:48:00Z">
          <w:r w:rsidDel="00E175BA">
            <w:delText>guild</w:delText>
          </w:r>
        </w:del>
      </w:ins>
      <w:ins w:id="1170" w:author="Author" w:date="2015-01-20T11:48:00Z">
        <w:r w:rsidR="00E175BA">
          <w:t>user</w:t>
        </w:r>
      </w:ins>
      <w:ins w:id="1171" w:author="Author" w:date="2015-01-20T11:35:00Z">
        <w:r>
          <w:t xml:space="preserve"> equivalence certificate has certificate type equal to </w:t>
        </w:r>
      </w:ins>
      <w:ins w:id="1172" w:author="Author" w:date="2015-01-20T11:48:00Z">
        <w:r w:rsidR="00E175BA">
          <w:t>4</w:t>
        </w:r>
      </w:ins>
      <w:ins w:id="1173" w:author="Author" w:date="2015-01-20T11:35:00Z">
        <w:del w:id="1174" w:author="Author" w:date="2015-01-20T11:48:00Z">
          <w:r w:rsidDel="00E175BA">
            <w:delText>3</w:delText>
          </w:r>
        </w:del>
        <w:r>
          <w:t>.</w:t>
        </w:r>
      </w:ins>
    </w:p>
    <w:p w14:paraId="4B7DC383" w14:textId="0D76005D" w:rsidR="00E175BA" w:rsidRPr="00E175BA" w:rsidRDefault="00E946B4">
      <w:pPr>
        <w:pStyle w:val="body"/>
        <w:numPr>
          <w:ilvl w:val="0"/>
          <w:numId w:val="88"/>
        </w:numPr>
        <w:rPr>
          <w:ins w:id="1175" w:author="Author" w:date="2015-01-20T11:35:00Z"/>
          <w:rFonts w:ascii="Times New Roman" w:hAnsi="Times New Roman"/>
        </w:rPr>
      </w:pPr>
      <w:ins w:id="1176" w:author="Author" w:date="2015-01-20T14:59:00Z">
        <w:r>
          <w:t>Issuer</w:t>
        </w:r>
      </w:ins>
      <w:ins w:id="1177" w:author="Author" w:date="2015-01-20T11:47:00Z">
        <w:del w:id="1178" w:author="Author" w:date="2015-01-20T14:59:00Z">
          <w:r w:rsidR="00E175BA" w:rsidDel="00E946B4">
            <w:delText>Principal</w:delText>
          </w:r>
        </w:del>
        <w:r w:rsidR="00E175BA">
          <w:t>PublicKey</w:t>
        </w:r>
      </w:ins>
      <w:ins w:id="1179" w:author="Author" w:date="2015-01-20T11:51:00Z">
        <w:r w:rsidR="00E175BA">
          <w:t>Info</w:t>
        </w:r>
      </w:ins>
      <w:ins w:id="1180" w:author="Author" w:date="2015-01-20T11:47:00Z">
        <w:r w:rsidR="00E175BA">
          <w:t xml:space="preserve">: the public key of the </w:t>
        </w:r>
        <w:del w:id="1181" w:author="Author" w:date="2015-01-20T14:59:00Z">
          <w:r w:rsidR="00E175BA" w:rsidDel="00E946B4">
            <w:delText>principal</w:delText>
          </w:r>
        </w:del>
      </w:ins>
      <w:ins w:id="1182" w:author="Author" w:date="2015-01-20T14:59:00Z">
        <w:r>
          <w:t>issuer</w:t>
        </w:r>
      </w:ins>
    </w:p>
    <w:p w14:paraId="1D8D9674" w14:textId="77777777" w:rsidR="002C4E0B" w:rsidRPr="002459D4" w:rsidRDefault="002C4E0B" w:rsidP="002C4E0B">
      <w:pPr>
        <w:spacing w:before="0" w:after="0" w:line="240" w:lineRule="auto"/>
        <w:ind w:left="0"/>
        <w:rPr>
          <w:ins w:id="1183" w:author="Author" w:date="2015-01-20T11:35:00Z"/>
          <w:rFonts w:ascii="Times New Roman" w:hAnsi="Times New Roman"/>
          <w:sz w:val="24"/>
        </w:rPr>
      </w:pPr>
    </w:p>
    <w:p w14:paraId="5BD19B2F" w14:textId="77777777" w:rsidR="002C4E0B" w:rsidRPr="0014775F" w:rsidRDefault="002C4E0B" w:rsidP="002C4E0B">
      <w:pPr>
        <w:spacing w:before="0" w:after="0" w:line="240" w:lineRule="auto"/>
        <w:rPr>
          <w:ins w:id="1184" w:author="Author" w:date="2015-01-20T11:35:00Z"/>
          <w:rFonts w:ascii="Times New Roman" w:hAnsi="Times New Roman"/>
          <w:sz w:val="20"/>
          <w:szCs w:val="20"/>
        </w:rPr>
      </w:pPr>
      <w:ins w:id="1185" w:author="Author" w:date="2015-01-20T11:35: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p>
    <w:p w14:paraId="133B3903" w14:textId="77777777" w:rsidR="002C4E0B" w:rsidRPr="0014775F" w:rsidRDefault="002C4E0B" w:rsidP="002C4E0B">
      <w:pPr>
        <w:spacing w:before="0" w:after="0" w:line="240" w:lineRule="auto"/>
        <w:rPr>
          <w:ins w:id="1186" w:author="Author" w:date="2015-01-20T11:35:00Z"/>
          <w:rFonts w:ascii="Times New Roman" w:hAnsi="Times New Roman"/>
          <w:sz w:val="20"/>
          <w:szCs w:val="20"/>
        </w:rPr>
      </w:pPr>
    </w:p>
    <w:p w14:paraId="6206E0E2" w14:textId="77777777" w:rsidR="002C4E0B" w:rsidRPr="0014775F" w:rsidRDefault="002C4E0B" w:rsidP="002C4E0B">
      <w:pPr>
        <w:spacing w:before="0" w:after="0" w:line="240" w:lineRule="auto"/>
        <w:rPr>
          <w:ins w:id="1187" w:author="Author" w:date="2015-01-20T11:35:00Z"/>
          <w:rFonts w:ascii="Times New Roman" w:hAnsi="Times New Roman"/>
          <w:sz w:val="20"/>
          <w:szCs w:val="20"/>
        </w:rPr>
      </w:pPr>
      <w:ins w:id="1188" w:author="Author" w:date="2015-01-20T11:35:00Z">
        <w:r w:rsidRPr="0014775F">
          <w:rPr>
            <w:rFonts w:ascii="Courier" w:hAnsi="Courier"/>
            <w:sz w:val="20"/>
            <w:szCs w:val="20"/>
          </w:rPr>
          <w:t>Extensions ::= SEQUENCE {</w:t>
        </w:r>
      </w:ins>
    </w:p>
    <w:p w14:paraId="3CEE322A" w14:textId="77777777" w:rsidR="002C4E0B" w:rsidRPr="0014775F" w:rsidRDefault="002C4E0B" w:rsidP="002C4E0B">
      <w:pPr>
        <w:spacing w:before="0" w:after="0" w:line="240" w:lineRule="auto"/>
        <w:ind w:firstLine="720"/>
        <w:rPr>
          <w:ins w:id="1189" w:author="Author" w:date="2015-01-20T11:35:00Z"/>
          <w:rFonts w:ascii="Times New Roman" w:hAnsi="Times New Roman"/>
          <w:sz w:val="20"/>
          <w:szCs w:val="20"/>
        </w:rPr>
      </w:pPr>
      <w:ins w:id="1190" w:author="Author" w:date="2015-01-20T11:35:00Z">
        <w:r w:rsidRPr="0014775F">
          <w:rPr>
            <w:rFonts w:ascii="Courier" w:hAnsi="Courier"/>
            <w:sz w:val="20"/>
            <w:szCs w:val="20"/>
          </w:rPr>
          <w:t>BasicConstraints SEQUENCE { 2.5.29.19 (basicConstraints), BOOLEAN default FALSE },</w:t>
        </w:r>
      </w:ins>
    </w:p>
    <w:p w14:paraId="19075CF6" w14:textId="544BF7A2" w:rsidR="002C4E0B" w:rsidRDefault="002C4E0B" w:rsidP="002C4E0B">
      <w:pPr>
        <w:spacing w:before="0" w:after="0" w:line="240" w:lineRule="auto"/>
        <w:ind w:firstLine="720"/>
        <w:rPr>
          <w:ins w:id="1191" w:author="Author" w:date="2015-01-20T11:48:00Z"/>
          <w:rFonts w:ascii="Courier" w:hAnsi="Courier"/>
          <w:sz w:val="20"/>
          <w:szCs w:val="20"/>
        </w:rPr>
      </w:pPr>
      <w:ins w:id="1192" w:author="Author" w:date="2015-01-20T11:35:00Z">
        <w:r w:rsidRPr="0014775F">
          <w:rPr>
            <w:rFonts w:ascii="Courier" w:hAnsi="Courier"/>
            <w:sz w:val="20"/>
            <w:szCs w:val="20"/>
          </w:rPr>
          <w:t>CertificateType SEQUENCE { 1.3.6.1.4.1.44924.1.1 (AllSeen C</w:t>
        </w:r>
        <w:r>
          <w:rPr>
            <w:rFonts w:ascii="Courier" w:hAnsi="Courier"/>
            <w:sz w:val="20"/>
            <w:szCs w:val="20"/>
          </w:rPr>
          <w:t>ertificate Type), INTEGER (2) }</w:t>
        </w:r>
      </w:ins>
      <w:ins w:id="1193" w:author="Author" w:date="2015-01-20T11:49:00Z">
        <w:r w:rsidR="00E175BA">
          <w:rPr>
            <w:rFonts w:ascii="Courier" w:hAnsi="Courier"/>
            <w:sz w:val="20"/>
            <w:szCs w:val="20"/>
          </w:rPr>
          <w:t>,</w:t>
        </w:r>
      </w:ins>
    </w:p>
    <w:p w14:paraId="07153982" w14:textId="23E8FCBA" w:rsidR="00E175BA" w:rsidRPr="007851A4" w:rsidRDefault="00E175BA" w:rsidP="00E175BA">
      <w:pPr>
        <w:spacing w:before="0" w:after="0" w:line="240" w:lineRule="auto"/>
        <w:ind w:firstLine="720"/>
        <w:rPr>
          <w:ins w:id="1194" w:author="Author" w:date="2015-01-20T11:49:00Z"/>
          <w:rFonts w:ascii="Times New Roman" w:hAnsi="Times New Roman"/>
          <w:sz w:val="20"/>
          <w:szCs w:val="20"/>
        </w:rPr>
      </w:pPr>
      <w:ins w:id="1195" w:author="Author" w:date="2015-01-20T11:49:00Z">
        <w:r>
          <w:rPr>
            <w:rFonts w:ascii="Courier" w:hAnsi="Courier"/>
            <w:sz w:val="20"/>
            <w:szCs w:val="20"/>
          </w:rPr>
          <w:t>PrincipalPublicKey</w:t>
        </w:r>
      </w:ins>
      <w:ins w:id="1196" w:author="Author" w:date="2015-01-20T11:51:00Z">
        <w:r>
          <w:rPr>
            <w:rFonts w:ascii="Courier" w:hAnsi="Courier"/>
            <w:sz w:val="20"/>
            <w:szCs w:val="20"/>
          </w:rPr>
          <w:t>Info</w:t>
        </w:r>
      </w:ins>
      <w:ins w:id="1197" w:author="Author" w:date="2015-01-20T11:49:00Z">
        <w:r w:rsidRPr="007851A4">
          <w:rPr>
            <w:rFonts w:ascii="Courier" w:hAnsi="Courier"/>
            <w:sz w:val="20"/>
            <w:szCs w:val="20"/>
          </w:rPr>
          <w:t xml:space="preserve"> </w:t>
        </w:r>
        <w:r>
          <w:rPr>
            <w:rFonts w:ascii="Courier" w:hAnsi="Courier"/>
            <w:sz w:val="20"/>
            <w:szCs w:val="20"/>
          </w:rPr>
          <w:t xml:space="preserve">SEQUENCE { 1.3.6.1.4.1.44924.1.3 (AllSeen </w:t>
        </w:r>
      </w:ins>
      <w:ins w:id="1198" w:author="Author" w:date="2015-01-20T14:59:00Z">
        <w:r w:rsidR="00E946B4">
          <w:rPr>
            <w:rFonts w:ascii="Courier" w:hAnsi="Courier"/>
            <w:sz w:val="20"/>
            <w:szCs w:val="20"/>
          </w:rPr>
          <w:t>Issuer</w:t>
        </w:r>
      </w:ins>
      <w:ins w:id="1199" w:author="Author" w:date="2015-01-20T11:49:00Z">
        <w:del w:id="1200" w:author="Author" w:date="2015-01-20T14:59:00Z">
          <w:r w:rsidDel="00E946B4">
            <w:rPr>
              <w:rFonts w:ascii="Courier" w:hAnsi="Courier"/>
              <w:sz w:val="20"/>
              <w:szCs w:val="20"/>
            </w:rPr>
            <w:delText>Princip</w:delText>
          </w:r>
        </w:del>
      </w:ins>
      <w:ins w:id="1201" w:author="Author" w:date="2015-01-20T11:51:00Z">
        <w:del w:id="1202" w:author="Author" w:date="2015-01-20T14:59:00Z">
          <w:r w:rsidDel="00E946B4">
            <w:rPr>
              <w:rFonts w:ascii="Courier" w:hAnsi="Courier"/>
              <w:sz w:val="20"/>
              <w:szCs w:val="20"/>
            </w:rPr>
            <w:delText>a</w:delText>
          </w:r>
        </w:del>
      </w:ins>
      <w:ins w:id="1203" w:author="Author" w:date="2015-01-20T11:49:00Z">
        <w:del w:id="1204" w:author="Author" w:date="2015-01-20T14:59:00Z">
          <w:r w:rsidDel="00E946B4">
            <w:rPr>
              <w:rFonts w:ascii="Courier" w:hAnsi="Courier"/>
              <w:sz w:val="20"/>
              <w:szCs w:val="20"/>
            </w:rPr>
            <w:delText xml:space="preserve">l </w:delText>
          </w:r>
        </w:del>
      </w:ins>
      <w:ins w:id="1205" w:author="Author" w:date="2015-01-20T14:59:00Z">
        <w:r w:rsidR="00E946B4">
          <w:rPr>
            <w:rFonts w:ascii="Courier" w:hAnsi="Courier"/>
            <w:sz w:val="20"/>
            <w:szCs w:val="20"/>
          </w:rPr>
          <w:t xml:space="preserve"> </w:t>
        </w:r>
      </w:ins>
      <w:ins w:id="1206" w:author="Author" w:date="2015-01-20T11:49:00Z">
        <w:r>
          <w:rPr>
            <w:rFonts w:ascii="Courier" w:hAnsi="Courier"/>
            <w:sz w:val="20"/>
            <w:szCs w:val="20"/>
          </w:rPr>
          <w:t>Public Key</w:t>
        </w:r>
        <w:r w:rsidRPr="007851A4">
          <w:rPr>
            <w:rFonts w:ascii="Courier" w:hAnsi="Courier"/>
            <w:sz w:val="20"/>
            <w:szCs w:val="20"/>
          </w:rPr>
          <w:t xml:space="preserve">), </w:t>
        </w:r>
      </w:ins>
      <w:ins w:id="1207" w:author="Author" w:date="2015-01-20T11:52:00Z">
        <w:r w:rsidRPr="007851A4">
          <w:rPr>
            <w:rFonts w:ascii="Courier New" w:hAnsi="Courier New" w:cs="Courier New"/>
            <w:sz w:val="20"/>
            <w:szCs w:val="20"/>
          </w:rPr>
          <w:t>1.2.840.10045</w:t>
        </w:r>
        <w:r>
          <w:rPr>
            <w:rFonts w:ascii="Courier New" w:hAnsi="Courier New" w:cs="Courier New"/>
            <w:sz w:val="20"/>
            <w:szCs w:val="20"/>
          </w:rPr>
          <w:t>.3.1.7 (prime256v1), BIT STRING</w:t>
        </w:r>
      </w:ins>
      <w:ins w:id="1208" w:author="Author" w:date="2015-01-20T11:49:00Z">
        <w:r w:rsidRPr="00A56628">
          <w:rPr>
            <w:rFonts w:ascii="Courier" w:hAnsi="Courier"/>
            <w:sz w:val="20"/>
            <w:szCs w:val="20"/>
          </w:rPr>
          <w:t>}</w:t>
        </w:r>
      </w:ins>
    </w:p>
    <w:p w14:paraId="53733DC3" w14:textId="77777777" w:rsidR="00E175BA" w:rsidRPr="0014775F" w:rsidRDefault="00E175BA" w:rsidP="002C4E0B">
      <w:pPr>
        <w:spacing w:before="0" w:after="0" w:line="240" w:lineRule="auto"/>
        <w:ind w:firstLine="720"/>
        <w:rPr>
          <w:ins w:id="1209" w:author="Author" w:date="2015-01-20T11:35:00Z"/>
          <w:rFonts w:ascii="Times New Roman" w:hAnsi="Times New Roman"/>
          <w:sz w:val="20"/>
          <w:szCs w:val="20"/>
        </w:rPr>
      </w:pPr>
    </w:p>
    <w:p w14:paraId="4A860BD4" w14:textId="77777777" w:rsidR="002C4E0B" w:rsidRPr="00742354" w:rsidRDefault="002C4E0B" w:rsidP="002C4E0B">
      <w:pPr>
        <w:spacing w:before="0" w:after="0" w:line="240" w:lineRule="auto"/>
        <w:rPr>
          <w:ins w:id="1210" w:author="Author" w:date="2015-01-20T11:35:00Z"/>
        </w:rPr>
      </w:pPr>
      <w:ins w:id="1211" w:author="Author" w:date="2015-01-20T11:35:00Z">
        <w:r w:rsidRPr="0014775F">
          <w:rPr>
            <w:rFonts w:ascii="Courier" w:hAnsi="Courier"/>
            <w:sz w:val="20"/>
            <w:szCs w:val="20"/>
          </w:rPr>
          <w:t>}</w:t>
        </w:r>
      </w:ins>
    </w:p>
    <w:p w14:paraId="7ED70C7A" w14:textId="77777777" w:rsidR="002C4E0B" w:rsidRPr="00742354" w:rsidRDefault="002C4E0B" w:rsidP="007851A4">
      <w:pPr>
        <w:spacing w:before="0" w:after="0" w:line="240" w:lineRule="auto"/>
      </w:pPr>
    </w:p>
    <w:p w14:paraId="59D229AA" w14:textId="77777777" w:rsidR="00032431" w:rsidRDefault="00032431" w:rsidP="00032431">
      <w:pPr>
        <w:pStyle w:val="Heading2"/>
      </w:pPr>
      <w:bookmarkStart w:id="1212" w:name="_Toc407106374"/>
      <w:bookmarkStart w:id="1213" w:name="_Toc407107474"/>
      <w:bookmarkStart w:id="1214" w:name="_Toc408821102"/>
      <w:bookmarkStart w:id="1215" w:name="_Toc408922263"/>
      <w:bookmarkStart w:id="1216" w:name="_Toc409079495"/>
      <w:bookmarkStart w:id="1217" w:name="_Toc407106375"/>
      <w:bookmarkStart w:id="1218" w:name="_Toc407107475"/>
      <w:bookmarkStart w:id="1219" w:name="_Toc408821103"/>
      <w:bookmarkStart w:id="1220" w:name="_Toc408922264"/>
      <w:bookmarkStart w:id="1221" w:name="_Toc409079496"/>
      <w:bookmarkStart w:id="1222" w:name="_Toc409707285"/>
      <w:bookmarkEnd w:id="1212"/>
      <w:bookmarkEnd w:id="1213"/>
      <w:bookmarkEnd w:id="1214"/>
      <w:bookmarkEnd w:id="1215"/>
      <w:bookmarkEnd w:id="1216"/>
      <w:bookmarkEnd w:id="1217"/>
      <w:bookmarkEnd w:id="1218"/>
      <w:bookmarkEnd w:id="1219"/>
      <w:bookmarkEnd w:id="1220"/>
      <w:bookmarkEnd w:id="1221"/>
      <w:r>
        <w:t>Sample use cases</w:t>
      </w:r>
      <w:bookmarkEnd w:id="1222"/>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1223" w:name="_Toc409707286"/>
      <w:r>
        <w:t>Users and devices</w:t>
      </w:r>
      <w:bookmarkEnd w:id="1223"/>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lastRenderedPageBreak/>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1224" w:name="_Toc409707287"/>
      <w:r>
        <w:t>Users set up by Dad</w:t>
      </w:r>
      <w:bookmarkEnd w:id="1224"/>
    </w:p>
    <w:p w14:paraId="3014E9E0" w14:textId="77777777" w:rsidR="005700B0" w:rsidRDefault="00E20D42" w:rsidP="005700B0">
      <w:pPr>
        <w:pStyle w:val="figureanchor"/>
      </w:pPr>
      <w:r>
        <w:object w:dxaOrig="10010" w:dyaOrig="8434" w14:anchorId="2435F1FA">
          <v:shape id="_x0000_i1045" type="#_x0000_t75" style="width:434.25pt;height:366pt" o:ole="">
            <v:imagedata r:id="rId67" o:title=""/>
          </v:shape>
          <o:OLEObject Type="Embed" ProgID="Visio.Drawing.11" ShapeID="_x0000_i1045" DrawAspect="Content" ObjectID="_1483526419" r:id="rId68"/>
        </w:object>
      </w:r>
    </w:p>
    <w:p w14:paraId="2D5CF4CB" w14:textId="79CDC370" w:rsidR="005700B0" w:rsidRDefault="005700B0" w:rsidP="005700B0">
      <w:pPr>
        <w:pStyle w:val="Caption"/>
      </w:pPr>
      <w:bookmarkStart w:id="1225" w:name="_Toc409707243"/>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17</w:t>
      </w:r>
      <w:r w:rsidR="00CC527A">
        <w:rPr>
          <w:noProof/>
        </w:rPr>
        <w:fldChar w:fldCharType="end"/>
      </w:r>
      <w:r>
        <w:t xml:space="preserve">. Use case - </w:t>
      </w:r>
      <w:r w:rsidR="007C706C">
        <w:t xml:space="preserve">users set up by </w:t>
      </w:r>
      <w:r>
        <w:t>Dad</w:t>
      </w:r>
      <w:bookmarkEnd w:id="1225"/>
    </w:p>
    <w:p w14:paraId="6227CEFC" w14:textId="77777777" w:rsidR="005700B0" w:rsidRDefault="007C706C" w:rsidP="006229E9">
      <w:pPr>
        <w:pStyle w:val="Heading3"/>
      </w:pPr>
      <w:bookmarkStart w:id="1226" w:name="_Toc409707288"/>
      <w:r>
        <w:lastRenderedPageBreak/>
        <w:t>Living room set up by Dad</w:t>
      </w:r>
      <w:bookmarkEnd w:id="1226"/>
    </w:p>
    <w:p w14:paraId="2C3C7F14" w14:textId="77777777" w:rsidR="006229E9" w:rsidRDefault="00C16835" w:rsidP="006229E9">
      <w:pPr>
        <w:pStyle w:val="figureanchor"/>
      </w:pPr>
      <w:r>
        <w:object w:dxaOrig="9403" w:dyaOrig="9442" w14:anchorId="4490C349">
          <v:shape id="_x0000_i1046" type="#_x0000_t75" style="width:437.25pt;height:438.75pt" o:ole="">
            <v:imagedata r:id="rId69" o:title=""/>
          </v:shape>
          <o:OLEObject Type="Embed" ProgID="Visio.Drawing.11" ShapeID="_x0000_i1046" DrawAspect="Content" ObjectID="_1483526420" r:id="rId70"/>
        </w:object>
      </w:r>
    </w:p>
    <w:p w14:paraId="27E3DA77" w14:textId="436FFA83" w:rsidR="006229E9" w:rsidRDefault="006229E9" w:rsidP="006229E9">
      <w:pPr>
        <w:pStyle w:val="Caption"/>
      </w:pPr>
      <w:bookmarkStart w:id="1227" w:name="_Toc409707244"/>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18</w:t>
      </w:r>
      <w:r w:rsidR="00CC527A">
        <w:rPr>
          <w:noProof/>
        </w:rPr>
        <w:fldChar w:fldCharType="end"/>
      </w:r>
      <w:r>
        <w:t xml:space="preserve">. </w:t>
      </w:r>
      <w:r w:rsidR="007C706C">
        <w:t>Use c</w:t>
      </w:r>
      <w:r w:rsidRPr="006229E9">
        <w:t xml:space="preserve">ase - </w:t>
      </w:r>
      <w:r w:rsidR="007C706C">
        <w:t xml:space="preserve">living room set up by </w:t>
      </w:r>
      <w:r w:rsidRPr="006229E9">
        <w:t>Dad</w:t>
      </w:r>
      <w:bookmarkEnd w:id="1227"/>
    </w:p>
    <w:p w14:paraId="6B40C38C" w14:textId="77777777" w:rsidR="006229E9" w:rsidRDefault="007C706C" w:rsidP="006229E9">
      <w:pPr>
        <w:pStyle w:val="Heading3"/>
      </w:pPr>
      <w:bookmarkStart w:id="1228" w:name="_Toc409707289"/>
      <w:r>
        <w:lastRenderedPageBreak/>
        <w:t>Son's bedroom set up by s</w:t>
      </w:r>
      <w:r w:rsidR="006229E9">
        <w:t>o</w:t>
      </w:r>
      <w:r>
        <w:t>n</w:t>
      </w:r>
      <w:bookmarkEnd w:id="1228"/>
    </w:p>
    <w:p w14:paraId="2E9AB42B" w14:textId="77777777" w:rsidR="006229E9" w:rsidRDefault="00C16835" w:rsidP="006229E9">
      <w:pPr>
        <w:pStyle w:val="figureanchor"/>
      </w:pPr>
      <w:r>
        <w:object w:dxaOrig="9691" w:dyaOrig="5050" w14:anchorId="00A09B98">
          <v:shape id="_x0000_i1047" type="#_x0000_t75" style="width:433.5pt;height:226.5pt" o:ole="">
            <v:imagedata r:id="rId71" o:title=""/>
          </v:shape>
          <o:OLEObject Type="Embed" ProgID="Visio.Drawing.11" ShapeID="_x0000_i1047" DrawAspect="Content" ObjectID="_1483526421" r:id="rId72"/>
        </w:object>
      </w:r>
    </w:p>
    <w:p w14:paraId="7FFE9515" w14:textId="0C658739" w:rsidR="006229E9" w:rsidRDefault="006229E9" w:rsidP="006229E9">
      <w:pPr>
        <w:pStyle w:val="Caption"/>
      </w:pPr>
      <w:bookmarkStart w:id="1229" w:name="_Toc409707245"/>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19</w:t>
      </w:r>
      <w:r w:rsidR="00CC527A">
        <w:rPr>
          <w:noProof/>
        </w:rPr>
        <w:fldChar w:fldCharType="end"/>
      </w:r>
      <w:r>
        <w:t xml:space="preserve">. Use case - </w:t>
      </w:r>
      <w:r w:rsidR="007C706C">
        <w:t>son's bedroom set up by s</w:t>
      </w:r>
      <w:r>
        <w:t>on</w:t>
      </w:r>
      <w:bookmarkEnd w:id="1229"/>
    </w:p>
    <w:p w14:paraId="64AA410F" w14:textId="77777777" w:rsidR="006229E9" w:rsidRDefault="007C706C" w:rsidP="00F44246">
      <w:pPr>
        <w:pStyle w:val="Heading3"/>
      </w:pPr>
      <w:bookmarkStart w:id="1230" w:name="_Toc409707290"/>
      <w:r>
        <w:lastRenderedPageBreak/>
        <w:t>M</w:t>
      </w:r>
      <w:r w:rsidR="00F44246">
        <w:t>aster bedroom</w:t>
      </w:r>
      <w:r>
        <w:t xml:space="preserve"> set up by Dad</w:t>
      </w:r>
      <w:bookmarkEnd w:id="1230"/>
    </w:p>
    <w:p w14:paraId="728ED528" w14:textId="77777777" w:rsidR="00F44246" w:rsidRDefault="006031B3" w:rsidP="00F44246">
      <w:pPr>
        <w:pStyle w:val="figureanchor"/>
      </w:pPr>
      <w:r>
        <w:object w:dxaOrig="9879" w:dyaOrig="8762" w14:anchorId="2C7DC20E">
          <v:shape id="_x0000_i1048" type="#_x0000_t75" style="width:433.5pt;height:384pt" o:ole="">
            <v:imagedata r:id="rId73" o:title=""/>
          </v:shape>
          <o:OLEObject Type="Embed" ProgID="Visio.Drawing.11" ShapeID="_x0000_i1048" DrawAspect="Content" ObjectID="_1483526422" r:id="rId74"/>
        </w:object>
      </w:r>
    </w:p>
    <w:p w14:paraId="6C945145" w14:textId="2B67998E" w:rsidR="00F44246" w:rsidRDefault="00F44246" w:rsidP="00F44246">
      <w:pPr>
        <w:pStyle w:val="Caption"/>
      </w:pPr>
      <w:bookmarkStart w:id="1231" w:name="_Toc409707246"/>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20</w:t>
      </w:r>
      <w:r w:rsidR="00CC527A">
        <w:rPr>
          <w:noProof/>
        </w:rPr>
        <w:fldChar w:fldCharType="end"/>
      </w:r>
      <w:r>
        <w:t>. Use case -</w:t>
      </w:r>
      <w:r w:rsidR="007C706C">
        <w:t xml:space="preserve"> master bedroom set up by </w:t>
      </w:r>
      <w:r>
        <w:t>Dad</w:t>
      </w:r>
      <w:bookmarkEnd w:id="1231"/>
    </w:p>
    <w:p w14:paraId="10FEBA15" w14:textId="77777777" w:rsidR="001C52B8" w:rsidRDefault="0042104D" w:rsidP="001C52B8">
      <w:pPr>
        <w:pStyle w:val="Heading3"/>
      </w:pPr>
      <w:bookmarkStart w:id="1232" w:name="_Toc409707291"/>
      <w:r>
        <w:lastRenderedPageBreak/>
        <w:t>Son can control different TVs in the house</w:t>
      </w:r>
      <w:bookmarkEnd w:id="1232"/>
    </w:p>
    <w:p w14:paraId="17356E68" w14:textId="77777777" w:rsidR="00F44246" w:rsidRPr="00F44246" w:rsidRDefault="006031B3" w:rsidP="001C52B8">
      <w:pPr>
        <w:pStyle w:val="figureanchor"/>
      </w:pPr>
      <w:r>
        <w:object w:dxaOrig="11443" w:dyaOrig="10306" w14:anchorId="6F8A5087">
          <v:shape id="_x0000_i1049" type="#_x0000_t75" style="width:439.5pt;height:396pt" o:ole="">
            <v:imagedata r:id="rId75" o:title=""/>
          </v:shape>
          <o:OLEObject Type="Embed" ProgID="Visio.Drawing.11" ShapeID="_x0000_i1049" DrawAspect="Content" ObjectID="_1483526423" r:id="rId76"/>
        </w:object>
      </w:r>
    </w:p>
    <w:p w14:paraId="77D936C9" w14:textId="7E0BF955" w:rsidR="00F44246" w:rsidRPr="00F44246" w:rsidRDefault="00F44246" w:rsidP="00F44246">
      <w:pPr>
        <w:pStyle w:val="Caption"/>
      </w:pPr>
      <w:bookmarkStart w:id="1233" w:name="_Toc409707247"/>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21</w:t>
      </w:r>
      <w:r w:rsidR="00CC527A">
        <w:rPr>
          <w:noProof/>
        </w:rPr>
        <w:fldChar w:fldCharType="end"/>
      </w:r>
      <w:r>
        <w:t xml:space="preserve">. Use case </w:t>
      </w:r>
      <w:r w:rsidR="00B34584">
        <w:t>–</w:t>
      </w:r>
      <w:r>
        <w:t xml:space="preserve"> </w:t>
      </w:r>
      <w:r w:rsidR="00B34584">
        <w:t>Son can control different TVs in the house</w:t>
      </w:r>
      <w:bookmarkEnd w:id="1233"/>
    </w:p>
    <w:p w14:paraId="6317C743" w14:textId="77777777" w:rsidR="006229E9" w:rsidRDefault="00F44246" w:rsidP="00F44246">
      <w:pPr>
        <w:pStyle w:val="Heading3"/>
      </w:pPr>
      <w:bookmarkStart w:id="1234" w:name="_Toc409707292"/>
      <w:r w:rsidRPr="00F44246">
        <w:lastRenderedPageBreak/>
        <w:t xml:space="preserve">Living </w:t>
      </w:r>
      <w:r w:rsidR="007C706C">
        <w:t>room t</w:t>
      </w:r>
      <w:r w:rsidRPr="00F44246">
        <w:t xml:space="preserve">ablet </w:t>
      </w:r>
      <w:r w:rsidR="007C706C">
        <w:t>c</w:t>
      </w:r>
      <w:r w:rsidRPr="00F44246">
        <w:t>ontrols TVs in the house</w:t>
      </w:r>
      <w:bookmarkEnd w:id="1234"/>
    </w:p>
    <w:p w14:paraId="22443420" w14:textId="77777777" w:rsidR="00F44246" w:rsidRDefault="006031B3" w:rsidP="00F44246">
      <w:pPr>
        <w:pStyle w:val="figureanchor"/>
      </w:pPr>
      <w:r>
        <w:object w:dxaOrig="11303" w:dyaOrig="10306" w14:anchorId="28402E4A">
          <v:shape id="_x0000_i1050" type="#_x0000_t75" style="width:427.5pt;height:390pt" o:ole="">
            <v:imagedata r:id="rId77" o:title=""/>
          </v:shape>
          <o:OLEObject Type="Embed" ProgID="Visio.Drawing.11" ShapeID="_x0000_i1050" DrawAspect="Content" ObjectID="_1483526424" r:id="rId78"/>
        </w:object>
      </w:r>
    </w:p>
    <w:p w14:paraId="2D9080D9" w14:textId="04F198EF" w:rsidR="00F44246" w:rsidRDefault="00F44246" w:rsidP="00F44246">
      <w:pPr>
        <w:pStyle w:val="Caption"/>
      </w:pPr>
      <w:bookmarkStart w:id="1235" w:name="_Toc409707248"/>
      <w:r>
        <w:t xml:space="preserve">Figure </w:t>
      </w:r>
      <w:r w:rsidR="00CC527A">
        <w:fldChar w:fldCharType="begin"/>
      </w:r>
      <w:r w:rsidR="00CC527A">
        <w:instrText xml:space="preserve"> STYLEREF 1 \s </w:instrText>
      </w:r>
      <w:r w:rsidR="00CC527A">
        <w:fldChar w:fldCharType="separate"/>
      </w:r>
      <w:r w:rsidR="002F6854">
        <w:rPr>
          <w:noProof/>
        </w:rPr>
        <w:t>2</w:t>
      </w:r>
      <w:r w:rsidR="00CC527A">
        <w:rPr>
          <w:noProof/>
        </w:rPr>
        <w:fldChar w:fldCharType="end"/>
      </w:r>
      <w:r w:rsidR="002F6854">
        <w:noBreakHyphen/>
      </w:r>
      <w:r w:rsidR="00CC527A">
        <w:fldChar w:fldCharType="begin"/>
      </w:r>
      <w:r w:rsidR="00CC527A">
        <w:instrText xml:space="preserve"> SEQ Figure \* ARABIC \s 1 </w:instrText>
      </w:r>
      <w:r w:rsidR="00CC527A">
        <w:fldChar w:fldCharType="separate"/>
      </w:r>
      <w:r w:rsidR="002F6854">
        <w:rPr>
          <w:noProof/>
        </w:rPr>
        <w:t>22</w:t>
      </w:r>
      <w:r w:rsidR="00CC527A">
        <w:rPr>
          <w:noProof/>
        </w:rPr>
        <w:fldChar w:fldCharType="end"/>
      </w:r>
      <w:r>
        <w:t>. Use case -</w:t>
      </w:r>
      <w:r w:rsidR="006450C1">
        <w:t xml:space="preserve"> </w:t>
      </w:r>
      <w:r>
        <w:t>Living room table</w:t>
      </w:r>
      <w:r w:rsidR="006450C1">
        <w:t>t</w:t>
      </w:r>
      <w:r>
        <w:t xml:space="preserve"> controls TVs</w:t>
      </w:r>
      <w:bookmarkEnd w:id="1235"/>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1236" w:name="_Toc409707293"/>
      <w:r>
        <w:lastRenderedPageBreak/>
        <w:t xml:space="preserve">Enhancements </w:t>
      </w:r>
      <w:r w:rsidR="00515DF4">
        <w:t>t</w:t>
      </w:r>
      <w:r>
        <w:t>o Existing Framework</w:t>
      </w:r>
      <w:bookmarkEnd w:id="1236"/>
    </w:p>
    <w:p w14:paraId="12C2AA6B" w14:textId="77777777" w:rsidR="00EC58AD" w:rsidRPr="00853F0A" w:rsidRDefault="00EC58AD" w:rsidP="002B7CB7">
      <w:pPr>
        <w:pStyle w:val="Heading2"/>
        <w:rPr>
          <w:szCs w:val="20"/>
        </w:rPr>
      </w:pPr>
      <w:bookmarkStart w:id="1237" w:name="_Toc409707294"/>
      <w:r>
        <w:t>Crypto Agility Exchange</w:t>
      </w:r>
      <w:bookmarkEnd w:id="1237"/>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79"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0" w:history="1">
        <w:r w:rsidR="00813531" w:rsidRPr="00813531">
          <w:rPr>
            <w:rStyle w:val="Hyperlink"/>
          </w:rPr>
          <w:t>RFC6655</w:t>
        </w:r>
      </w:hyperlink>
      <w:r w:rsidR="00923ACB">
        <w:t xml:space="preserve">, and </w:t>
      </w:r>
      <w:hyperlink r:id="rId81"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CC527A" w:rsidP="00961CA7">
            <w:pPr>
              <w:pStyle w:val="body"/>
              <w:ind w:left="0"/>
              <w:rPr>
                <w:sz w:val="20"/>
              </w:rPr>
            </w:pPr>
            <w:hyperlink r:id="rId82"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CC527A" w:rsidP="000E2BDE">
            <w:pPr>
              <w:pStyle w:val="body"/>
              <w:ind w:left="0"/>
              <w:rPr>
                <w:sz w:val="20"/>
              </w:rPr>
            </w:pPr>
            <w:hyperlink r:id="rId83"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1238" w:name="_Toc409707295"/>
      <w:r>
        <w:t xml:space="preserve">Permission NotifyConfig </w:t>
      </w:r>
      <w:r w:rsidR="00997C42">
        <w:t>Announcement</w:t>
      </w:r>
      <w:bookmarkEnd w:id="1238"/>
    </w:p>
    <w:p w14:paraId="35B84A96" w14:textId="7A122DB6" w:rsidR="009438D8" w:rsidRDefault="009438D8" w:rsidP="002B7CB7">
      <w:pPr>
        <w:pStyle w:val="body"/>
      </w:pPr>
      <w:r>
        <w:t>The Permission module provides a session-less signal with 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77C3AFF5" w:rsidR="009438D8" w:rsidRDefault="009438D8" w:rsidP="007851A4">
      <w:pPr>
        <w:pStyle w:val="body"/>
        <w:numPr>
          <w:ilvl w:val="0"/>
          <w:numId w:val="89"/>
        </w:numPr>
      </w:pPr>
      <w:r>
        <w:t xml:space="preserve">The public key </w:t>
      </w:r>
    </w:p>
    <w:p w14:paraId="33845087" w14:textId="14549486" w:rsidR="001B6ED3" w:rsidRDefault="009438D8" w:rsidP="007851A4">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1A52B9B8" w:rsidR="001B6ED3" w:rsidRDefault="001B6ED3" w:rsidP="007851A4">
      <w:pPr>
        <w:pStyle w:val="body"/>
        <w:numPr>
          <w:ilvl w:val="0"/>
          <w:numId w:val="90"/>
        </w:numPr>
      </w:pPr>
      <w:r>
        <w:t>The bus attachment is enable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1239" w:name="_Toc409707296"/>
      <w:r>
        <w:lastRenderedPageBreak/>
        <w:t>Future Considerations</w:t>
      </w:r>
      <w:bookmarkEnd w:id="1239"/>
    </w:p>
    <w:p w14:paraId="0625FD94" w14:textId="77777777" w:rsidR="00F44246" w:rsidRDefault="006450C1" w:rsidP="00F44246">
      <w:pPr>
        <w:pStyle w:val="Heading2"/>
      </w:pPr>
      <w:bookmarkStart w:id="1240" w:name="_Toc409707297"/>
      <w:r>
        <w:t>Broadcast signals and m</w:t>
      </w:r>
      <w:r w:rsidR="00F44246">
        <w:t xml:space="preserve">ultipoint </w:t>
      </w:r>
      <w:r>
        <w:t>s</w:t>
      </w:r>
      <w:r w:rsidR="00F44246">
        <w:t>essions</w:t>
      </w:r>
      <w:bookmarkEnd w:id="1240"/>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3" w:author="Author" w:date="2014-09-05T13:39:00Z" w:initials="A">
    <w:p w14:paraId="00CD2E5A" w14:textId="77777777" w:rsidR="001C324A" w:rsidRDefault="001C324A"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17E8A" w14:textId="77777777" w:rsidR="00CC527A" w:rsidRDefault="00CC527A">
      <w:r>
        <w:separator/>
      </w:r>
    </w:p>
    <w:p w14:paraId="09F01FBF" w14:textId="77777777" w:rsidR="00CC527A" w:rsidRDefault="00CC527A"/>
    <w:p w14:paraId="5BFE8AEC" w14:textId="77777777" w:rsidR="00CC527A" w:rsidRDefault="00CC527A"/>
    <w:p w14:paraId="4F2463D7" w14:textId="77777777" w:rsidR="00CC527A" w:rsidRDefault="00CC527A"/>
  </w:endnote>
  <w:endnote w:type="continuationSeparator" w:id="0">
    <w:p w14:paraId="06DC1351" w14:textId="77777777" w:rsidR="00CC527A" w:rsidRDefault="00CC527A">
      <w:r>
        <w:continuationSeparator/>
      </w:r>
    </w:p>
    <w:p w14:paraId="43DDBF40" w14:textId="77777777" w:rsidR="00CC527A" w:rsidRDefault="00CC527A"/>
    <w:p w14:paraId="2CFED643" w14:textId="77777777" w:rsidR="00CC527A" w:rsidRDefault="00CC527A"/>
    <w:p w14:paraId="476EA447" w14:textId="77777777" w:rsidR="00CC527A" w:rsidRDefault="00CC5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1C324A" w:rsidRDefault="001C324A" w:rsidP="00C31F4D">
    <w:pPr>
      <w:pStyle w:val="Footer"/>
    </w:pPr>
  </w:p>
  <w:p w14:paraId="235FB0E5" w14:textId="77777777" w:rsidR="001C324A" w:rsidRDefault="001C324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1C324A" w:rsidRDefault="001C324A"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1C324A" w:rsidRPr="00CF535A" w:rsidRDefault="001C324A"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1C324A" w:rsidRPr="004C1EE2" w:rsidRDefault="001C324A"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1C324A" w:rsidRPr="004C1EE2" w:rsidRDefault="001C324A" w:rsidP="00614FA1">
    <w:pPr>
      <w:pStyle w:val="Spacer"/>
    </w:pPr>
  </w:p>
  <w:p w14:paraId="087D003A" w14:textId="77777777" w:rsidR="001C324A" w:rsidRPr="004C1EE2" w:rsidRDefault="00CC527A" w:rsidP="005138EE">
    <w:pPr>
      <w:pStyle w:val="titlepg-diststmt"/>
      <w:rPr>
        <w:rFonts w:ascii="Arial" w:hAnsi="Arial" w:cs="Arial"/>
        <w:i/>
        <w:sz w:val="18"/>
        <w:szCs w:val="18"/>
      </w:rPr>
    </w:pPr>
    <w:hyperlink r:id="rId1" w:history="1">
      <w:r w:rsidR="001C324A" w:rsidRPr="004C1EE2">
        <w:rPr>
          <w:rStyle w:val="Hyperlink"/>
          <w:rFonts w:ascii="Arial" w:hAnsi="Arial" w:cs="Arial"/>
          <w:i/>
          <w:sz w:val="18"/>
          <w:szCs w:val="18"/>
        </w:rPr>
        <w:t>http://creativecommons.org/licenses/by/4.0/</w:t>
      </w:r>
    </w:hyperlink>
  </w:p>
  <w:p w14:paraId="3E7E6452" w14:textId="77777777" w:rsidR="001C324A" w:rsidRDefault="001C324A" w:rsidP="00614FA1">
    <w:pPr>
      <w:pStyle w:val="Spacer"/>
    </w:pPr>
  </w:p>
  <w:p w14:paraId="11DB80EC" w14:textId="77777777" w:rsidR="001C324A" w:rsidRDefault="001C324A"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1C324A" w:rsidRDefault="001C324A" w:rsidP="00614FA1">
    <w:pPr>
      <w:pStyle w:val="Spacer"/>
    </w:pPr>
  </w:p>
  <w:p w14:paraId="32B1A1BA" w14:textId="77777777" w:rsidR="001C324A" w:rsidRPr="00614FA1" w:rsidRDefault="00CC527A" w:rsidP="005138EE">
    <w:pPr>
      <w:pStyle w:val="titlepg-diststmt"/>
      <w:rPr>
        <w:rStyle w:val="Hyperlink"/>
        <w:rFonts w:ascii="Arial" w:hAnsi="Arial" w:cs="Arial"/>
        <w:i/>
        <w:sz w:val="18"/>
        <w:szCs w:val="18"/>
      </w:rPr>
    </w:pPr>
    <w:hyperlink r:id="rId2" w:tgtFrame="_blank" w:history="1">
      <w:r w:rsidR="001C324A" w:rsidRPr="00614FA1">
        <w:rPr>
          <w:rStyle w:val="Hyperlink"/>
          <w:rFonts w:ascii="Arial" w:hAnsi="Arial" w:cs="Arial"/>
          <w:i/>
          <w:sz w:val="18"/>
          <w:szCs w:val="18"/>
        </w:rPr>
        <w:t>https://allseenalliance.org/allseen/ip-policy</w:t>
      </w:r>
    </w:hyperlink>
  </w:p>
  <w:p w14:paraId="639632E3" w14:textId="77777777" w:rsidR="001C324A" w:rsidRDefault="001C324A" w:rsidP="00614FA1">
    <w:pPr>
      <w:pStyle w:val="Spacer"/>
    </w:pPr>
  </w:p>
  <w:p w14:paraId="142B11E6" w14:textId="77777777" w:rsidR="001C324A" w:rsidRDefault="001C324A"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1C324A" w:rsidRDefault="001C324A" w:rsidP="00614FA1">
    <w:pPr>
      <w:pStyle w:val="Spacer"/>
    </w:pPr>
  </w:p>
  <w:p w14:paraId="4C269A1F" w14:textId="77777777" w:rsidR="001C324A" w:rsidRPr="00614FA1" w:rsidRDefault="001C324A"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1C324A" w:rsidRDefault="00CC527A"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1C324A">
          <w:t xml:space="preserve">     </w:t>
        </w:r>
      </w:sdtContent>
    </w:sdt>
    <w:r w:rsidR="001C324A">
      <w:tab/>
    </w:r>
    <w:r w:rsidR="001C324A">
      <w:fldChar w:fldCharType="begin"/>
    </w:r>
    <w:r w:rsidR="001C324A">
      <w:instrText xml:space="preserve"> PAGE </w:instrText>
    </w:r>
    <w:r w:rsidR="001C324A">
      <w:fldChar w:fldCharType="separate"/>
    </w:r>
    <w:r w:rsidR="00BE5B29">
      <w:rPr>
        <w:noProof/>
      </w:rPr>
      <w:t>6</w:t>
    </w:r>
    <w:r w:rsidR="001C324A">
      <w:rPr>
        <w:noProof/>
      </w:rPr>
      <w:fldChar w:fldCharType="end"/>
    </w:r>
    <w:r w:rsidR="001C324A">
      <w:tab/>
    </w:r>
    <w:r w:rsidR="001C324A">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1C324A" w:rsidRPr="009A6A08" w:rsidRDefault="00CC527A"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1C324A">
          <w:rPr>
            <w:szCs w:val="14"/>
          </w:rPr>
          <w:t xml:space="preserve">     </w:t>
        </w:r>
      </w:sdtContent>
    </w:sdt>
    <w:r w:rsidR="001C324A" w:rsidRPr="009A6A08">
      <w:rPr>
        <w:szCs w:val="14"/>
      </w:rPr>
      <w:tab/>
    </w:r>
    <w:r w:rsidR="001C324A" w:rsidRPr="009A6A08">
      <w:rPr>
        <w:szCs w:val="14"/>
      </w:rPr>
      <w:fldChar w:fldCharType="begin"/>
    </w:r>
    <w:r w:rsidR="001C324A" w:rsidRPr="009A6A08">
      <w:rPr>
        <w:szCs w:val="14"/>
      </w:rPr>
      <w:instrText xml:space="preserve"> PAGE </w:instrText>
    </w:r>
    <w:r w:rsidR="001C324A" w:rsidRPr="009A6A08">
      <w:rPr>
        <w:szCs w:val="14"/>
      </w:rPr>
      <w:fldChar w:fldCharType="separate"/>
    </w:r>
    <w:r w:rsidR="00BE5B29">
      <w:rPr>
        <w:noProof/>
        <w:szCs w:val="14"/>
      </w:rPr>
      <w:t>5</w:t>
    </w:r>
    <w:r w:rsidR="001C324A" w:rsidRPr="009A6A08">
      <w:rPr>
        <w:szCs w:val="14"/>
      </w:rPr>
      <w:fldChar w:fldCharType="end"/>
    </w:r>
    <w:r w:rsidR="001C324A" w:rsidRPr="009A6A08">
      <w:rPr>
        <w:szCs w:val="14"/>
      </w:rPr>
      <w:tab/>
    </w:r>
    <w:r w:rsidR="001C324A">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BC7E9" w14:textId="77777777" w:rsidR="00CC527A" w:rsidRDefault="00CC527A">
      <w:r>
        <w:separator/>
      </w:r>
    </w:p>
    <w:p w14:paraId="61C1286F" w14:textId="77777777" w:rsidR="00CC527A" w:rsidRDefault="00CC527A"/>
    <w:p w14:paraId="4A390EA7" w14:textId="77777777" w:rsidR="00CC527A" w:rsidRDefault="00CC527A"/>
    <w:p w14:paraId="09F3FED4" w14:textId="77777777" w:rsidR="00CC527A" w:rsidRDefault="00CC527A"/>
  </w:footnote>
  <w:footnote w:type="continuationSeparator" w:id="0">
    <w:p w14:paraId="08E4FCD0" w14:textId="77777777" w:rsidR="00CC527A" w:rsidRDefault="00CC527A">
      <w:r>
        <w:continuationSeparator/>
      </w:r>
    </w:p>
    <w:p w14:paraId="53C362A5" w14:textId="77777777" w:rsidR="00CC527A" w:rsidRDefault="00CC527A"/>
    <w:p w14:paraId="09AC3ECB" w14:textId="77777777" w:rsidR="00CC527A" w:rsidRDefault="00CC527A"/>
    <w:p w14:paraId="2FF1A5F9" w14:textId="77777777" w:rsidR="00CC527A" w:rsidRDefault="00CC52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1C324A" w:rsidRDefault="001C324A" w:rsidP="006F59BD"/>
  <w:p w14:paraId="690EDA7C" w14:textId="77777777" w:rsidR="001C324A" w:rsidRDefault="001C324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1C324A" w:rsidRPr="00C2377F" w:rsidRDefault="00CC527A" w:rsidP="00C76273">
    <w:pPr>
      <w:pStyle w:val="Header"/>
    </w:pPr>
    <w:r>
      <w:fldChar w:fldCharType="begin"/>
    </w:r>
    <w:r>
      <w:instrText xml:space="preserve"> STYLEREF  DocTitle  \* MERGEFORMAT </w:instrText>
    </w:r>
    <w:r>
      <w:fldChar w:fldCharType="separate"/>
    </w:r>
    <w:r w:rsidR="001C324A">
      <w:rPr>
        <w:noProof/>
      </w:rPr>
      <w:t>AllJoyn™ Security 2.0 Feature</w:t>
    </w:r>
    <w:r>
      <w:rPr>
        <w:noProof/>
      </w:rPr>
      <w:fldChar w:fldCharType="end"/>
    </w:r>
    <w:r w:rsidR="001C324A">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1C324A" w:rsidRPr="0041767B" w:rsidRDefault="00CC527A"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1C324A" w:rsidRPr="00C2377F" w:rsidRDefault="00CC527A" w:rsidP="00AE4C57">
    <w:pPr>
      <w:pStyle w:val="Header"/>
    </w:pPr>
    <w:r>
      <w:fldChar w:fldCharType="begin"/>
    </w:r>
    <w:r>
      <w:instrText xml:space="preserve"> STYLEREF  DocTitle  \* MERGEFORMAT </w:instrText>
    </w:r>
    <w:r>
      <w:fldChar w:fldCharType="separate"/>
    </w:r>
    <w:r w:rsidR="00BE5B29">
      <w:rPr>
        <w:noProof/>
      </w:rPr>
      <w:t>AllJoyn™ Security 2.0 Feature</w:t>
    </w:r>
    <w:r>
      <w:rPr>
        <w:noProof/>
      </w:rPr>
      <w:fldChar w:fldCharType="end"/>
    </w:r>
    <w:r w:rsidR="001C324A">
      <w:t xml:space="preserve"> </w:t>
    </w:r>
    <w:r>
      <w:fldChar w:fldCharType="begin"/>
    </w:r>
    <w:r>
      <w:instrText xml:space="preserve"> STYLEREF  DocSubtitle  \* MERGEFORMAT </w:instrText>
    </w:r>
    <w:r>
      <w:fldChar w:fldCharType="separate"/>
    </w:r>
    <w:r w:rsidR="00BE5B29">
      <w:rPr>
        <w:noProof/>
      </w:rPr>
      <w:t>High-Level Design Document</w:t>
    </w:r>
    <w:r>
      <w:rPr>
        <w:noProof/>
      </w:rPr>
      <w:fldChar w:fldCharType="end"/>
    </w:r>
    <w:r w:rsidR="001C324A">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1C324A" w:rsidRPr="00EF56CF" w:rsidRDefault="001C324A"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1C324A" w:rsidRPr="00815093" w:rsidRDefault="00CC527A" w:rsidP="00815093">
    <w:pPr>
      <w:pStyle w:val="Header"/>
    </w:pPr>
    <w:r>
      <w:fldChar w:fldCharType="begin"/>
    </w:r>
    <w:r>
      <w:instrText xml:space="preserve"> STYLEREF  DocTitle  \* MERGEFORMAT </w:instrText>
    </w:r>
    <w:r>
      <w:fldChar w:fldCharType="separate"/>
    </w:r>
    <w:r w:rsidR="00BE5B29">
      <w:rPr>
        <w:noProof/>
      </w:rPr>
      <w:t>AllJoyn™ Security 2.0 Feature</w:t>
    </w:r>
    <w:r>
      <w:rPr>
        <w:noProof/>
      </w:rPr>
      <w:fldChar w:fldCharType="end"/>
    </w:r>
    <w:r w:rsidR="001C324A">
      <w:t xml:space="preserve"> </w:t>
    </w:r>
    <w:r>
      <w:fldChar w:fldCharType="begin"/>
    </w:r>
    <w:r>
      <w:instrText xml:space="preserve"> STYLEREF  DocSubtitle  \* MERGEFORMAT </w:instrText>
    </w:r>
    <w:r>
      <w:fldChar w:fldCharType="separate"/>
    </w:r>
    <w:r w:rsidR="00BE5B29">
      <w:rPr>
        <w:noProof/>
      </w:rPr>
      <w:t>High-Level Design Document</w:t>
    </w:r>
    <w:r>
      <w:rPr>
        <w:noProof/>
      </w:rPr>
      <w:fldChar w:fldCharType="end"/>
    </w:r>
    <w:r w:rsidR="001C324A">
      <w:tab/>
    </w:r>
    <w:r>
      <w:fldChar w:fldCharType="begin"/>
    </w:r>
    <w:r>
      <w:instrText xml:space="preserve"> STYLEREF  "Heading 1"</w:instrText>
    </w:r>
    <w:r>
      <w:instrText xml:space="preserve">  \* MERGEFORMAT </w:instrText>
    </w:r>
    <w:r>
      <w:fldChar w:fldCharType="separate"/>
    </w:r>
    <w:r w:rsidR="00BE5B29">
      <w:rPr>
        <w:noProof/>
      </w:rPr>
      <w:t>Introduction</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AB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29"/>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287"/>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27A"/>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hyperlink" Target="http://tools.ietf.org/html/rfc5246" TargetMode="Externa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hyperlink" Target="http://tools.ietf.org/html/rfc7251" TargetMode="Externa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hyperlink" Target="http://tools.ietf.org/html/rfc6655"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hyperlink" Target="http://tools.ietf.org/html/rfc6655"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hyperlink" Target="http://tools.ietf.org/html/rfc7251"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2.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5.xml><?xml version="1.0" encoding="utf-8"?>
<ds:datastoreItem xmlns:ds="http://schemas.openxmlformats.org/officeDocument/2006/customXml" ds:itemID="{D7E09D19-ECCC-48A4-A064-1EBB2B05A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7010</Words>
  <Characters>39959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46876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2015-01-23T21:44:00Z</dcterms:created>
  <dcterms:modified xsi:type="dcterms:W3CDTF">2015-01-23T21:44:00Z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