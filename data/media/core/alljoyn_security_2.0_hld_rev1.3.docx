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172C592A"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0" w:author="Author" w:date="2014-10-30T08:47:00Z">
        <w:r w:rsidR="001B16E3">
          <w:rPr>
            <w:rFonts w:ascii="Times New Roman" w:hAnsi="Times New Roman"/>
          </w:rPr>
          <w:t>3</w:t>
        </w:r>
      </w:ins>
      <w:ins w:id="1" w:author="Author" w:date="2014-09-04T09:03:00Z">
        <w:del w:id="2" w:author="Author" w:date="2014-10-30T08:47:00Z">
          <w:r w:rsidR="002B7CB7" w:rsidDel="001B16E3">
            <w:rPr>
              <w:rFonts w:ascii="Times New Roman" w:hAnsi="Times New Roman"/>
            </w:rPr>
            <w:delText>2</w:delText>
          </w:r>
        </w:del>
      </w:ins>
      <w:del w:id="3" w:author="Author" w:date="2014-09-04T09:03:00Z">
        <w:r w:rsidR="00EC58AD" w:rsidDel="002B7CB7">
          <w:rPr>
            <w:rFonts w:ascii="Times New Roman" w:hAnsi="Times New Roman"/>
          </w:rPr>
          <w:delText>1</w:delText>
        </w:r>
      </w:del>
    </w:p>
    <w:p w14:paraId="2754D33D" w14:textId="1B6565F2" w:rsidR="00C76273" w:rsidRDefault="001B16E3" w:rsidP="00C76273">
      <w:pPr>
        <w:pStyle w:val="coverpageline"/>
      </w:pPr>
      <w:ins w:id="4" w:author="Author" w:date="2014-10-30T08:47:00Z">
        <w:r>
          <w:t>October 30</w:t>
        </w:r>
      </w:ins>
      <w:ins w:id="5" w:author="Author" w:date="2014-09-04T09:04:00Z">
        <w:del w:id="6" w:author="Author" w:date="2014-10-30T08:47:00Z">
          <w:r w:rsidR="002B7CB7" w:rsidDel="001B16E3">
            <w:delText xml:space="preserve">September </w:delText>
          </w:r>
        </w:del>
      </w:ins>
      <w:ins w:id="7" w:author="Author" w:date="2014-09-08T08:38:00Z">
        <w:del w:id="8" w:author="Author" w:date="2014-10-30T08:47:00Z">
          <w:r w:rsidR="00BB714E" w:rsidDel="001B16E3">
            <w:delText>8</w:delText>
          </w:r>
        </w:del>
      </w:ins>
      <w:ins w:id="9" w:author="Author" w:date="2014-09-05T10:08:00Z">
        <w:del w:id="10" w:author="Author" w:date="2014-09-08T08:38:00Z">
          <w:r w:rsidR="00EA49EB" w:rsidDel="00BB714E">
            <w:delText>5</w:delText>
          </w:r>
        </w:del>
      </w:ins>
      <w:ins w:id="11" w:author="Author" w:date="2014-09-04T09:04:00Z">
        <w:del w:id="12" w:author="Author" w:date="2014-09-05T10:07:00Z">
          <w:r w:rsidR="002B7CB7" w:rsidDel="00EA49EB">
            <w:delText>4</w:delText>
          </w:r>
        </w:del>
      </w:ins>
      <w:del w:id="13" w:author="Author" w:date="2014-09-04T09:04:00Z">
        <w:r w:rsidR="00641E0A" w:rsidDel="002B7CB7">
          <w:delText>A</w:delText>
        </w:r>
      </w:del>
      <w:del w:id="14" w:author="Author" w:date="2014-09-04T09:03:00Z">
        <w:r w:rsidR="00641E0A" w:rsidDel="002B7CB7">
          <w:delText xml:space="preserve">ugust  </w:delText>
        </w:r>
        <w:r w:rsidR="00EC58AD" w:rsidDel="002B7CB7">
          <w:delText>2</w:delText>
        </w:r>
        <w:r w:rsidR="009266DC" w:rsidDel="002B7CB7">
          <w:delText>7</w:delText>
        </w:r>
      </w:del>
      <w:r w:rsidR="00D02600">
        <w:t>, 2014</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4B6F2FBA" w14:textId="77777777" w:rsidR="005D0680" w:rsidRDefault="00294B4C">
      <w:pPr>
        <w:pStyle w:val="TOC1"/>
        <w:rPr>
          <w:ins w:id="15" w:author="Author" w:date="2014-10-30T09:53: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6" w:author="Author" w:date="2014-10-30T09:53:00Z">
        <w:r w:rsidR="005D0680">
          <w:t>1 Introduction</w:t>
        </w:r>
        <w:r w:rsidR="005D0680">
          <w:tab/>
        </w:r>
        <w:r w:rsidR="005D0680">
          <w:fldChar w:fldCharType="begin"/>
        </w:r>
        <w:r w:rsidR="005D0680">
          <w:instrText xml:space="preserve"> PAGEREF _Toc402426176 \h </w:instrText>
        </w:r>
      </w:ins>
      <w:r w:rsidR="005D0680">
        <w:fldChar w:fldCharType="separate"/>
      </w:r>
      <w:ins w:id="17" w:author="Author" w:date="2014-10-30T09:53:00Z">
        <w:r w:rsidR="005D0680">
          <w:t>5</w:t>
        </w:r>
        <w:r w:rsidR="005D0680">
          <w:fldChar w:fldCharType="end"/>
        </w:r>
      </w:ins>
    </w:p>
    <w:p w14:paraId="0386C153" w14:textId="77777777" w:rsidR="005D0680" w:rsidRDefault="005D0680">
      <w:pPr>
        <w:pStyle w:val="TOC2"/>
        <w:rPr>
          <w:ins w:id="18" w:author="Author" w:date="2014-10-30T09:53:00Z"/>
          <w:rFonts w:asciiTheme="minorHAnsi" w:eastAsiaTheme="minorEastAsia" w:hAnsiTheme="minorHAnsi" w:cstheme="minorBidi"/>
          <w:sz w:val="22"/>
        </w:rPr>
      </w:pPr>
      <w:ins w:id="19" w:author="Author" w:date="2014-10-30T09:53:00Z">
        <w:r>
          <w:t>1.1 Purpose and scope</w:t>
        </w:r>
        <w:r>
          <w:tab/>
        </w:r>
        <w:r>
          <w:fldChar w:fldCharType="begin"/>
        </w:r>
        <w:r>
          <w:instrText xml:space="preserve"> PAGEREF _Toc402426177 \h </w:instrText>
        </w:r>
      </w:ins>
      <w:r>
        <w:fldChar w:fldCharType="separate"/>
      </w:r>
      <w:ins w:id="20" w:author="Author" w:date="2014-10-30T09:53:00Z">
        <w:r>
          <w:t>5</w:t>
        </w:r>
        <w:r>
          <w:fldChar w:fldCharType="end"/>
        </w:r>
      </w:ins>
    </w:p>
    <w:p w14:paraId="63B33CF4" w14:textId="77777777" w:rsidR="005D0680" w:rsidRDefault="005D0680">
      <w:pPr>
        <w:pStyle w:val="TOC2"/>
        <w:rPr>
          <w:ins w:id="21" w:author="Author" w:date="2014-10-30T09:53:00Z"/>
          <w:rFonts w:asciiTheme="minorHAnsi" w:eastAsiaTheme="minorEastAsia" w:hAnsiTheme="minorHAnsi" w:cstheme="minorBidi"/>
          <w:sz w:val="22"/>
        </w:rPr>
      </w:pPr>
      <w:ins w:id="22" w:author="Author" w:date="2014-10-30T09:53:00Z">
        <w:r>
          <w:t>1.2 Revision history</w:t>
        </w:r>
        <w:r>
          <w:tab/>
        </w:r>
        <w:r>
          <w:fldChar w:fldCharType="begin"/>
        </w:r>
        <w:r>
          <w:instrText xml:space="preserve"> PAGEREF _Toc402426178 \h </w:instrText>
        </w:r>
      </w:ins>
      <w:r>
        <w:fldChar w:fldCharType="separate"/>
      </w:r>
      <w:ins w:id="23" w:author="Author" w:date="2014-10-30T09:53:00Z">
        <w:r>
          <w:t>5</w:t>
        </w:r>
        <w:r>
          <w:fldChar w:fldCharType="end"/>
        </w:r>
      </w:ins>
    </w:p>
    <w:p w14:paraId="6E36587F" w14:textId="77777777" w:rsidR="005D0680" w:rsidRDefault="005D0680">
      <w:pPr>
        <w:pStyle w:val="TOC2"/>
        <w:rPr>
          <w:ins w:id="24" w:author="Author" w:date="2014-10-30T09:53:00Z"/>
          <w:rFonts w:asciiTheme="minorHAnsi" w:eastAsiaTheme="minorEastAsia" w:hAnsiTheme="minorHAnsi" w:cstheme="minorBidi"/>
          <w:sz w:val="22"/>
        </w:rPr>
      </w:pPr>
      <w:ins w:id="25" w:author="Author" w:date="2014-10-30T09:53:00Z">
        <w:r>
          <w:t>1.3 Acronyms and terms</w:t>
        </w:r>
        <w:r>
          <w:tab/>
        </w:r>
        <w:r>
          <w:fldChar w:fldCharType="begin"/>
        </w:r>
        <w:r>
          <w:instrText xml:space="preserve"> PAGEREF _Toc402426179 \h </w:instrText>
        </w:r>
      </w:ins>
      <w:r>
        <w:fldChar w:fldCharType="separate"/>
      </w:r>
      <w:ins w:id="26" w:author="Author" w:date="2014-10-30T09:53:00Z">
        <w:r>
          <w:t>5</w:t>
        </w:r>
        <w:r>
          <w:fldChar w:fldCharType="end"/>
        </w:r>
      </w:ins>
    </w:p>
    <w:p w14:paraId="35EDE3A4" w14:textId="77777777" w:rsidR="005D0680" w:rsidRDefault="005D0680">
      <w:pPr>
        <w:pStyle w:val="TOC1"/>
        <w:rPr>
          <w:ins w:id="27" w:author="Author" w:date="2014-10-30T09:53:00Z"/>
          <w:rFonts w:asciiTheme="minorHAnsi" w:eastAsiaTheme="minorEastAsia" w:hAnsiTheme="minorHAnsi" w:cstheme="minorBidi"/>
          <w:b w:val="0"/>
          <w:bCs w:val="0"/>
          <w:sz w:val="22"/>
        </w:rPr>
      </w:pPr>
      <w:ins w:id="28" w:author="Author" w:date="2014-10-30T09:53:00Z">
        <w:r>
          <w:t>2 System Design</w:t>
        </w:r>
        <w:r>
          <w:tab/>
        </w:r>
        <w:r>
          <w:fldChar w:fldCharType="begin"/>
        </w:r>
        <w:r>
          <w:instrText xml:space="preserve"> PAGEREF _Toc402426180 \h </w:instrText>
        </w:r>
      </w:ins>
      <w:r>
        <w:fldChar w:fldCharType="separate"/>
      </w:r>
      <w:ins w:id="29" w:author="Author" w:date="2014-10-30T09:53:00Z">
        <w:r>
          <w:t>7</w:t>
        </w:r>
        <w:r>
          <w:fldChar w:fldCharType="end"/>
        </w:r>
      </w:ins>
    </w:p>
    <w:p w14:paraId="0242ECD0" w14:textId="77777777" w:rsidR="005D0680" w:rsidRDefault="005D0680">
      <w:pPr>
        <w:pStyle w:val="TOC2"/>
        <w:rPr>
          <w:ins w:id="30" w:author="Author" w:date="2014-10-30T09:53:00Z"/>
          <w:rFonts w:asciiTheme="minorHAnsi" w:eastAsiaTheme="minorEastAsia" w:hAnsiTheme="minorHAnsi" w:cstheme="minorBidi"/>
          <w:sz w:val="22"/>
        </w:rPr>
      </w:pPr>
      <w:ins w:id="31" w:author="Author" w:date="2014-10-30T09:53:00Z">
        <w:r>
          <w:t>2.1 Overview</w:t>
        </w:r>
        <w:r>
          <w:tab/>
        </w:r>
        <w:r>
          <w:fldChar w:fldCharType="begin"/>
        </w:r>
        <w:r>
          <w:instrText xml:space="preserve"> PAGEREF _Toc402426181 \h </w:instrText>
        </w:r>
      </w:ins>
      <w:r>
        <w:fldChar w:fldCharType="separate"/>
      </w:r>
      <w:ins w:id="32" w:author="Author" w:date="2014-10-30T09:53:00Z">
        <w:r>
          <w:t>7</w:t>
        </w:r>
        <w:r>
          <w:fldChar w:fldCharType="end"/>
        </w:r>
      </w:ins>
    </w:p>
    <w:p w14:paraId="5C83A00F" w14:textId="77777777" w:rsidR="005D0680" w:rsidRDefault="005D0680">
      <w:pPr>
        <w:pStyle w:val="TOC2"/>
        <w:rPr>
          <w:ins w:id="33" w:author="Author" w:date="2014-10-30T09:53:00Z"/>
          <w:rFonts w:asciiTheme="minorHAnsi" w:eastAsiaTheme="minorEastAsia" w:hAnsiTheme="minorHAnsi" w:cstheme="minorBidi"/>
          <w:sz w:val="22"/>
        </w:rPr>
      </w:pPr>
      <w:ins w:id="34" w:author="Author" w:date="2014-10-30T09:53:00Z">
        <w:r>
          <w:t>2.2 Premises</w:t>
        </w:r>
        <w:r>
          <w:tab/>
        </w:r>
        <w:r>
          <w:fldChar w:fldCharType="begin"/>
        </w:r>
        <w:r>
          <w:instrText xml:space="preserve"> PAGEREF _Toc402426182 \h </w:instrText>
        </w:r>
      </w:ins>
      <w:r>
        <w:fldChar w:fldCharType="separate"/>
      </w:r>
      <w:ins w:id="35" w:author="Author" w:date="2014-10-30T09:53:00Z">
        <w:r>
          <w:t>8</w:t>
        </w:r>
        <w:r>
          <w:fldChar w:fldCharType="end"/>
        </w:r>
      </w:ins>
    </w:p>
    <w:p w14:paraId="40A037A4" w14:textId="77777777" w:rsidR="005D0680" w:rsidRDefault="005D0680">
      <w:pPr>
        <w:pStyle w:val="TOC2"/>
        <w:rPr>
          <w:ins w:id="36" w:author="Author" w:date="2014-10-30T09:53:00Z"/>
          <w:rFonts w:asciiTheme="minorHAnsi" w:eastAsiaTheme="minorEastAsia" w:hAnsiTheme="minorHAnsi" w:cstheme="minorBidi"/>
          <w:sz w:val="22"/>
        </w:rPr>
      </w:pPr>
      <w:ins w:id="37" w:author="Author" w:date="2014-10-30T09:53:00Z">
        <w:r>
          <w:t>2.3 Typical operations</w:t>
        </w:r>
        <w:r>
          <w:tab/>
        </w:r>
        <w:r>
          <w:fldChar w:fldCharType="begin"/>
        </w:r>
        <w:r>
          <w:instrText xml:space="preserve"> PAGEREF _Toc402426183 \h </w:instrText>
        </w:r>
      </w:ins>
      <w:r>
        <w:fldChar w:fldCharType="separate"/>
      </w:r>
      <w:ins w:id="38" w:author="Author" w:date="2014-10-30T09:53:00Z">
        <w:r>
          <w:t>10</w:t>
        </w:r>
        <w:r>
          <w:fldChar w:fldCharType="end"/>
        </w:r>
      </w:ins>
    </w:p>
    <w:p w14:paraId="5D837767" w14:textId="77777777" w:rsidR="005D0680" w:rsidRDefault="005D0680">
      <w:pPr>
        <w:pStyle w:val="TOC3"/>
        <w:rPr>
          <w:ins w:id="39" w:author="Author" w:date="2014-10-30T09:53:00Z"/>
          <w:rFonts w:asciiTheme="minorHAnsi" w:eastAsiaTheme="minorEastAsia" w:hAnsiTheme="minorHAnsi" w:cstheme="minorBidi"/>
          <w:bCs w:val="0"/>
          <w:sz w:val="22"/>
          <w:szCs w:val="22"/>
        </w:rPr>
      </w:pPr>
      <w:ins w:id="40" w:author="Author" w:date="2014-10-30T09:53:00Z">
        <w:r>
          <w:t>2.3.1 Claim a factory-reset device</w:t>
        </w:r>
        <w:r>
          <w:tab/>
        </w:r>
        <w:r>
          <w:fldChar w:fldCharType="begin"/>
        </w:r>
        <w:r>
          <w:instrText xml:space="preserve"> PAGEREF _Toc402426184 \h </w:instrText>
        </w:r>
      </w:ins>
      <w:r>
        <w:fldChar w:fldCharType="separate"/>
      </w:r>
      <w:ins w:id="41" w:author="Author" w:date="2014-10-30T09:53:00Z">
        <w:r>
          <w:t>10</w:t>
        </w:r>
        <w:r>
          <w:fldChar w:fldCharType="end"/>
        </w:r>
      </w:ins>
    </w:p>
    <w:p w14:paraId="178888AE" w14:textId="77777777" w:rsidR="005D0680" w:rsidRDefault="005D0680">
      <w:pPr>
        <w:pStyle w:val="TOC3"/>
        <w:rPr>
          <w:ins w:id="42" w:author="Author" w:date="2014-10-30T09:53:00Z"/>
          <w:rFonts w:asciiTheme="minorHAnsi" w:eastAsiaTheme="minorEastAsia" w:hAnsiTheme="minorHAnsi" w:cstheme="minorBidi"/>
          <w:bCs w:val="0"/>
          <w:sz w:val="22"/>
          <w:szCs w:val="22"/>
        </w:rPr>
      </w:pPr>
      <w:ins w:id="43" w:author="Author" w:date="2014-10-30T09:53:00Z">
        <w:r>
          <w:t>2.3.2 Define a guild</w:t>
        </w:r>
        <w:r>
          <w:tab/>
        </w:r>
        <w:r>
          <w:fldChar w:fldCharType="begin"/>
        </w:r>
        <w:r>
          <w:instrText xml:space="preserve"> PAGEREF _Toc402426185 \h </w:instrText>
        </w:r>
      </w:ins>
      <w:r>
        <w:fldChar w:fldCharType="separate"/>
      </w:r>
      <w:ins w:id="44" w:author="Author" w:date="2014-10-30T09:53:00Z">
        <w:r>
          <w:t>12</w:t>
        </w:r>
        <w:r>
          <w:fldChar w:fldCharType="end"/>
        </w:r>
      </w:ins>
    </w:p>
    <w:p w14:paraId="6BF04204" w14:textId="77777777" w:rsidR="005D0680" w:rsidRDefault="005D0680">
      <w:pPr>
        <w:pStyle w:val="TOC3"/>
        <w:rPr>
          <w:ins w:id="45" w:author="Author" w:date="2014-10-30T09:53:00Z"/>
          <w:rFonts w:asciiTheme="minorHAnsi" w:eastAsiaTheme="minorEastAsia" w:hAnsiTheme="minorHAnsi" w:cstheme="minorBidi"/>
          <w:bCs w:val="0"/>
          <w:sz w:val="22"/>
          <w:szCs w:val="22"/>
        </w:rPr>
      </w:pPr>
      <w:ins w:id="46" w:author="Author" w:date="2014-10-30T09:53:00Z">
        <w:r>
          <w:t>2.3.3 Example of building a policy</w:t>
        </w:r>
        <w:r>
          <w:tab/>
        </w:r>
        <w:r>
          <w:fldChar w:fldCharType="begin"/>
        </w:r>
        <w:r>
          <w:instrText xml:space="preserve"> PAGEREF _Toc402426186 \h </w:instrText>
        </w:r>
      </w:ins>
      <w:r>
        <w:fldChar w:fldCharType="separate"/>
      </w:r>
      <w:ins w:id="47" w:author="Author" w:date="2014-10-30T09:53:00Z">
        <w:r>
          <w:t>12</w:t>
        </w:r>
        <w:r>
          <w:fldChar w:fldCharType="end"/>
        </w:r>
      </w:ins>
    </w:p>
    <w:p w14:paraId="7B21863D" w14:textId="77777777" w:rsidR="005D0680" w:rsidRDefault="005D0680">
      <w:pPr>
        <w:pStyle w:val="TOC3"/>
        <w:rPr>
          <w:ins w:id="48" w:author="Author" w:date="2014-10-30T09:53:00Z"/>
          <w:rFonts w:asciiTheme="minorHAnsi" w:eastAsiaTheme="minorEastAsia" w:hAnsiTheme="minorHAnsi" w:cstheme="minorBidi"/>
          <w:bCs w:val="0"/>
          <w:sz w:val="22"/>
          <w:szCs w:val="22"/>
        </w:rPr>
      </w:pPr>
      <w:ins w:id="49" w:author="Author" w:date="2014-10-30T09:53:00Z">
        <w:r>
          <w:t>2.3.4 Install an ANY-USER policy</w:t>
        </w:r>
        <w:r>
          <w:tab/>
        </w:r>
        <w:r>
          <w:fldChar w:fldCharType="begin"/>
        </w:r>
        <w:r>
          <w:instrText xml:space="preserve"> PAGEREF _Toc402426187 \h </w:instrText>
        </w:r>
      </w:ins>
      <w:r>
        <w:fldChar w:fldCharType="separate"/>
      </w:r>
      <w:ins w:id="50" w:author="Author" w:date="2014-10-30T09:53:00Z">
        <w:r>
          <w:t>13</w:t>
        </w:r>
        <w:r>
          <w:fldChar w:fldCharType="end"/>
        </w:r>
      </w:ins>
    </w:p>
    <w:p w14:paraId="5027DCDA" w14:textId="77777777" w:rsidR="005D0680" w:rsidRDefault="005D0680">
      <w:pPr>
        <w:pStyle w:val="TOC3"/>
        <w:rPr>
          <w:ins w:id="51" w:author="Author" w:date="2014-10-30T09:53:00Z"/>
          <w:rFonts w:asciiTheme="minorHAnsi" w:eastAsiaTheme="minorEastAsia" w:hAnsiTheme="minorHAnsi" w:cstheme="minorBidi"/>
          <w:bCs w:val="0"/>
          <w:sz w:val="22"/>
          <w:szCs w:val="22"/>
        </w:rPr>
      </w:pPr>
      <w:ins w:id="52" w:author="Author" w:date="2014-10-30T09:53:00Z">
        <w:r>
          <w:t>2.3.5 Install a guild-specific policy</w:t>
        </w:r>
        <w:r>
          <w:tab/>
        </w:r>
        <w:r>
          <w:fldChar w:fldCharType="begin"/>
        </w:r>
        <w:r>
          <w:instrText xml:space="preserve"> PAGEREF _Toc402426188 \h </w:instrText>
        </w:r>
      </w:ins>
      <w:r>
        <w:fldChar w:fldCharType="separate"/>
      </w:r>
      <w:ins w:id="53" w:author="Author" w:date="2014-10-30T09:53:00Z">
        <w:r>
          <w:t>13</w:t>
        </w:r>
        <w:r>
          <w:fldChar w:fldCharType="end"/>
        </w:r>
      </w:ins>
    </w:p>
    <w:p w14:paraId="2450796E" w14:textId="77777777" w:rsidR="005D0680" w:rsidRDefault="005D0680">
      <w:pPr>
        <w:pStyle w:val="TOC3"/>
        <w:rPr>
          <w:ins w:id="54" w:author="Author" w:date="2014-10-30T09:53:00Z"/>
          <w:rFonts w:asciiTheme="minorHAnsi" w:eastAsiaTheme="minorEastAsia" w:hAnsiTheme="minorHAnsi" w:cstheme="minorBidi"/>
          <w:bCs w:val="0"/>
          <w:sz w:val="22"/>
          <w:szCs w:val="22"/>
        </w:rPr>
      </w:pPr>
      <w:ins w:id="55" w:author="Author" w:date="2014-10-30T09:53:00Z">
        <w:r>
          <w:t>2.3.6 Add an application to a guild</w:t>
        </w:r>
        <w:r>
          <w:tab/>
        </w:r>
        <w:r>
          <w:fldChar w:fldCharType="begin"/>
        </w:r>
        <w:r>
          <w:instrText xml:space="preserve"> PAGEREF _Toc402426189 \h </w:instrText>
        </w:r>
      </w:ins>
      <w:r>
        <w:fldChar w:fldCharType="separate"/>
      </w:r>
      <w:ins w:id="56" w:author="Author" w:date="2014-10-30T09:53:00Z">
        <w:r>
          <w:t>14</w:t>
        </w:r>
        <w:r>
          <w:fldChar w:fldCharType="end"/>
        </w:r>
      </w:ins>
    </w:p>
    <w:p w14:paraId="3E4F2975" w14:textId="77777777" w:rsidR="005D0680" w:rsidRDefault="005D0680">
      <w:pPr>
        <w:pStyle w:val="TOC3"/>
        <w:rPr>
          <w:ins w:id="57" w:author="Author" w:date="2014-10-30T09:53:00Z"/>
          <w:rFonts w:asciiTheme="minorHAnsi" w:eastAsiaTheme="minorEastAsia" w:hAnsiTheme="minorHAnsi" w:cstheme="minorBidi"/>
          <w:bCs w:val="0"/>
          <w:sz w:val="22"/>
          <w:szCs w:val="22"/>
        </w:rPr>
      </w:pPr>
      <w:ins w:id="58" w:author="Author" w:date="2014-10-30T09:53:00Z">
        <w:r>
          <w:t>2.3.7 Add a user to a guild</w:t>
        </w:r>
        <w:r>
          <w:tab/>
        </w:r>
        <w:r>
          <w:fldChar w:fldCharType="begin"/>
        </w:r>
        <w:r>
          <w:instrText xml:space="preserve"> PAGEREF _Toc402426190 \h </w:instrText>
        </w:r>
      </w:ins>
      <w:r>
        <w:fldChar w:fldCharType="separate"/>
      </w:r>
      <w:ins w:id="59" w:author="Author" w:date="2014-10-30T09:53:00Z">
        <w:r>
          <w:t>15</w:t>
        </w:r>
        <w:r>
          <w:fldChar w:fldCharType="end"/>
        </w:r>
      </w:ins>
    </w:p>
    <w:p w14:paraId="7DF645B1" w14:textId="77777777" w:rsidR="005D0680" w:rsidRDefault="005D0680">
      <w:pPr>
        <w:pStyle w:val="TOC3"/>
        <w:rPr>
          <w:ins w:id="60" w:author="Author" w:date="2014-10-30T09:53:00Z"/>
          <w:rFonts w:asciiTheme="minorHAnsi" w:eastAsiaTheme="minorEastAsia" w:hAnsiTheme="minorHAnsi" w:cstheme="minorBidi"/>
          <w:bCs w:val="0"/>
          <w:sz w:val="22"/>
          <w:szCs w:val="22"/>
        </w:rPr>
      </w:pPr>
      <w:ins w:id="61" w:author="Author" w:date="2014-10-30T09:53:00Z">
        <w:r>
          <w:t>2.3.8 Delegating membership certificate</w:t>
        </w:r>
        <w:r>
          <w:tab/>
        </w:r>
        <w:r>
          <w:fldChar w:fldCharType="begin"/>
        </w:r>
        <w:r>
          <w:instrText xml:space="preserve"> PAGEREF _Toc402426191 \h </w:instrText>
        </w:r>
      </w:ins>
      <w:r>
        <w:fldChar w:fldCharType="separate"/>
      </w:r>
      <w:ins w:id="62" w:author="Author" w:date="2014-10-30T09:53:00Z">
        <w:r>
          <w:t>16</w:t>
        </w:r>
        <w:r>
          <w:fldChar w:fldCharType="end"/>
        </w:r>
      </w:ins>
    </w:p>
    <w:p w14:paraId="6BDC8F7C" w14:textId="77777777" w:rsidR="005D0680" w:rsidRDefault="005D0680">
      <w:pPr>
        <w:pStyle w:val="TOC3"/>
        <w:rPr>
          <w:ins w:id="63" w:author="Author" w:date="2014-10-30T09:53:00Z"/>
          <w:rFonts w:asciiTheme="minorHAnsi" w:eastAsiaTheme="minorEastAsia" w:hAnsiTheme="minorHAnsi" w:cstheme="minorBidi"/>
          <w:bCs w:val="0"/>
          <w:sz w:val="22"/>
          <w:szCs w:val="22"/>
        </w:rPr>
      </w:pPr>
      <w:ins w:id="64" w:author="Author" w:date="2014-10-30T09:53:00Z">
        <w:r>
          <w:t>2.3.9 Add a guild equivalence certificate to an application</w:t>
        </w:r>
        <w:r>
          <w:tab/>
        </w:r>
        <w:r>
          <w:fldChar w:fldCharType="begin"/>
        </w:r>
        <w:r>
          <w:instrText xml:space="preserve"> PAGEREF _Toc402426192 \h </w:instrText>
        </w:r>
      </w:ins>
      <w:r>
        <w:fldChar w:fldCharType="separate"/>
      </w:r>
      <w:ins w:id="65" w:author="Author" w:date="2014-10-30T09:53:00Z">
        <w:r>
          <w:t>17</w:t>
        </w:r>
        <w:r>
          <w:fldChar w:fldCharType="end"/>
        </w:r>
      </w:ins>
    </w:p>
    <w:p w14:paraId="07796F60" w14:textId="77777777" w:rsidR="005D0680" w:rsidRDefault="005D0680">
      <w:pPr>
        <w:pStyle w:val="TOC3"/>
        <w:rPr>
          <w:ins w:id="66" w:author="Author" w:date="2014-10-30T09:53:00Z"/>
          <w:rFonts w:asciiTheme="minorHAnsi" w:eastAsiaTheme="minorEastAsia" w:hAnsiTheme="minorHAnsi" w:cstheme="minorBidi"/>
          <w:bCs w:val="0"/>
          <w:sz w:val="22"/>
          <w:szCs w:val="22"/>
        </w:rPr>
      </w:pPr>
      <w:ins w:id="67" w:author="Author" w:date="2014-10-30T09:53:00Z">
        <w:r>
          <w:t>2.3.10 Certificate revocation</w:t>
        </w:r>
        <w:r>
          <w:tab/>
        </w:r>
        <w:r>
          <w:fldChar w:fldCharType="begin"/>
        </w:r>
        <w:r>
          <w:instrText xml:space="preserve"> PAGEREF _Toc402426193 \h </w:instrText>
        </w:r>
      </w:ins>
      <w:r>
        <w:fldChar w:fldCharType="separate"/>
      </w:r>
      <w:ins w:id="68" w:author="Author" w:date="2014-10-30T09:53:00Z">
        <w:r>
          <w:t>18</w:t>
        </w:r>
        <w:r>
          <w:fldChar w:fldCharType="end"/>
        </w:r>
      </w:ins>
    </w:p>
    <w:p w14:paraId="58B27BEF" w14:textId="77777777" w:rsidR="005D0680" w:rsidRDefault="005D0680">
      <w:pPr>
        <w:pStyle w:val="TOC3"/>
        <w:rPr>
          <w:ins w:id="69" w:author="Author" w:date="2014-10-30T09:53:00Z"/>
          <w:rFonts w:asciiTheme="minorHAnsi" w:eastAsiaTheme="minorEastAsia" w:hAnsiTheme="minorHAnsi" w:cstheme="minorBidi"/>
          <w:bCs w:val="0"/>
          <w:sz w:val="22"/>
          <w:szCs w:val="22"/>
        </w:rPr>
      </w:pPr>
      <w:ins w:id="70" w:author="Author" w:date="2014-10-30T09:53:00Z">
        <w:r>
          <w:t>2.3.11 Distribution of policy updates and membership certificates</w:t>
        </w:r>
        <w:r>
          <w:tab/>
        </w:r>
        <w:r>
          <w:fldChar w:fldCharType="begin"/>
        </w:r>
        <w:r>
          <w:instrText xml:space="preserve"> PAGEREF _Toc402426194 \h </w:instrText>
        </w:r>
      </w:ins>
      <w:r>
        <w:fldChar w:fldCharType="separate"/>
      </w:r>
      <w:ins w:id="71" w:author="Author" w:date="2014-10-30T09:53:00Z">
        <w:r>
          <w:t>19</w:t>
        </w:r>
        <w:r>
          <w:fldChar w:fldCharType="end"/>
        </w:r>
      </w:ins>
    </w:p>
    <w:p w14:paraId="5249534B" w14:textId="77777777" w:rsidR="005D0680" w:rsidRDefault="005D0680">
      <w:pPr>
        <w:pStyle w:val="TOC3"/>
        <w:rPr>
          <w:ins w:id="72" w:author="Author" w:date="2014-10-30T09:53:00Z"/>
          <w:rFonts w:asciiTheme="minorHAnsi" w:eastAsiaTheme="minorEastAsia" w:hAnsiTheme="minorHAnsi" w:cstheme="minorBidi"/>
          <w:bCs w:val="0"/>
          <w:sz w:val="22"/>
          <w:szCs w:val="22"/>
        </w:rPr>
      </w:pPr>
      <w:ins w:id="73" w:author="Author" w:date="2014-10-30T09:53:00Z">
        <w:r>
          <w:t>2.3.12 Application Manifest</w:t>
        </w:r>
        <w:r>
          <w:tab/>
        </w:r>
        <w:r>
          <w:fldChar w:fldCharType="begin"/>
        </w:r>
        <w:r>
          <w:instrText xml:space="preserve"> PAGEREF _Toc402426195 \h </w:instrText>
        </w:r>
      </w:ins>
      <w:r>
        <w:fldChar w:fldCharType="separate"/>
      </w:r>
      <w:ins w:id="74" w:author="Author" w:date="2014-10-30T09:53:00Z">
        <w:r>
          <w:t>20</w:t>
        </w:r>
        <w:r>
          <w:fldChar w:fldCharType="end"/>
        </w:r>
      </w:ins>
    </w:p>
    <w:p w14:paraId="620D4B6C" w14:textId="77777777" w:rsidR="005D0680" w:rsidRDefault="005D0680">
      <w:pPr>
        <w:pStyle w:val="TOC2"/>
        <w:rPr>
          <w:ins w:id="75" w:author="Author" w:date="2014-10-30T09:53:00Z"/>
          <w:rFonts w:asciiTheme="minorHAnsi" w:eastAsiaTheme="minorEastAsia" w:hAnsiTheme="minorHAnsi" w:cstheme="minorBidi"/>
          <w:sz w:val="22"/>
        </w:rPr>
      </w:pPr>
      <w:ins w:id="76" w:author="Author" w:date="2014-10-30T09:53:00Z">
        <w:r>
          <w:t>2.4 Access validation</w:t>
        </w:r>
        <w:r>
          <w:tab/>
        </w:r>
        <w:r>
          <w:fldChar w:fldCharType="begin"/>
        </w:r>
        <w:r>
          <w:instrText xml:space="preserve"> PAGEREF _Toc402426196 \h </w:instrText>
        </w:r>
      </w:ins>
      <w:r>
        <w:fldChar w:fldCharType="separate"/>
      </w:r>
      <w:ins w:id="77" w:author="Author" w:date="2014-10-30T09:53:00Z">
        <w:r>
          <w:t>22</w:t>
        </w:r>
        <w:r>
          <w:fldChar w:fldCharType="end"/>
        </w:r>
      </w:ins>
    </w:p>
    <w:p w14:paraId="33134CA5" w14:textId="77777777" w:rsidR="005D0680" w:rsidRDefault="005D0680">
      <w:pPr>
        <w:pStyle w:val="TOC3"/>
        <w:rPr>
          <w:ins w:id="78" w:author="Author" w:date="2014-10-30T09:53:00Z"/>
          <w:rFonts w:asciiTheme="minorHAnsi" w:eastAsiaTheme="minorEastAsia" w:hAnsiTheme="minorHAnsi" w:cstheme="minorBidi"/>
          <w:bCs w:val="0"/>
          <w:sz w:val="22"/>
          <w:szCs w:val="22"/>
        </w:rPr>
      </w:pPr>
      <w:ins w:id="79" w:author="Author" w:date="2014-10-30T09:53:00Z">
        <w:r>
          <w:t>2.4.1 Validation flow</w:t>
        </w:r>
        <w:r>
          <w:tab/>
        </w:r>
        <w:r>
          <w:fldChar w:fldCharType="begin"/>
        </w:r>
        <w:r>
          <w:instrText xml:space="preserve"> PAGEREF _Toc402426197 \h </w:instrText>
        </w:r>
      </w:ins>
      <w:r>
        <w:fldChar w:fldCharType="separate"/>
      </w:r>
      <w:ins w:id="80" w:author="Author" w:date="2014-10-30T09:53:00Z">
        <w:r>
          <w:t>22</w:t>
        </w:r>
        <w:r>
          <w:fldChar w:fldCharType="end"/>
        </w:r>
      </w:ins>
    </w:p>
    <w:p w14:paraId="06702AB0" w14:textId="77777777" w:rsidR="005D0680" w:rsidRDefault="005D0680">
      <w:pPr>
        <w:pStyle w:val="TOC3"/>
        <w:rPr>
          <w:ins w:id="81" w:author="Author" w:date="2014-10-30T09:53:00Z"/>
          <w:rFonts w:asciiTheme="minorHAnsi" w:eastAsiaTheme="minorEastAsia" w:hAnsiTheme="minorHAnsi" w:cstheme="minorBidi"/>
          <w:bCs w:val="0"/>
          <w:sz w:val="22"/>
          <w:szCs w:val="22"/>
        </w:rPr>
      </w:pPr>
      <w:ins w:id="82" w:author="Author" w:date="2014-10-30T09:53:00Z">
        <w:r>
          <w:t>2.4.2 Validating a consumer policy</w:t>
        </w:r>
        <w:r>
          <w:tab/>
        </w:r>
        <w:r>
          <w:fldChar w:fldCharType="begin"/>
        </w:r>
        <w:r>
          <w:instrText xml:space="preserve"> PAGEREF _Toc402426198 \h </w:instrText>
        </w:r>
      </w:ins>
      <w:r>
        <w:fldChar w:fldCharType="separate"/>
      </w:r>
      <w:ins w:id="83" w:author="Author" w:date="2014-10-30T09:53:00Z">
        <w:r>
          <w:t>23</w:t>
        </w:r>
        <w:r>
          <w:fldChar w:fldCharType="end"/>
        </w:r>
      </w:ins>
    </w:p>
    <w:p w14:paraId="18226620" w14:textId="77777777" w:rsidR="005D0680" w:rsidRDefault="005D0680">
      <w:pPr>
        <w:pStyle w:val="TOC3"/>
        <w:rPr>
          <w:ins w:id="84" w:author="Author" w:date="2014-10-30T09:53:00Z"/>
          <w:rFonts w:asciiTheme="minorHAnsi" w:eastAsiaTheme="minorEastAsia" w:hAnsiTheme="minorHAnsi" w:cstheme="minorBidi"/>
          <w:bCs w:val="0"/>
          <w:sz w:val="22"/>
          <w:szCs w:val="22"/>
        </w:rPr>
      </w:pPr>
      <w:ins w:id="85" w:author="Author" w:date="2014-10-30T09:53:00Z">
        <w:r>
          <w:t>2.4.3 Exchanging a trust profile during session establishment</w:t>
        </w:r>
        <w:r>
          <w:tab/>
        </w:r>
        <w:r>
          <w:fldChar w:fldCharType="begin"/>
        </w:r>
        <w:r>
          <w:instrText xml:space="preserve"> PAGEREF _Toc402426199 \h </w:instrText>
        </w:r>
      </w:ins>
      <w:r>
        <w:fldChar w:fldCharType="separate"/>
      </w:r>
      <w:ins w:id="86" w:author="Author" w:date="2014-10-30T09:53:00Z">
        <w:r>
          <w:t>24</w:t>
        </w:r>
        <w:r>
          <w:fldChar w:fldCharType="end"/>
        </w:r>
      </w:ins>
    </w:p>
    <w:p w14:paraId="7AB49856" w14:textId="77777777" w:rsidR="005D0680" w:rsidRDefault="005D0680">
      <w:pPr>
        <w:pStyle w:val="TOC3"/>
        <w:rPr>
          <w:ins w:id="87" w:author="Author" w:date="2014-10-30T09:53:00Z"/>
          <w:rFonts w:asciiTheme="minorHAnsi" w:eastAsiaTheme="minorEastAsia" w:hAnsiTheme="minorHAnsi" w:cstheme="minorBidi"/>
          <w:bCs w:val="0"/>
          <w:sz w:val="22"/>
          <w:szCs w:val="22"/>
        </w:rPr>
      </w:pPr>
      <w:ins w:id="88" w:author="Author" w:date="2014-10-30T09:53:00Z">
        <w:r>
          <w:t>2.4.4 Anonymous session</w:t>
        </w:r>
        <w:r>
          <w:tab/>
        </w:r>
        <w:r>
          <w:fldChar w:fldCharType="begin"/>
        </w:r>
        <w:r>
          <w:instrText xml:space="preserve"> PAGEREF _Toc402426200 \h </w:instrText>
        </w:r>
      </w:ins>
      <w:r>
        <w:fldChar w:fldCharType="separate"/>
      </w:r>
      <w:ins w:id="89" w:author="Author" w:date="2014-10-30T09:53:00Z">
        <w:r>
          <w:t>26</w:t>
        </w:r>
        <w:r>
          <w:fldChar w:fldCharType="end"/>
        </w:r>
      </w:ins>
    </w:p>
    <w:p w14:paraId="7D451CB7" w14:textId="77777777" w:rsidR="005D0680" w:rsidRDefault="005D0680">
      <w:pPr>
        <w:pStyle w:val="TOC3"/>
        <w:rPr>
          <w:ins w:id="90" w:author="Author" w:date="2014-10-30T09:53:00Z"/>
          <w:rFonts w:asciiTheme="minorHAnsi" w:eastAsiaTheme="minorEastAsia" w:hAnsiTheme="minorHAnsi" w:cstheme="minorBidi"/>
          <w:bCs w:val="0"/>
          <w:sz w:val="22"/>
          <w:szCs w:val="22"/>
        </w:rPr>
      </w:pPr>
      <w:ins w:id="91" w:author="Author" w:date="2014-10-30T09:53:00Z">
        <w:r>
          <w:t>2.4.5 Validating an admin user</w:t>
        </w:r>
        <w:r>
          <w:tab/>
        </w:r>
        <w:r>
          <w:fldChar w:fldCharType="begin"/>
        </w:r>
        <w:r>
          <w:instrText xml:space="preserve"> PAGEREF _Toc402426201 \h </w:instrText>
        </w:r>
      </w:ins>
      <w:r>
        <w:fldChar w:fldCharType="separate"/>
      </w:r>
      <w:ins w:id="92" w:author="Author" w:date="2014-10-30T09:53:00Z">
        <w:r>
          <w:t>27</w:t>
        </w:r>
        <w:r>
          <w:fldChar w:fldCharType="end"/>
        </w:r>
      </w:ins>
    </w:p>
    <w:p w14:paraId="5F6B93E3" w14:textId="77777777" w:rsidR="005D0680" w:rsidRDefault="005D0680">
      <w:pPr>
        <w:pStyle w:val="TOC3"/>
        <w:rPr>
          <w:ins w:id="93" w:author="Author" w:date="2014-10-30T09:53:00Z"/>
          <w:rFonts w:asciiTheme="minorHAnsi" w:eastAsiaTheme="minorEastAsia" w:hAnsiTheme="minorHAnsi" w:cstheme="minorBidi"/>
          <w:bCs w:val="0"/>
          <w:sz w:val="22"/>
          <w:szCs w:val="22"/>
        </w:rPr>
      </w:pPr>
      <w:ins w:id="94" w:author="Author" w:date="2014-10-30T09:53:00Z">
        <w:r>
          <w:t>2.4.6 Emitting a session-based signal</w:t>
        </w:r>
        <w:r>
          <w:tab/>
        </w:r>
        <w:r>
          <w:fldChar w:fldCharType="begin"/>
        </w:r>
        <w:r>
          <w:instrText xml:space="preserve"> PAGEREF _Toc402426202 \h </w:instrText>
        </w:r>
      </w:ins>
      <w:r>
        <w:fldChar w:fldCharType="separate"/>
      </w:r>
      <w:ins w:id="95" w:author="Author" w:date="2014-10-30T09:53:00Z">
        <w:r>
          <w:t>27</w:t>
        </w:r>
        <w:r>
          <w:fldChar w:fldCharType="end"/>
        </w:r>
      </w:ins>
    </w:p>
    <w:p w14:paraId="3D154B99" w14:textId="77777777" w:rsidR="005D0680" w:rsidRDefault="005D0680">
      <w:pPr>
        <w:pStyle w:val="TOC2"/>
        <w:rPr>
          <w:ins w:id="96" w:author="Author" w:date="2014-10-30T09:53:00Z"/>
          <w:rFonts w:asciiTheme="minorHAnsi" w:eastAsiaTheme="minorEastAsia" w:hAnsiTheme="minorHAnsi" w:cstheme="minorBidi"/>
          <w:sz w:val="22"/>
        </w:rPr>
      </w:pPr>
      <w:ins w:id="97" w:author="Author" w:date="2014-10-30T09:53:00Z">
        <w:r>
          <w:t>2.5 Authorization data format</w:t>
        </w:r>
        <w:r>
          <w:tab/>
        </w:r>
        <w:r>
          <w:fldChar w:fldCharType="begin"/>
        </w:r>
        <w:r>
          <w:instrText xml:space="preserve"> PAGEREF _Toc402426203 \h </w:instrText>
        </w:r>
      </w:ins>
      <w:r>
        <w:fldChar w:fldCharType="separate"/>
      </w:r>
      <w:ins w:id="98" w:author="Author" w:date="2014-10-30T09:53:00Z">
        <w:r>
          <w:t>28</w:t>
        </w:r>
        <w:r>
          <w:fldChar w:fldCharType="end"/>
        </w:r>
      </w:ins>
    </w:p>
    <w:p w14:paraId="75020824" w14:textId="77777777" w:rsidR="005D0680" w:rsidRDefault="005D0680">
      <w:pPr>
        <w:pStyle w:val="TOC3"/>
        <w:rPr>
          <w:ins w:id="99" w:author="Author" w:date="2014-10-30T09:53:00Z"/>
          <w:rFonts w:asciiTheme="minorHAnsi" w:eastAsiaTheme="minorEastAsia" w:hAnsiTheme="minorHAnsi" w:cstheme="minorBidi"/>
          <w:bCs w:val="0"/>
          <w:sz w:val="22"/>
          <w:szCs w:val="22"/>
        </w:rPr>
      </w:pPr>
      <w:ins w:id="100" w:author="Author" w:date="2014-10-30T09:53:00Z">
        <w:r>
          <w:t>2.5.1 The format is binary and exchanged between peers using AllJoyn marshalling</w:t>
        </w:r>
        <w:r>
          <w:tab/>
        </w:r>
        <w:r>
          <w:fldChar w:fldCharType="begin"/>
        </w:r>
        <w:r>
          <w:instrText xml:space="preserve"> PAGEREF _Toc402426204 \h </w:instrText>
        </w:r>
      </w:ins>
      <w:r>
        <w:fldChar w:fldCharType="separate"/>
      </w:r>
      <w:ins w:id="101" w:author="Author" w:date="2014-10-30T09:53:00Z">
        <w:r>
          <w:t>28</w:t>
        </w:r>
        <w:r>
          <w:fldChar w:fldCharType="end"/>
        </w:r>
      </w:ins>
    </w:p>
    <w:p w14:paraId="69FF4BEE" w14:textId="77777777" w:rsidR="005D0680" w:rsidRDefault="005D0680">
      <w:pPr>
        <w:pStyle w:val="TOC3"/>
        <w:rPr>
          <w:ins w:id="102" w:author="Author" w:date="2014-10-30T09:53:00Z"/>
          <w:rFonts w:asciiTheme="minorHAnsi" w:eastAsiaTheme="minorEastAsia" w:hAnsiTheme="minorHAnsi" w:cstheme="minorBidi"/>
          <w:bCs w:val="0"/>
          <w:sz w:val="22"/>
          <w:szCs w:val="22"/>
        </w:rPr>
      </w:pPr>
      <w:ins w:id="103" w:author="Author" w:date="2014-10-30T09:53:00Z">
        <w:r>
          <w:t>2.5.2 Format Structure</w:t>
        </w:r>
        <w:r>
          <w:tab/>
        </w:r>
        <w:r>
          <w:fldChar w:fldCharType="begin"/>
        </w:r>
        <w:r>
          <w:instrText xml:space="preserve"> PAGEREF _Toc402426207 \h </w:instrText>
        </w:r>
      </w:ins>
      <w:r>
        <w:fldChar w:fldCharType="separate"/>
      </w:r>
      <w:ins w:id="104" w:author="Author" w:date="2014-10-30T09:53:00Z">
        <w:r>
          <w:t>29</w:t>
        </w:r>
        <w:r>
          <w:fldChar w:fldCharType="end"/>
        </w:r>
      </w:ins>
    </w:p>
    <w:p w14:paraId="0210D73C" w14:textId="77777777" w:rsidR="005D0680" w:rsidRDefault="005D0680">
      <w:pPr>
        <w:pStyle w:val="TOC3"/>
        <w:rPr>
          <w:ins w:id="105" w:author="Author" w:date="2014-10-30T09:53:00Z"/>
          <w:rFonts w:asciiTheme="minorHAnsi" w:eastAsiaTheme="minorEastAsia" w:hAnsiTheme="minorHAnsi" w:cstheme="minorBidi"/>
          <w:bCs w:val="0"/>
          <w:sz w:val="22"/>
          <w:szCs w:val="22"/>
        </w:rPr>
      </w:pPr>
      <w:ins w:id="106" w:author="Author" w:date="2014-10-30T09:53:00Z">
        <w:r>
          <w:t>2.5.3 Policy Templates</w:t>
        </w:r>
        <w:r>
          <w:tab/>
        </w:r>
        <w:r>
          <w:fldChar w:fldCharType="begin"/>
        </w:r>
        <w:r>
          <w:instrText xml:space="preserve"> PAGEREF _Toc402426208 \h </w:instrText>
        </w:r>
      </w:ins>
      <w:r>
        <w:fldChar w:fldCharType="separate"/>
      </w:r>
      <w:ins w:id="107" w:author="Author" w:date="2014-10-30T09:53:00Z">
        <w:r>
          <w:t>33</w:t>
        </w:r>
        <w:r>
          <w:fldChar w:fldCharType="end"/>
        </w:r>
      </w:ins>
    </w:p>
    <w:p w14:paraId="5B1DD03E" w14:textId="77777777" w:rsidR="005D0680" w:rsidRDefault="005D0680">
      <w:pPr>
        <w:pStyle w:val="TOC2"/>
        <w:rPr>
          <w:ins w:id="108" w:author="Author" w:date="2014-10-30T09:53:00Z"/>
          <w:rFonts w:asciiTheme="minorHAnsi" w:eastAsiaTheme="minorEastAsia" w:hAnsiTheme="minorHAnsi" w:cstheme="minorBidi"/>
          <w:sz w:val="22"/>
        </w:rPr>
      </w:pPr>
      <w:ins w:id="109" w:author="Author" w:date="2014-10-30T09:53:00Z">
        <w:r>
          <w:t>2.6 Certificates (Work-in-progress)</w:t>
        </w:r>
        <w:r>
          <w:tab/>
        </w:r>
        <w:r>
          <w:fldChar w:fldCharType="begin"/>
        </w:r>
        <w:r>
          <w:instrText xml:space="preserve"> PAGEREF _Toc402426273 \h </w:instrText>
        </w:r>
      </w:ins>
      <w:r>
        <w:fldChar w:fldCharType="separate"/>
      </w:r>
      <w:ins w:id="110" w:author="Author" w:date="2014-10-30T09:53:00Z">
        <w:r>
          <w:t>33</w:t>
        </w:r>
        <w:r>
          <w:fldChar w:fldCharType="end"/>
        </w:r>
      </w:ins>
    </w:p>
    <w:p w14:paraId="21CAC440" w14:textId="77777777" w:rsidR="005D0680" w:rsidRDefault="005D0680">
      <w:pPr>
        <w:pStyle w:val="TOC3"/>
        <w:rPr>
          <w:ins w:id="111" w:author="Author" w:date="2014-10-30T09:53:00Z"/>
          <w:rFonts w:asciiTheme="minorHAnsi" w:eastAsiaTheme="minorEastAsia" w:hAnsiTheme="minorHAnsi" w:cstheme="minorBidi"/>
          <w:bCs w:val="0"/>
          <w:sz w:val="22"/>
          <w:szCs w:val="22"/>
        </w:rPr>
      </w:pPr>
      <w:ins w:id="112" w:author="Author" w:date="2014-10-30T09:53:00Z">
        <w:r>
          <w:t>2.6.1 Policy certificate</w:t>
        </w:r>
        <w:r>
          <w:tab/>
        </w:r>
        <w:r>
          <w:fldChar w:fldCharType="begin"/>
        </w:r>
        <w:r>
          <w:instrText xml:space="preserve"> PAGEREF _Toc402426274 \h </w:instrText>
        </w:r>
      </w:ins>
      <w:r>
        <w:fldChar w:fldCharType="separate"/>
      </w:r>
      <w:ins w:id="113" w:author="Author" w:date="2014-10-30T09:53:00Z">
        <w:r>
          <w:t>33</w:t>
        </w:r>
        <w:r>
          <w:fldChar w:fldCharType="end"/>
        </w:r>
      </w:ins>
    </w:p>
    <w:p w14:paraId="7AD7A10A" w14:textId="77777777" w:rsidR="005D0680" w:rsidRDefault="005D0680">
      <w:pPr>
        <w:pStyle w:val="TOC3"/>
        <w:rPr>
          <w:ins w:id="114" w:author="Author" w:date="2014-10-30T09:53:00Z"/>
          <w:rFonts w:asciiTheme="minorHAnsi" w:eastAsiaTheme="minorEastAsia" w:hAnsiTheme="minorHAnsi" w:cstheme="minorBidi"/>
          <w:bCs w:val="0"/>
          <w:sz w:val="22"/>
          <w:szCs w:val="22"/>
        </w:rPr>
      </w:pPr>
      <w:ins w:id="115" w:author="Author" w:date="2014-10-30T09:53:00Z">
        <w:r>
          <w:t>2.6.2 Membership certificate</w:t>
        </w:r>
        <w:r>
          <w:tab/>
        </w:r>
        <w:r>
          <w:fldChar w:fldCharType="begin"/>
        </w:r>
        <w:r>
          <w:instrText xml:space="preserve"> PAGEREF _Toc402426275 \h </w:instrText>
        </w:r>
      </w:ins>
      <w:r>
        <w:fldChar w:fldCharType="separate"/>
      </w:r>
      <w:ins w:id="116" w:author="Author" w:date="2014-10-30T09:53:00Z">
        <w:r>
          <w:t>34</w:t>
        </w:r>
        <w:r>
          <w:fldChar w:fldCharType="end"/>
        </w:r>
      </w:ins>
    </w:p>
    <w:p w14:paraId="3D49FC03" w14:textId="77777777" w:rsidR="005D0680" w:rsidRDefault="005D0680">
      <w:pPr>
        <w:pStyle w:val="TOC3"/>
        <w:rPr>
          <w:ins w:id="117" w:author="Author" w:date="2014-10-30T09:53:00Z"/>
          <w:rFonts w:asciiTheme="minorHAnsi" w:eastAsiaTheme="minorEastAsia" w:hAnsiTheme="minorHAnsi" w:cstheme="minorBidi"/>
          <w:bCs w:val="0"/>
          <w:sz w:val="22"/>
          <w:szCs w:val="22"/>
        </w:rPr>
      </w:pPr>
      <w:ins w:id="118" w:author="Author" w:date="2014-10-30T09:53:00Z">
        <w:r>
          <w:t>2.6.3 User equivalence certificate</w:t>
        </w:r>
        <w:r>
          <w:tab/>
        </w:r>
        <w:r>
          <w:fldChar w:fldCharType="begin"/>
        </w:r>
        <w:r>
          <w:instrText xml:space="preserve"> PAGEREF _Toc402426276 \h </w:instrText>
        </w:r>
      </w:ins>
      <w:r>
        <w:fldChar w:fldCharType="separate"/>
      </w:r>
      <w:ins w:id="119" w:author="Author" w:date="2014-10-30T09:53:00Z">
        <w:r>
          <w:t>34</w:t>
        </w:r>
        <w:r>
          <w:fldChar w:fldCharType="end"/>
        </w:r>
      </w:ins>
    </w:p>
    <w:p w14:paraId="5A55D0D6" w14:textId="77777777" w:rsidR="005D0680" w:rsidRDefault="005D0680">
      <w:pPr>
        <w:pStyle w:val="TOC3"/>
        <w:rPr>
          <w:ins w:id="120" w:author="Author" w:date="2014-10-30T09:53:00Z"/>
          <w:rFonts w:asciiTheme="minorHAnsi" w:eastAsiaTheme="minorEastAsia" w:hAnsiTheme="minorHAnsi" w:cstheme="minorBidi"/>
          <w:bCs w:val="0"/>
          <w:sz w:val="22"/>
          <w:szCs w:val="22"/>
        </w:rPr>
      </w:pPr>
      <w:ins w:id="121" w:author="Author" w:date="2014-10-30T09:53:00Z">
        <w:r>
          <w:t>2.6.4 Identity certificate</w:t>
        </w:r>
        <w:r>
          <w:tab/>
        </w:r>
        <w:r>
          <w:fldChar w:fldCharType="begin"/>
        </w:r>
        <w:r>
          <w:instrText xml:space="preserve"> PAGEREF _Toc402426277 \h </w:instrText>
        </w:r>
      </w:ins>
      <w:r>
        <w:fldChar w:fldCharType="separate"/>
      </w:r>
      <w:ins w:id="122" w:author="Author" w:date="2014-10-30T09:53:00Z">
        <w:r>
          <w:t>35</w:t>
        </w:r>
        <w:r>
          <w:fldChar w:fldCharType="end"/>
        </w:r>
      </w:ins>
    </w:p>
    <w:p w14:paraId="2939821A" w14:textId="77777777" w:rsidR="005D0680" w:rsidRDefault="005D0680">
      <w:pPr>
        <w:pStyle w:val="TOC3"/>
        <w:rPr>
          <w:ins w:id="123" w:author="Author" w:date="2014-10-30T09:53:00Z"/>
          <w:rFonts w:asciiTheme="minorHAnsi" w:eastAsiaTheme="minorEastAsia" w:hAnsiTheme="minorHAnsi" w:cstheme="minorBidi"/>
          <w:bCs w:val="0"/>
          <w:sz w:val="22"/>
          <w:szCs w:val="22"/>
        </w:rPr>
      </w:pPr>
      <w:ins w:id="124" w:author="Author" w:date="2014-10-30T09:53:00Z">
        <w:r>
          <w:lastRenderedPageBreak/>
          <w:t>2.6.5 Guild equivalence certificate</w:t>
        </w:r>
        <w:r>
          <w:tab/>
        </w:r>
        <w:r>
          <w:fldChar w:fldCharType="begin"/>
        </w:r>
        <w:r>
          <w:instrText xml:space="preserve"> PAGEREF _Toc402426278 \h </w:instrText>
        </w:r>
      </w:ins>
      <w:r>
        <w:fldChar w:fldCharType="separate"/>
      </w:r>
      <w:ins w:id="125" w:author="Author" w:date="2014-10-30T09:53:00Z">
        <w:r>
          <w:t>35</w:t>
        </w:r>
        <w:r>
          <w:fldChar w:fldCharType="end"/>
        </w:r>
      </w:ins>
    </w:p>
    <w:p w14:paraId="1E40E98D" w14:textId="77777777" w:rsidR="005D0680" w:rsidRDefault="005D0680">
      <w:pPr>
        <w:pStyle w:val="TOC2"/>
        <w:rPr>
          <w:ins w:id="126" w:author="Author" w:date="2014-10-30T09:53:00Z"/>
          <w:rFonts w:asciiTheme="minorHAnsi" w:eastAsiaTheme="minorEastAsia" w:hAnsiTheme="minorHAnsi" w:cstheme="minorBidi"/>
          <w:sz w:val="22"/>
        </w:rPr>
      </w:pPr>
      <w:ins w:id="127" w:author="Author" w:date="2014-10-30T09:53:00Z">
        <w:r>
          <w:t>2.7 Sample use cases</w:t>
        </w:r>
        <w:r>
          <w:tab/>
        </w:r>
        <w:r>
          <w:fldChar w:fldCharType="begin"/>
        </w:r>
        <w:r>
          <w:instrText xml:space="preserve"> PAGEREF _Toc402426279 \h </w:instrText>
        </w:r>
      </w:ins>
      <w:r>
        <w:fldChar w:fldCharType="separate"/>
      </w:r>
      <w:ins w:id="128" w:author="Author" w:date="2014-10-30T09:53:00Z">
        <w:r>
          <w:t>36</w:t>
        </w:r>
        <w:r>
          <w:fldChar w:fldCharType="end"/>
        </w:r>
      </w:ins>
    </w:p>
    <w:p w14:paraId="3B4C925A" w14:textId="77777777" w:rsidR="005D0680" w:rsidRDefault="005D0680">
      <w:pPr>
        <w:pStyle w:val="TOC3"/>
        <w:rPr>
          <w:ins w:id="129" w:author="Author" w:date="2014-10-30T09:53:00Z"/>
          <w:rFonts w:asciiTheme="minorHAnsi" w:eastAsiaTheme="minorEastAsia" w:hAnsiTheme="minorHAnsi" w:cstheme="minorBidi"/>
          <w:bCs w:val="0"/>
          <w:sz w:val="22"/>
          <w:szCs w:val="22"/>
        </w:rPr>
      </w:pPr>
      <w:ins w:id="130" w:author="Author" w:date="2014-10-30T09:53:00Z">
        <w:r>
          <w:t>2.7.1 Users and devices</w:t>
        </w:r>
        <w:r>
          <w:tab/>
        </w:r>
        <w:r>
          <w:fldChar w:fldCharType="begin"/>
        </w:r>
        <w:r>
          <w:instrText xml:space="preserve"> PAGEREF _Toc402426280 \h </w:instrText>
        </w:r>
      </w:ins>
      <w:r>
        <w:fldChar w:fldCharType="separate"/>
      </w:r>
      <w:ins w:id="131" w:author="Author" w:date="2014-10-30T09:53:00Z">
        <w:r>
          <w:t>36</w:t>
        </w:r>
        <w:r>
          <w:fldChar w:fldCharType="end"/>
        </w:r>
      </w:ins>
    </w:p>
    <w:p w14:paraId="03974F28" w14:textId="77777777" w:rsidR="005D0680" w:rsidRDefault="005D0680">
      <w:pPr>
        <w:pStyle w:val="TOC3"/>
        <w:rPr>
          <w:ins w:id="132" w:author="Author" w:date="2014-10-30T09:53:00Z"/>
          <w:rFonts w:asciiTheme="minorHAnsi" w:eastAsiaTheme="minorEastAsia" w:hAnsiTheme="minorHAnsi" w:cstheme="minorBidi"/>
          <w:bCs w:val="0"/>
          <w:sz w:val="22"/>
          <w:szCs w:val="22"/>
        </w:rPr>
      </w:pPr>
      <w:ins w:id="133" w:author="Author" w:date="2014-10-30T09:53:00Z">
        <w:r>
          <w:t>2.7.2 Users set up by Dad</w:t>
        </w:r>
        <w:r>
          <w:tab/>
        </w:r>
        <w:r>
          <w:fldChar w:fldCharType="begin"/>
        </w:r>
        <w:r>
          <w:instrText xml:space="preserve"> PAGEREF _Toc402426281 \h </w:instrText>
        </w:r>
      </w:ins>
      <w:r>
        <w:fldChar w:fldCharType="separate"/>
      </w:r>
      <w:ins w:id="134" w:author="Author" w:date="2014-10-30T09:53:00Z">
        <w:r>
          <w:t>37</w:t>
        </w:r>
        <w:r>
          <w:fldChar w:fldCharType="end"/>
        </w:r>
      </w:ins>
    </w:p>
    <w:p w14:paraId="5EC45772" w14:textId="77777777" w:rsidR="005D0680" w:rsidRDefault="005D0680">
      <w:pPr>
        <w:pStyle w:val="TOC3"/>
        <w:rPr>
          <w:ins w:id="135" w:author="Author" w:date="2014-10-30T09:53:00Z"/>
          <w:rFonts w:asciiTheme="minorHAnsi" w:eastAsiaTheme="minorEastAsia" w:hAnsiTheme="minorHAnsi" w:cstheme="minorBidi"/>
          <w:bCs w:val="0"/>
          <w:sz w:val="22"/>
          <w:szCs w:val="22"/>
        </w:rPr>
      </w:pPr>
      <w:ins w:id="136" w:author="Author" w:date="2014-10-30T09:53:00Z">
        <w:r>
          <w:t>2.7.3 Living room set up by Dad</w:t>
        </w:r>
        <w:r>
          <w:tab/>
        </w:r>
        <w:r>
          <w:fldChar w:fldCharType="begin"/>
        </w:r>
        <w:r>
          <w:instrText xml:space="preserve"> PAGEREF _Toc402426282 \h </w:instrText>
        </w:r>
      </w:ins>
      <w:r>
        <w:fldChar w:fldCharType="separate"/>
      </w:r>
      <w:ins w:id="137" w:author="Author" w:date="2014-10-30T09:53:00Z">
        <w:r>
          <w:t>38</w:t>
        </w:r>
        <w:r>
          <w:fldChar w:fldCharType="end"/>
        </w:r>
      </w:ins>
    </w:p>
    <w:p w14:paraId="2D5B86CF" w14:textId="77777777" w:rsidR="005D0680" w:rsidRDefault="005D0680">
      <w:pPr>
        <w:pStyle w:val="TOC3"/>
        <w:rPr>
          <w:ins w:id="138" w:author="Author" w:date="2014-10-30T09:53:00Z"/>
          <w:rFonts w:asciiTheme="minorHAnsi" w:eastAsiaTheme="minorEastAsia" w:hAnsiTheme="minorHAnsi" w:cstheme="minorBidi"/>
          <w:bCs w:val="0"/>
          <w:sz w:val="22"/>
          <w:szCs w:val="22"/>
        </w:rPr>
      </w:pPr>
      <w:ins w:id="139" w:author="Author" w:date="2014-10-30T09:53:00Z">
        <w:r>
          <w:t>2.7.4 Son's bedroom set up by son</w:t>
        </w:r>
        <w:r>
          <w:tab/>
        </w:r>
        <w:r>
          <w:fldChar w:fldCharType="begin"/>
        </w:r>
        <w:r>
          <w:instrText xml:space="preserve"> PAGEREF _Toc402426283 \h </w:instrText>
        </w:r>
      </w:ins>
      <w:r>
        <w:fldChar w:fldCharType="separate"/>
      </w:r>
      <w:ins w:id="140" w:author="Author" w:date="2014-10-30T09:53:00Z">
        <w:r>
          <w:t>39</w:t>
        </w:r>
        <w:r>
          <w:fldChar w:fldCharType="end"/>
        </w:r>
      </w:ins>
    </w:p>
    <w:p w14:paraId="2B4F773C" w14:textId="77777777" w:rsidR="005D0680" w:rsidRDefault="005D0680">
      <w:pPr>
        <w:pStyle w:val="TOC3"/>
        <w:rPr>
          <w:ins w:id="141" w:author="Author" w:date="2014-10-30T09:53:00Z"/>
          <w:rFonts w:asciiTheme="minorHAnsi" w:eastAsiaTheme="minorEastAsia" w:hAnsiTheme="minorHAnsi" w:cstheme="minorBidi"/>
          <w:bCs w:val="0"/>
          <w:sz w:val="22"/>
          <w:szCs w:val="22"/>
        </w:rPr>
      </w:pPr>
      <w:ins w:id="142" w:author="Author" w:date="2014-10-30T09:53:00Z">
        <w:r>
          <w:t>2.7.5 Master bedroom set up by Dad</w:t>
        </w:r>
        <w:r>
          <w:tab/>
        </w:r>
        <w:r>
          <w:fldChar w:fldCharType="begin"/>
        </w:r>
        <w:r>
          <w:instrText xml:space="preserve"> PAGEREF _Toc402426284 \h </w:instrText>
        </w:r>
      </w:ins>
      <w:r>
        <w:fldChar w:fldCharType="separate"/>
      </w:r>
      <w:ins w:id="143" w:author="Author" w:date="2014-10-30T09:53:00Z">
        <w:r>
          <w:t>40</w:t>
        </w:r>
        <w:r>
          <w:fldChar w:fldCharType="end"/>
        </w:r>
      </w:ins>
    </w:p>
    <w:p w14:paraId="229E0FF1" w14:textId="77777777" w:rsidR="005D0680" w:rsidRDefault="005D0680">
      <w:pPr>
        <w:pStyle w:val="TOC3"/>
        <w:rPr>
          <w:ins w:id="144" w:author="Author" w:date="2014-10-30T09:53:00Z"/>
          <w:rFonts w:asciiTheme="minorHAnsi" w:eastAsiaTheme="minorEastAsia" w:hAnsiTheme="minorHAnsi" w:cstheme="minorBidi"/>
          <w:bCs w:val="0"/>
          <w:sz w:val="22"/>
          <w:szCs w:val="22"/>
        </w:rPr>
      </w:pPr>
      <w:ins w:id="145" w:author="Author" w:date="2014-10-30T09:53:00Z">
        <w:r>
          <w:t>2.7.6 Son can control different TVs in the house</w:t>
        </w:r>
        <w:r>
          <w:tab/>
        </w:r>
        <w:r>
          <w:fldChar w:fldCharType="begin"/>
        </w:r>
        <w:r>
          <w:instrText xml:space="preserve"> PAGEREF _Toc402426285 \h </w:instrText>
        </w:r>
      </w:ins>
      <w:r>
        <w:fldChar w:fldCharType="separate"/>
      </w:r>
      <w:ins w:id="146" w:author="Author" w:date="2014-10-30T09:53:00Z">
        <w:r>
          <w:t>41</w:t>
        </w:r>
        <w:r>
          <w:fldChar w:fldCharType="end"/>
        </w:r>
      </w:ins>
    </w:p>
    <w:p w14:paraId="24D64D8B" w14:textId="77777777" w:rsidR="005D0680" w:rsidRDefault="005D0680">
      <w:pPr>
        <w:pStyle w:val="TOC3"/>
        <w:rPr>
          <w:ins w:id="147" w:author="Author" w:date="2014-10-30T09:53:00Z"/>
          <w:rFonts w:asciiTheme="minorHAnsi" w:eastAsiaTheme="minorEastAsia" w:hAnsiTheme="minorHAnsi" w:cstheme="minorBidi"/>
          <w:bCs w:val="0"/>
          <w:sz w:val="22"/>
          <w:szCs w:val="22"/>
        </w:rPr>
      </w:pPr>
      <w:ins w:id="148" w:author="Author" w:date="2014-10-30T09:53:00Z">
        <w:r>
          <w:t>2.7.7 Living room tablet controls TVs in the house</w:t>
        </w:r>
        <w:r>
          <w:tab/>
        </w:r>
        <w:r>
          <w:fldChar w:fldCharType="begin"/>
        </w:r>
        <w:r>
          <w:instrText xml:space="preserve"> PAGEREF _Toc402426286 \h </w:instrText>
        </w:r>
      </w:ins>
      <w:r>
        <w:fldChar w:fldCharType="separate"/>
      </w:r>
      <w:ins w:id="149" w:author="Author" w:date="2014-10-30T09:53:00Z">
        <w:r>
          <w:t>42</w:t>
        </w:r>
        <w:r>
          <w:fldChar w:fldCharType="end"/>
        </w:r>
      </w:ins>
    </w:p>
    <w:p w14:paraId="4C69A1CA" w14:textId="77777777" w:rsidR="005D0680" w:rsidRDefault="005D0680">
      <w:pPr>
        <w:pStyle w:val="TOC1"/>
        <w:rPr>
          <w:ins w:id="150" w:author="Author" w:date="2014-10-30T09:53:00Z"/>
          <w:rFonts w:asciiTheme="minorHAnsi" w:eastAsiaTheme="minorEastAsia" w:hAnsiTheme="minorHAnsi" w:cstheme="minorBidi"/>
          <w:b w:val="0"/>
          <w:bCs w:val="0"/>
          <w:sz w:val="22"/>
        </w:rPr>
      </w:pPr>
      <w:ins w:id="151" w:author="Author" w:date="2014-10-30T09:53:00Z">
        <w:r>
          <w:t>3 Enhancements to Existing Framework</w:t>
        </w:r>
        <w:r>
          <w:tab/>
        </w:r>
        <w:r>
          <w:fldChar w:fldCharType="begin"/>
        </w:r>
        <w:r>
          <w:instrText xml:space="preserve"> PAGEREF _Toc402426287 \h </w:instrText>
        </w:r>
      </w:ins>
      <w:r>
        <w:fldChar w:fldCharType="separate"/>
      </w:r>
      <w:ins w:id="152" w:author="Author" w:date="2014-10-30T09:53:00Z">
        <w:r>
          <w:t>43</w:t>
        </w:r>
        <w:r>
          <w:fldChar w:fldCharType="end"/>
        </w:r>
      </w:ins>
    </w:p>
    <w:p w14:paraId="0B70A97D" w14:textId="77777777" w:rsidR="005D0680" w:rsidRDefault="005D0680">
      <w:pPr>
        <w:pStyle w:val="TOC2"/>
        <w:rPr>
          <w:ins w:id="153" w:author="Author" w:date="2014-10-30T09:53:00Z"/>
          <w:rFonts w:asciiTheme="minorHAnsi" w:eastAsiaTheme="minorEastAsia" w:hAnsiTheme="minorHAnsi" w:cstheme="minorBidi"/>
          <w:sz w:val="22"/>
        </w:rPr>
      </w:pPr>
      <w:ins w:id="154" w:author="Author" w:date="2014-10-30T09:53:00Z">
        <w:r>
          <w:t>3.1 Crypto Agility Exchange</w:t>
        </w:r>
        <w:r>
          <w:tab/>
        </w:r>
        <w:r>
          <w:fldChar w:fldCharType="begin"/>
        </w:r>
        <w:r>
          <w:instrText xml:space="preserve"> PAGEREF _Toc402426288 \h </w:instrText>
        </w:r>
      </w:ins>
      <w:r>
        <w:fldChar w:fldCharType="separate"/>
      </w:r>
      <w:ins w:id="155" w:author="Author" w:date="2014-10-30T09:53:00Z">
        <w:r>
          <w:t>43</w:t>
        </w:r>
        <w:r>
          <w:fldChar w:fldCharType="end"/>
        </w:r>
      </w:ins>
    </w:p>
    <w:p w14:paraId="7C22D17C" w14:textId="77777777" w:rsidR="005D0680" w:rsidRDefault="005D0680">
      <w:pPr>
        <w:pStyle w:val="TOC2"/>
        <w:rPr>
          <w:ins w:id="156" w:author="Author" w:date="2014-10-30T09:53:00Z"/>
          <w:rFonts w:asciiTheme="minorHAnsi" w:eastAsiaTheme="minorEastAsia" w:hAnsiTheme="minorHAnsi" w:cstheme="minorBidi"/>
          <w:sz w:val="22"/>
        </w:rPr>
      </w:pPr>
      <w:ins w:id="157" w:author="Author" w:date="2014-10-30T09:53:00Z">
        <w:r>
          <w:t>3.2 Add a Claimable Field to the About Announcement</w:t>
        </w:r>
        <w:r>
          <w:tab/>
        </w:r>
        <w:r>
          <w:fldChar w:fldCharType="begin"/>
        </w:r>
        <w:r>
          <w:instrText xml:space="preserve"> PAGEREF _Toc402426289 \h </w:instrText>
        </w:r>
      </w:ins>
      <w:r>
        <w:fldChar w:fldCharType="separate"/>
      </w:r>
      <w:ins w:id="158" w:author="Author" w:date="2014-10-30T09:53:00Z">
        <w:r>
          <w:t>44</w:t>
        </w:r>
        <w:r>
          <w:fldChar w:fldCharType="end"/>
        </w:r>
      </w:ins>
    </w:p>
    <w:p w14:paraId="5ECB8146" w14:textId="77777777" w:rsidR="005D0680" w:rsidRDefault="005D0680">
      <w:pPr>
        <w:pStyle w:val="TOC1"/>
        <w:rPr>
          <w:ins w:id="159" w:author="Author" w:date="2014-10-30T09:53:00Z"/>
          <w:rFonts w:asciiTheme="minorHAnsi" w:eastAsiaTheme="minorEastAsia" w:hAnsiTheme="minorHAnsi" w:cstheme="minorBidi"/>
          <w:b w:val="0"/>
          <w:bCs w:val="0"/>
          <w:sz w:val="22"/>
        </w:rPr>
      </w:pPr>
      <w:ins w:id="160" w:author="Author" w:date="2014-10-30T09:53:00Z">
        <w:r>
          <w:t>4 Future Considerations</w:t>
        </w:r>
        <w:r>
          <w:tab/>
        </w:r>
        <w:r>
          <w:fldChar w:fldCharType="begin"/>
        </w:r>
        <w:r>
          <w:instrText xml:space="preserve"> PAGEREF _Toc402426290 \h </w:instrText>
        </w:r>
      </w:ins>
      <w:r>
        <w:fldChar w:fldCharType="separate"/>
      </w:r>
      <w:ins w:id="161" w:author="Author" w:date="2014-10-30T09:53:00Z">
        <w:r>
          <w:t>45</w:t>
        </w:r>
        <w:r>
          <w:fldChar w:fldCharType="end"/>
        </w:r>
      </w:ins>
    </w:p>
    <w:p w14:paraId="402B44C1" w14:textId="77777777" w:rsidR="005D0680" w:rsidRDefault="005D0680">
      <w:pPr>
        <w:pStyle w:val="TOC2"/>
        <w:rPr>
          <w:ins w:id="162" w:author="Author" w:date="2014-10-30T09:53:00Z"/>
          <w:rFonts w:asciiTheme="minorHAnsi" w:eastAsiaTheme="minorEastAsia" w:hAnsiTheme="minorHAnsi" w:cstheme="minorBidi"/>
          <w:sz w:val="22"/>
        </w:rPr>
      </w:pPr>
      <w:ins w:id="163" w:author="Author" w:date="2014-10-30T09:53:00Z">
        <w:r>
          <w:t>4.1 Broadcast signals and multipoint sessions</w:t>
        </w:r>
        <w:r>
          <w:tab/>
        </w:r>
        <w:r>
          <w:fldChar w:fldCharType="begin"/>
        </w:r>
        <w:r>
          <w:instrText xml:space="preserve"> PAGEREF _Toc402426291 \h </w:instrText>
        </w:r>
      </w:ins>
      <w:r>
        <w:fldChar w:fldCharType="separate"/>
      </w:r>
      <w:ins w:id="164" w:author="Author" w:date="2014-10-30T09:53:00Z">
        <w:r>
          <w:t>45</w:t>
        </w:r>
        <w:r>
          <w:fldChar w:fldCharType="end"/>
        </w:r>
      </w:ins>
    </w:p>
    <w:p w14:paraId="11322BD0" w14:textId="77777777" w:rsidR="00EA49EB" w:rsidDel="005D0680" w:rsidRDefault="00EA49EB">
      <w:pPr>
        <w:pStyle w:val="TOC1"/>
        <w:rPr>
          <w:ins w:id="165" w:author="Author" w:date="2014-09-05T10:08:00Z"/>
          <w:del w:id="166" w:author="Author" w:date="2014-10-30T09:53:00Z"/>
          <w:rFonts w:asciiTheme="minorHAnsi" w:eastAsiaTheme="minorEastAsia" w:hAnsiTheme="minorHAnsi" w:cstheme="minorBidi"/>
          <w:b w:val="0"/>
          <w:bCs w:val="0"/>
          <w:sz w:val="22"/>
        </w:rPr>
      </w:pPr>
      <w:ins w:id="167" w:author="Author" w:date="2014-09-05T10:08:00Z">
        <w:del w:id="168" w:author="Author" w:date="2014-10-30T09:53:00Z">
          <w:r w:rsidDel="005D0680">
            <w:delText>1 Introduction</w:delText>
          </w:r>
          <w:r w:rsidDel="005D0680">
            <w:tab/>
            <w:delText>5</w:delText>
          </w:r>
        </w:del>
      </w:ins>
    </w:p>
    <w:p w14:paraId="4CC7903F" w14:textId="77777777" w:rsidR="00EA49EB" w:rsidDel="005D0680" w:rsidRDefault="00EA49EB">
      <w:pPr>
        <w:pStyle w:val="TOC2"/>
        <w:rPr>
          <w:ins w:id="169" w:author="Author" w:date="2014-09-05T10:08:00Z"/>
          <w:del w:id="170" w:author="Author" w:date="2014-10-30T09:53:00Z"/>
          <w:rFonts w:asciiTheme="minorHAnsi" w:eastAsiaTheme="minorEastAsia" w:hAnsiTheme="minorHAnsi" w:cstheme="minorBidi"/>
          <w:sz w:val="22"/>
        </w:rPr>
      </w:pPr>
      <w:ins w:id="171" w:author="Author" w:date="2014-09-05T10:08:00Z">
        <w:del w:id="172" w:author="Author" w:date="2014-10-30T09:53:00Z">
          <w:r w:rsidDel="005D0680">
            <w:delText>1.1 Purpose and scope</w:delText>
          </w:r>
          <w:r w:rsidDel="005D0680">
            <w:tab/>
            <w:delText>5</w:delText>
          </w:r>
        </w:del>
      </w:ins>
    </w:p>
    <w:p w14:paraId="1EF597E1" w14:textId="77777777" w:rsidR="00EA49EB" w:rsidDel="005D0680" w:rsidRDefault="00EA49EB">
      <w:pPr>
        <w:pStyle w:val="TOC2"/>
        <w:rPr>
          <w:ins w:id="173" w:author="Author" w:date="2014-09-05T10:08:00Z"/>
          <w:del w:id="174" w:author="Author" w:date="2014-10-30T09:53:00Z"/>
          <w:rFonts w:asciiTheme="minorHAnsi" w:eastAsiaTheme="minorEastAsia" w:hAnsiTheme="minorHAnsi" w:cstheme="minorBidi"/>
          <w:sz w:val="22"/>
        </w:rPr>
      </w:pPr>
      <w:ins w:id="175" w:author="Author" w:date="2014-09-05T10:08:00Z">
        <w:del w:id="176" w:author="Author" w:date="2014-10-30T09:53:00Z">
          <w:r w:rsidDel="005D0680">
            <w:delText>1.2 Revision history</w:delText>
          </w:r>
          <w:r w:rsidDel="005D0680">
            <w:tab/>
            <w:delText>5</w:delText>
          </w:r>
        </w:del>
      </w:ins>
    </w:p>
    <w:p w14:paraId="4ED06828" w14:textId="77777777" w:rsidR="00EA49EB" w:rsidDel="005D0680" w:rsidRDefault="00EA49EB">
      <w:pPr>
        <w:pStyle w:val="TOC2"/>
        <w:rPr>
          <w:ins w:id="177" w:author="Author" w:date="2014-09-05T10:08:00Z"/>
          <w:del w:id="178" w:author="Author" w:date="2014-10-30T09:53:00Z"/>
          <w:rFonts w:asciiTheme="minorHAnsi" w:eastAsiaTheme="minorEastAsia" w:hAnsiTheme="minorHAnsi" w:cstheme="minorBidi"/>
          <w:sz w:val="22"/>
        </w:rPr>
      </w:pPr>
      <w:ins w:id="179" w:author="Author" w:date="2014-09-05T10:08:00Z">
        <w:del w:id="180" w:author="Author" w:date="2014-10-30T09:53:00Z">
          <w:r w:rsidDel="005D0680">
            <w:delText>1.3 Acronyms and terms</w:delText>
          </w:r>
          <w:r w:rsidDel="005D0680">
            <w:tab/>
            <w:delText>5</w:delText>
          </w:r>
        </w:del>
      </w:ins>
    </w:p>
    <w:p w14:paraId="2C38A312" w14:textId="77777777" w:rsidR="00EA49EB" w:rsidDel="005D0680" w:rsidRDefault="00EA49EB">
      <w:pPr>
        <w:pStyle w:val="TOC1"/>
        <w:rPr>
          <w:ins w:id="181" w:author="Author" w:date="2014-09-05T10:08:00Z"/>
          <w:del w:id="182" w:author="Author" w:date="2014-10-30T09:53:00Z"/>
          <w:rFonts w:asciiTheme="minorHAnsi" w:eastAsiaTheme="minorEastAsia" w:hAnsiTheme="minorHAnsi" w:cstheme="minorBidi"/>
          <w:b w:val="0"/>
          <w:bCs w:val="0"/>
          <w:sz w:val="22"/>
        </w:rPr>
      </w:pPr>
      <w:ins w:id="183" w:author="Author" w:date="2014-09-05T10:08:00Z">
        <w:del w:id="184" w:author="Author" w:date="2014-10-30T09:53:00Z">
          <w:r w:rsidDel="005D0680">
            <w:delText>2 System Design</w:delText>
          </w:r>
          <w:r w:rsidDel="005D0680">
            <w:tab/>
            <w:delText>7</w:delText>
          </w:r>
        </w:del>
      </w:ins>
    </w:p>
    <w:p w14:paraId="13D4A988" w14:textId="77777777" w:rsidR="00EA49EB" w:rsidDel="005D0680" w:rsidRDefault="00EA49EB">
      <w:pPr>
        <w:pStyle w:val="TOC2"/>
        <w:rPr>
          <w:ins w:id="185" w:author="Author" w:date="2014-09-05T10:08:00Z"/>
          <w:del w:id="186" w:author="Author" w:date="2014-10-30T09:53:00Z"/>
          <w:rFonts w:asciiTheme="minorHAnsi" w:eastAsiaTheme="minorEastAsia" w:hAnsiTheme="minorHAnsi" w:cstheme="minorBidi"/>
          <w:sz w:val="22"/>
        </w:rPr>
      </w:pPr>
      <w:ins w:id="187" w:author="Author" w:date="2014-09-05T10:08:00Z">
        <w:del w:id="188" w:author="Author" w:date="2014-10-30T09:53:00Z">
          <w:r w:rsidDel="005D0680">
            <w:delText>2.1 Overview</w:delText>
          </w:r>
          <w:r w:rsidDel="005D0680">
            <w:tab/>
            <w:delText>7</w:delText>
          </w:r>
        </w:del>
      </w:ins>
    </w:p>
    <w:p w14:paraId="60787E87" w14:textId="77777777" w:rsidR="00EA49EB" w:rsidDel="005D0680" w:rsidRDefault="00EA49EB">
      <w:pPr>
        <w:pStyle w:val="TOC2"/>
        <w:rPr>
          <w:ins w:id="189" w:author="Author" w:date="2014-09-05T10:08:00Z"/>
          <w:del w:id="190" w:author="Author" w:date="2014-10-30T09:53:00Z"/>
          <w:rFonts w:asciiTheme="minorHAnsi" w:eastAsiaTheme="minorEastAsia" w:hAnsiTheme="minorHAnsi" w:cstheme="minorBidi"/>
          <w:sz w:val="22"/>
        </w:rPr>
      </w:pPr>
      <w:ins w:id="191" w:author="Author" w:date="2014-09-05T10:08:00Z">
        <w:del w:id="192" w:author="Author" w:date="2014-10-30T09:53:00Z">
          <w:r w:rsidDel="005D0680">
            <w:delText>2.2 Premises</w:delText>
          </w:r>
          <w:r w:rsidDel="005D0680">
            <w:tab/>
            <w:delText>8</w:delText>
          </w:r>
        </w:del>
      </w:ins>
    </w:p>
    <w:p w14:paraId="099ADCC2" w14:textId="77777777" w:rsidR="00EA49EB" w:rsidDel="005D0680" w:rsidRDefault="00EA49EB">
      <w:pPr>
        <w:pStyle w:val="TOC2"/>
        <w:rPr>
          <w:ins w:id="193" w:author="Author" w:date="2014-09-05T10:08:00Z"/>
          <w:del w:id="194" w:author="Author" w:date="2014-10-30T09:53:00Z"/>
          <w:rFonts w:asciiTheme="minorHAnsi" w:eastAsiaTheme="minorEastAsia" w:hAnsiTheme="minorHAnsi" w:cstheme="minorBidi"/>
          <w:sz w:val="22"/>
        </w:rPr>
      </w:pPr>
      <w:ins w:id="195" w:author="Author" w:date="2014-09-05T10:08:00Z">
        <w:del w:id="196" w:author="Author" w:date="2014-10-30T09:53:00Z">
          <w:r w:rsidDel="005D0680">
            <w:delText>2.3 Typical operations</w:delText>
          </w:r>
          <w:r w:rsidDel="005D0680">
            <w:tab/>
            <w:delText>10</w:delText>
          </w:r>
        </w:del>
      </w:ins>
    </w:p>
    <w:p w14:paraId="1513BE8B" w14:textId="77777777" w:rsidR="00EA49EB" w:rsidDel="005D0680" w:rsidRDefault="00EA49EB">
      <w:pPr>
        <w:pStyle w:val="TOC3"/>
        <w:rPr>
          <w:ins w:id="197" w:author="Author" w:date="2014-09-05T10:08:00Z"/>
          <w:del w:id="198" w:author="Author" w:date="2014-10-30T09:53:00Z"/>
          <w:rFonts w:asciiTheme="minorHAnsi" w:eastAsiaTheme="minorEastAsia" w:hAnsiTheme="minorHAnsi" w:cstheme="minorBidi"/>
          <w:bCs w:val="0"/>
          <w:sz w:val="22"/>
          <w:szCs w:val="22"/>
        </w:rPr>
      </w:pPr>
      <w:ins w:id="199" w:author="Author" w:date="2014-09-05T10:08:00Z">
        <w:del w:id="200" w:author="Author" w:date="2014-10-30T09:53:00Z">
          <w:r w:rsidDel="005D0680">
            <w:delText>2.3.1 Claim a factory-reset device</w:delText>
          </w:r>
          <w:r w:rsidDel="005D0680">
            <w:tab/>
            <w:delText>10</w:delText>
          </w:r>
        </w:del>
      </w:ins>
    </w:p>
    <w:p w14:paraId="31819996" w14:textId="77777777" w:rsidR="00EA49EB" w:rsidDel="005D0680" w:rsidRDefault="00EA49EB">
      <w:pPr>
        <w:pStyle w:val="TOC3"/>
        <w:rPr>
          <w:ins w:id="201" w:author="Author" w:date="2014-09-05T10:08:00Z"/>
          <w:del w:id="202" w:author="Author" w:date="2014-10-30T09:53:00Z"/>
          <w:rFonts w:asciiTheme="minorHAnsi" w:eastAsiaTheme="minorEastAsia" w:hAnsiTheme="minorHAnsi" w:cstheme="minorBidi"/>
          <w:bCs w:val="0"/>
          <w:sz w:val="22"/>
          <w:szCs w:val="22"/>
        </w:rPr>
      </w:pPr>
      <w:ins w:id="203" w:author="Author" w:date="2014-09-05T10:08:00Z">
        <w:del w:id="204" w:author="Author" w:date="2014-10-30T09:53:00Z">
          <w:r w:rsidDel="005D0680">
            <w:delText>2.3.2 Define a guild</w:delText>
          </w:r>
          <w:r w:rsidDel="005D0680">
            <w:tab/>
            <w:delText>12</w:delText>
          </w:r>
        </w:del>
      </w:ins>
    </w:p>
    <w:p w14:paraId="53EDE715" w14:textId="77777777" w:rsidR="00EA49EB" w:rsidDel="005D0680" w:rsidRDefault="00EA49EB">
      <w:pPr>
        <w:pStyle w:val="TOC3"/>
        <w:rPr>
          <w:ins w:id="205" w:author="Author" w:date="2014-09-05T10:08:00Z"/>
          <w:del w:id="206" w:author="Author" w:date="2014-10-30T09:53:00Z"/>
          <w:rFonts w:asciiTheme="minorHAnsi" w:eastAsiaTheme="minorEastAsia" w:hAnsiTheme="minorHAnsi" w:cstheme="minorBidi"/>
          <w:bCs w:val="0"/>
          <w:sz w:val="22"/>
          <w:szCs w:val="22"/>
        </w:rPr>
      </w:pPr>
      <w:ins w:id="207" w:author="Author" w:date="2014-09-05T10:08:00Z">
        <w:del w:id="208" w:author="Author" w:date="2014-10-30T09:53:00Z">
          <w:r w:rsidDel="005D0680">
            <w:delText>2.3.3 Example of building a policy</w:delText>
          </w:r>
          <w:r w:rsidDel="005D0680">
            <w:tab/>
            <w:delText>12</w:delText>
          </w:r>
        </w:del>
      </w:ins>
    </w:p>
    <w:p w14:paraId="68C6F76E" w14:textId="77777777" w:rsidR="00EA49EB" w:rsidDel="005D0680" w:rsidRDefault="00EA49EB">
      <w:pPr>
        <w:pStyle w:val="TOC3"/>
        <w:rPr>
          <w:ins w:id="209" w:author="Author" w:date="2014-09-05T10:08:00Z"/>
          <w:del w:id="210" w:author="Author" w:date="2014-10-30T09:53:00Z"/>
          <w:rFonts w:asciiTheme="minorHAnsi" w:eastAsiaTheme="minorEastAsia" w:hAnsiTheme="minorHAnsi" w:cstheme="minorBidi"/>
          <w:bCs w:val="0"/>
          <w:sz w:val="22"/>
          <w:szCs w:val="22"/>
        </w:rPr>
      </w:pPr>
      <w:ins w:id="211" w:author="Author" w:date="2014-09-05T10:08:00Z">
        <w:del w:id="212" w:author="Author" w:date="2014-10-30T09:53:00Z">
          <w:r w:rsidDel="005D0680">
            <w:delText>2.3.4 Install an ANY-USER policy</w:delText>
          </w:r>
          <w:r w:rsidDel="005D0680">
            <w:tab/>
            <w:delText>13</w:delText>
          </w:r>
        </w:del>
      </w:ins>
    </w:p>
    <w:p w14:paraId="340F18E5" w14:textId="77777777" w:rsidR="00EA49EB" w:rsidDel="005D0680" w:rsidRDefault="00EA49EB">
      <w:pPr>
        <w:pStyle w:val="TOC3"/>
        <w:rPr>
          <w:ins w:id="213" w:author="Author" w:date="2014-09-05T10:08:00Z"/>
          <w:del w:id="214" w:author="Author" w:date="2014-10-30T09:53:00Z"/>
          <w:rFonts w:asciiTheme="minorHAnsi" w:eastAsiaTheme="minorEastAsia" w:hAnsiTheme="minorHAnsi" w:cstheme="minorBidi"/>
          <w:bCs w:val="0"/>
          <w:sz w:val="22"/>
          <w:szCs w:val="22"/>
        </w:rPr>
      </w:pPr>
      <w:ins w:id="215" w:author="Author" w:date="2014-09-05T10:08:00Z">
        <w:del w:id="216" w:author="Author" w:date="2014-10-30T09:53:00Z">
          <w:r w:rsidDel="005D0680">
            <w:delText>2.3.5 Install a guild-specific policy</w:delText>
          </w:r>
          <w:r w:rsidDel="005D0680">
            <w:tab/>
            <w:delText>13</w:delText>
          </w:r>
        </w:del>
      </w:ins>
    </w:p>
    <w:p w14:paraId="423ACC2D" w14:textId="77777777" w:rsidR="00EA49EB" w:rsidDel="005D0680" w:rsidRDefault="00EA49EB">
      <w:pPr>
        <w:pStyle w:val="TOC3"/>
        <w:rPr>
          <w:ins w:id="217" w:author="Author" w:date="2014-09-05T10:08:00Z"/>
          <w:del w:id="218" w:author="Author" w:date="2014-10-30T09:53:00Z"/>
          <w:rFonts w:asciiTheme="minorHAnsi" w:eastAsiaTheme="minorEastAsia" w:hAnsiTheme="minorHAnsi" w:cstheme="minorBidi"/>
          <w:bCs w:val="0"/>
          <w:sz w:val="22"/>
          <w:szCs w:val="22"/>
        </w:rPr>
      </w:pPr>
      <w:ins w:id="219" w:author="Author" w:date="2014-09-05T10:08:00Z">
        <w:del w:id="220" w:author="Author" w:date="2014-10-30T09:53:00Z">
          <w:r w:rsidDel="005D0680">
            <w:delText>2.3.6 Add an application to a guild</w:delText>
          </w:r>
          <w:r w:rsidDel="005D0680">
            <w:tab/>
            <w:delText>14</w:delText>
          </w:r>
        </w:del>
      </w:ins>
    </w:p>
    <w:p w14:paraId="64B7C305" w14:textId="77777777" w:rsidR="00EA49EB" w:rsidDel="005D0680" w:rsidRDefault="00EA49EB">
      <w:pPr>
        <w:pStyle w:val="TOC3"/>
        <w:rPr>
          <w:ins w:id="221" w:author="Author" w:date="2014-09-05T10:08:00Z"/>
          <w:del w:id="222" w:author="Author" w:date="2014-10-30T09:53:00Z"/>
          <w:rFonts w:asciiTheme="minorHAnsi" w:eastAsiaTheme="minorEastAsia" w:hAnsiTheme="minorHAnsi" w:cstheme="minorBidi"/>
          <w:bCs w:val="0"/>
          <w:sz w:val="22"/>
          <w:szCs w:val="22"/>
        </w:rPr>
      </w:pPr>
      <w:ins w:id="223" w:author="Author" w:date="2014-09-05T10:08:00Z">
        <w:del w:id="224" w:author="Author" w:date="2014-10-30T09:53:00Z">
          <w:r w:rsidDel="005D0680">
            <w:delText>2.3.7 Add a user to a guild</w:delText>
          </w:r>
          <w:r w:rsidDel="005D0680">
            <w:tab/>
            <w:delText>15</w:delText>
          </w:r>
        </w:del>
      </w:ins>
    </w:p>
    <w:p w14:paraId="78C18D80" w14:textId="77777777" w:rsidR="00EA49EB" w:rsidDel="005D0680" w:rsidRDefault="00EA49EB">
      <w:pPr>
        <w:pStyle w:val="TOC3"/>
        <w:rPr>
          <w:ins w:id="225" w:author="Author" w:date="2014-09-05T10:08:00Z"/>
          <w:del w:id="226" w:author="Author" w:date="2014-10-30T09:53:00Z"/>
          <w:rFonts w:asciiTheme="minorHAnsi" w:eastAsiaTheme="minorEastAsia" w:hAnsiTheme="minorHAnsi" w:cstheme="minorBidi"/>
          <w:bCs w:val="0"/>
          <w:sz w:val="22"/>
          <w:szCs w:val="22"/>
        </w:rPr>
      </w:pPr>
      <w:ins w:id="227" w:author="Author" w:date="2014-09-05T10:08:00Z">
        <w:del w:id="228" w:author="Author" w:date="2014-10-30T09:53:00Z">
          <w:r w:rsidDel="005D0680">
            <w:delText>2.3.8 Delegating membership certificate</w:delText>
          </w:r>
          <w:r w:rsidDel="005D0680">
            <w:tab/>
            <w:delText>16</w:delText>
          </w:r>
        </w:del>
      </w:ins>
    </w:p>
    <w:p w14:paraId="345E5CEA" w14:textId="77777777" w:rsidR="00EA49EB" w:rsidDel="005D0680" w:rsidRDefault="00EA49EB">
      <w:pPr>
        <w:pStyle w:val="TOC3"/>
        <w:rPr>
          <w:ins w:id="229" w:author="Author" w:date="2014-09-05T10:08:00Z"/>
          <w:del w:id="230" w:author="Author" w:date="2014-10-30T09:53:00Z"/>
          <w:rFonts w:asciiTheme="minorHAnsi" w:eastAsiaTheme="minorEastAsia" w:hAnsiTheme="minorHAnsi" w:cstheme="minorBidi"/>
          <w:bCs w:val="0"/>
          <w:sz w:val="22"/>
          <w:szCs w:val="22"/>
        </w:rPr>
      </w:pPr>
      <w:ins w:id="231" w:author="Author" w:date="2014-09-05T10:08:00Z">
        <w:del w:id="232" w:author="Author" w:date="2014-10-30T09:53:00Z">
          <w:r w:rsidDel="005D0680">
            <w:delText>2.3.9 Add a guild equivalence certificate to an application</w:delText>
          </w:r>
          <w:r w:rsidDel="005D0680">
            <w:tab/>
            <w:delText>17</w:delText>
          </w:r>
        </w:del>
      </w:ins>
    </w:p>
    <w:p w14:paraId="231F48C3" w14:textId="77777777" w:rsidR="00EA49EB" w:rsidDel="005D0680" w:rsidRDefault="00EA49EB">
      <w:pPr>
        <w:pStyle w:val="TOC3"/>
        <w:rPr>
          <w:ins w:id="233" w:author="Author" w:date="2014-09-05T10:08:00Z"/>
          <w:del w:id="234" w:author="Author" w:date="2014-10-30T09:53:00Z"/>
          <w:rFonts w:asciiTheme="minorHAnsi" w:eastAsiaTheme="minorEastAsia" w:hAnsiTheme="minorHAnsi" w:cstheme="minorBidi"/>
          <w:bCs w:val="0"/>
          <w:sz w:val="22"/>
          <w:szCs w:val="22"/>
        </w:rPr>
      </w:pPr>
      <w:ins w:id="235" w:author="Author" w:date="2014-09-05T10:08:00Z">
        <w:del w:id="236" w:author="Author" w:date="2014-10-30T09:53:00Z">
          <w:r w:rsidDel="005D0680">
            <w:delText>2.3.10 Certificate revocation</w:delText>
          </w:r>
          <w:r w:rsidDel="005D0680">
            <w:tab/>
            <w:delText>18</w:delText>
          </w:r>
        </w:del>
      </w:ins>
    </w:p>
    <w:p w14:paraId="02372CD2" w14:textId="77777777" w:rsidR="00EA49EB" w:rsidDel="005D0680" w:rsidRDefault="00EA49EB">
      <w:pPr>
        <w:pStyle w:val="TOC3"/>
        <w:rPr>
          <w:ins w:id="237" w:author="Author" w:date="2014-09-05T10:08:00Z"/>
          <w:del w:id="238" w:author="Author" w:date="2014-10-30T09:53:00Z"/>
          <w:rFonts w:asciiTheme="minorHAnsi" w:eastAsiaTheme="minorEastAsia" w:hAnsiTheme="minorHAnsi" w:cstheme="minorBidi"/>
          <w:bCs w:val="0"/>
          <w:sz w:val="22"/>
          <w:szCs w:val="22"/>
        </w:rPr>
      </w:pPr>
      <w:ins w:id="239" w:author="Author" w:date="2014-09-05T10:08:00Z">
        <w:del w:id="240" w:author="Author" w:date="2014-10-30T09:53:00Z">
          <w:r w:rsidDel="005D0680">
            <w:delText>2.3.11 Distribution of policy updates and membership certificates</w:delText>
          </w:r>
          <w:r w:rsidDel="005D0680">
            <w:tab/>
            <w:delText>19</w:delText>
          </w:r>
        </w:del>
      </w:ins>
    </w:p>
    <w:p w14:paraId="19BF2ED0" w14:textId="77777777" w:rsidR="00EA49EB" w:rsidDel="005D0680" w:rsidRDefault="00EA49EB">
      <w:pPr>
        <w:pStyle w:val="TOC3"/>
        <w:rPr>
          <w:ins w:id="241" w:author="Author" w:date="2014-09-05T10:08:00Z"/>
          <w:del w:id="242" w:author="Author" w:date="2014-10-30T09:53:00Z"/>
          <w:rFonts w:asciiTheme="minorHAnsi" w:eastAsiaTheme="minorEastAsia" w:hAnsiTheme="minorHAnsi" w:cstheme="minorBidi"/>
          <w:bCs w:val="0"/>
          <w:sz w:val="22"/>
          <w:szCs w:val="22"/>
        </w:rPr>
      </w:pPr>
      <w:ins w:id="243" w:author="Author" w:date="2014-09-05T10:08:00Z">
        <w:del w:id="244" w:author="Author" w:date="2014-10-30T09:53:00Z">
          <w:r w:rsidDel="005D0680">
            <w:delText>2.3.12 Application Manifest</w:delText>
          </w:r>
          <w:r w:rsidDel="005D0680">
            <w:tab/>
            <w:delText>20</w:delText>
          </w:r>
        </w:del>
      </w:ins>
    </w:p>
    <w:p w14:paraId="56738FB8" w14:textId="77777777" w:rsidR="00EA49EB" w:rsidDel="005D0680" w:rsidRDefault="00EA49EB">
      <w:pPr>
        <w:pStyle w:val="TOC2"/>
        <w:rPr>
          <w:ins w:id="245" w:author="Author" w:date="2014-09-05T10:08:00Z"/>
          <w:del w:id="246" w:author="Author" w:date="2014-10-30T09:53:00Z"/>
          <w:rFonts w:asciiTheme="minorHAnsi" w:eastAsiaTheme="minorEastAsia" w:hAnsiTheme="minorHAnsi" w:cstheme="minorBidi"/>
          <w:sz w:val="22"/>
        </w:rPr>
      </w:pPr>
      <w:ins w:id="247" w:author="Author" w:date="2014-09-05T10:08:00Z">
        <w:del w:id="248" w:author="Author" w:date="2014-10-30T09:53:00Z">
          <w:r w:rsidDel="005D0680">
            <w:delText>2.4 Access validation</w:delText>
          </w:r>
          <w:r w:rsidDel="005D0680">
            <w:tab/>
            <w:delText>22</w:delText>
          </w:r>
        </w:del>
      </w:ins>
    </w:p>
    <w:p w14:paraId="2A5D727E" w14:textId="77777777" w:rsidR="00EA49EB" w:rsidDel="005D0680" w:rsidRDefault="00EA49EB">
      <w:pPr>
        <w:pStyle w:val="TOC3"/>
        <w:rPr>
          <w:ins w:id="249" w:author="Author" w:date="2014-09-05T10:08:00Z"/>
          <w:del w:id="250" w:author="Author" w:date="2014-10-30T09:53:00Z"/>
          <w:rFonts w:asciiTheme="minorHAnsi" w:eastAsiaTheme="minorEastAsia" w:hAnsiTheme="minorHAnsi" w:cstheme="minorBidi"/>
          <w:bCs w:val="0"/>
          <w:sz w:val="22"/>
          <w:szCs w:val="22"/>
        </w:rPr>
      </w:pPr>
      <w:ins w:id="251" w:author="Author" w:date="2014-09-05T10:08:00Z">
        <w:del w:id="252" w:author="Author" w:date="2014-10-30T09:53:00Z">
          <w:r w:rsidDel="005D0680">
            <w:delText>2.4.1 Validation flow</w:delText>
          </w:r>
          <w:r w:rsidDel="005D0680">
            <w:tab/>
            <w:delText>22</w:delText>
          </w:r>
        </w:del>
      </w:ins>
    </w:p>
    <w:p w14:paraId="5DFE0DC9" w14:textId="77777777" w:rsidR="00EA49EB" w:rsidDel="005D0680" w:rsidRDefault="00EA49EB">
      <w:pPr>
        <w:pStyle w:val="TOC3"/>
        <w:rPr>
          <w:ins w:id="253" w:author="Author" w:date="2014-09-05T10:08:00Z"/>
          <w:del w:id="254" w:author="Author" w:date="2014-10-30T09:53:00Z"/>
          <w:rFonts w:asciiTheme="minorHAnsi" w:eastAsiaTheme="minorEastAsia" w:hAnsiTheme="minorHAnsi" w:cstheme="minorBidi"/>
          <w:bCs w:val="0"/>
          <w:sz w:val="22"/>
          <w:szCs w:val="22"/>
        </w:rPr>
      </w:pPr>
      <w:ins w:id="255" w:author="Author" w:date="2014-09-05T10:08:00Z">
        <w:del w:id="256" w:author="Author" w:date="2014-10-30T09:53:00Z">
          <w:r w:rsidDel="005D0680">
            <w:delText>2.4.2 Validating a consumer policy</w:delText>
          </w:r>
          <w:r w:rsidDel="005D0680">
            <w:tab/>
            <w:delText>23</w:delText>
          </w:r>
        </w:del>
      </w:ins>
    </w:p>
    <w:p w14:paraId="7663B2D4" w14:textId="77777777" w:rsidR="00EA49EB" w:rsidDel="005D0680" w:rsidRDefault="00EA49EB">
      <w:pPr>
        <w:pStyle w:val="TOC3"/>
        <w:rPr>
          <w:ins w:id="257" w:author="Author" w:date="2014-09-05T10:08:00Z"/>
          <w:del w:id="258" w:author="Author" w:date="2014-10-30T09:53:00Z"/>
          <w:rFonts w:asciiTheme="minorHAnsi" w:eastAsiaTheme="minorEastAsia" w:hAnsiTheme="minorHAnsi" w:cstheme="minorBidi"/>
          <w:bCs w:val="0"/>
          <w:sz w:val="22"/>
          <w:szCs w:val="22"/>
        </w:rPr>
      </w:pPr>
      <w:ins w:id="259" w:author="Author" w:date="2014-09-05T10:08:00Z">
        <w:del w:id="260" w:author="Author" w:date="2014-10-30T09:53:00Z">
          <w:r w:rsidDel="005D0680">
            <w:delText>2.4.3 Exchanging a trust profile during session establishment</w:delText>
          </w:r>
          <w:r w:rsidDel="005D0680">
            <w:tab/>
            <w:delText>24</w:delText>
          </w:r>
        </w:del>
      </w:ins>
    </w:p>
    <w:p w14:paraId="69D074E9" w14:textId="77777777" w:rsidR="00EA49EB" w:rsidDel="005D0680" w:rsidRDefault="00EA49EB">
      <w:pPr>
        <w:pStyle w:val="TOC3"/>
        <w:rPr>
          <w:ins w:id="261" w:author="Author" w:date="2014-09-05T10:08:00Z"/>
          <w:del w:id="262" w:author="Author" w:date="2014-10-30T09:53:00Z"/>
          <w:rFonts w:asciiTheme="minorHAnsi" w:eastAsiaTheme="minorEastAsia" w:hAnsiTheme="minorHAnsi" w:cstheme="minorBidi"/>
          <w:bCs w:val="0"/>
          <w:sz w:val="22"/>
          <w:szCs w:val="22"/>
        </w:rPr>
      </w:pPr>
      <w:ins w:id="263" w:author="Author" w:date="2014-09-05T10:08:00Z">
        <w:del w:id="264" w:author="Author" w:date="2014-10-30T09:53:00Z">
          <w:r w:rsidDel="005D0680">
            <w:delText>2.4.4 Anonymous session</w:delText>
          </w:r>
          <w:r w:rsidDel="005D0680">
            <w:tab/>
            <w:delText>26</w:delText>
          </w:r>
        </w:del>
      </w:ins>
    </w:p>
    <w:p w14:paraId="7D21FF42" w14:textId="77777777" w:rsidR="00EA49EB" w:rsidDel="005D0680" w:rsidRDefault="00EA49EB">
      <w:pPr>
        <w:pStyle w:val="TOC3"/>
        <w:rPr>
          <w:ins w:id="265" w:author="Author" w:date="2014-09-05T10:08:00Z"/>
          <w:del w:id="266" w:author="Author" w:date="2014-10-30T09:53:00Z"/>
          <w:rFonts w:asciiTheme="minorHAnsi" w:eastAsiaTheme="minorEastAsia" w:hAnsiTheme="minorHAnsi" w:cstheme="minorBidi"/>
          <w:bCs w:val="0"/>
          <w:sz w:val="22"/>
          <w:szCs w:val="22"/>
        </w:rPr>
      </w:pPr>
      <w:ins w:id="267" w:author="Author" w:date="2014-09-05T10:08:00Z">
        <w:del w:id="268" w:author="Author" w:date="2014-10-30T09:53:00Z">
          <w:r w:rsidDel="005D0680">
            <w:delText>2.4.5 Validating an admin user</w:delText>
          </w:r>
          <w:r w:rsidDel="005D0680">
            <w:tab/>
            <w:delText>27</w:delText>
          </w:r>
        </w:del>
      </w:ins>
    </w:p>
    <w:p w14:paraId="1C4A8768" w14:textId="77777777" w:rsidR="00EA49EB" w:rsidDel="005D0680" w:rsidRDefault="00EA49EB">
      <w:pPr>
        <w:pStyle w:val="TOC3"/>
        <w:rPr>
          <w:ins w:id="269" w:author="Author" w:date="2014-09-05T10:08:00Z"/>
          <w:del w:id="270" w:author="Author" w:date="2014-10-30T09:53:00Z"/>
          <w:rFonts w:asciiTheme="minorHAnsi" w:eastAsiaTheme="minorEastAsia" w:hAnsiTheme="minorHAnsi" w:cstheme="minorBidi"/>
          <w:bCs w:val="0"/>
          <w:sz w:val="22"/>
          <w:szCs w:val="22"/>
        </w:rPr>
      </w:pPr>
      <w:ins w:id="271" w:author="Author" w:date="2014-09-05T10:08:00Z">
        <w:del w:id="272" w:author="Author" w:date="2014-10-30T09:53:00Z">
          <w:r w:rsidDel="005D0680">
            <w:delText>2.4.6 Emitting a session-based signal</w:delText>
          </w:r>
          <w:r w:rsidDel="005D0680">
            <w:tab/>
            <w:delText>27</w:delText>
          </w:r>
        </w:del>
      </w:ins>
    </w:p>
    <w:p w14:paraId="72396124" w14:textId="77777777" w:rsidR="00EA49EB" w:rsidDel="005D0680" w:rsidRDefault="00EA49EB">
      <w:pPr>
        <w:pStyle w:val="TOC2"/>
        <w:rPr>
          <w:ins w:id="273" w:author="Author" w:date="2014-09-05T10:08:00Z"/>
          <w:del w:id="274" w:author="Author" w:date="2014-10-30T09:53:00Z"/>
          <w:rFonts w:asciiTheme="minorHAnsi" w:eastAsiaTheme="minorEastAsia" w:hAnsiTheme="minorHAnsi" w:cstheme="minorBidi"/>
          <w:sz w:val="22"/>
        </w:rPr>
      </w:pPr>
      <w:ins w:id="275" w:author="Author" w:date="2014-09-05T10:08:00Z">
        <w:del w:id="276" w:author="Author" w:date="2014-10-30T09:53:00Z">
          <w:r w:rsidDel="005D0680">
            <w:delText>2.5 Authorization data format</w:delText>
          </w:r>
          <w:r w:rsidDel="005D0680">
            <w:tab/>
            <w:delText>28</w:delText>
          </w:r>
        </w:del>
      </w:ins>
    </w:p>
    <w:p w14:paraId="1E50A368" w14:textId="77777777" w:rsidR="00EA49EB" w:rsidDel="005D0680" w:rsidRDefault="00EA49EB">
      <w:pPr>
        <w:pStyle w:val="TOC3"/>
        <w:rPr>
          <w:ins w:id="277" w:author="Author" w:date="2014-09-05T10:08:00Z"/>
          <w:del w:id="278" w:author="Author" w:date="2014-10-30T09:53:00Z"/>
          <w:rFonts w:asciiTheme="minorHAnsi" w:eastAsiaTheme="minorEastAsia" w:hAnsiTheme="minorHAnsi" w:cstheme="minorBidi"/>
          <w:bCs w:val="0"/>
          <w:sz w:val="22"/>
          <w:szCs w:val="22"/>
        </w:rPr>
      </w:pPr>
      <w:ins w:id="279" w:author="Author" w:date="2014-09-05T10:08:00Z">
        <w:del w:id="280" w:author="Author" w:date="2014-10-30T09:53:00Z">
          <w:r w:rsidDel="005D0680">
            <w:delText>2.5.1 The format is binary and exchanged between peers using AllJoyn marshalling</w:delText>
          </w:r>
          <w:r w:rsidDel="005D0680">
            <w:tab/>
            <w:delText>28</w:delText>
          </w:r>
        </w:del>
      </w:ins>
    </w:p>
    <w:p w14:paraId="1699940A" w14:textId="77777777" w:rsidR="00EA49EB" w:rsidDel="005D0680" w:rsidRDefault="00EA49EB">
      <w:pPr>
        <w:pStyle w:val="TOC3"/>
        <w:rPr>
          <w:ins w:id="281" w:author="Author" w:date="2014-09-05T10:08:00Z"/>
          <w:del w:id="282" w:author="Author" w:date="2014-10-30T09:53:00Z"/>
          <w:rFonts w:asciiTheme="minorHAnsi" w:eastAsiaTheme="minorEastAsia" w:hAnsiTheme="minorHAnsi" w:cstheme="minorBidi"/>
          <w:bCs w:val="0"/>
          <w:sz w:val="22"/>
          <w:szCs w:val="22"/>
        </w:rPr>
      </w:pPr>
      <w:ins w:id="283" w:author="Author" w:date="2014-09-05T10:08:00Z">
        <w:del w:id="284" w:author="Author" w:date="2014-10-30T09:53:00Z">
          <w:r w:rsidDel="005D0680">
            <w:delText>2.5.2 Format Structure</w:delText>
          </w:r>
          <w:r w:rsidDel="005D0680">
            <w:tab/>
            <w:delText>29</w:delText>
          </w:r>
        </w:del>
      </w:ins>
    </w:p>
    <w:p w14:paraId="1CD11382" w14:textId="77777777" w:rsidR="00EA49EB" w:rsidDel="005D0680" w:rsidRDefault="00EA49EB">
      <w:pPr>
        <w:pStyle w:val="TOC3"/>
        <w:rPr>
          <w:ins w:id="285" w:author="Author" w:date="2014-09-05T10:08:00Z"/>
          <w:del w:id="286" w:author="Author" w:date="2014-10-30T09:53:00Z"/>
          <w:rFonts w:asciiTheme="minorHAnsi" w:eastAsiaTheme="minorEastAsia" w:hAnsiTheme="minorHAnsi" w:cstheme="minorBidi"/>
          <w:bCs w:val="0"/>
          <w:sz w:val="22"/>
          <w:szCs w:val="22"/>
        </w:rPr>
      </w:pPr>
      <w:ins w:id="287" w:author="Author" w:date="2014-09-05T10:08:00Z">
        <w:del w:id="288" w:author="Author" w:date="2014-10-30T09:53:00Z">
          <w:r w:rsidDel="005D0680">
            <w:delText>2.5.3 Examples</w:delText>
          </w:r>
          <w:r w:rsidDel="005D0680">
            <w:tab/>
            <w:delText>33</w:delText>
          </w:r>
        </w:del>
      </w:ins>
    </w:p>
    <w:p w14:paraId="1BE62DD5" w14:textId="77777777" w:rsidR="00EA49EB" w:rsidDel="005D0680" w:rsidRDefault="00EA49EB">
      <w:pPr>
        <w:pStyle w:val="TOC3"/>
        <w:rPr>
          <w:ins w:id="289" w:author="Author" w:date="2014-09-05T10:08:00Z"/>
          <w:del w:id="290" w:author="Author" w:date="2014-10-30T09:53:00Z"/>
          <w:rFonts w:asciiTheme="minorHAnsi" w:eastAsiaTheme="minorEastAsia" w:hAnsiTheme="minorHAnsi" w:cstheme="minorBidi"/>
          <w:bCs w:val="0"/>
          <w:sz w:val="22"/>
          <w:szCs w:val="22"/>
        </w:rPr>
      </w:pPr>
      <w:ins w:id="291" w:author="Author" w:date="2014-09-05T10:08:00Z">
        <w:del w:id="292" w:author="Author" w:date="2014-10-30T09:53:00Z">
          <w:r w:rsidDel="005D0680">
            <w:delText>2.5.4 Policy Templates</w:delText>
          </w:r>
          <w:r w:rsidDel="005D0680">
            <w:tab/>
            <w:delText>37</w:delText>
          </w:r>
        </w:del>
      </w:ins>
    </w:p>
    <w:p w14:paraId="6879026B" w14:textId="77777777" w:rsidR="00EA49EB" w:rsidDel="005D0680" w:rsidRDefault="00EA49EB">
      <w:pPr>
        <w:pStyle w:val="TOC2"/>
        <w:rPr>
          <w:ins w:id="293" w:author="Author" w:date="2014-09-05T10:08:00Z"/>
          <w:del w:id="294" w:author="Author" w:date="2014-10-30T09:53:00Z"/>
          <w:rFonts w:asciiTheme="minorHAnsi" w:eastAsiaTheme="minorEastAsia" w:hAnsiTheme="minorHAnsi" w:cstheme="minorBidi"/>
          <w:sz w:val="22"/>
        </w:rPr>
      </w:pPr>
      <w:ins w:id="295" w:author="Author" w:date="2014-09-05T10:08:00Z">
        <w:del w:id="296" w:author="Author" w:date="2014-10-30T09:53:00Z">
          <w:r w:rsidDel="005D0680">
            <w:delText>2.6 Certificates (Work-in-progress)</w:delText>
          </w:r>
          <w:r w:rsidDel="005D0680">
            <w:tab/>
            <w:delText>37</w:delText>
          </w:r>
        </w:del>
      </w:ins>
    </w:p>
    <w:p w14:paraId="055EAC00" w14:textId="77777777" w:rsidR="00EA49EB" w:rsidDel="005D0680" w:rsidRDefault="00EA49EB">
      <w:pPr>
        <w:pStyle w:val="TOC3"/>
        <w:rPr>
          <w:ins w:id="297" w:author="Author" w:date="2014-09-05T10:08:00Z"/>
          <w:del w:id="298" w:author="Author" w:date="2014-10-30T09:53:00Z"/>
          <w:rFonts w:asciiTheme="minorHAnsi" w:eastAsiaTheme="minorEastAsia" w:hAnsiTheme="minorHAnsi" w:cstheme="minorBidi"/>
          <w:bCs w:val="0"/>
          <w:sz w:val="22"/>
          <w:szCs w:val="22"/>
        </w:rPr>
      </w:pPr>
      <w:ins w:id="299" w:author="Author" w:date="2014-09-05T10:08:00Z">
        <w:del w:id="300" w:author="Author" w:date="2014-10-30T09:53:00Z">
          <w:r w:rsidDel="005D0680">
            <w:delText>2.6.1 Policy certificate</w:delText>
          </w:r>
          <w:r w:rsidDel="005D0680">
            <w:tab/>
            <w:delText>37</w:delText>
          </w:r>
        </w:del>
      </w:ins>
    </w:p>
    <w:p w14:paraId="1BF92969" w14:textId="77777777" w:rsidR="00EA49EB" w:rsidDel="005D0680" w:rsidRDefault="00EA49EB">
      <w:pPr>
        <w:pStyle w:val="TOC3"/>
        <w:rPr>
          <w:ins w:id="301" w:author="Author" w:date="2014-09-05T10:08:00Z"/>
          <w:del w:id="302" w:author="Author" w:date="2014-10-30T09:53:00Z"/>
          <w:rFonts w:asciiTheme="minorHAnsi" w:eastAsiaTheme="minorEastAsia" w:hAnsiTheme="minorHAnsi" w:cstheme="minorBidi"/>
          <w:bCs w:val="0"/>
          <w:sz w:val="22"/>
          <w:szCs w:val="22"/>
        </w:rPr>
      </w:pPr>
      <w:ins w:id="303" w:author="Author" w:date="2014-09-05T10:08:00Z">
        <w:del w:id="304" w:author="Author" w:date="2014-10-30T09:53:00Z">
          <w:r w:rsidDel="005D0680">
            <w:delText>2.6.2 Membership certificate</w:delText>
          </w:r>
          <w:r w:rsidDel="005D0680">
            <w:tab/>
            <w:delText>38</w:delText>
          </w:r>
        </w:del>
      </w:ins>
    </w:p>
    <w:p w14:paraId="40B65778" w14:textId="77777777" w:rsidR="00EA49EB" w:rsidDel="005D0680" w:rsidRDefault="00EA49EB">
      <w:pPr>
        <w:pStyle w:val="TOC3"/>
        <w:rPr>
          <w:ins w:id="305" w:author="Author" w:date="2014-09-05T10:08:00Z"/>
          <w:del w:id="306" w:author="Author" w:date="2014-10-30T09:53:00Z"/>
          <w:rFonts w:asciiTheme="minorHAnsi" w:eastAsiaTheme="minorEastAsia" w:hAnsiTheme="minorHAnsi" w:cstheme="minorBidi"/>
          <w:bCs w:val="0"/>
          <w:sz w:val="22"/>
          <w:szCs w:val="22"/>
        </w:rPr>
      </w:pPr>
      <w:ins w:id="307" w:author="Author" w:date="2014-09-05T10:08:00Z">
        <w:del w:id="308" w:author="Author" w:date="2014-10-30T09:53:00Z">
          <w:r w:rsidDel="005D0680">
            <w:delText>2.6.3 User equivalence certificate</w:delText>
          </w:r>
          <w:r w:rsidDel="005D0680">
            <w:tab/>
            <w:delText>38</w:delText>
          </w:r>
        </w:del>
      </w:ins>
    </w:p>
    <w:p w14:paraId="2E466485" w14:textId="77777777" w:rsidR="00EA49EB" w:rsidDel="005D0680" w:rsidRDefault="00EA49EB">
      <w:pPr>
        <w:pStyle w:val="TOC3"/>
        <w:rPr>
          <w:ins w:id="309" w:author="Author" w:date="2014-09-05T10:08:00Z"/>
          <w:del w:id="310" w:author="Author" w:date="2014-10-30T09:53:00Z"/>
          <w:rFonts w:asciiTheme="minorHAnsi" w:eastAsiaTheme="minorEastAsia" w:hAnsiTheme="minorHAnsi" w:cstheme="minorBidi"/>
          <w:bCs w:val="0"/>
          <w:sz w:val="22"/>
          <w:szCs w:val="22"/>
        </w:rPr>
      </w:pPr>
      <w:ins w:id="311" w:author="Author" w:date="2014-09-05T10:08:00Z">
        <w:del w:id="312" w:author="Author" w:date="2014-10-30T09:53:00Z">
          <w:r w:rsidDel="005D0680">
            <w:delText>2.6.4 Identity certificate</w:delText>
          </w:r>
          <w:r w:rsidDel="005D0680">
            <w:tab/>
            <w:delText>39</w:delText>
          </w:r>
        </w:del>
      </w:ins>
    </w:p>
    <w:p w14:paraId="5D8B188F" w14:textId="77777777" w:rsidR="00EA49EB" w:rsidDel="005D0680" w:rsidRDefault="00EA49EB">
      <w:pPr>
        <w:pStyle w:val="TOC3"/>
        <w:rPr>
          <w:ins w:id="313" w:author="Author" w:date="2014-09-05T10:08:00Z"/>
          <w:del w:id="314" w:author="Author" w:date="2014-10-30T09:53:00Z"/>
          <w:rFonts w:asciiTheme="minorHAnsi" w:eastAsiaTheme="minorEastAsia" w:hAnsiTheme="minorHAnsi" w:cstheme="minorBidi"/>
          <w:bCs w:val="0"/>
          <w:sz w:val="22"/>
          <w:szCs w:val="22"/>
        </w:rPr>
      </w:pPr>
      <w:ins w:id="315" w:author="Author" w:date="2014-09-05T10:08:00Z">
        <w:del w:id="316" w:author="Author" w:date="2014-10-30T09:53:00Z">
          <w:r w:rsidDel="005D0680">
            <w:delText>2.6.5 Guild equivalence certificate</w:delText>
          </w:r>
          <w:r w:rsidDel="005D0680">
            <w:tab/>
            <w:delText>39</w:delText>
          </w:r>
        </w:del>
      </w:ins>
    </w:p>
    <w:p w14:paraId="3C3A0269" w14:textId="77777777" w:rsidR="00EA49EB" w:rsidDel="005D0680" w:rsidRDefault="00EA49EB">
      <w:pPr>
        <w:pStyle w:val="TOC2"/>
        <w:rPr>
          <w:ins w:id="317" w:author="Author" w:date="2014-09-05T10:08:00Z"/>
          <w:del w:id="318" w:author="Author" w:date="2014-10-30T09:53:00Z"/>
          <w:rFonts w:asciiTheme="minorHAnsi" w:eastAsiaTheme="minorEastAsia" w:hAnsiTheme="minorHAnsi" w:cstheme="minorBidi"/>
          <w:sz w:val="22"/>
        </w:rPr>
      </w:pPr>
      <w:ins w:id="319" w:author="Author" w:date="2014-09-05T10:08:00Z">
        <w:del w:id="320" w:author="Author" w:date="2014-10-30T09:53:00Z">
          <w:r w:rsidDel="005D0680">
            <w:delText>2.7 Sample use cases</w:delText>
          </w:r>
          <w:r w:rsidDel="005D0680">
            <w:tab/>
            <w:delText>40</w:delText>
          </w:r>
        </w:del>
      </w:ins>
    </w:p>
    <w:p w14:paraId="187B5588" w14:textId="77777777" w:rsidR="00EA49EB" w:rsidDel="005D0680" w:rsidRDefault="00EA49EB">
      <w:pPr>
        <w:pStyle w:val="TOC3"/>
        <w:rPr>
          <w:ins w:id="321" w:author="Author" w:date="2014-09-05T10:08:00Z"/>
          <w:del w:id="322" w:author="Author" w:date="2014-10-30T09:53:00Z"/>
          <w:rFonts w:asciiTheme="minorHAnsi" w:eastAsiaTheme="minorEastAsia" w:hAnsiTheme="minorHAnsi" w:cstheme="minorBidi"/>
          <w:bCs w:val="0"/>
          <w:sz w:val="22"/>
          <w:szCs w:val="22"/>
        </w:rPr>
      </w:pPr>
      <w:ins w:id="323" w:author="Author" w:date="2014-09-05T10:08:00Z">
        <w:del w:id="324" w:author="Author" w:date="2014-10-30T09:53:00Z">
          <w:r w:rsidDel="005D0680">
            <w:delText>2.7.1 Users and devices</w:delText>
          </w:r>
          <w:r w:rsidDel="005D0680">
            <w:tab/>
            <w:delText>40</w:delText>
          </w:r>
        </w:del>
      </w:ins>
    </w:p>
    <w:p w14:paraId="4E8CFEA6" w14:textId="77777777" w:rsidR="00EA49EB" w:rsidDel="005D0680" w:rsidRDefault="00EA49EB">
      <w:pPr>
        <w:pStyle w:val="TOC3"/>
        <w:rPr>
          <w:ins w:id="325" w:author="Author" w:date="2014-09-05T10:08:00Z"/>
          <w:del w:id="326" w:author="Author" w:date="2014-10-30T09:53:00Z"/>
          <w:rFonts w:asciiTheme="minorHAnsi" w:eastAsiaTheme="minorEastAsia" w:hAnsiTheme="minorHAnsi" w:cstheme="minorBidi"/>
          <w:bCs w:val="0"/>
          <w:sz w:val="22"/>
          <w:szCs w:val="22"/>
        </w:rPr>
      </w:pPr>
      <w:ins w:id="327" w:author="Author" w:date="2014-09-05T10:08:00Z">
        <w:del w:id="328" w:author="Author" w:date="2014-10-30T09:53:00Z">
          <w:r w:rsidDel="005D0680">
            <w:delText>2.7.2 Users set up by Dad</w:delText>
          </w:r>
          <w:r w:rsidDel="005D0680">
            <w:tab/>
            <w:delText>41</w:delText>
          </w:r>
        </w:del>
      </w:ins>
    </w:p>
    <w:p w14:paraId="121201A5" w14:textId="77777777" w:rsidR="00EA49EB" w:rsidDel="005D0680" w:rsidRDefault="00EA49EB">
      <w:pPr>
        <w:pStyle w:val="TOC3"/>
        <w:rPr>
          <w:ins w:id="329" w:author="Author" w:date="2014-09-05T10:08:00Z"/>
          <w:del w:id="330" w:author="Author" w:date="2014-10-30T09:53:00Z"/>
          <w:rFonts w:asciiTheme="minorHAnsi" w:eastAsiaTheme="minorEastAsia" w:hAnsiTheme="minorHAnsi" w:cstheme="minorBidi"/>
          <w:bCs w:val="0"/>
          <w:sz w:val="22"/>
          <w:szCs w:val="22"/>
        </w:rPr>
      </w:pPr>
      <w:ins w:id="331" w:author="Author" w:date="2014-09-05T10:08:00Z">
        <w:del w:id="332" w:author="Author" w:date="2014-10-30T09:53:00Z">
          <w:r w:rsidDel="005D0680">
            <w:delText>2.7.3 Living room set up by Dad</w:delText>
          </w:r>
          <w:r w:rsidDel="005D0680">
            <w:tab/>
            <w:delText>42</w:delText>
          </w:r>
        </w:del>
      </w:ins>
    </w:p>
    <w:p w14:paraId="57D5DA87" w14:textId="77777777" w:rsidR="00EA49EB" w:rsidDel="005D0680" w:rsidRDefault="00EA49EB">
      <w:pPr>
        <w:pStyle w:val="TOC3"/>
        <w:rPr>
          <w:ins w:id="333" w:author="Author" w:date="2014-09-05T10:08:00Z"/>
          <w:del w:id="334" w:author="Author" w:date="2014-10-30T09:53:00Z"/>
          <w:rFonts w:asciiTheme="minorHAnsi" w:eastAsiaTheme="minorEastAsia" w:hAnsiTheme="minorHAnsi" w:cstheme="minorBidi"/>
          <w:bCs w:val="0"/>
          <w:sz w:val="22"/>
          <w:szCs w:val="22"/>
        </w:rPr>
      </w:pPr>
      <w:ins w:id="335" w:author="Author" w:date="2014-09-05T10:08:00Z">
        <w:del w:id="336" w:author="Author" w:date="2014-10-30T09:53:00Z">
          <w:r w:rsidDel="005D0680">
            <w:delText>2.7.4 Son's bedroom set up by son</w:delText>
          </w:r>
          <w:r w:rsidDel="005D0680">
            <w:tab/>
            <w:delText>43</w:delText>
          </w:r>
        </w:del>
      </w:ins>
    </w:p>
    <w:p w14:paraId="422D40BD" w14:textId="77777777" w:rsidR="00EA49EB" w:rsidDel="005D0680" w:rsidRDefault="00EA49EB">
      <w:pPr>
        <w:pStyle w:val="TOC3"/>
        <w:rPr>
          <w:ins w:id="337" w:author="Author" w:date="2014-09-05T10:08:00Z"/>
          <w:del w:id="338" w:author="Author" w:date="2014-10-30T09:53:00Z"/>
          <w:rFonts w:asciiTheme="minorHAnsi" w:eastAsiaTheme="minorEastAsia" w:hAnsiTheme="minorHAnsi" w:cstheme="minorBidi"/>
          <w:bCs w:val="0"/>
          <w:sz w:val="22"/>
          <w:szCs w:val="22"/>
        </w:rPr>
      </w:pPr>
      <w:ins w:id="339" w:author="Author" w:date="2014-09-05T10:08:00Z">
        <w:del w:id="340" w:author="Author" w:date="2014-10-30T09:53:00Z">
          <w:r w:rsidDel="005D0680">
            <w:delText>2.7.5 Master bedroom set up by Dad</w:delText>
          </w:r>
          <w:r w:rsidDel="005D0680">
            <w:tab/>
            <w:delText>44</w:delText>
          </w:r>
        </w:del>
      </w:ins>
    </w:p>
    <w:p w14:paraId="5D196860" w14:textId="77777777" w:rsidR="00EA49EB" w:rsidDel="005D0680" w:rsidRDefault="00EA49EB">
      <w:pPr>
        <w:pStyle w:val="TOC3"/>
        <w:rPr>
          <w:ins w:id="341" w:author="Author" w:date="2014-09-05T10:08:00Z"/>
          <w:del w:id="342" w:author="Author" w:date="2014-10-30T09:53:00Z"/>
          <w:rFonts w:asciiTheme="minorHAnsi" w:eastAsiaTheme="minorEastAsia" w:hAnsiTheme="minorHAnsi" w:cstheme="minorBidi"/>
          <w:bCs w:val="0"/>
          <w:sz w:val="22"/>
          <w:szCs w:val="22"/>
        </w:rPr>
      </w:pPr>
      <w:ins w:id="343" w:author="Author" w:date="2014-09-05T10:08:00Z">
        <w:del w:id="344" w:author="Author" w:date="2014-10-30T09:53:00Z">
          <w:r w:rsidDel="005D0680">
            <w:delText>2.7.6 Son can control different TVs in the house</w:delText>
          </w:r>
          <w:r w:rsidDel="005D0680">
            <w:tab/>
            <w:delText>45</w:delText>
          </w:r>
        </w:del>
      </w:ins>
    </w:p>
    <w:p w14:paraId="32C62349" w14:textId="77777777" w:rsidR="00EA49EB" w:rsidDel="005D0680" w:rsidRDefault="00EA49EB">
      <w:pPr>
        <w:pStyle w:val="TOC3"/>
        <w:rPr>
          <w:ins w:id="345" w:author="Author" w:date="2014-09-05T10:08:00Z"/>
          <w:del w:id="346" w:author="Author" w:date="2014-10-30T09:53:00Z"/>
          <w:rFonts w:asciiTheme="minorHAnsi" w:eastAsiaTheme="minorEastAsia" w:hAnsiTheme="minorHAnsi" w:cstheme="minorBidi"/>
          <w:bCs w:val="0"/>
          <w:sz w:val="22"/>
          <w:szCs w:val="22"/>
        </w:rPr>
      </w:pPr>
      <w:ins w:id="347" w:author="Author" w:date="2014-09-05T10:08:00Z">
        <w:del w:id="348" w:author="Author" w:date="2014-10-30T09:53:00Z">
          <w:r w:rsidDel="005D0680">
            <w:delText>2.7.7 Living room tablet controls TVs in the house</w:delText>
          </w:r>
          <w:r w:rsidDel="005D0680">
            <w:tab/>
            <w:delText>46</w:delText>
          </w:r>
        </w:del>
      </w:ins>
    </w:p>
    <w:p w14:paraId="76447D62" w14:textId="77777777" w:rsidR="00EA49EB" w:rsidDel="005D0680" w:rsidRDefault="00EA49EB">
      <w:pPr>
        <w:pStyle w:val="TOC1"/>
        <w:rPr>
          <w:ins w:id="349" w:author="Author" w:date="2014-09-05T10:08:00Z"/>
          <w:del w:id="350" w:author="Author" w:date="2014-10-30T09:53:00Z"/>
          <w:rFonts w:asciiTheme="minorHAnsi" w:eastAsiaTheme="minorEastAsia" w:hAnsiTheme="minorHAnsi" w:cstheme="minorBidi"/>
          <w:b w:val="0"/>
          <w:bCs w:val="0"/>
          <w:sz w:val="22"/>
        </w:rPr>
      </w:pPr>
      <w:ins w:id="351" w:author="Author" w:date="2014-09-05T10:08:00Z">
        <w:del w:id="352" w:author="Author" w:date="2014-10-30T09:53:00Z">
          <w:r w:rsidDel="005D0680">
            <w:delText>3 Enhancements to Existing Framework</w:delText>
          </w:r>
          <w:r w:rsidDel="005D0680">
            <w:tab/>
            <w:delText>47</w:delText>
          </w:r>
        </w:del>
      </w:ins>
    </w:p>
    <w:p w14:paraId="3C8B1EF3" w14:textId="77777777" w:rsidR="00EA49EB" w:rsidDel="005D0680" w:rsidRDefault="00EA49EB">
      <w:pPr>
        <w:pStyle w:val="TOC2"/>
        <w:rPr>
          <w:ins w:id="353" w:author="Author" w:date="2014-09-05T10:08:00Z"/>
          <w:del w:id="354" w:author="Author" w:date="2014-10-30T09:53:00Z"/>
          <w:rFonts w:asciiTheme="minorHAnsi" w:eastAsiaTheme="minorEastAsia" w:hAnsiTheme="minorHAnsi" w:cstheme="minorBidi"/>
          <w:sz w:val="22"/>
        </w:rPr>
      </w:pPr>
      <w:ins w:id="355" w:author="Author" w:date="2014-09-05T10:08:00Z">
        <w:del w:id="356" w:author="Author" w:date="2014-10-30T09:53:00Z">
          <w:r w:rsidDel="005D0680">
            <w:delText>3.1 Crypto Agility Exchange</w:delText>
          </w:r>
          <w:r w:rsidDel="005D0680">
            <w:tab/>
            <w:delText>47</w:delText>
          </w:r>
        </w:del>
      </w:ins>
    </w:p>
    <w:p w14:paraId="402F1DFA" w14:textId="77777777" w:rsidR="00EA49EB" w:rsidDel="005D0680" w:rsidRDefault="00EA49EB">
      <w:pPr>
        <w:pStyle w:val="TOC2"/>
        <w:rPr>
          <w:ins w:id="357" w:author="Author" w:date="2014-09-05T10:08:00Z"/>
          <w:del w:id="358" w:author="Author" w:date="2014-10-30T09:53:00Z"/>
          <w:rFonts w:asciiTheme="minorHAnsi" w:eastAsiaTheme="minorEastAsia" w:hAnsiTheme="minorHAnsi" w:cstheme="minorBidi"/>
          <w:sz w:val="22"/>
        </w:rPr>
      </w:pPr>
      <w:ins w:id="359" w:author="Author" w:date="2014-09-05T10:08:00Z">
        <w:del w:id="360" w:author="Author" w:date="2014-10-30T09:53:00Z">
          <w:r w:rsidDel="005D0680">
            <w:delText>3.2 Add a Claimable Field to the About Announcement</w:delText>
          </w:r>
          <w:r w:rsidDel="005D0680">
            <w:tab/>
            <w:delText>48</w:delText>
          </w:r>
        </w:del>
      </w:ins>
    </w:p>
    <w:p w14:paraId="6A9DE785" w14:textId="77777777" w:rsidR="00EA49EB" w:rsidDel="005D0680" w:rsidRDefault="00EA49EB">
      <w:pPr>
        <w:pStyle w:val="TOC1"/>
        <w:rPr>
          <w:ins w:id="361" w:author="Author" w:date="2014-09-05T10:08:00Z"/>
          <w:del w:id="362" w:author="Author" w:date="2014-10-30T09:53:00Z"/>
          <w:rFonts w:asciiTheme="minorHAnsi" w:eastAsiaTheme="minorEastAsia" w:hAnsiTheme="minorHAnsi" w:cstheme="minorBidi"/>
          <w:b w:val="0"/>
          <w:bCs w:val="0"/>
          <w:sz w:val="22"/>
        </w:rPr>
      </w:pPr>
      <w:ins w:id="363" w:author="Author" w:date="2014-09-05T10:08:00Z">
        <w:del w:id="364" w:author="Author" w:date="2014-10-30T09:53:00Z">
          <w:r w:rsidDel="005D0680">
            <w:delText>4 Future Considerations</w:delText>
          </w:r>
          <w:r w:rsidDel="005D0680">
            <w:tab/>
            <w:delText>49</w:delText>
          </w:r>
        </w:del>
      </w:ins>
    </w:p>
    <w:p w14:paraId="46C7C224" w14:textId="77777777" w:rsidR="00EA49EB" w:rsidDel="005D0680" w:rsidRDefault="00EA49EB">
      <w:pPr>
        <w:pStyle w:val="TOC2"/>
        <w:rPr>
          <w:ins w:id="365" w:author="Author" w:date="2014-09-05T10:08:00Z"/>
          <w:del w:id="366" w:author="Author" w:date="2014-10-30T09:53:00Z"/>
          <w:rFonts w:asciiTheme="minorHAnsi" w:eastAsiaTheme="minorEastAsia" w:hAnsiTheme="minorHAnsi" w:cstheme="minorBidi"/>
          <w:sz w:val="22"/>
        </w:rPr>
      </w:pPr>
      <w:ins w:id="367" w:author="Author" w:date="2014-09-05T10:08:00Z">
        <w:del w:id="368" w:author="Author" w:date="2014-10-30T09:53:00Z">
          <w:r w:rsidDel="005D0680">
            <w:delText>4.1 Broadcast signals and multipoint sessions</w:delText>
          </w:r>
          <w:r w:rsidDel="005D0680">
            <w:tab/>
            <w:delText>49</w:delText>
          </w:r>
        </w:del>
      </w:ins>
    </w:p>
    <w:p w14:paraId="0220FD31" w14:textId="77777777" w:rsidR="002C73CC" w:rsidDel="005D0680" w:rsidRDefault="002C73CC">
      <w:pPr>
        <w:pStyle w:val="TOC1"/>
        <w:rPr>
          <w:ins w:id="369" w:author="Author" w:date="2014-09-04T15:20:00Z"/>
          <w:del w:id="370" w:author="Author" w:date="2014-10-30T09:53:00Z"/>
          <w:rFonts w:asciiTheme="minorHAnsi" w:eastAsiaTheme="minorEastAsia" w:hAnsiTheme="minorHAnsi" w:cstheme="minorBidi"/>
          <w:b w:val="0"/>
          <w:bCs w:val="0"/>
          <w:sz w:val="22"/>
        </w:rPr>
      </w:pPr>
      <w:ins w:id="371" w:author="Author" w:date="2014-09-04T15:20:00Z">
        <w:del w:id="372" w:author="Author" w:date="2014-10-30T09:53:00Z">
          <w:r w:rsidDel="005D0680">
            <w:delText>1 Introduction</w:delText>
          </w:r>
          <w:r w:rsidDel="005D0680">
            <w:tab/>
            <w:delText>5</w:delText>
          </w:r>
        </w:del>
      </w:ins>
    </w:p>
    <w:p w14:paraId="469E031D" w14:textId="77777777" w:rsidR="002C73CC" w:rsidDel="005D0680" w:rsidRDefault="002C73CC">
      <w:pPr>
        <w:pStyle w:val="TOC2"/>
        <w:rPr>
          <w:ins w:id="373" w:author="Author" w:date="2014-09-04T15:20:00Z"/>
          <w:del w:id="374" w:author="Author" w:date="2014-10-30T09:53:00Z"/>
          <w:rFonts w:asciiTheme="minorHAnsi" w:eastAsiaTheme="minorEastAsia" w:hAnsiTheme="minorHAnsi" w:cstheme="minorBidi"/>
          <w:sz w:val="22"/>
        </w:rPr>
      </w:pPr>
      <w:ins w:id="375" w:author="Author" w:date="2014-09-04T15:20:00Z">
        <w:del w:id="376" w:author="Author" w:date="2014-10-30T09:53:00Z">
          <w:r w:rsidDel="005D0680">
            <w:delText>1.1 Purpose and scope</w:delText>
          </w:r>
          <w:r w:rsidDel="005D0680">
            <w:tab/>
            <w:delText>5</w:delText>
          </w:r>
        </w:del>
      </w:ins>
    </w:p>
    <w:p w14:paraId="36EA3FDD" w14:textId="77777777" w:rsidR="002C73CC" w:rsidDel="005D0680" w:rsidRDefault="002C73CC">
      <w:pPr>
        <w:pStyle w:val="TOC2"/>
        <w:rPr>
          <w:ins w:id="377" w:author="Author" w:date="2014-09-04T15:20:00Z"/>
          <w:del w:id="378" w:author="Author" w:date="2014-10-30T09:53:00Z"/>
          <w:rFonts w:asciiTheme="minorHAnsi" w:eastAsiaTheme="minorEastAsia" w:hAnsiTheme="minorHAnsi" w:cstheme="minorBidi"/>
          <w:sz w:val="22"/>
        </w:rPr>
      </w:pPr>
      <w:ins w:id="379" w:author="Author" w:date="2014-09-04T15:20:00Z">
        <w:del w:id="380" w:author="Author" w:date="2014-10-30T09:53:00Z">
          <w:r w:rsidDel="005D0680">
            <w:delText>1.2 Revision history</w:delText>
          </w:r>
          <w:r w:rsidDel="005D0680">
            <w:tab/>
            <w:delText>5</w:delText>
          </w:r>
        </w:del>
      </w:ins>
    </w:p>
    <w:p w14:paraId="53A0C0F9" w14:textId="77777777" w:rsidR="002C73CC" w:rsidDel="005D0680" w:rsidRDefault="002C73CC">
      <w:pPr>
        <w:pStyle w:val="TOC2"/>
        <w:rPr>
          <w:ins w:id="381" w:author="Author" w:date="2014-09-04T15:20:00Z"/>
          <w:del w:id="382" w:author="Author" w:date="2014-10-30T09:53:00Z"/>
          <w:rFonts w:asciiTheme="minorHAnsi" w:eastAsiaTheme="minorEastAsia" w:hAnsiTheme="minorHAnsi" w:cstheme="minorBidi"/>
          <w:sz w:val="22"/>
        </w:rPr>
      </w:pPr>
      <w:ins w:id="383" w:author="Author" w:date="2014-09-04T15:20:00Z">
        <w:del w:id="384" w:author="Author" w:date="2014-10-30T09:53:00Z">
          <w:r w:rsidDel="005D0680">
            <w:delText>1.3 Acronyms and terms</w:delText>
          </w:r>
          <w:r w:rsidDel="005D0680">
            <w:tab/>
            <w:delText>5</w:delText>
          </w:r>
        </w:del>
      </w:ins>
    </w:p>
    <w:p w14:paraId="5917F96E" w14:textId="77777777" w:rsidR="002C73CC" w:rsidDel="005D0680" w:rsidRDefault="002C73CC">
      <w:pPr>
        <w:pStyle w:val="TOC1"/>
        <w:rPr>
          <w:ins w:id="385" w:author="Author" w:date="2014-09-04T15:20:00Z"/>
          <w:del w:id="386" w:author="Author" w:date="2014-10-30T09:53:00Z"/>
          <w:rFonts w:asciiTheme="minorHAnsi" w:eastAsiaTheme="minorEastAsia" w:hAnsiTheme="minorHAnsi" w:cstheme="minorBidi"/>
          <w:b w:val="0"/>
          <w:bCs w:val="0"/>
          <w:sz w:val="22"/>
        </w:rPr>
      </w:pPr>
      <w:ins w:id="387" w:author="Author" w:date="2014-09-04T15:20:00Z">
        <w:del w:id="388" w:author="Author" w:date="2014-10-30T09:53:00Z">
          <w:r w:rsidDel="005D0680">
            <w:delText>2 System Design</w:delText>
          </w:r>
          <w:r w:rsidDel="005D0680">
            <w:tab/>
            <w:delText>7</w:delText>
          </w:r>
        </w:del>
      </w:ins>
    </w:p>
    <w:p w14:paraId="07C8DD29" w14:textId="77777777" w:rsidR="002C73CC" w:rsidDel="005D0680" w:rsidRDefault="002C73CC">
      <w:pPr>
        <w:pStyle w:val="TOC2"/>
        <w:rPr>
          <w:ins w:id="389" w:author="Author" w:date="2014-09-04T15:20:00Z"/>
          <w:del w:id="390" w:author="Author" w:date="2014-10-30T09:53:00Z"/>
          <w:rFonts w:asciiTheme="minorHAnsi" w:eastAsiaTheme="minorEastAsia" w:hAnsiTheme="minorHAnsi" w:cstheme="minorBidi"/>
          <w:sz w:val="22"/>
        </w:rPr>
      </w:pPr>
      <w:ins w:id="391" w:author="Author" w:date="2014-09-04T15:20:00Z">
        <w:del w:id="392" w:author="Author" w:date="2014-10-30T09:53:00Z">
          <w:r w:rsidDel="005D0680">
            <w:delText>2.1 Overview</w:delText>
          </w:r>
          <w:r w:rsidDel="005D0680">
            <w:tab/>
            <w:delText>7</w:delText>
          </w:r>
        </w:del>
      </w:ins>
    </w:p>
    <w:p w14:paraId="3FD92C76" w14:textId="77777777" w:rsidR="002C73CC" w:rsidDel="005D0680" w:rsidRDefault="002C73CC">
      <w:pPr>
        <w:pStyle w:val="TOC2"/>
        <w:rPr>
          <w:ins w:id="393" w:author="Author" w:date="2014-09-04T15:20:00Z"/>
          <w:del w:id="394" w:author="Author" w:date="2014-10-30T09:53:00Z"/>
          <w:rFonts w:asciiTheme="minorHAnsi" w:eastAsiaTheme="minorEastAsia" w:hAnsiTheme="minorHAnsi" w:cstheme="minorBidi"/>
          <w:sz w:val="22"/>
        </w:rPr>
      </w:pPr>
      <w:ins w:id="395" w:author="Author" w:date="2014-09-04T15:20:00Z">
        <w:del w:id="396" w:author="Author" w:date="2014-10-30T09:53:00Z">
          <w:r w:rsidDel="005D0680">
            <w:delText>2.2 Premises</w:delText>
          </w:r>
          <w:r w:rsidDel="005D0680">
            <w:tab/>
            <w:delText>8</w:delText>
          </w:r>
        </w:del>
      </w:ins>
    </w:p>
    <w:p w14:paraId="098B780C" w14:textId="77777777" w:rsidR="002C73CC" w:rsidDel="005D0680" w:rsidRDefault="002C73CC">
      <w:pPr>
        <w:pStyle w:val="TOC2"/>
        <w:rPr>
          <w:ins w:id="397" w:author="Author" w:date="2014-09-04T15:20:00Z"/>
          <w:del w:id="398" w:author="Author" w:date="2014-10-30T09:53:00Z"/>
          <w:rFonts w:asciiTheme="minorHAnsi" w:eastAsiaTheme="minorEastAsia" w:hAnsiTheme="minorHAnsi" w:cstheme="minorBidi"/>
          <w:sz w:val="22"/>
        </w:rPr>
      </w:pPr>
      <w:ins w:id="399" w:author="Author" w:date="2014-09-04T15:20:00Z">
        <w:del w:id="400" w:author="Author" w:date="2014-10-30T09:53:00Z">
          <w:r w:rsidDel="005D0680">
            <w:delText>2.3 Typical operations</w:delText>
          </w:r>
          <w:r w:rsidDel="005D0680">
            <w:tab/>
            <w:delText>10</w:delText>
          </w:r>
        </w:del>
      </w:ins>
    </w:p>
    <w:p w14:paraId="46891B48" w14:textId="77777777" w:rsidR="002C73CC" w:rsidDel="005D0680" w:rsidRDefault="002C73CC">
      <w:pPr>
        <w:pStyle w:val="TOC3"/>
        <w:rPr>
          <w:ins w:id="401" w:author="Author" w:date="2014-09-04T15:20:00Z"/>
          <w:del w:id="402" w:author="Author" w:date="2014-10-30T09:53:00Z"/>
          <w:rFonts w:asciiTheme="minorHAnsi" w:eastAsiaTheme="minorEastAsia" w:hAnsiTheme="minorHAnsi" w:cstheme="minorBidi"/>
          <w:bCs w:val="0"/>
          <w:sz w:val="22"/>
          <w:szCs w:val="22"/>
        </w:rPr>
      </w:pPr>
      <w:ins w:id="403" w:author="Author" w:date="2014-09-04T15:20:00Z">
        <w:del w:id="404" w:author="Author" w:date="2014-10-30T09:53:00Z">
          <w:r w:rsidDel="005D0680">
            <w:delText>2.3.1 Claim a factory-reset device</w:delText>
          </w:r>
          <w:r w:rsidDel="005D0680">
            <w:tab/>
            <w:delText>10</w:delText>
          </w:r>
        </w:del>
      </w:ins>
    </w:p>
    <w:p w14:paraId="14E87878" w14:textId="77777777" w:rsidR="002C73CC" w:rsidDel="005D0680" w:rsidRDefault="002C73CC">
      <w:pPr>
        <w:pStyle w:val="TOC3"/>
        <w:rPr>
          <w:ins w:id="405" w:author="Author" w:date="2014-09-04T15:20:00Z"/>
          <w:del w:id="406" w:author="Author" w:date="2014-10-30T09:53:00Z"/>
          <w:rFonts w:asciiTheme="minorHAnsi" w:eastAsiaTheme="minorEastAsia" w:hAnsiTheme="minorHAnsi" w:cstheme="minorBidi"/>
          <w:bCs w:val="0"/>
          <w:sz w:val="22"/>
          <w:szCs w:val="22"/>
        </w:rPr>
      </w:pPr>
      <w:ins w:id="407" w:author="Author" w:date="2014-09-04T15:20:00Z">
        <w:del w:id="408" w:author="Author" w:date="2014-10-30T09:53:00Z">
          <w:r w:rsidDel="005D0680">
            <w:delText>2.3.2 Define a guild</w:delText>
          </w:r>
          <w:r w:rsidDel="005D0680">
            <w:tab/>
            <w:delText>12</w:delText>
          </w:r>
        </w:del>
      </w:ins>
    </w:p>
    <w:p w14:paraId="356248DE" w14:textId="77777777" w:rsidR="002C73CC" w:rsidDel="005D0680" w:rsidRDefault="002C73CC">
      <w:pPr>
        <w:pStyle w:val="TOC3"/>
        <w:rPr>
          <w:ins w:id="409" w:author="Author" w:date="2014-09-04T15:20:00Z"/>
          <w:del w:id="410" w:author="Author" w:date="2014-10-30T09:53:00Z"/>
          <w:rFonts w:asciiTheme="minorHAnsi" w:eastAsiaTheme="minorEastAsia" w:hAnsiTheme="minorHAnsi" w:cstheme="minorBidi"/>
          <w:bCs w:val="0"/>
          <w:sz w:val="22"/>
          <w:szCs w:val="22"/>
        </w:rPr>
      </w:pPr>
      <w:ins w:id="411" w:author="Author" w:date="2014-09-04T15:20:00Z">
        <w:del w:id="412" w:author="Author" w:date="2014-10-30T09:53:00Z">
          <w:r w:rsidDel="005D0680">
            <w:delText>2.3.3 Example of building a policy</w:delText>
          </w:r>
          <w:r w:rsidDel="005D0680">
            <w:tab/>
            <w:delText>12</w:delText>
          </w:r>
        </w:del>
      </w:ins>
    </w:p>
    <w:p w14:paraId="16924C1C" w14:textId="77777777" w:rsidR="002C73CC" w:rsidDel="005D0680" w:rsidRDefault="002C73CC">
      <w:pPr>
        <w:pStyle w:val="TOC3"/>
        <w:rPr>
          <w:ins w:id="413" w:author="Author" w:date="2014-09-04T15:20:00Z"/>
          <w:del w:id="414" w:author="Author" w:date="2014-10-30T09:53:00Z"/>
          <w:rFonts w:asciiTheme="minorHAnsi" w:eastAsiaTheme="minorEastAsia" w:hAnsiTheme="minorHAnsi" w:cstheme="minorBidi"/>
          <w:bCs w:val="0"/>
          <w:sz w:val="22"/>
          <w:szCs w:val="22"/>
        </w:rPr>
      </w:pPr>
      <w:ins w:id="415" w:author="Author" w:date="2014-09-04T15:20:00Z">
        <w:del w:id="416" w:author="Author" w:date="2014-10-30T09:53:00Z">
          <w:r w:rsidDel="005D0680">
            <w:delText>2.3.4 Install an ANY-USER policy</w:delText>
          </w:r>
          <w:r w:rsidDel="005D0680">
            <w:tab/>
            <w:delText>13</w:delText>
          </w:r>
        </w:del>
      </w:ins>
    </w:p>
    <w:p w14:paraId="057E9163" w14:textId="77777777" w:rsidR="002C73CC" w:rsidDel="005D0680" w:rsidRDefault="002C73CC">
      <w:pPr>
        <w:pStyle w:val="TOC3"/>
        <w:rPr>
          <w:ins w:id="417" w:author="Author" w:date="2014-09-04T15:20:00Z"/>
          <w:del w:id="418" w:author="Author" w:date="2014-10-30T09:53:00Z"/>
          <w:rFonts w:asciiTheme="minorHAnsi" w:eastAsiaTheme="minorEastAsia" w:hAnsiTheme="minorHAnsi" w:cstheme="minorBidi"/>
          <w:bCs w:val="0"/>
          <w:sz w:val="22"/>
          <w:szCs w:val="22"/>
        </w:rPr>
      </w:pPr>
      <w:ins w:id="419" w:author="Author" w:date="2014-09-04T15:20:00Z">
        <w:del w:id="420" w:author="Author" w:date="2014-10-30T09:53:00Z">
          <w:r w:rsidDel="005D0680">
            <w:delText>2.3.5 Install a guild-specific policy</w:delText>
          </w:r>
          <w:r w:rsidDel="005D0680">
            <w:tab/>
            <w:delText>13</w:delText>
          </w:r>
        </w:del>
      </w:ins>
    </w:p>
    <w:p w14:paraId="639C33D1" w14:textId="77777777" w:rsidR="002C73CC" w:rsidDel="005D0680" w:rsidRDefault="002C73CC">
      <w:pPr>
        <w:pStyle w:val="TOC3"/>
        <w:rPr>
          <w:ins w:id="421" w:author="Author" w:date="2014-09-04T15:20:00Z"/>
          <w:del w:id="422" w:author="Author" w:date="2014-10-30T09:53:00Z"/>
          <w:rFonts w:asciiTheme="minorHAnsi" w:eastAsiaTheme="minorEastAsia" w:hAnsiTheme="minorHAnsi" w:cstheme="minorBidi"/>
          <w:bCs w:val="0"/>
          <w:sz w:val="22"/>
          <w:szCs w:val="22"/>
        </w:rPr>
      </w:pPr>
      <w:ins w:id="423" w:author="Author" w:date="2014-09-04T15:20:00Z">
        <w:del w:id="424" w:author="Author" w:date="2014-10-30T09:53:00Z">
          <w:r w:rsidDel="005D0680">
            <w:delText>2.3.6 Add an application to a guild</w:delText>
          </w:r>
          <w:r w:rsidDel="005D0680">
            <w:tab/>
            <w:delText>14</w:delText>
          </w:r>
        </w:del>
      </w:ins>
    </w:p>
    <w:p w14:paraId="7A7CC33F" w14:textId="77777777" w:rsidR="002C73CC" w:rsidDel="005D0680" w:rsidRDefault="002C73CC">
      <w:pPr>
        <w:pStyle w:val="TOC3"/>
        <w:rPr>
          <w:ins w:id="425" w:author="Author" w:date="2014-09-04T15:20:00Z"/>
          <w:del w:id="426" w:author="Author" w:date="2014-10-30T09:53:00Z"/>
          <w:rFonts w:asciiTheme="minorHAnsi" w:eastAsiaTheme="minorEastAsia" w:hAnsiTheme="minorHAnsi" w:cstheme="minorBidi"/>
          <w:bCs w:val="0"/>
          <w:sz w:val="22"/>
          <w:szCs w:val="22"/>
        </w:rPr>
      </w:pPr>
      <w:ins w:id="427" w:author="Author" w:date="2014-09-04T15:20:00Z">
        <w:del w:id="428" w:author="Author" w:date="2014-10-30T09:53:00Z">
          <w:r w:rsidDel="005D0680">
            <w:delText>2.3.7 Add a user to a guild</w:delText>
          </w:r>
          <w:r w:rsidDel="005D0680">
            <w:tab/>
            <w:delText>15</w:delText>
          </w:r>
        </w:del>
      </w:ins>
    </w:p>
    <w:p w14:paraId="1F5B3E6D" w14:textId="77777777" w:rsidR="002C73CC" w:rsidDel="005D0680" w:rsidRDefault="002C73CC">
      <w:pPr>
        <w:pStyle w:val="TOC3"/>
        <w:rPr>
          <w:ins w:id="429" w:author="Author" w:date="2014-09-04T15:20:00Z"/>
          <w:del w:id="430" w:author="Author" w:date="2014-10-30T09:53:00Z"/>
          <w:rFonts w:asciiTheme="minorHAnsi" w:eastAsiaTheme="minorEastAsia" w:hAnsiTheme="minorHAnsi" w:cstheme="minorBidi"/>
          <w:bCs w:val="0"/>
          <w:sz w:val="22"/>
          <w:szCs w:val="22"/>
        </w:rPr>
      </w:pPr>
      <w:ins w:id="431" w:author="Author" w:date="2014-09-04T15:20:00Z">
        <w:del w:id="432" w:author="Author" w:date="2014-10-30T09:53:00Z">
          <w:r w:rsidDel="005D0680">
            <w:delText>2.3.8 Delegating membership certificate</w:delText>
          </w:r>
          <w:r w:rsidDel="005D0680">
            <w:tab/>
            <w:delText>16</w:delText>
          </w:r>
        </w:del>
      </w:ins>
    </w:p>
    <w:p w14:paraId="0A769CDD" w14:textId="77777777" w:rsidR="002C73CC" w:rsidDel="005D0680" w:rsidRDefault="002C73CC">
      <w:pPr>
        <w:pStyle w:val="TOC3"/>
        <w:rPr>
          <w:ins w:id="433" w:author="Author" w:date="2014-09-04T15:20:00Z"/>
          <w:del w:id="434" w:author="Author" w:date="2014-10-30T09:53:00Z"/>
          <w:rFonts w:asciiTheme="minorHAnsi" w:eastAsiaTheme="minorEastAsia" w:hAnsiTheme="minorHAnsi" w:cstheme="minorBidi"/>
          <w:bCs w:val="0"/>
          <w:sz w:val="22"/>
          <w:szCs w:val="22"/>
        </w:rPr>
      </w:pPr>
      <w:ins w:id="435" w:author="Author" w:date="2014-09-04T15:20:00Z">
        <w:del w:id="436" w:author="Author" w:date="2014-10-30T09:53:00Z">
          <w:r w:rsidDel="005D0680">
            <w:delText>2.3.9 Add a guild equivalence certificate to an application</w:delText>
          </w:r>
          <w:r w:rsidDel="005D0680">
            <w:tab/>
            <w:delText>17</w:delText>
          </w:r>
        </w:del>
      </w:ins>
    </w:p>
    <w:p w14:paraId="036C85C8" w14:textId="77777777" w:rsidR="002C73CC" w:rsidDel="005D0680" w:rsidRDefault="002C73CC">
      <w:pPr>
        <w:pStyle w:val="TOC3"/>
        <w:rPr>
          <w:ins w:id="437" w:author="Author" w:date="2014-09-04T15:20:00Z"/>
          <w:del w:id="438" w:author="Author" w:date="2014-10-30T09:53:00Z"/>
          <w:rFonts w:asciiTheme="minorHAnsi" w:eastAsiaTheme="minorEastAsia" w:hAnsiTheme="minorHAnsi" w:cstheme="minorBidi"/>
          <w:bCs w:val="0"/>
          <w:sz w:val="22"/>
          <w:szCs w:val="22"/>
        </w:rPr>
      </w:pPr>
      <w:ins w:id="439" w:author="Author" w:date="2014-09-04T15:20:00Z">
        <w:del w:id="440" w:author="Author" w:date="2014-10-30T09:53:00Z">
          <w:r w:rsidDel="005D0680">
            <w:delText>2.3.10 Certificate revocation</w:delText>
          </w:r>
          <w:r w:rsidDel="005D0680">
            <w:tab/>
            <w:delText>18</w:delText>
          </w:r>
        </w:del>
      </w:ins>
    </w:p>
    <w:p w14:paraId="755505AC" w14:textId="77777777" w:rsidR="002C73CC" w:rsidDel="005D0680" w:rsidRDefault="002C73CC">
      <w:pPr>
        <w:pStyle w:val="TOC3"/>
        <w:rPr>
          <w:ins w:id="441" w:author="Author" w:date="2014-09-04T15:20:00Z"/>
          <w:del w:id="442" w:author="Author" w:date="2014-10-30T09:53:00Z"/>
          <w:rFonts w:asciiTheme="minorHAnsi" w:eastAsiaTheme="minorEastAsia" w:hAnsiTheme="minorHAnsi" w:cstheme="minorBidi"/>
          <w:bCs w:val="0"/>
          <w:sz w:val="22"/>
          <w:szCs w:val="22"/>
        </w:rPr>
      </w:pPr>
      <w:ins w:id="443" w:author="Author" w:date="2014-09-04T15:20:00Z">
        <w:del w:id="444" w:author="Author" w:date="2014-10-30T09:53:00Z">
          <w:r w:rsidDel="005D0680">
            <w:delText>2.3.11 Distribution of policy updates and membership certificates</w:delText>
          </w:r>
          <w:r w:rsidDel="005D0680">
            <w:tab/>
            <w:delText>19</w:delText>
          </w:r>
        </w:del>
      </w:ins>
    </w:p>
    <w:p w14:paraId="59C78447" w14:textId="77777777" w:rsidR="002C73CC" w:rsidDel="005D0680" w:rsidRDefault="002C73CC">
      <w:pPr>
        <w:pStyle w:val="TOC3"/>
        <w:rPr>
          <w:ins w:id="445" w:author="Author" w:date="2014-09-04T15:20:00Z"/>
          <w:del w:id="446" w:author="Author" w:date="2014-10-30T09:53:00Z"/>
          <w:rFonts w:asciiTheme="minorHAnsi" w:eastAsiaTheme="minorEastAsia" w:hAnsiTheme="minorHAnsi" w:cstheme="minorBidi"/>
          <w:bCs w:val="0"/>
          <w:sz w:val="22"/>
          <w:szCs w:val="22"/>
        </w:rPr>
      </w:pPr>
      <w:ins w:id="447" w:author="Author" w:date="2014-09-04T15:20:00Z">
        <w:del w:id="448" w:author="Author" w:date="2014-10-30T09:53:00Z">
          <w:r w:rsidDel="005D0680">
            <w:delText>2.3.12 Application Manifest</w:delText>
          </w:r>
          <w:r w:rsidDel="005D0680">
            <w:tab/>
            <w:delText>20</w:delText>
          </w:r>
        </w:del>
      </w:ins>
    </w:p>
    <w:p w14:paraId="562A8E1B" w14:textId="77777777" w:rsidR="002C73CC" w:rsidDel="005D0680" w:rsidRDefault="002C73CC">
      <w:pPr>
        <w:pStyle w:val="TOC2"/>
        <w:rPr>
          <w:ins w:id="449" w:author="Author" w:date="2014-09-04T15:20:00Z"/>
          <w:del w:id="450" w:author="Author" w:date="2014-10-30T09:53:00Z"/>
          <w:rFonts w:asciiTheme="minorHAnsi" w:eastAsiaTheme="minorEastAsia" w:hAnsiTheme="minorHAnsi" w:cstheme="minorBidi"/>
          <w:sz w:val="22"/>
        </w:rPr>
      </w:pPr>
      <w:ins w:id="451" w:author="Author" w:date="2014-09-04T15:20:00Z">
        <w:del w:id="452" w:author="Author" w:date="2014-10-30T09:53:00Z">
          <w:r w:rsidDel="005D0680">
            <w:delText>2.4 Access validation</w:delText>
          </w:r>
          <w:r w:rsidDel="005D0680">
            <w:tab/>
            <w:delText>22</w:delText>
          </w:r>
        </w:del>
      </w:ins>
    </w:p>
    <w:p w14:paraId="399A7461" w14:textId="77777777" w:rsidR="002C73CC" w:rsidDel="005D0680" w:rsidRDefault="002C73CC">
      <w:pPr>
        <w:pStyle w:val="TOC3"/>
        <w:rPr>
          <w:ins w:id="453" w:author="Author" w:date="2014-09-04T15:20:00Z"/>
          <w:del w:id="454" w:author="Author" w:date="2014-10-30T09:53:00Z"/>
          <w:rFonts w:asciiTheme="minorHAnsi" w:eastAsiaTheme="minorEastAsia" w:hAnsiTheme="minorHAnsi" w:cstheme="minorBidi"/>
          <w:bCs w:val="0"/>
          <w:sz w:val="22"/>
          <w:szCs w:val="22"/>
        </w:rPr>
      </w:pPr>
      <w:ins w:id="455" w:author="Author" w:date="2014-09-04T15:20:00Z">
        <w:del w:id="456" w:author="Author" w:date="2014-10-30T09:53:00Z">
          <w:r w:rsidDel="005D0680">
            <w:delText>2.4.1 Validation flow</w:delText>
          </w:r>
          <w:r w:rsidDel="005D0680">
            <w:tab/>
            <w:delText>22</w:delText>
          </w:r>
        </w:del>
      </w:ins>
    </w:p>
    <w:p w14:paraId="756F8D85" w14:textId="77777777" w:rsidR="002C73CC" w:rsidDel="005D0680" w:rsidRDefault="002C73CC">
      <w:pPr>
        <w:pStyle w:val="TOC3"/>
        <w:rPr>
          <w:ins w:id="457" w:author="Author" w:date="2014-09-04T15:20:00Z"/>
          <w:del w:id="458" w:author="Author" w:date="2014-10-30T09:53:00Z"/>
          <w:rFonts w:asciiTheme="minorHAnsi" w:eastAsiaTheme="minorEastAsia" w:hAnsiTheme="minorHAnsi" w:cstheme="minorBidi"/>
          <w:bCs w:val="0"/>
          <w:sz w:val="22"/>
          <w:szCs w:val="22"/>
        </w:rPr>
      </w:pPr>
      <w:ins w:id="459" w:author="Author" w:date="2014-09-04T15:20:00Z">
        <w:del w:id="460" w:author="Author" w:date="2014-10-30T09:53:00Z">
          <w:r w:rsidDel="005D0680">
            <w:delText>2.4.2 Validating a consumer policy</w:delText>
          </w:r>
          <w:r w:rsidDel="005D0680">
            <w:tab/>
            <w:delText>23</w:delText>
          </w:r>
        </w:del>
      </w:ins>
    </w:p>
    <w:p w14:paraId="539510D1" w14:textId="77777777" w:rsidR="002C73CC" w:rsidDel="005D0680" w:rsidRDefault="002C73CC">
      <w:pPr>
        <w:pStyle w:val="TOC3"/>
        <w:rPr>
          <w:ins w:id="461" w:author="Author" w:date="2014-09-04T15:20:00Z"/>
          <w:del w:id="462" w:author="Author" w:date="2014-10-30T09:53:00Z"/>
          <w:rFonts w:asciiTheme="minorHAnsi" w:eastAsiaTheme="minorEastAsia" w:hAnsiTheme="minorHAnsi" w:cstheme="minorBidi"/>
          <w:bCs w:val="0"/>
          <w:sz w:val="22"/>
          <w:szCs w:val="22"/>
        </w:rPr>
      </w:pPr>
      <w:ins w:id="463" w:author="Author" w:date="2014-09-04T15:20:00Z">
        <w:del w:id="464" w:author="Author" w:date="2014-10-30T09:53:00Z">
          <w:r w:rsidDel="005D0680">
            <w:delText>2.4.3 Exchanging a trust profile during session establishment</w:delText>
          </w:r>
          <w:r w:rsidDel="005D0680">
            <w:tab/>
            <w:delText>24</w:delText>
          </w:r>
        </w:del>
      </w:ins>
    </w:p>
    <w:p w14:paraId="18B2F22D" w14:textId="77777777" w:rsidR="002C73CC" w:rsidDel="005D0680" w:rsidRDefault="002C73CC">
      <w:pPr>
        <w:pStyle w:val="TOC3"/>
        <w:rPr>
          <w:ins w:id="465" w:author="Author" w:date="2014-09-04T15:20:00Z"/>
          <w:del w:id="466" w:author="Author" w:date="2014-10-30T09:53:00Z"/>
          <w:rFonts w:asciiTheme="minorHAnsi" w:eastAsiaTheme="minorEastAsia" w:hAnsiTheme="minorHAnsi" w:cstheme="minorBidi"/>
          <w:bCs w:val="0"/>
          <w:sz w:val="22"/>
          <w:szCs w:val="22"/>
        </w:rPr>
      </w:pPr>
      <w:ins w:id="467" w:author="Author" w:date="2014-09-04T15:20:00Z">
        <w:del w:id="468" w:author="Author" w:date="2014-10-30T09:53:00Z">
          <w:r w:rsidDel="005D0680">
            <w:delText>2.4.4 Anonymous session</w:delText>
          </w:r>
          <w:r w:rsidDel="005D0680">
            <w:tab/>
            <w:delText>26</w:delText>
          </w:r>
        </w:del>
      </w:ins>
    </w:p>
    <w:p w14:paraId="2401706E" w14:textId="77777777" w:rsidR="002C73CC" w:rsidDel="005D0680" w:rsidRDefault="002C73CC">
      <w:pPr>
        <w:pStyle w:val="TOC3"/>
        <w:rPr>
          <w:ins w:id="469" w:author="Author" w:date="2014-09-04T15:20:00Z"/>
          <w:del w:id="470" w:author="Author" w:date="2014-10-30T09:53:00Z"/>
          <w:rFonts w:asciiTheme="minorHAnsi" w:eastAsiaTheme="minorEastAsia" w:hAnsiTheme="minorHAnsi" w:cstheme="minorBidi"/>
          <w:bCs w:val="0"/>
          <w:sz w:val="22"/>
          <w:szCs w:val="22"/>
        </w:rPr>
      </w:pPr>
      <w:ins w:id="471" w:author="Author" w:date="2014-09-04T15:20:00Z">
        <w:del w:id="472" w:author="Author" w:date="2014-10-30T09:53:00Z">
          <w:r w:rsidDel="005D0680">
            <w:delText>2.4.5 Validating an admin user</w:delText>
          </w:r>
          <w:r w:rsidDel="005D0680">
            <w:tab/>
            <w:delText>27</w:delText>
          </w:r>
        </w:del>
      </w:ins>
    </w:p>
    <w:p w14:paraId="6642FBC2" w14:textId="77777777" w:rsidR="002C73CC" w:rsidDel="005D0680" w:rsidRDefault="002C73CC">
      <w:pPr>
        <w:pStyle w:val="TOC3"/>
        <w:rPr>
          <w:ins w:id="473" w:author="Author" w:date="2014-09-04T15:20:00Z"/>
          <w:del w:id="474" w:author="Author" w:date="2014-10-30T09:53:00Z"/>
          <w:rFonts w:asciiTheme="minorHAnsi" w:eastAsiaTheme="minorEastAsia" w:hAnsiTheme="minorHAnsi" w:cstheme="minorBidi"/>
          <w:bCs w:val="0"/>
          <w:sz w:val="22"/>
          <w:szCs w:val="22"/>
        </w:rPr>
      </w:pPr>
      <w:ins w:id="475" w:author="Author" w:date="2014-09-04T15:20:00Z">
        <w:del w:id="476" w:author="Author" w:date="2014-10-30T09:53:00Z">
          <w:r w:rsidDel="005D0680">
            <w:delText>2.4.6 Emitting a session-based signal</w:delText>
          </w:r>
          <w:r w:rsidDel="005D0680">
            <w:tab/>
            <w:delText>27</w:delText>
          </w:r>
        </w:del>
      </w:ins>
    </w:p>
    <w:p w14:paraId="32C12C7A" w14:textId="77777777" w:rsidR="002C73CC" w:rsidDel="005D0680" w:rsidRDefault="002C73CC">
      <w:pPr>
        <w:pStyle w:val="TOC2"/>
        <w:rPr>
          <w:ins w:id="477" w:author="Author" w:date="2014-09-04T15:20:00Z"/>
          <w:del w:id="478" w:author="Author" w:date="2014-10-30T09:53:00Z"/>
          <w:rFonts w:asciiTheme="minorHAnsi" w:eastAsiaTheme="minorEastAsia" w:hAnsiTheme="minorHAnsi" w:cstheme="minorBidi"/>
          <w:sz w:val="22"/>
        </w:rPr>
      </w:pPr>
      <w:ins w:id="479" w:author="Author" w:date="2014-09-04T15:20:00Z">
        <w:del w:id="480" w:author="Author" w:date="2014-10-30T09:53:00Z">
          <w:r w:rsidDel="005D0680">
            <w:delText>2.5 Authorization data format</w:delText>
          </w:r>
          <w:r w:rsidDel="005D0680">
            <w:tab/>
            <w:delText>28</w:delText>
          </w:r>
        </w:del>
      </w:ins>
    </w:p>
    <w:p w14:paraId="37D4067C" w14:textId="77777777" w:rsidR="002C73CC" w:rsidDel="005D0680" w:rsidRDefault="002C73CC">
      <w:pPr>
        <w:pStyle w:val="TOC3"/>
        <w:rPr>
          <w:ins w:id="481" w:author="Author" w:date="2014-09-04T15:20:00Z"/>
          <w:del w:id="482" w:author="Author" w:date="2014-10-30T09:53:00Z"/>
          <w:rFonts w:asciiTheme="minorHAnsi" w:eastAsiaTheme="minorEastAsia" w:hAnsiTheme="minorHAnsi" w:cstheme="minorBidi"/>
          <w:bCs w:val="0"/>
          <w:sz w:val="22"/>
          <w:szCs w:val="22"/>
        </w:rPr>
      </w:pPr>
      <w:ins w:id="483" w:author="Author" w:date="2014-09-04T15:20:00Z">
        <w:del w:id="484" w:author="Author" w:date="2014-10-30T09:53:00Z">
          <w:r w:rsidDel="005D0680">
            <w:delText>2.5.1 The format is binary and exchanged between peers using AllJoyn marshalling</w:delText>
          </w:r>
          <w:r w:rsidDel="005D0680">
            <w:tab/>
            <w:delText>28</w:delText>
          </w:r>
        </w:del>
      </w:ins>
    </w:p>
    <w:p w14:paraId="5C09856F" w14:textId="77777777" w:rsidR="002C73CC" w:rsidDel="005D0680" w:rsidRDefault="002C73CC">
      <w:pPr>
        <w:pStyle w:val="TOC3"/>
        <w:rPr>
          <w:ins w:id="485" w:author="Author" w:date="2014-09-04T15:20:00Z"/>
          <w:del w:id="486" w:author="Author" w:date="2014-10-30T09:53:00Z"/>
          <w:rFonts w:asciiTheme="minorHAnsi" w:eastAsiaTheme="minorEastAsia" w:hAnsiTheme="minorHAnsi" w:cstheme="minorBidi"/>
          <w:bCs w:val="0"/>
          <w:sz w:val="22"/>
          <w:szCs w:val="22"/>
        </w:rPr>
      </w:pPr>
      <w:ins w:id="487" w:author="Author" w:date="2014-09-04T15:20:00Z">
        <w:del w:id="488" w:author="Author" w:date="2014-10-30T09:53:00Z">
          <w:r w:rsidDel="005D0680">
            <w:delText>2.5.2 Format Structure</w:delText>
          </w:r>
          <w:r w:rsidDel="005D0680">
            <w:tab/>
            <w:delText>29</w:delText>
          </w:r>
        </w:del>
      </w:ins>
    </w:p>
    <w:p w14:paraId="7450CA9D" w14:textId="77777777" w:rsidR="002C73CC" w:rsidDel="005D0680" w:rsidRDefault="002C73CC">
      <w:pPr>
        <w:pStyle w:val="TOC3"/>
        <w:rPr>
          <w:ins w:id="489" w:author="Author" w:date="2014-09-04T15:20:00Z"/>
          <w:del w:id="490" w:author="Author" w:date="2014-10-30T09:53:00Z"/>
          <w:rFonts w:asciiTheme="minorHAnsi" w:eastAsiaTheme="minorEastAsia" w:hAnsiTheme="minorHAnsi" w:cstheme="minorBidi"/>
          <w:bCs w:val="0"/>
          <w:sz w:val="22"/>
          <w:szCs w:val="22"/>
        </w:rPr>
      </w:pPr>
      <w:ins w:id="491" w:author="Author" w:date="2014-09-04T15:20:00Z">
        <w:del w:id="492" w:author="Author" w:date="2014-10-30T09:53:00Z">
          <w:r w:rsidDel="005D0680">
            <w:delText>2.5.3 Examples</w:delText>
          </w:r>
          <w:r w:rsidDel="005D0680">
            <w:tab/>
            <w:delText>33</w:delText>
          </w:r>
        </w:del>
      </w:ins>
    </w:p>
    <w:p w14:paraId="5A79DA53" w14:textId="77777777" w:rsidR="002C73CC" w:rsidDel="005D0680" w:rsidRDefault="002C73CC">
      <w:pPr>
        <w:pStyle w:val="TOC3"/>
        <w:rPr>
          <w:ins w:id="493" w:author="Author" w:date="2014-09-04T15:20:00Z"/>
          <w:del w:id="494" w:author="Author" w:date="2014-10-30T09:53:00Z"/>
          <w:rFonts w:asciiTheme="minorHAnsi" w:eastAsiaTheme="minorEastAsia" w:hAnsiTheme="minorHAnsi" w:cstheme="minorBidi"/>
          <w:bCs w:val="0"/>
          <w:sz w:val="22"/>
          <w:szCs w:val="22"/>
        </w:rPr>
      </w:pPr>
      <w:ins w:id="495" w:author="Author" w:date="2014-09-04T15:20:00Z">
        <w:del w:id="496" w:author="Author" w:date="2014-10-30T09:53:00Z">
          <w:r w:rsidDel="005D0680">
            <w:delText>2.5.4 Policy Templates</w:delText>
          </w:r>
          <w:r w:rsidDel="005D0680">
            <w:tab/>
            <w:delText>37</w:delText>
          </w:r>
        </w:del>
      </w:ins>
    </w:p>
    <w:p w14:paraId="0FB99492" w14:textId="77777777" w:rsidR="002C73CC" w:rsidDel="005D0680" w:rsidRDefault="002C73CC">
      <w:pPr>
        <w:pStyle w:val="TOC2"/>
        <w:rPr>
          <w:ins w:id="497" w:author="Author" w:date="2014-09-04T15:20:00Z"/>
          <w:del w:id="498" w:author="Author" w:date="2014-10-30T09:53:00Z"/>
          <w:rFonts w:asciiTheme="minorHAnsi" w:eastAsiaTheme="minorEastAsia" w:hAnsiTheme="minorHAnsi" w:cstheme="minorBidi"/>
          <w:sz w:val="22"/>
        </w:rPr>
      </w:pPr>
      <w:ins w:id="499" w:author="Author" w:date="2014-09-04T15:20:00Z">
        <w:del w:id="500" w:author="Author" w:date="2014-10-30T09:53:00Z">
          <w:r w:rsidDel="005D0680">
            <w:delText>2.6 Certificates (Work-in-progress)</w:delText>
          </w:r>
          <w:r w:rsidDel="005D0680">
            <w:tab/>
            <w:delText>37</w:delText>
          </w:r>
        </w:del>
      </w:ins>
    </w:p>
    <w:p w14:paraId="5D856686" w14:textId="77777777" w:rsidR="002C73CC" w:rsidDel="005D0680" w:rsidRDefault="002C73CC">
      <w:pPr>
        <w:pStyle w:val="TOC3"/>
        <w:rPr>
          <w:ins w:id="501" w:author="Author" w:date="2014-09-04T15:20:00Z"/>
          <w:del w:id="502" w:author="Author" w:date="2014-10-30T09:53:00Z"/>
          <w:rFonts w:asciiTheme="minorHAnsi" w:eastAsiaTheme="minorEastAsia" w:hAnsiTheme="minorHAnsi" w:cstheme="minorBidi"/>
          <w:bCs w:val="0"/>
          <w:sz w:val="22"/>
          <w:szCs w:val="22"/>
        </w:rPr>
      </w:pPr>
      <w:ins w:id="503" w:author="Author" w:date="2014-09-04T15:20:00Z">
        <w:del w:id="504" w:author="Author" w:date="2014-10-30T09:53:00Z">
          <w:r w:rsidDel="005D0680">
            <w:delText>2.6.1 Policy certificate</w:delText>
          </w:r>
          <w:r w:rsidDel="005D0680">
            <w:tab/>
            <w:delText>37</w:delText>
          </w:r>
        </w:del>
      </w:ins>
    </w:p>
    <w:p w14:paraId="61BB1970" w14:textId="77777777" w:rsidR="002C73CC" w:rsidDel="005D0680" w:rsidRDefault="002C73CC">
      <w:pPr>
        <w:pStyle w:val="TOC3"/>
        <w:rPr>
          <w:ins w:id="505" w:author="Author" w:date="2014-09-04T15:20:00Z"/>
          <w:del w:id="506" w:author="Author" w:date="2014-10-30T09:53:00Z"/>
          <w:rFonts w:asciiTheme="minorHAnsi" w:eastAsiaTheme="minorEastAsia" w:hAnsiTheme="minorHAnsi" w:cstheme="minorBidi"/>
          <w:bCs w:val="0"/>
          <w:sz w:val="22"/>
          <w:szCs w:val="22"/>
        </w:rPr>
      </w:pPr>
      <w:ins w:id="507" w:author="Author" w:date="2014-09-04T15:20:00Z">
        <w:del w:id="508" w:author="Author" w:date="2014-10-30T09:53:00Z">
          <w:r w:rsidDel="005D0680">
            <w:delText>2.6.2 Membership certificate</w:delText>
          </w:r>
          <w:r w:rsidDel="005D0680">
            <w:tab/>
            <w:delText>38</w:delText>
          </w:r>
        </w:del>
      </w:ins>
    </w:p>
    <w:p w14:paraId="61CBDA11" w14:textId="77777777" w:rsidR="002C73CC" w:rsidDel="005D0680" w:rsidRDefault="002C73CC">
      <w:pPr>
        <w:pStyle w:val="TOC3"/>
        <w:rPr>
          <w:ins w:id="509" w:author="Author" w:date="2014-09-04T15:20:00Z"/>
          <w:del w:id="510" w:author="Author" w:date="2014-10-30T09:53:00Z"/>
          <w:rFonts w:asciiTheme="minorHAnsi" w:eastAsiaTheme="minorEastAsia" w:hAnsiTheme="minorHAnsi" w:cstheme="minorBidi"/>
          <w:bCs w:val="0"/>
          <w:sz w:val="22"/>
          <w:szCs w:val="22"/>
        </w:rPr>
      </w:pPr>
      <w:ins w:id="511" w:author="Author" w:date="2014-09-04T15:20:00Z">
        <w:del w:id="512" w:author="Author" w:date="2014-10-30T09:53:00Z">
          <w:r w:rsidDel="005D0680">
            <w:delText>2.6.3 User equivalence certificate</w:delText>
          </w:r>
          <w:r w:rsidDel="005D0680">
            <w:tab/>
            <w:delText>38</w:delText>
          </w:r>
        </w:del>
      </w:ins>
    </w:p>
    <w:p w14:paraId="6479AC18" w14:textId="77777777" w:rsidR="002C73CC" w:rsidDel="005D0680" w:rsidRDefault="002C73CC">
      <w:pPr>
        <w:pStyle w:val="TOC3"/>
        <w:rPr>
          <w:ins w:id="513" w:author="Author" w:date="2014-09-04T15:20:00Z"/>
          <w:del w:id="514" w:author="Author" w:date="2014-10-30T09:53:00Z"/>
          <w:rFonts w:asciiTheme="minorHAnsi" w:eastAsiaTheme="minorEastAsia" w:hAnsiTheme="minorHAnsi" w:cstheme="minorBidi"/>
          <w:bCs w:val="0"/>
          <w:sz w:val="22"/>
          <w:szCs w:val="22"/>
        </w:rPr>
      </w:pPr>
      <w:ins w:id="515" w:author="Author" w:date="2014-09-04T15:20:00Z">
        <w:del w:id="516" w:author="Author" w:date="2014-10-30T09:53:00Z">
          <w:r w:rsidDel="005D0680">
            <w:delText>2.6.4 Identity certificate</w:delText>
          </w:r>
          <w:r w:rsidDel="005D0680">
            <w:tab/>
            <w:delText>39</w:delText>
          </w:r>
        </w:del>
      </w:ins>
    </w:p>
    <w:p w14:paraId="2ACC0078" w14:textId="77777777" w:rsidR="002C73CC" w:rsidDel="005D0680" w:rsidRDefault="002C73CC">
      <w:pPr>
        <w:pStyle w:val="TOC3"/>
        <w:rPr>
          <w:ins w:id="517" w:author="Author" w:date="2014-09-04T15:20:00Z"/>
          <w:del w:id="518" w:author="Author" w:date="2014-10-30T09:53:00Z"/>
          <w:rFonts w:asciiTheme="minorHAnsi" w:eastAsiaTheme="minorEastAsia" w:hAnsiTheme="minorHAnsi" w:cstheme="minorBidi"/>
          <w:bCs w:val="0"/>
          <w:sz w:val="22"/>
          <w:szCs w:val="22"/>
        </w:rPr>
      </w:pPr>
      <w:ins w:id="519" w:author="Author" w:date="2014-09-04T15:20:00Z">
        <w:del w:id="520" w:author="Author" w:date="2014-10-30T09:53:00Z">
          <w:r w:rsidDel="005D0680">
            <w:delText>2.6.5 Guild equivalence certificate</w:delText>
          </w:r>
          <w:r w:rsidDel="005D0680">
            <w:tab/>
            <w:delText>39</w:delText>
          </w:r>
        </w:del>
      </w:ins>
    </w:p>
    <w:p w14:paraId="6F3AB6B6" w14:textId="77777777" w:rsidR="002C73CC" w:rsidDel="005D0680" w:rsidRDefault="002C73CC">
      <w:pPr>
        <w:pStyle w:val="TOC2"/>
        <w:rPr>
          <w:ins w:id="521" w:author="Author" w:date="2014-09-04T15:20:00Z"/>
          <w:del w:id="522" w:author="Author" w:date="2014-10-30T09:53:00Z"/>
          <w:rFonts w:asciiTheme="minorHAnsi" w:eastAsiaTheme="minorEastAsia" w:hAnsiTheme="minorHAnsi" w:cstheme="minorBidi"/>
          <w:sz w:val="22"/>
        </w:rPr>
      </w:pPr>
      <w:ins w:id="523" w:author="Author" w:date="2014-09-04T15:20:00Z">
        <w:del w:id="524" w:author="Author" w:date="2014-10-30T09:53:00Z">
          <w:r w:rsidDel="005D0680">
            <w:delText>2.7 Sample use cases</w:delText>
          </w:r>
          <w:r w:rsidDel="005D0680">
            <w:tab/>
            <w:delText>40</w:delText>
          </w:r>
        </w:del>
      </w:ins>
    </w:p>
    <w:p w14:paraId="3A804A05" w14:textId="77777777" w:rsidR="002C73CC" w:rsidDel="005D0680" w:rsidRDefault="002C73CC">
      <w:pPr>
        <w:pStyle w:val="TOC3"/>
        <w:rPr>
          <w:ins w:id="525" w:author="Author" w:date="2014-09-04T15:20:00Z"/>
          <w:del w:id="526" w:author="Author" w:date="2014-10-30T09:53:00Z"/>
          <w:rFonts w:asciiTheme="minorHAnsi" w:eastAsiaTheme="minorEastAsia" w:hAnsiTheme="minorHAnsi" w:cstheme="minorBidi"/>
          <w:bCs w:val="0"/>
          <w:sz w:val="22"/>
          <w:szCs w:val="22"/>
        </w:rPr>
      </w:pPr>
      <w:ins w:id="527" w:author="Author" w:date="2014-09-04T15:20:00Z">
        <w:del w:id="528" w:author="Author" w:date="2014-10-30T09:53:00Z">
          <w:r w:rsidDel="005D0680">
            <w:delText>2.7.1 Users and devices</w:delText>
          </w:r>
          <w:r w:rsidDel="005D0680">
            <w:tab/>
            <w:delText>40</w:delText>
          </w:r>
        </w:del>
      </w:ins>
    </w:p>
    <w:p w14:paraId="66A47CDA" w14:textId="77777777" w:rsidR="002C73CC" w:rsidDel="005D0680" w:rsidRDefault="002C73CC">
      <w:pPr>
        <w:pStyle w:val="TOC3"/>
        <w:rPr>
          <w:ins w:id="529" w:author="Author" w:date="2014-09-04T15:20:00Z"/>
          <w:del w:id="530" w:author="Author" w:date="2014-10-30T09:53:00Z"/>
          <w:rFonts w:asciiTheme="minorHAnsi" w:eastAsiaTheme="minorEastAsia" w:hAnsiTheme="minorHAnsi" w:cstheme="minorBidi"/>
          <w:bCs w:val="0"/>
          <w:sz w:val="22"/>
          <w:szCs w:val="22"/>
        </w:rPr>
      </w:pPr>
      <w:ins w:id="531" w:author="Author" w:date="2014-09-04T15:20:00Z">
        <w:del w:id="532" w:author="Author" w:date="2014-10-30T09:53:00Z">
          <w:r w:rsidDel="005D0680">
            <w:delText>2.7.2 Users set up by Dad</w:delText>
          </w:r>
          <w:r w:rsidDel="005D0680">
            <w:tab/>
            <w:delText>41</w:delText>
          </w:r>
        </w:del>
      </w:ins>
    </w:p>
    <w:p w14:paraId="4F56ABA2" w14:textId="77777777" w:rsidR="002C73CC" w:rsidDel="005D0680" w:rsidRDefault="002C73CC">
      <w:pPr>
        <w:pStyle w:val="TOC3"/>
        <w:rPr>
          <w:ins w:id="533" w:author="Author" w:date="2014-09-04T15:20:00Z"/>
          <w:del w:id="534" w:author="Author" w:date="2014-10-30T09:53:00Z"/>
          <w:rFonts w:asciiTheme="minorHAnsi" w:eastAsiaTheme="minorEastAsia" w:hAnsiTheme="minorHAnsi" w:cstheme="minorBidi"/>
          <w:bCs w:val="0"/>
          <w:sz w:val="22"/>
          <w:szCs w:val="22"/>
        </w:rPr>
      </w:pPr>
      <w:ins w:id="535" w:author="Author" w:date="2014-09-04T15:20:00Z">
        <w:del w:id="536" w:author="Author" w:date="2014-10-30T09:53:00Z">
          <w:r w:rsidDel="005D0680">
            <w:delText>2.7.3 Living room set up by Dad</w:delText>
          </w:r>
          <w:r w:rsidDel="005D0680">
            <w:tab/>
            <w:delText>42</w:delText>
          </w:r>
        </w:del>
      </w:ins>
    </w:p>
    <w:p w14:paraId="4B034A08" w14:textId="77777777" w:rsidR="002C73CC" w:rsidDel="005D0680" w:rsidRDefault="002C73CC">
      <w:pPr>
        <w:pStyle w:val="TOC3"/>
        <w:rPr>
          <w:ins w:id="537" w:author="Author" w:date="2014-09-04T15:20:00Z"/>
          <w:del w:id="538" w:author="Author" w:date="2014-10-30T09:53:00Z"/>
          <w:rFonts w:asciiTheme="minorHAnsi" w:eastAsiaTheme="minorEastAsia" w:hAnsiTheme="minorHAnsi" w:cstheme="minorBidi"/>
          <w:bCs w:val="0"/>
          <w:sz w:val="22"/>
          <w:szCs w:val="22"/>
        </w:rPr>
      </w:pPr>
      <w:ins w:id="539" w:author="Author" w:date="2014-09-04T15:20:00Z">
        <w:del w:id="540" w:author="Author" w:date="2014-10-30T09:53:00Z">
          <w:r w:rsidDel="005D0680">
            <w:delText>2.7.4 Son's bedroom set up by son</w:delText>
          </w:r>
          <w:r w:rsidDel="005D0680">
            <w:tab/>
            <w:delText>43</w:delText>
          </w:r>
        </w:del>
      </w:ins>
    </w:p>
    <w:p w14:paraId="583BE920" w14:textId="77777777" w:rsidR="002C73CC" w:rsidDel="005D0680" w:rsidRDefault="002C73CC">
      <w:pPr>
        <w:pStyle w:val="TOC3"/>
        <w:rPr>
          <w:ins w:id="541" w:author="Author" w:date="2014-09-04T15:20:00Z"/>
          <w:del w:id="542" w:author="Author" w:date="2014-10-30T09:53:00Z"/>
          <w:rFonts w:asciiTheme="minorHAnsi" w:eastAsiaTheme="minorEastAsia" w:hAnsiTheme="minorHAnsi" w:cstheme="minorBidi"/>
          <w:bCs w:val="0"/>
          <w:sz w:val="22"/>
          <w:szCs w:val="22"/>
        </w:rPr>
      </w:pPr>
      <w:ins w:id="543" w:author="Author" w:date="2014-09-04T15:20:00Z">
        <w:del w:id="544" w:author="Author" w:date="2014-10-30T09:53:00Z">
          <w:r w:rsidDel="005D0680">
            <w:delText>2.7.5 Master bedroom set up by Dad</w:delText>
          </w:r>
          <w:r w:rsidDel="005D0680">
            <w:tab/>
            <w:delText>44</w:delText>
          </w:r>
        </w:del>
      </w:ins>
    </w:p>
    <w:p w14:paraId="0D6B50C3" w14:textId="77777777" w:rsidR="002C73CC" w:rsidDel="005D0680" w:rsidRDefault="002C73CC">
      <w:pPr>
        <w:pStyle w:val="TOC3"/>
        <w:rPr>
          <w:ins w:id="545" w:author="Author" w:date="2014-09-04T15:20:00Z"/>
          <w:del w:id="546" w:author="Author" w:date="2014-10-30T09:53:00Z"/>
          <w:rFonts w:asciiTheme="minorHAnsi" w:eastAsiaTheme="minorEastAsia" w:hAnsiTheme="minorHAnsi" w:cstheme="minorBidi"/>
          <w:bCs w:val="0"/>
          <w:sz w:val="22"/>
          <w:szCs w:val="22"/>
        </w:rPr>
      </w:pPr>
      <w:ins w:id="547" w:author="Author" w:date="2014-09-04T15:20:00Z">
        <w:del w:id="548" w:author="Author" w:date="2014-10-30T09:53:00Z">
          <w:r w:rsidDel="005D0680">
            <w:delText>2.7.6 Son can control different TVs in the house</w:delText>
          </w:r>
          <w:r w:rsidDel="005D0680">
            <w:tab/>
            <w:delText>45</w:delText>
          </w:r>
        </w:del>
      </w:ins>
    </w:p>
    <w:p w14:paraId="6905FE09" w14:textId="77777777" w:rsidR="002C73CC" w:rsidDel="005D0680" w:rsidRDefault="002C73CC">
      <w:pPr>
        <w:pStyle w:val="TOC3"/>
        <w:rPr>
          <w:ins w:id="549" w:author="Author" w:date="2014-09-04T15:20:00Z"/>
          <w:del w:id="550" w:author="Author" w:date="2014-10-30T09:53:00Z"/>
          <w:rFonts w:asciiTheme="minorHAnsi" w:eastAsiaTheme="minorEastAsia" w:hAnsiTheme="minorHAnsi" w:cstheme="minorBidi"/>
          <w:bCs w:val="0"/>
          <w:sz w:val="22"/>
          <w:szCs w:val="22"/>
        </w:rPr>
      </w:pPr>
      <w:ins w:id="551" w:author="Author" w:date="2014-09-04T15:20:00Z">
        <w:del w:id="552" w:author="Author" w:date="2014-10-30T09:53:00Z">
          <w:r w:rsidDel="005D0680">
            <w:delText>2.7.7 Living room tablet controls TVs in the house</w:delText>
          </w:r>
          <w:r w:rsidDel="005D0680">
            <w:tab/>
            <w:delText>46</w:delText>
          </w:r>
        </w:del>
      </w:ins>
    </w:p>
    <w:p w14:paraId="25EF9E20" w14:textId="77777777" w:rsidR="002C73CC" w:rsidDel="005D0680" w:rsidRDefault="002C73CC">
      <w:pPr>
        <w:pStyle w:val="TOC1"/>
        <w:rPr>
          <w:ins w:id="553" w:author="Author" w:date="2014-09-04T15:20:00Z"/>
          <w:del w:id="554" w:author="Author" w:date="2014-10-30T09:53:00Z"/>
          <w:rFonts w:asciiTheme="minorHAnsi" w:eastAsiaTheme="minorEastAsia" w:hAnsiTheme="minorHAnsi" w:cstheme="minorBidi"/>
          <w:b w:val="0"/>
          <w:bCs w:val="0"/>
          <w:sz w:val="22"/>
        </w:rPr>
      </w:pPr>
      <w:ins w:id="555" w:author="Author" w:date="2014-09-04T15:20:00Z">
        <w:del w:id="556" w:author="Author" w:date="2014-10-30T09:53:00Z">
          <w:r w:rsidDel="005D0680">
            <w:delText>3 Enhancements to Existing Framework</w:delText>
          </w:r>
          <w:r w:rsidDel="005D0680">
            <w:tab/>
            <w:delText>47</w:delText>
          </w:r>
        </w:del>
      </w:ins>
    </w:p>
    <w:p w14:paraId="7491F8F4" w14:textId="77777777" w:rsidR="002C73CC" w:rsidDel="005D0680" w:rsidRDefault="002C73CC">
      <w:pPr>
        <w:pStyle w:val="TOC2"/>
        <w:rPr>
          <w:ins w:id="557" w:author="Author" w:date="2014-09-04T15:20:00Z"/>
          <w:del w:id="558" w:author="Author" w:date="2014-10-30T09:53:00Z"/>
          <w:rFonts w:asciiTheme="minorHAnsi" w:eastAsiaTheme="minorEastAsia" w:hAnsiTheme="minorHAnsi" w:cstheme="minorBidi"/>
          <w:sz w:val="22"/>
        </w:rPr>
      </w:pPr>
      <w:ins w:id="559" w:author="Author" w:date="2014-09-04T15:20:00Z">
        <w:del w:id="560" w:author="Author" w:date="2014-10-30T09:53:00Z">
          <w:r w:rsidDel="005D0680">
            <w:delText>3.1 Crypto Agility Exchange</w:delText>
          </w:r>
          <w:r w:rsidDel="005D0680">
            <w:tab/>
            <w:delText>47</w:delText>
          </w:r>
        </w:del>
      </w:ins>
    </w:p>
    <w:p w14:paraId="1F08A5D9" w14:textId="77777777" w:rsidR="002C73CC" w:rsidDel="005D0680" w:rsidRDefault="002C73CC">
      <w:pPr>
        <w:pStyle w:val="TOC3"/>
        <w:rPr>
          <w:ins w:id="561" w:author="Author" w:date="2014-09-04T15:20:00Z"/>
          <w:del w:id="562" w:author="Author" w:date="2014-10-30T09:53:00Z"/>
          <w:rFonts w:asciiTheme="minorHAnsi" w:eastAsiaTheme="minorEastAsia" w:hAnsiTheme="minorHAnsi" w:cstheme="minorBidi"/>
          <w:bCs w:val="0"/>
          <w:sz w:val="22"/>
          <w:szCs w:val="22"/>
        </w:rPr>
      </w:pPr>
      <w:ins w:id="563" w:author="Author" w:date="2014-09-04T15:20:00Z">
        <w:del w:id="564" w:author="Author" w:date="2014-10-30T09:53:00Z">
          <w:r w:rsidDel="005D0680">
            <w:delText>3.1.1 Add a Claimable Field to the About Announcement</w:delText>
          </w:r>
          <w:r w:rsidDel="005D0680">
            <w:tab/>
            <w:delText>48</w:delText>
          </w:r>
        </w:del>
      </w:ins>
    </w:p>
    <w:p w14:paraId="29CF3D64" w14:textId="77777777" w:rsidR="002C73CC" w:rsidDel="005D0680" w:rsidRDefault="002C73CC">
      <w:pPr>
        <w:pStyle w:val="TOC1"/>
        <w:rPr>
          <w:ins w:id="565" w:author="Author" w:date="2014-09-04T15:20:00Z"/>
          <w:del w:id="566" w:author="Author" w:date="2014-10-30T09:53:00Z"/>
          <w:rFonts w:asciiTheme="minorHAnsi" w:eastAsiaTheme="minorEastAsia" w:hAnsiTheme="minorHAnsi" w:cstheme="minorBidi"/>
          <w:b w:val="0"/>
          <w:bCs w:val="0"/>
          <w:sz w:val="22"/>
        </w:rPr>
      </w:pPr>
      <w:ins w:id="567" w:author="Author" w:date="2014-09-04T15:20:00Z">
        <w:del w:id="568" w:author="Author" w:date="2014-10-30T09:53:00Z">
          <w:r w:rsidDel="005D0680">
            <w:delText>4 Future Considerations</w:delText>
          </w:r>
          <w:r w:rsidDel="005D0680">
            <w:tab/>
            <w:delText>49</w:delText>
          </w:r>
        </w:del>
      </w:ins>
    </w:p>
    <w:p w14:paraId="0E72EAB7" w14:textId="77777777" w:rsidR="002C73CC" w:rsidDel="005D0680" w:rsidRDefault="002C73CC">
      <w:pPr>
        <w:pStyle w:val="TOC2"/>
        <w:rPr>
          <w:ins w:id="569" w:author="Author" w:date="2014-09-04T15:20:00Z"/>
          <w:del w:id="570" w:author="Author" w:date="2014-10-30T09:53:00Z"/>
          <w:rFonts w:asciiTheme="minorHAnsi" w:eastAsiaTheme="minorEastAsia" w:hAnsiTheme="minorHAnsi" w:cstheme="minorBidi"/>
          <w:sz w:val="22"/>
        </w:rPr>
      </w:pPr>
      <w:ins w:id="571" w:author="Author" w:date="2014-09-04T15:20:00Z">
        <w:del w:id="572" w:author="Author" w:date="2014-10-30T09:53:00Z">
          <w:r w:rsidDel="005D0680">
            <w:delText>4.1 Broadcast signals and multipoint sessions</w:delText>
          </w:r>
          <w:r w:rsidDel="005D0680">
            <w:tab/>
            <w:delText>49</w:delText>
          </w:r>
        </w:del>
      </w:ins>
    </w:p>
    <w:p w14:paraId="69A32999" w14:textId="77777777" w:rsidR="007A541D" w:rsidDel="005D0680" w:rsidRDefault="007A541D">
      <w:pPr>
        <w:pStyle w:val="TOC1"/>
        <w:rPr>
          <w:ins w:id="573" w:author="Author" w:date="2014-09-04T14:57:00Z"/>
          <w:del w:id="574" w:author="Author" w:date="2014-10-30T09:53:00Z"/>
          <w:rFonts w:asciiTheme="minorHAnsi" w:eastAsiaTheme="minorEastAsia" w:hAnsiTheme="minorHAnsi" w:cstheme="minorBidi"/>
          <w:b w:val="0"/>
          <w:bCs w:val="0"/>
          <w:sz w:val="22"/>
        </w:rPr>
      </w:pPr>
      <w:ins w:id="575" w:author="Author" w:date="2014-09-04T14:57:00Z">
        <w:del w:id="576" w:author="Author" w:date="2014-10-30T09:53:00Z">
          <w:r w:rsidDel="005D0680">
            <w:delText>1 Introduction</w:delText>
          </w:r>
          <w:r w:rsidDel="005D0680">
            <w:tab/>
            <w:delText>5</w:delText>
          </w:r>
        </w:del>
      </w:ins>
    </w:p>
    <w:p w14:paraId="337FB87C" w14:textId="77777777" w:rsidR="007A541D" w:rsidDel="005D0680" w:rsidRDefault="007A541D">
      <w:pPr>
        <w:pStyle w:val="TOC2"/>
        <w:rPr>
          <w:ins w:id="577" w:author="Author" w:date="2014-09-04T14:57:00Z"/>
          <w:del w:id="578" w:author="Author" w:date="2014-10-30T09:53:00Z"/>
          <w:rFonts w:asciiTheme="minorHAnsi" w:eastAsiaTheme="minorEastAsia" w:hAnsiTheme="minorHAnsi" w:cstheme="minorBidi"/>
          <w:sz w:val="22"/>
        </w:rPr>
      </w:pPr>
      <w:ins w:id="579" w:author="Author" w:date="2014-09-04T14:57:00Z">
        <w:del w:id="580" w:author="Author" w:date="2014-10-30T09:53:00Z">
          <w:r w:rsidDel="005D0680">
            <w:delText>1.1 Purpose and scope</w:delText>
          </w:r>
          <w:r w:rsidDel="005D0680">
            <w:tab/>
            <w:delText>5</w:delText>
          </w:r>
        </w:del>
      </w:ins>
    </w:p>
    <w:p w14:paraId="45D54816" w14:textId="77777777" w:rsidR="007A541D" w:rsidDel="005D0680" w:rsidRDefault="007A541D">
      <w:pPr>
        <w:pStyle w:val="TOC2"/>
        <w:rPr>
          <w:ins w:id="581" w:author="Author" w:date="2014-09-04T14:57:00Z"/>
          <w:del w:id="582" w:author="Author" w:date="2014-10-30T09:53:00Z"/>
          <w:rFonts w:asciiTheme="minorHAnsi" w:eastAsiaTheme="minorEastAsia" w:hAnsiTheme="minorHAnsi" w:cstheme="minorBidi"/>
          <w:sz w:val="22"/>
        </w:rPr>
      </w:pPr>
      <w:ins w:id="583" w:author="Author" w:date="2014-09-04T14:57:00Z">
        <w:del w:id="584" w:author="Author" w:date="2014-10-30T09:53:00Z">
          <w:r w:rsidDel="005D0680">
            <w:delText>1.2 Revision history</w:delText>
          </w:r>
          <w:r w:rsidDel="005D0680">
            <w:tab/>
            <w:delText>5</w:delText>
          </w:r>
        </w:del>
      </w:ins>
    </w:p>
    <w:p w14:paraId="223B4212" w14:textId="77777777" w:rsidR="007A541D" w:rsidDel="005D0680" w:rsidRDefault="007A541D">
      <w:pPr>
        <w:pStyle w:val="TOC2"/>
        <w:rPr>
          <w:ins w:id="585" w:author="Author" w:date="2014-09-04T14:57:00Z"/>
          <w:del w:id="586" w:author="Author" w:date="2014-10-30T09:53:00Z"/>
          <w:rFonts w:asciiTheme="minorHAnsi" w:eastAsiaTheme="minorEastAsia" w:hAnsiTheme="minorHAnsi" w:cstheme="minorBidi"/>
          <w:sz w:val="22"/>
        </w:rPr>
      </w:pPr>
      <w:ins w:id="587" w:author="Author" w:date="2014-09-04T14:57:00Z">
        <w:del w:id="588" w:author="Author" w:date="2014-10-30T09:53:00Z">
          <w:r w:rsidDel="005D0680">
            <w:delText>1.3 Acronyms and terms</w:delText>
          </w:r>
          <w:r w:rsidDel="005D0680">
            <w:tab/>
            <w:delText>5</w:delText>
          </w:r>
        </w:del>
      </w:ins>
    </w:p>
    <w:p w14:paraId="56626A5B" w14:textId="77777777" w:rsidR="007A541D" w:rsidDel="005D0680" w:rsidRDefault="007A541D">
      <w:pPr>
        <w:pStyle w:val="TOC1"/>
        <w:rPr>
          <w:ins w:id="589" w:author="Author" w:date="2014-09-04T14:57:00Z"/>
          <w:del w:id="590" w:author="Author" w:date="2014-10-30T09:53:00Z"/>
          <w:rFonts w:asciiTheme="minorHAnsi" w:eastAsiaTheme="minorEastAsia" w:hAnsiTheme="minorHAnsi" w:cstheme="minorBidi"/>
          <w:b w:val="0"/>
          <w:bCs w:val="0"/>
          <w:sz w:val="22"/>
        </w:rPr>
      </w:pPr>
      <w:ins w:id="591" w:author="Author" w:date="2014-09-04T14:57:00Z">
        <w:del w:id="592" w:author="Author" w:date="2014-10-30T09:53:00Z">
          <w:r w:rsidDel="005D0680">
            <w:delText>2 System Design</w:delText>
          </w:r>
          <w:r w:rsidDel="005D0680">
            <w:tab/>
            <w:delText>7</w:delText>
          </w:r>
        </w:del>
      </w:ins>
    </w:p>
    <w:p w14:paraId="1896F948" w14:textId="77777777" w:rsidR="007A541D" w:rsidDel="005D0680" w:rsidRDefault="007A541D">
      <w:pPr>
        <w:pStyle w:val="TOC2"/>
        <w:rPr>
          <w:ins w:id="593" w:author="Author" w:date="2014-09-04T14:57:00Z"/>
          <w:del w:id="594" w:author="Author" w:date="2014-10-30T09:53:00Z"/>
          <w:rFonts w:asciiTheme="minorHAnsi" w:eastAsiaTheme="minorEastAsia" w:hAnsiTheme="minorHAnsi" w:cstheme="minorBidi"/>
          <w:sz w:val="22"/>
        </w:rPr>
      </w:pPr>
      <w:ins w:id="595" w:author="Author" w:date="2014-09-04T14:57:00Z">
        <w:del w:id="596" w:author="Author" w:date="2014-10-30T09:53:00Z">
          <w:r w:rsidDel="005D0680">
            <w:delText>2.1 Overview</w:delText>
          </w:r>
          <w:r w:rsidDel="005D0680">
            <w:tab/>
            <w:delText>7</w:delText>
          </w:r>
        </w:del>
      </w:ins>
    </w:p>
    <w:p w14:paraId="72E5F8EC" w14:textId="77777777" w:rsidR="007A541D" w:rsidDel="005D0680" w:rsidRDefault="007A541D">
      <w:pPr>
        <w:pStyle w:val="TOC2"/>
        <w:rPr>
          <w:ins w:id="597" w:author="Author" w:date="2014-09-04T14:57:00Z"/>
          <w:del w:id="598" w:author="Author" w:date="2014-10-30T09:53:00Z"/>
          <w:rFonts w:asciiTheme="minorHAnsi" w:eastAsiaTheme="minorEastAsia" w:hAnsiTheme="minorHAnsi" w:cstheme="minorBidi"/>
          <w:sz w:val="22"/>
        </w:rPr>
      </w:pPr>
      <w:ins w:id="599" w:author="Author" w:date="2014-09-04T14:57:00Z">
        <w:del w:id="600" w:author="Author" w:date="2014-10-30T09:53:00Z">
          <w:r w:rsidDel="005D0680">
            <w:delText>2.2 Premises</w:delText>
          </w:r>
          <w:r w:rsidDel="005D0680">
            <w:tab/>
            <w:delText>8</w:delText>
          </w:r>
        </w:del>
      </w:ins>
    </w:p>
    <w:p w14:paraId="7B8B77A8" w14:textId="77777777" w:rsidR="007A541D" w:rsidDel="005D0680" w:rsidRDefault="007A541D">
      <w:pPr>
        <w:pStyle w:val="TOC2"/>
        <w:rPr>
          <w:ins w:id="601" w:author="Author" w:date="2014-09-04T14:57:00Z"/>
          <w:del w:id="602" w:author="Author" w:date="2014-10-30T09:53:00Z"/>
          <w:rFonts w:asciiTheme="minorHAnsi" w:eastAsiaTheme="minorEastAsia" w:hAnsiTheme="minorHAnsi" w:cstheme="minorBidi"/>
          <w:sz w:val="22"/>
        </w:rPr>
      </w:pPr>
      <w:ins w:id="603" w:author="Author" w:date="2014-09-04T14:57:00Z">
        <w:del w:id="604" w:author="Author" w:date="2014-10-30T09:53:00Z">
          <w:r w:rsidDel="005D0680">
            <w:delText>2.3 Typical operations</w:delText>
          </w:r>
          <w:r w:rsidDel="005D0680">
            <w:tab/>
            <w:delText>10</w:delText>
          </w:r>
        </w:del>
      </w:ins>
    </w:p>
    <w:p w14:paraId="307A6709" w14:textId="77777777" w:rsidR="007A541D" w:rsidDel="005D0680" w:rsidRDefault="007A541D">
      <w:pPr>
        <w:pStyle w:val="TOC3"/>
        <w:rPr>
          <w:ins w:id="605" w:author="Author" w:date="2014-09-04T14:57:00Z"/>
          <w:del w:id="606" w:author="Author" w:date="2014-10-30T09:53:00Z"/>
          <w:rFonts w:asciiTheme="minorHAnsi" w:eastAsiaTheme="minorEastAsia" w:hAnsiTheme="minorHAnsi" w:cstheme="minorBidi"/>
          <w:bCs w:val="0"/>
          <w:sz w:val="22"/>
          <w:szCs w:val="22"/>
        </w:rPr>
      </w:pPr>
      <w:ins w:id="607" w:author="Author" w:date="2014-09-04T14:57:00Z">
        <w:del w:id="608" w:author="Author" w:date="2014-10-30T09:53:00Z">
          <w:r w:rsidDel="005D0680">
            <w:delText>2.3.1 Claim a factory-reset device</w:delText>
          </w:r>
          <w:r w:rsidDel="005D0680">
            <w:tab/>
            <w:delText>10</w:delText>
          </w:r>
        </w:del>
      </w:ins>
    </w:p>
    <w:p w14:paraId="62CF999C" w14:textId="77777777" w:rsidR="007A541D" w:rsidDel="005D0680" w:rsidRDefault="007A541D">
      <w:pPr>
        <w:pStyle w:val="TOC3"/>
        <w:rPr>
          <w:ins w:id="609" w:author="Author" w:date="2014-09-04T14:57:00Z"/>
          <w:del w:id="610" w:author="Author" w:date="2014-10-30T09:53:00Z"/>
          <w:rFonts w:asciiTheme="minorHAnsi" w:eastAsiaTheme="minorEastAsia" w:hAnsiTheme="minorHAnsi" w:cstheme="minorBidi"/>
          <w:bCs w:val="0"/>
          <w:sz w:val="22"/>
          <w:szCs w:val="22"/>
        </w:rPr>
      </w:pPr>
      <w:ins w:id="611" w:author="Author" w:date="2014-09-04T14:57:00Z">
        <w:del w:id="612" w:author="Author" w:date="2014-10-30T09:53:00Z">
          <w:r w:rsidDel="005D0680">
            <w:delText>2.3.2 Define a guild</w:delText>
          </w:r>
          <w:r w:rsidDel="005D0680">
            <w:tab/>
            <w:delText>12</w:delText>
          </w:r>
        </w:del>
      </w:ins>
    </w:p>
    <w:p w14:paraId="5144F19A" w14:textId="77777777" w:rsidR="007A541D" w:rsidDel="005D0680" w:rsidRDefault="007A541D">
      <w:pPr>
        <w:pStyle w:val="TOC3"/>
        <w:rPr>
          <w:ins w:id="613" w:author="Author" w:date="2014-09-04T14:57:00Z"/>
          <w:del w:id="614" w:author="Author" w:date="2014-10-30T09:53:00Z"/>
          <w:rFonts w:asciiTheme="minorHAnsi" w:eastAsiaTheme="minorEastAsia" w:hAnsiTheme="minorHAnsi" w:cstheme="minorBidi"/>
          <w:bCs w:val="0"/>
          <w:sz w:val="22"/>
          <w:szCs w:val="22"/>
        </w:rPr>
      </w:pPr>
      <w:ins w:id="615" w:author="Author" w:date="2014-09-04T14:57:00Z">
        <w:del w:id="616" w:author="Author" w:date="2014-10-30T09:53:00Z">
          <w:r w:rsidDel="005D0680">
            <w:delText>2.3.3 Example of building a policy</w:delText>
          </w:r>
          <w:r w:rsidDel="005D0680">
            <w:tab/>
            <w:delText>12</w:delText>
          </w:r>
        </w:del>
      </w:ins>
    </w:p>
    <w:p w14:paraId="5CF58B6B" w14:textId="77777777" w:rsidR="007A541D" w:rsidDel="005D0680" w:rsidRDefault="007A541D">
      <w:pPr>
        <w:pStyle w:val="TOC3"/>
        <w:rPr>
          <w:ins w:id="617" w:author="Author" w:date="2014-09-04T14:57:00Z"/>
          <w:del w:id="618" w:author="Author" w:date="2014-10-30T09:53:00Z"/>
          <w:rFonts w:asciiTheme="minorHAnsi" w:eastAsiaTheme="minorEastAsia" w:hAnsiTheme="minorHAnsi" w:cstheme="minorBidi"/>
          <w:bCs w:val="0"/>
          <w:sz w:val="22"/>
          <w:szCs w:val="22"/>
        </w:rPr>
      </w:pPr>
      <w:ins w:id="619" w:author="Author" w:date="2014-09-04T14:57:00Z">
        <w:del w:id="620" w:author="Author" w:date="2014-10-30T09:53:00Z">
          <w:r w:rsidDel="005D0680">
            <w:delText>2.3.4 Install an ANY-USER policy</w:delText>
          </w:r>
          <w:r w:rsidDel="005D0680">
            <w:tab/>
            <w:delText>13</w:delText>
          </w:r>
        </w:del>
      </w:ins>
    </w:p>
    <w:p w14:paraId="52F265FB" w14:textId="77777777" w:rsidR="007A541D" w:rsidDel="005D0680" w:rsidRDefault="007A541D">
      <w:pPr>
        <w:pStyle w:val="TOC3"/>
        <w:rPr>
          <w:ins w:id="621" w:author="Author" w:date="2014-09-04T14:57:00Z"/>
          <w:del w:id="622" w:author="Author" w:date="2014-10-30T09:53:00Z"/>
          <w:rFonts w:asciiTheme="minorHAnsi" w:eastAsiaTheme="minorEastAsia" w:hAnsiTheme="minorHAnsi" w:cstheme="minorBidi"/>
          <w:bCs w:val="0"/>
          <w:sz w:val="22"/>
          <w:szCs w:val="22"/>
        </w:rPr>
      </w:pPr>
      <w:ins w:id="623" w:author="Author" w:date="2014-09-04T14:57:00Z">
        <w:del w:id="624" w:author="Author" w:date="2014-10-30T09:53:00Z">
          <w:r w:rsidDel="005D0680">
            <w:delText>2.3.5 Install a guild-specific policy</w:delText>
          </w:r>
          <w:r w:rsidDel="005D0680">
            <w:tab/>
            <w:delText>13</w:delText>
          </w:r>
        </w:del>
      </w:ins>
    </w:p>
    <w:p w14:paraId="383F2D6B" w14:textId="77777777" w:rsidR="007A541D" w:rsidDel="005D0680" w:rsidRDefault="007A541D">
      <w:pPr>
        <w:pStyle w:val="TOC3"/>
        <w:rPr>
          <w:ins w:id="625" w:author="Author" w:date="2014-09-04T14:57:00Z"/>
          <w:del w:id="626" w:author="Author" w:date="2014-10-30T09:53:00Z"/>
          <w:rFonts w:asciiTheme="minorHAnsi" w:eastAsiaTheme="minorEastAsia" w:hAnsiTheme="minorHAnsi" w:cstheme="minorBidi"/>
          <w:bCs w:val="0"/>
          <w:sz w:val="22"/>
          <w:szCs w:val="22"/>
        </w:rPr>
      </w:pPr>
      <w:ins w:id="627" w:author="Author" w:date="2014-09-04T14:57:00Z">
        <w:del w:id="628" w:author="Author" w:date="2014-10-30T09:53:00Z">
          <w:r w:rsidDel="005D0680">
            <w:delText>2.3.6 Add an application to a guild</w:delText>
          </w:r>
          <w:r w:rsidDel="005D0680">
            <w:tab/>
            <w:delText>14</w:delText>
          </w:r>
        </w:del>
      </w:ins>
    </w:p>
    <w:p w14:paraId="6ABE368A" w14:textId="77777777" w:rsidR="007A541D" w:rsidDel="005D0680" w:rsidRDefault="007A541D">
      <w:pPr>
        <w:pStyle w:val="TOC3"/>
        <w:rPr>
          <w:ins w:id="629" w:author="Author" w:date="2014-09-04T14:57:00Z"/>
          <w:del w:id="630" w:author="Author" w:date="2014-10-30T09:53:00Z"/>
          <w:rFonts w:asciiTheme="minorHAnsi" w:eastAsiaTheme="minorEastAsia" w:hAnsiTheme="minorHAnsi" w:cstheme="minorBidi"/>
          <w:bCs w:val="0"/>
          <w:sz w:val="22"/>
          <w:szCs w:val="22"/>
        </w:rPr>
      </w:pPr>
      <w:ins w:id="631" w:author="Author" w:date="2014-09-04T14:57:00Z">
        <w:del w:id="632" w:author="Author" w:date="2014-10-30T09:53:00Z">
          <w:r w:rsidDel="005D0680">
            <w:delText>2.3.7 Add a user to a guild</w:delText>
          </w:r>
          <w:r w:rsidDel="005D0680">
            <w:tab/>
            <w:delText>15</w:delText>
          </w:r>
        </w:del>
      </w:ins>
    </w:p>
    <w:p w14:paraId="1E3F2FB7" w14:textId="77777777" w:rsidR="007A541D" w:rsidDel="005D0680" w:rsidRDefault="007A541D">
      <w:pPr>
        <w:pStyle w:val="TOC3"/>
        <w:rPr>
          <w:ins w:id="633" w:author="Author" w:date="2014-09-04T14:57:00Z"/>
          <w:del w:id="634" w:author="Author" w:date="2014-10-30T09:53:00Z"/>
          <w:rFonts w:asciiTheme="minorHAnsi" w:eastAsiaTheme="minorEastAsia" w:hAnsiTheme="minorHAnsi" w:cstheme="minorBidi"/>
          <w:bCs w:val="0"/>
          <w:sz w:val="22"/>
          <w:szCs w:val="22"/>
        </w:rPr>
      </w:pPr>
      <w:ins w:id="635" w:author="Author" w:date="2014-09-04T14:57:00Z">
        <w:del w:id="636" w:author="Author" w:date="2014-10-30T09:53:00Z">
          <w:r w:rsidDel="005D0680">
            <w:delText>2.3.8 Delegating membership certificate</w:delText>
          </w:r>
          <w:r w:rsidDel="005D0680">
            <w:tab/>
            <w:delText>16</w:delText>
          </w:r>
        </w:del>
      </w:ins>
    </w:p>
    <w:p w14:paraId="79164250" w14:textId="77777777" w:rsidR="007A541D" w:rsidDel="005D0680" w:rsidRDefault="007A541D">
      <w:pPr>
        <w:pStyle w:val="TOC3"/>
        <w:rPr>
          <w:ins w:id="637" w:author="Author" w:date="2014-09-04T14:57:00Z"/>
          <w:del w:id="638" w:author="Author" w:date="2014-10-30T09:53:00Z"/>
          <w:rFonts w:asciiTheme="minorHAnsi" w:eastAsiaTheme="minorEastAsia" w:hAnsiTheme="minorHAnsi" w:cstheme="minorBidi"/>
          <w:bCs w:val="0"/>
          <w:sz w:val="22"/>
          <w:szCs w:val="22"/>
        </w:rPr>
      </w:pPr>
      <w:ins w:id="639" w:author="Author" w:date="2014-09-04T14:57:00Z">
        <w:del w:id="640" w:author="Author" w:date="2014-10-30T09:53:00Z">
          <w:r w:rsidDel="005D0680">
            <w:delText>2.3.9 Add a guild equivalence certificate to an application</w:delText>
          </w:r>
          <w:r w:rsidDel="005D0680">
            <w:tab/>
            <w:delText>17</w:delText>
          </w:r>
        </w:del>
      </w:ins>
    </w:p>
    <w:p w14:paraId="65FAF829" w14:textId="77777777" w:rsidR="007A541D" w:rsidDel="005D0680" w:rsidRDefault="007A541D">
      <w:pPr>
        <w:pStyle w:val="TOC3"/>
        <w:rPr>
          <w:ins w:id="641" w:author="Author" w:date="2014-09-04T14:57:00Z"/>
          <w:del w:id="642" w:author="Author" w:date="2014-10-30T09:53:00Z"/>
          <w:rFonts w:asciiTheme="minorHAnsi" w:eastAsiaTheme="minorEastAsia" w:hAnsiTheme="minorHAnsi" w:cstheme="minorBidi"/>
          <w:bCs w:val="0"/>
          <w:sz w:val="22"/>
          <w:szCs w:val="22"/>
        </w:rPr>
      </w:pPr>
      <w:ins w:id="643" w:author="Author" w:date="2014-09-04T14:57:00Z">
        <w:del w:id="644" w:author="Author" w:date="2014-10-30T09:53:00Z">
          <w:r w:rsidDel="005D0680">
            <w:delText>2.3.10 Certificate revocation</w:delText>
          </w:r>
          <w:r w:rsidDel="005D0680">
            <w:tab/>
            <w:delText>18</w:delText>
          </w:r>
        </w:del>
      </w:ins>
    </w:p>
    <w:p w14:paraId="680F3BE5" w14:textId="77777777" w:rsidR="007A541D" w:rsidDel="005D0680" w:rsidRDefault="007A541D">
      <w:pPr>
        <w:pStyle w:val="TOC3"/>
        <w:rPr>
          <w:ins w:id="645" w:author="Author" w:date="2014-09-04T14:57:00Z"/>
          <w:del w:id="646" w:author="Author" w:date="2014-10-30T09:53:00Z"/>
          <w:rFonts w:asciiTheme="minorHAnsi" w:eastAsiaTheme="minorEastAsia" w:hAnsiTheme="minorHAnsi" w:cstheme="minorBidi"/>
          <w:bCs w:val="0"/>
          <w:sz w:val="22"/>
          <w:szCs w:val="22"/>
        </w:rPr>
      </w:pPr>
      <w:ins w:id="647" w:author="Author" w:date="2014-09-04T14:57:00Z">
        <w:del w:id="648" w:author="Author" w:date="2014-10-30T09:53:00Z">
          <w:r w:rsidDel="005D0680">
            <w:delText>2.3.11 Distribution of policy updates and membership certificates</w:delText>
          </w:r>
          <w:r w:rsidDel="005D0680">
            <w:tab/>
            <w:delText>19</w:delText>
          </w:r>
        </w:del>
      </w:ins>
    </w:p>
    <w:p w14:paraId="2B79BBD3" w14:textId="77777777" w:rsidR="007A541D" w:rsidDel="005D0680" w:rsidRDefault="007A541D">
      <w:pPr>
        <w:pStyle w:val="TOC3"/>
        <w:rPr>
          <w:ins w:id="649" w:author="Author" w:date="2014-09-04T14:57:00Z"/>
          <w:del w:id="650" w:author="Author" w:date="2014-10-30T09:53:00Z"/>
          <w:rFonts w:asciiTheme="minorHAnsi" w:eastAsiaTheme="minorEastAsia" w:hAnsiTheme="minorHAnsi" w:cstheme="minorBidi"/>
          <w:bCs w:val="0"/>
          <w:sz w:val="22"/>
          <w:szCs w:val="22"/>
        </w:rPr>
      </w:pPr>
      <w:ins w:id="651" w:author="Author" w:date="2014-09-04T14:57:00Z">
        <w:del w:id="652" w:author="Author" w:date="2014-10-30T09:53:00Z">
          <w:r w:rsidDel="005D0680">
            <w:delText>2.3.12 Application Manifest</w:delText>
          </w:r>
          <w:r w:rsidDel="005D0680">
            <w:tab/>
            <w:delText>20</w:delText>
          </w:r>
        </w:del>
      </w:ins>
    </w:p>
    <w:p w14:paraId="78275C40" w14:textId="77777777" w:rsidR="007A541D" w:rsidDel="005D0680" w:rsidRDefault="007A541D">
      <w:pPr>
        <w:pStyle w:val="TOC2"/>
        <w:rPr>
          <w:ins w:id="653" w:author="Author" w:date="2014-09-04T14:57:00Z"/>
          <w:del w:id="654" w:author="Author" w:date="2014-10-30T09:53:00Z"/>
          <w:rFonts w:asciiTheme="minorHAnsi" w:eastAsiaTheme="minorEastAsia" w:hAnsiTheme="minorHAnsi" w:cstheme="minorBidi"/>
          <w:sz w:val="22"/>
        </w:rPr>
      </w:pPr>
      <w:ins w:id="655" w:author="Author" w:date="2014-09-04T14:57:00Z">
        <w:del w:id="656" w:author="Author" w:date="2014-10-30T09:53:00Z">
          <w:r w:rsidDel="005D0680">
            <w:delText>2.4 Access validation</w:delText>
          </w:r>
          <w:r w:rsidDel="005D0680">
            <w:tab/>
            <w:delText>22</w:delText>
          </w:r>
        </w:del>
      </w:ins>
    </w:p>
    <w:p w14:paraId="190AF1D9" w14:textId="77777777" w:rsidR="007A541D" w:rsidDel="005D0680" w:rsidRDefault="007A541D">
      <w:pPr>
        <w:pStyle w:val="TOC3"/>
        <w:rPr>
          <w:ins w:id="657" w:author="Author" w:date="2014-09-04T14:57:00Z"/>
          <w:del w:id="658" w:author="Author" w:date="2014-10-30T09:53:00Z"/>
          <w:rFonts w:asciiTheme="minorHAnsi" w:eastAsiaTheme="minorEastAsia" w:hAnsiTheme="minorHAnsi" w:cstheme="minorBidi"/>
          <w:bCs w:val="0"/>
          <w:sz w:val="22"/>
          <w:szCs w:val="22"/>
        </w:rPr>
      </w:pPr>
      <w:ins w:id="659" w:author="Author" w:date="2014-09-04T14:57:00Z">
        <w:del w:id="660" w:author="Author" w:date="2014-10-30T09:53:00Z">
          <w:r w:rsidDel="005D0680">
            <w:delText>2.4.1 Validation flow</w:delText>
          </w:r>
          <w:r w:rsidDel="005D0680">
            <w:tab/>
            <w:delText>22</w:delText>
          </w:r>
        </w:del>
      </w:ins>
    </w:p>
    <w:p w14:paraId="53ECC934" w14:textId="77777777" w:rsidR="007A541D" w:rsidDel="005D0680" w:rsidRDefault="007A541D">
      <w:pPr>
        <w:pStyle w:val="TOC3"/>
        <w:rPr>
          <w:ins w:id="661" w:author="Author" w:date="2014-09-04T14:57:00Z"/>
          <w:del w:id="662" w:author="Author" w:date="2014-10-30T09:53:00Z"/>
          <w:rFonts w:asciiTheme="minorHAnsi" w:eastAsiaTheme="minorEastAsia" w:hAnsiTheme="minorHAnsi" w:cstheme="minorBidi"/>
          <w:bCs w:val="0"/>
          <w:sz w:val="22"/>
          <w:szCs w:val="22"/>
        </w:rPr>
      </w:pPr>
      <w:ins w:id="663" w:author="Author" w:date="2014-09-04T14:57:00Z">
        <w:del w:id="664" w:author="Author" w:date="2014-10-30T09:53:00Z">
          <w:r w:rsidDel="005D0680">
            <w:delText>2.4.2 Validating a consumer policy</w:delText>
          </w:r>
          <w:r w:rsidDel="005D0680">
            <w:tab/>
            <w:delText>23</w:delText>
          </w:r>
        </w:del>
      </w:ins>
    </w:p>
    <w:p w14:paraId="3DEFB2A6" w14:textId="77777777" w:rsidR="007A541D" w:rsidDel="005D0680" w:rsidRDefault="007A541D">
      <w:pPr>
        <w:pStyle w:val="TOC3"/>
        <w:rPr>
          <w:ins w:id="665" w:author="Author" w:date="2014-09-04T14:57:00Z"/>
          <w:del w:id="666" w:author="Author" w:date="2014-10-30T09:53:00Z"/>
          <w:rFonts w:asciiTheme="minorHAnsi" w:eastAsiaTheme="minorEastAsia" w:hAnsiTheme="minorHAnsi" w:cstheme="minorBidi"/>
          <w:bCs w:val="0"/>
          <w:sz w:val="22"/>
          <w:szCs w:val="22"/>
        </w:rPr>
      </w:pPr>
      <w:ins w:id="667" w:author="Author" w:date="2014-09-04T14:57:00Z">
        <w:del w:id="668" w:author="Author" w:date="2014-10-30T09:53:00Z">
          <w:r w:rsidDel="005D0680">
            <w:delText>2.4.3 Exchanging a trust profile during session establishment</w:delText>
          </w:r>
          <w:r w:rsidDel="005D0680">
            <w:tab/>
            <w:delText>24</w:delText>
          </w:r>
        </w:del>
      </w:ins>
    </w:p>
    <w:p w14:paraId="2FA54D38" w14:textId="77777777" w:rsidR="007A541D" w:rsidDel="005D0680" w:rsidRDefault="007A541D">
      <w:pPr>
        <w:pStyle w:val="TOC3"/>
        <w:rPr>
          <w:ins w:id="669" w:author="Author" w:date="2014-09-04T14:57:00Z"/>
          <w:del w:id="670" w:author="Author" w:date="2014-10-30T09:53:00Z"/>
          <w:rFonts w:asciiTheme="minorHAnsi" w:eastAsiaTheme="minorEastAsia" w:hAnsiTheme="minorHAnsi" w:cstheme="minorBidi"/>
          <w:bCs w:val="0"/>
          <w:sz w:val="22"/>
          <w:szCs w:val="22"/>
        </w:rPr>
      </w:pPr>
      <w:ins w:id="671" w:author="Author" w:date="2014-09-04T14:57:00Z">
        <w:del w:id="672" w:author="Author" w:date="2014-10-30T09:53:00Z">
          <w:r w:rsidDel="005D0680">
            <w:delText>2.4.4 Anonymous session</w:delText>
          </w:r>
          <w:r w:rsidDel="005D0680">
            <w:tab/>
            <w:delText>26</w:delText>
          </w:r>
        </w:del>
      </w:ins>
    </w:p>
    <w:p w14:paraId="739018AF" w14:textId="77777777" w:rsidR="007A541D" w:rsidDel="005D0680" w:rsidRDefault="007A541D">
      <w:pPr>
        <w:pStyle w:val="TOC3"/>
        <w:rPr>
          <w:ins w:id="673" w:author="Author" w:date="2014-09-04T14:57:00Z"/>
          <w:del w:id="674" w:author="Author" w:date="2014-10-30T09:53:00Z"/>
          <w:rFonts w:asciiTheme="minorHAnsi" w:eastAsiaTheme="minorEastAsia" w:hAnsiTheme="minorHAnsi" w:cstheme="minorBidi"/>
          <w:bCs w:val="0"/>
          <w:sz w:val="22"/>
          <w:szCs w:val="22"/>
        </w:rPr>
      </w:pPr>
      <w:ins w:id="675" w:author="Author" w:date="2014-09-04T14:57:00Z">
        <w:del w:id="676" w:author="Author" w:date="2014-10-30T09:53:00Z">
          <w:r w:rsidDel="005D0680">
            <w:delText>2.4.5 Validating an admin user</w:delText>
          </w:r>
          <w:r w:rsidDel="005D0680">
            <w:tab/>
            <w:delText>27</w:delText>
          </w:r>
        </w:del>
      </w:ins>
    </w:p>
    <w:p w14:paraId="7A0FEC61" w14:textId="77777777" w:rsidR="007A541D" w:rsidDel="005D0680" w:rsidRDefault="007A541D">
      <w:pPr>
        <w:pStyle w:val="TOC3"/>
        <w:rPr>
          <w:ins w:id="677" w:author="Author" w:date="2014-09-04T14:57:00Z"/>
          <w:del w:id="678" w:author="Author" w:date="2014-10-30T09:53:00Z"/>
          <w:rFonts w:asciiTheme="minorHAnsi" w:eastAsiaTheme="minorEastAsia" w:hAnsiTheme="minorHAnsi" w:cstheme="minorBidi"/>
          <w:bCs w:val="0"/>
          <w:sz w:val="22"/>
          <w:szCs w:val="22"/>
        </w:rPr>
      </w:pPr>
      <w:ins w:id="679" w:author="Author" w:date="2014-09-04T14:57:00Z">
        <w:del w:id="680" w:author="Author" w:date="2014-10-30T09:53:00Z">
          <w:r w:rsidDel="005D0680">
            <w:delText>2.4.6 Emitting a session-based signal</w:delText>
          </w:r>
          <w:r w:rsidDel="005D0680">
            <w:tab/>
            <w:delText>27</w:delText>
          </w:r>
        </w:del>
      </w:ins>
    </w:p>
    <w:p w14:paraId="4FEC3A5A" w14:textId="77777777" w:rsidR="007A541D" w:rsidDel="005D0680" w:rsidRDefault="007A541D">
      <w:pPr>
        <w:pStyle w:val="TOC2"/>
        <w:rPr>
          <w:ins w:id="681" w:author="Author" w:date="2014-09-04T14:57:00Z"/>
          <w:del w:id="682" w:author="Author" w:date="2014-10-30T09:53:00Z"/>
          <w:rFonts w:asciiTheme="minorHAnsi" w:eastAsiaTheme="minorEastAsia" w:hAnsiTheme="minorHAnsi" w:cstheme="minorBidi"/>
          <w:sz w:val="22"/>
        </w:rPr>
      </w:pPr>
      <w:ins w:id="683" w:author="Author" w:date="2014-09-04T14:57:00Z">
        <w:del w:id="684" w:author="Author" w:date="2014-10-30T09:53:00Z">
          <w:r w:rsidDel="005D0680">
            <w:delText>2.5 Authorization data format</w:delText>
          </w:r>
          <w:r w:rsidDel="005D0680">
            <w:tab/>
            <w:delText>28</w:delText>
          </w:r>
        </w:del>
      </w:ins>
    </w:p>
    <w:p w14:paraId="348764F0" w14:textId="77777777" w:rsidR="007A541D" w:rsidDel="005D0680" w:rsidRDefault="007A541D">
      <w:pPr>
        <w:pStyle w:val="TOC3"/>
        <w:rPr>
          <w:ins w:id="685" w:author="Author" w:date="2014-09-04T14:57:00Z"/>
          <w:del w:id="686" w:author="Author" w:date="2014-10-30T09:53:00Z"/>
          <w:rFonts w:asciiTheme="minorHAnsi" w:eastAsiaTheme="minorEastAsia" w:hAnsiTheme="minorHAnsi" w:cstheme="minorBidi"/>
          <w:bCs w:val="0"/>
          <w:sz w:val="22"/>
          <w:szCs w:val="22"/>
        </w:rPr>
      </w:pPr>
      <w:ins w:id="687" w:author="Author" w:date="2014-09-04T14:57:00Z">
        <w:del w:id="688" w:author="Author" w:date="2014-10-30T09:53:00Z">
          <w:r w:rsidDel="005D0680">
            <w:delText>2.5.1 The format is binary and exchanged between peers using AllJoyn marshalling</w:delText>
          </w:r>
          <w:r w:rsidDel="005D0680">
            <w:tab/>
            <w:delText>28</w:delText>
          </w:r>
        </w:del>
      </w:ins>
    </w:p>
    <w:p w14:paraId="493827A6" w14:textId="77777777" w:rsidR="007A541D" w:rsidDel="005D0680" w:rsidRDefault="007A541D">
      <w:pPr>
        <w:pStyle w:val="TOC3"/>
        <w:rPr>
          <w:ins w:id="689" w:author="Author" w:date="2014-09-04T14:57:00Z"/>
          <w:del w:id="690" w:author="Author" w:date="2014-10-30T09:53:00Z"/>
          <w:rFonts w:asciiTheme="minorHAnsi" w:eastAsiaTheme="minorEastAsia" w:hAnsiTheme="minorHAnsi" w:cstheme="minorBidi"/>
          <w:bCs w:val="0"/>
          <w:sz w:val="22"/>
          <w:szCs w:val="22"/>
        </w:rPr>
      </w:pPr>
      <w:ins w:id="691" w:author="Author" w:date="2014-09-04T14:57:00Z">
        <w:del w:id="692" w:author="Author" w:date="2014-10-30T09:53:00Z">
          <w:r w:rsidDel="005D0680">
            <w:delText>2.5.2 Format Structure</w:delText>
          </w:r>
          <w:r w:rsidDel="005D0680">
            <w:tab/>
            <w:delText>29</w:delText>
          </w:r>
        </w:del>
      </w:ins>
    </w:p>
    <w:p w14:paraId="0A55EAB1" w14:textId="77777777" w:rsidR="007A541D" w:rsidDel="005D0680" w:rsidRDefault="007A541D">
      <w:pPr>
        <w:pStyle w:val="TOC3"/>
        <w:rPr>
          <w:ins w:id="693" w:author="Author" w:date="2014-09-04T14:57:00Z"/>
          <w:del w:id="694" w:author="Author" w:date="2014-10-30T09:53:00Z"/>
          <w:rFonts w:asciiTheme="minorHAnsi" w:eastAsiaTheme="minorEastAsia" w:hAnsiTheme="minorHAnsi" w:cstheme="minorBidi"/>
          <w:bCs w:val="0"/>
          <w:sz w:val="22"/>
          <w:szCs w:val="22"/>
        </w:rPr>
      </w:pPr>
      <w:ins w:id="695" w:author="Author" w:date="2014-09-04T14:57:00Z">
        <w:del w:id="696" w:author="Author" w:date="2014-10-30T09:53:00Z">
          <w:r w:rsidDel="005D0680">
            <w:delText>2.5.3 Examples</w:delText>
          </w:r>
          <w:r w:rsidDel="005D0680">
            <w:tab/>
            <w:delText>33</w:delText>
          </w:r>
        </w:del>
      </w:ins>
    </w:p>
    <w:p w14:paraId="1D19448C" w14:textId="77777777" w:rsidR="007A541D" w:rsidDel="005D0680" w:rsidRDefault="007A541D">
      <w:pPr>
        <w:pStyle w:val="TOC3"/>
        <w:rPr>
          <w:ins w:id="697" w:author="Author" w:date="2014-09-04T14:57:00Z"/>
          <w:del w:id="698" w:author="Author" w:date="2014-10-30T09:53:00Z"/>
          <w:rFonts w:asciiTheme="minorHAnsi" w:eastAsiaTheme="minorEastAsia" w:hAnsiTheme="minorHAnsi" w:cstheme="minorBidi"/>
          <w:bCs w:val="0"/>
          <w:sz w:val="22"/>
          <w:szCs w:val="22"/>
        </w:rPr>
      </w:pPr>
      <w:ins w:id="699" w:author="Author" w:date="2014-09-04T14:57:00Z">
        <w:del w:id="700" w:author="Author" w:date="2014-10-30T09:53:00Z">
          <w:r w:rsidDel="005D0680">
            <w:delText>2.5.4 Policy Templates</w:delText>
          </w:r>
          <w:r w:rsidDel="005D0680">
            <w:tab/>
            <w:delText>37</w:delText>
          </w:r>
        </w:del>
      </w:ins>
    </w:p>
    <w:p w14:paraId="6D6763D5" w14:textId="77777777" w:rsidR="007A541D" w:rsidDel="005D0680" w:rsidRDefault="007A541D">
      <w:pPr>
        <w:pStyle w:val="TOC2"/>
        <w:rPr>
          <w:ins w:id="701" w:author="Author" w:date="2014-09-04T14:57:00Z"/>
          <w:del w:id="702" w:author="Author" w:date="2014-10-30T09:53:00Z"/>
          <w:rFonts w:asciiTheme="minorHAnsi" w:eastAsiaTheme="minorEastAsia" w:hAnsiTheme="minorHAnsi" w:cstheme="minorBidi"/>
          <w:sz w:val="22"/>
        </w:rPr>
      </w:pPr>
      <w:ins w:id="703" w:author="Author" w:date="2014-09-04T14:57:00Z">
        <w:del w:id="704" w:author="Author" w:date="2014-10-30T09:53:00Z">
          <w:r w:rsidDel="005D0680">
            <w:delText>2.6 Certificates (Work-in-progress)</w:delText>
          </w:r>
          <w:r w:rsidDel="005D0680">
            <w:tab/>
            <w:delText>37</w:delText>
          </w:r>
        </w:del>
      </w:ins>
    </w:p>
    <w:p w14:paraId="326DCC54" w14:textId="77777777" w:rsidR="007A541D" w:rsidDel="005D0680" w:rsidRDefault="007A541D">
      <w:pPr>
        <w:pStyle w:val="TOC3"/>
        <w:rPr>
          <w:ins w:id="705" w:author="Author" w:date="2014-09-04T14:57:00Z"/>
          <w:del w:id="706" w:author="Author" w:date="2014-10-30T09:53:00Z"/>
          <w:rFonts w:asciiTheme="minorHAnsi" w:eastAsiaTheme="minorEastAsia" w:hAnsiTheme="minorHAnsi" w:cstheme="minorBidi"/>
          <w:bCs w:val="0"/>
          <w:sz w:val="22"/>
          <w:szCs w:val="22"/>
        </w:rPr>
      </w:pPr>
      <w:ins w:id="707" w:author="Author" w:date="2014-09-04T14:57:00Z">
        <w:del w:id="708" w:author="Author" w:date="2014-10-30T09:53:00Z">
          <w:r w:rsidDel="005D0680">
            <w:delText>2.6.1 Policy certificate</w:delText>
          </w:r>
          <w:r w:rsidDel="005D0680">
            <w:tab/>
            <w:delText>37</w:delText>
          </w:r>
        </w:del>
      </w:ins>
    </w:p>
    <w:p w14:paraId="3944865C" w14:textId="77777777" w:rsidR="007A541D" w:rsidDel="005D0680" w:rsidRDefault="007A541D">
      <w:pPr>
        <w:pStyle w:val="TOC3"/>
        <w:rPr>
          <w:ins w:id="709" w:author="Author" w:date="2014-09-04T14:57:00Z"/>
          <w:del w:id="710" w:author="Author" w:date="2014-10-30T09:53:00Z"/>
          <w:rFonts w:asciiTheme="minorHAnsi" w:eastAsiaTheme="minorEastAsia" w:hAnsiTheme="minorHAnsi" w:cstheme="minorBidi"/>
          <w:bCs w:val="0"/>
          <w:sz w:val="22"/>
          <w:szCs w:val="22"/>
        </w:rPr>
      </w:pPr>
      <w:ins w:id="711" w:author="Author" w:date="2014-09-04T14:57:00Z">
        <w:del w:id="712" w:author="Author" w:date="2014-10-30T09:53:00Z">
          <w:r w:rsidDel="005D0680">
            <w:delText>2.6.2 Membership certificate</w:delText>
          </w:r>
          <w:r w:rsidDel="005D0680">
            <w:tab/>
            <w:delText>38</w:delText>
          </w:r>
        </w:del>
      </w:ins>
    </w:p>
    <w:p w14:paraId="14E35B14" w14:textId="77777777" w:rsidR="007A541D" w:rsidDel="005D0680" w:rsidRDefault="007A541D">
      <w:pPr>
        <w:pStyle w:val="TOC3"/>
        <w:rPr>
          <w:ins w:id="713" w:author="Author" w:date="2014-09-04T14:57:00Z"/>
          <w:del w:id="714" w:author="Author" w:date="2014-10-30T09:53:00Z"/>
          <w:rFonts w:asciiTheme="minorHAnsi" w:eastAsiaTheme="minorEastAsia" w:hAnsiTheme="minorHAnsi" w:cstheme="minorBidi"/>
          <w:bCs w:val="0"/>
          <w:sz w:val="22"/>
          <w:szCs w:val="22"/>
        </w:rPr>
      </w:pPr>
      <w:ins w:id="715" w:author="Author" w:date="2014-09-04T14:57:00Z">
        <w:del w:id="716" w:author="Author" w:date="2014-10-30T09:53:00Z">
          <w:r w:rsidDel="005D0680">
            <w:delText>2.6.3 User equivalence certificate</w:delText>
          </w:r>
          <w:r w:rsidDel="005D0680">
            <w:tab/>
            <w:delText>38</w:delText>
          </w:r>
        </w:del>
      </w:ins>
    </w:p>
    <w:p w14:paraId="7129D811" w14:textId="77777777" w:rsidR="007A541D" w:rsidDel="005D0680" w:rsidRDefault="007A541D">
      <w:pPr>
        <w:pStyle w:val="TOC3"/>
        <w:rPr>
          <w:ins w:id="717" w:author="Author" w:date="2014-09-04T14:57:00Z"/>
          <w:del w:id="718" w:author="Author" w:date="2014-10-30T09:53:00Z"/>
          <w:rFonts w:asciiTheme="minorHAnsi" w:eastAsiaTheme="minorEastAsia" w:hAnsiTheme="minorHAnsi" w:cstheme="minorBidi"/>
          <w:bCs w:val="0"/>
          <w:sz w:val="22"/>
          <w:szCs w:val="22"/>
        </w:rPr>
      </w:pPr>
      <w:ins w:id="719" w:author="Author" w:date="2014-09-04T14:57:00Z">
        <w:del w:id="720" w:author="Author" w:date="2014-10-30T09:53:00Z">
          <w:r w:rsidDel="005D0680">
            <w:delText>2.6.4 Identity certificate</w:delText>
          </w:r>
          <w:r w:rsidDel="005D0680">
            <w:tab/>
            <w:delText>39</w:delText>
          </w:r>
        </w:del>
      </w:ins>
    </w:p>
    <w:p w14:paraId="6D530127" w14:textId="77777777" w:rsidR="007A541D" w:rsidDel="005D0680" w:rsidRDefault="007A541D">
      <w:pPr>
        <w:pStyle w:val="TOC3"/>
        <w:rPr>
          <w:ins w:id="721" w:author="Author" w:date="2014-09-04T14:57:00Z"/>
          <w:del w:id="722" w:author="Author" w:date="2014-10-30T09:53:00Z"/>
          <w:rFonts w:asciiTheme="minorHAnsi" w:eastAsiaTheme="minorEastAsia" w:hAnsiTheme="minorHAnsi" w:cstheme="minorBidi"/>
          <w:bCs w:val="0"/>
          <w:sz w:val="22"/>
          <w:szCs w:val="22"/>
        </w:rPr>
      </w:pPr>
      <w:ins w:id="723" w:author="Author" w:date="2014-09-04T14:57:00Z">
        <w:del w:id="724" w:author="Author" w:date="2014-10-30T09:53:00Z">
          <w:r w:rsidDel="005D0680">
            <w:delText>2.6.5 Guild equivalence certificate</w:delText>
          </w:r>
          <w:r w:rsidDel="005D0680">
            <w:tab/>
            <w:delText>39</w:delText>
          </w:r>
        </w:del>
      </w:ins>
    </w:p>
    <w:p w14:paraId="24603479" w14:textId="77777777" w:rsidR="007A541D" w:rsidDel="005D0680" w:rsidRDefault="007A541D">
      <w:pPr>
        <w:pStyle w:val="TOC2"/>
        <w:rPr>
          <w:ins w:id="725" w:author="Author" w:date="2014-09-04T14:57:00Z"/>
          <w:del w:id="726" w:author="Author" w:date="2014-10-30T09:53:00Z"/>
          <w:rFonts w:asciiTheme="minorHAnsi" w:eastAsiaTheme="minorEastAsia" w:hAnsiTheme="minorHAnsi" w:cstheme="minorBidi"/>
          <w:sz w:val="22"/>
        </w:rPr>
      </w:pPr>
      <w:ins w:id="727" w:author="Author" w:date="2014-09-04T14:57:00Z">
        <w:del w:id="728" w:author="Author" w:date="2014-10-30T09:53:00Z">
          <w:r w:rsidDel="005D0680">
            <w:delText>2.7 Sample use cases</w:delText>
          </w:r>
          <w:r w:rsidDel="005D0680">
            <w:tab/>
            <w:delText>40</w:delText>
          </w:r>
        </w:del>
      </w:ins>
    </w:p>
    <w:p w14:paraId="19C9D0D0" w14:textId="77777777" w:rsidR="007A541D" w:rsidDel="005D0680" w:rsidRDefault="007A541D">
      <w:pPr>
        <w:pStyle w:val="TOC3"/>
        <w:rPr>
          <w:ins w:id="729" w:author="Author" w:date="2014-09-04T14:57:00Z"/>
          <w:del w:id="730" w:author="Author" w:date="2014-10-30T09:53:00Z"/>
          <w:rFonts w:asciiTheme="minorHAnsi" w:eastAsiaTheme="minorEastAsia" w:hAnsiTheme="minorHAnsi" w:cstheme="minorBidi"/>
          <w:bCs w:val="0"/>
          <w:sz w:val="22"/>
          <w:szCs w:val="22"/>
        </w:rPr>
      </w:pPr>
      <w:ins w:id="731" w:author="Author" w:date="2014-09-04T14:57:00Z">
        <w:del w:id="732" w:author="Author" w:date="2014-10-30T09:53:00Z">
          <w:r w:rsidDel="005D0680">
            <w:delText>2.7.1 Users and devices</w:delText>
          </w:r>
          <w:r w:rsidDel="005D0680">
            <w:tab/>
            <w:delText>40</w:delText>
          </w:r>
        </w:del>
      </w:ins>
    </w:p>
    <w:p w14:paraId="6E5C80A5" w14:textId="77777777" w:rsidR="007A541D" w:rsidDel="005D0680" w:rsidRDefault="007A541D">
      <w:pPr>
        <w:pStyle w:val="TOC3"/>
        <w:rPr>
          <w:ins w:id="733" w:author="Author" w:date="2014-09-04T14:57:00Z"/>
          <w:del w:id="734" w:author="Author" w:date="2014-10-30T09:53:00Z"/>
          <w:rFonts w:asciiTheme="minorHAnsi" w:eastAsiaTheme="minorEastAsia" w:hAnsiTheme="minorHAnsi" w:cstheme="minorBidi"/>
          <w:bCs w:val="0"/>
          <w:sz w:val="22"/>
          <w:szCs w:val="22"/>
        </w:rPr>
      </w:pPr>
      <w:ins w:id="735" w:author="Author" w:date="2014-09-04T14:57:00Z">
        <w:del w:id="736" w:author="Author" w:date="2014-10-30T09:53:00Z">
          <w:r w:rsidDel="005D0680">
            <w:delText>2.7.2 Users set up by Dad</w:delText>
          </w:r>
          <w:r w:rsidDel="005D0680">
            <w:tab/>
            <w:delText>41</w:delText>
          </w:r>
        </w:del>
      </w:ins>
    </w:p>
    <w:p w14:paraId="6DC025E9" w14:textId="77777777" w:rsidR="007A541D" w:rsidDel="005D0680" w:rsidRDefault="007A541D">
      <w:pPr>
        <w:pStyle w:val="TOC3"/>
        <w:rPr>
          <w:ins w:id="737" w:author="Author" w:date="2014-09-04T14:57:00Z"/>
          <w:del w:id="738" w:author="Author" w:date="2014-10-30T09:53:00Z"/>
          <w:rFonts w:asciiTheme="minorHAnsi" w:eastAsiaTheme="minorEastAsia" w:hAnsiTheme="minorHAnsi" w:cstheme="minorBidi"/>
          <w:bCs w:val="0"/>
          <w:sz w:val="22"/>
          <w:szCs w:val="22"/>
        </w:rPr>
      </w:pPr>
      <w:ins w:id="739" w:author="Author" w:date="2014-09-04T14:57:00Z">
        <w:del w:id="740" w:author="Author" w:date="2014-10-30T09:53:00Z">
          <w:r w:rsidDel="005D0680">
            <w:delText>2.7.3 Living room set up by Dad</w:delText>
          </w:r>
          <w:r w:rsidDel="005D0680">
            <w:tab/>
            <w:delText>42</w:delText>
          </w:r>
        </w:del>
      </w:ins>
    </w:p>
    <w:p w14:paraId="7F7B521A" w14:textId="77777777" w:rsidR="007A541D" w:rsidDel="005D0680" w:rsidRDefault="007A541D">
      <w:pPr>
        <w:pStyle w:val="TOC3"/>
        <w:rPr>
          <w:ins w:id="741" w:author="Author" w:date="2014-09-04T14:57:00Z"/>
          <w:del w:id="742" w:author="Author" w:date="2014-10-30T09:53:00Z"/>
          <w:rFonts w:asciiTheme="minorHAnsi" w:eastAsiaTheme="minorEastAsia" w:hAnsiTheme="minorHAnsi" w:cstheme="minorBidi"/>
          <w:bCs w:val="0"/>
          <w:sz w:val="22"/>
          <w:szCs w:val="22"/>
        </w:rPr>
      </w:pPr>
      <w:ins w:id="743" w:author="Author" w:date="2014-09-04T14:57:00Z">
        <w:del w:id="744" w:author="Author" w:date="2014-10-30T09:53:00Z">
          <w:r w:rsidDel="005D0680">
            <w:delText>2.7.4 Son's bedroom set up by son</w:delText>
          </w:r>
          <w:r w:rsidDel="005D0680">
            <w:tab/>
            <w:delText>43</w:delText>
          </w:r>
        </w:del>
      </w:ins>
    </w:p>
    <w:p w14:paraId="3909B664" w14:textId="77777777" w:rsidR="007A541D" w:rsidDel="005D0680" w:rsidRDefault="007A541D">
      <w:pPr>
        <w:pStyle w:val="TOC3"/>
        <w:rPr>
          <w:ins w:id="745" w:author="Author" w:date="2014-09-04T14:57:00Z"/>
          <w:del w:id="746" w:author="Author" w:date="2014-10-30T09:53:00Z"/>
          <w:rFonts w:asciiTheme="minorHAnsi" w:eastAsiaTheme="minorEastAsia" w:hAnsiTheme="minorHAnsi" w:cstheme="minorBidi"/>
          <w:bCs w:val="0"/>
          <w:sz w:val="22"/>
          <w:szCs w:val="22"/>
        </w:rPr>
      </w:pPr>
      <w:ins w:id="747" w:author="Author" w:date="2014-09-04T14:57:00Z">
        <w:del w:id="748" w:author="Author" w:date="2014-10-30T09:53:00Z">
          <w:r w:rsidDel="005D0680">
            <w:delText>2.7.5 Master bedroom set up by Dad</w:delText>
          </w:r>
          <w:r w:rsidDel="005D0680">
            <w:tab/>
            <w:delText>44</w:delText>
          </w:r>
        </w:del>
      </w:ins>
    </w:p>
    <w:p w14:paraId="44A6F96A" w14:textId="77777777" w:rsidR="007A541D" w:rsidDel="005D0680" w:rsidRDefault="007A541D">
      <w:pPr>
        <w:pStyle w:val="TOC3"/>
        <w:rPr>
          <w:ins w:id="749" w:author="Author" w:date="2014-09-04T14:57:00Z"/>
          <w:del w:id="750" w:author="Author" w:date="2014-10-30T09:53:00Z"/>
          <w:rFonts w:asciiTheme="minorHAnsi" w:eastAsiaTheme="minorEastAsia" w:hAnsiTheme="minorHAnsi" w:cstheme="minorBidi"/>
          <w:bCs w:val="0"/>
          <w:sz w:val="22"/>
          <w:szCs w:val="22"/>
        </w:rPr>
      </w:pPr>
      <w:ins w:id="751" w:author="Author" w:date="2014-09-04T14:57:00Z">
        <w:del w:id="752" w:author="Author" w:date="2014-10-30T09:53:00Z">
          <w:r w:rsidDel="005D0680">
            <w:delText>2.7.6 Son can control different TVs in the house</w:delText>
          </w:r>
          <w:r w:rsidDel="005D0680">
            <w:tab/>
            <w:delText>45</w:delText>
          </w:r>
        </w:del>
      </w:ins>
    </w:p>
    <w:p w14:paraId="54BB1E3D" w14:textId="77777777" w:rsidR="007A541D" w:rsidDel="005D0680" w:rsidRDefault="007A541D">
      <w:pPr>
        <w:pStyle w:val="TOC3"/>
        <w:rPr>
          <w:ins w:id="753" w:author="Author" w:date="2014-09-04T14:57:00Z"/>
          <w:del w:id="754" w:author="Author" w:date="2014-10-30T09:53:00Z"/>
          <w:rFonts w:asciiTheme="minorHAnsi" w:eastAsiaTheme="minorEastAsia" w:hAnsiTheme="minorHAnsi" w:cstheme="minorBidi"/>
          <w:bCs w:val="0"/>
          <w:sz w:val="22"/>
          <w:szCs w:val="22"/>
        </w:rPr>
      </w:pPr>
      <w:ins w:id="755" w:author="Author" w:date="2014-09-04T14:57:00Z">
        <w:del w:id="756" w:author="Author" w:date="2014-10-30T09:53:00Z">
          <w:r w:rsidDel="005D0680">
            <w:delText>2.7.7 Living room tablet controls TVs in the house</w:delText>
          </w:r>
          <w:r w:rsidDel="005D0680">
            <w:tab/>
            <w:delText>46</w:delText>
          </w:r>
        </w:del>
      </w:ins>
    </w:p>
    <w:p w14:paraId="2983F5FC" w14:textId="77777777" w:rsidR="007A541D" w:rsidDel="005D0680" w:rsidRDefault="007A541D">
      <w:pPr>
        <w:pStyle w:val="TOC1"/>
        <w:rPr>
          <w:ins w:id="757" w:author="Author" w:date="2014-09-04T14:57:00Z"/>
          <w:del w:id="758" w:author="Author" w:date="2014-10-30T09:53:00Z"/>
          <w:rFonts w:asciiTheme="minorHAnsi" w:eastAsiaTheme="minorEastAsia" w:hAnsiTheme="minorHAnsi" w:cstheme="minorBidi"/>
          <w:b w:val="0"/>
          <w:bCs w:val="0"/>
          <w:sz w:val="22"/>
        </w:rPr>
      </w:pPr>
      <w:ins w:id="759" w:author="Author" w:date="2014-09-04T14:57:00Z">
        <w:del w:id="760" w:author="Author" w:date="2014-10-30T09:53:00Z">
          <w:r w:rsidDel="005D0680">
            <w:delText>3 Enhancements to Existing Framework</w:delText>
          </w:r>
          <w:r w:rsidDel="005D0680">
            <w:tab/>
            <w:delText>47</w:delText>
          </w:r>
        </w:del>
      </w:ins>
    </w:p>
    <w:p w14:paraId="468086A2" w14:textId="77777777" w:rsidR="007A541D" w:rsidDel="005D0680" w:rsidRDefault="007A541D">
      <w:pPr>
        <w:pStyle w:val="TOC2"/>
        <w:rPr>
          <w:ins w:id="761" w:author="Author" w:date="2014-09-04T14:57:00Z"/>
          <w:del w:id="762" w:author="Author" w:date="2014-10-30T09:53:00Z"/>
          <w:rFonts w:asciiTheme="minorHAnsi" w:eastAsiaTheme="minorEastAsia" w:hAnsiTheme="minorHAnsi" w:cstheme="minorBidi"/>
          <w:sz w:val="22"/>
        </w:rPr>
      </w:pPr>
      <w:ins w:id="763" w:author="Author" w:date="2014-09-04T14:57:00Z">
        <w:del w:id="764" w:author="Author" w:date="2014-10-30T09:53:00Z">
          <w:r w:rsidDel="005D0680">
            <w:delText>3.1 Crypto Agility Exchange</w:delText>
          </w:r>
          <w:r w:rsidDel="005D0680">
            <w:tab/>
            <w:delText>47</w:delText>
          </w:r>
        </w:del>
      </w:ins>
    </w:p>
    <w:p w14:paraId="4BB9D6A2" w14:textId="77777777" w:rsidR="007A541D" w:rsidDel="005D0680" w:rsidRDefault="007A541D">
      <w:pPr>
        <w:pStyle w:val="TOC3"/>
        <w:rPr>
          <w:ins w:id="765" w:author="Author" w:date="2014-09-04T14:57:00Z"/>
          <w:del w:id="766" w:author="Author" w:date="2014-10-30T09:53:00Z"/>
          <w:rFonts w:asciiTheme="minorHAnsi" w:eastAsiaTheme="minorEastAsia" w:hAnsiTheme="minorHAnsi" w:cstheme="minorBidi"/>
          <w:bCs w:val="0"/>
          <w:sz w:val="22"/>
          <w:szCs w:val="22"/>
        </w:rPr>
      </w:pPr>
      <w:ins w:id="767" w:author="Author" w:date="2014-09-04T14:57:00Z">
        <w:del w:id="768" w:author="Author" w:date="2014-10-30T09:53:00Z">
          <w:r w:rsidDel="005D0680">
            <w:delText>3.1.1 Add a Claimable Field to the About Announcement</w:delText>
          </w:r>
          <w:r w:rsidDel="005D0680">
            <w:tab/>
            <w:delText>48</w:delText>
          </w:r>
        </w:del>
      </w:ins>
    </w:p>
    <w:p w14:paraId="336BE044" w14:textId="77777777" w:rsidR="007A541D" w:rsidDel="005D0680" w:rsidRDefault="007A541D">
      <w:pPr>
        <w:pStyle w:val="TOC1"/>
        <w:rPr>
          <w:ins w:id="769" w:author="Author" w:date="2014-09-04T14:57:00Z"/>
          <w:del w:id="770" w:author="Author" w:date="2014-10-30T09:53:00Z"/>
          <w:rFonts w:asciiTheme="minorHAnsi" w:eastAsiaTheme="minorEastAsia" w:hAnsiTheme="minorHAnsi" w:cstheme="minorBidi"/>
          <w:b w:val="0"/>
          <w:bCs w:val="0"/>
          <w:sz w:val="22"/>
        </w:rPr>
      </w:pPr>
      <w:ins w:id="771" w:author="Author" w:date="2014-09-04T14:57:00Z">
        <w:del w:id="772" w:author="Author" w:date="2014-10-30T09:53:00Z">
          <w:r w:rsidDel="005D0680">
            <w:delText>4 Future Considerations</w:delText>
          </w:r>
          <w:r w:rsidDel="005D0680">
            <w:tab/>
            <w:delText>49</w:delText>
          </w:r>
        </w:del>
      </w:ins>
    </w:p>
    <w:p w14:paraId="4C875B42" w14:textId="77777777" w:rsidR="007A541D" w:rsidDel="005D0680" w:rsidRDefault="007A541D">
      <w:pPr>
        <w:pStyle w:val="TOC2"/>
        <w:rPr>
          <w:ins w:id="773" w:author="Author" w:date="2014-09-04T14:57:00Z"/>
          <w:del w:id="774" w:author="Author" w:date="2014-10-30T09:53:00Z"/>
          <w:rFonts w:asciiTheme="minorHAnsi" w:eastAsiaTheme="minorEastAsia" w:hAnsiTheme="minorHAnsi" w:cstheme="minorBidi"/>
          <w:sz w:val="22"/>
        </w:rPr>
      </w:pPr>
      <w:ins w:id="775" w:author="Author" w:date="2014-09-04T14:57:00Z">
        <w:del w:id="776" w:author="Author" w:date="2014-10-30T09:53:00Z">
          <w:r w:rsidDel="005D0680">
            <w:delText>4.1 Broadcast signals and multipoint sessions</w:delText>
          </w:r>
          <w:r w:rsidDel="005D0680">
            <w:tab/>
            <w:delText>49</w:delText>
          </w:r>
        </w:del>
      </w:ins>
    </w:p>
    <w:p w14:paraId="7FC4C28C" w14:textId="77777777" w:rsidR="00DF5298" w:rsidDel="005D0680" w:rsidRDefault="00DF5298">
      <w:pPr>
        <w:pStyle w:val="TOC1"/>
        <w:rPr>
          <w:del w:id="777" w:author="Author" w:date="2014-10-30T09:53:00Z"/>
          <w:rFonts w:asciiTheme="minorHAnsi" w:eastAsiaTheme="minorEastAsia" w:hAnsiTheme="minorHAnsi" w:cstheme="minorBidi"/>
          <w:b w:val="0"/>
          <w:bCs w:val="0"/>
          <w:sz w:val="22"/>
        </w:rPr>
      </w:pPr>
      <w:del w:id="778" w:author="Author" w:date="2014-10-30T09:53:00Z">
        <w:r w:rsidDel="005D0680">
          <w:delText>1 Introduction</w:delText>
        </w:r>
        <w:r w:rsidDel="005D0680">
          <w:tab/>
        </w:r>
        <w:r w:rsidR="00776C0A" w:rsidDel="005D0680">
          <w:delText>5</w:delText>
        </w:r>
      </w:del>
    </w:p>
    <w:p w14:paraId="3A687151" w14:textId="77777777" w:rsidR="00DF5298" w:rsidDel="005D0680" w:rsidRDefault="00DF5298">
      <w:pPr>
        <w:pStyle w:val="TOC2"/>
        <w:rPr>
          <w:del w:id="779" w:author="Author" w:date="2014-10-30T09:53:00Z"/>
          <w:rFonts w:asciiTheme="minorHAnsi" w:eastAsiaTheme="minorEastAsia" w:hAnsiTheme="minorHAnsi" w:cstheme="minorBidi"/>
          <w:sz w:val="22"/>
        </w:rPr>
      </w:pPr>
      <w:del w:id="780" w:author="Author" w:date="2014-10-30T09:53:00Z">
        <w:r w:rsidDel="005D0680">
          <w:delText>1.1 Purpose and scope</w:delText>
        </w:r>
        <w:r w:rsidDel="005D0680">
          <w:tab/>
        </w:r>
        <w:r w:rsidR="00776C0A" w:rsidDel="005D0680">
          <w:delText>5</w:delText>
        </w:r>
      </w:del>
    </w:p>
    <w:p w14:paraId="53CFFF06" w14:textId="77777777" w:rsidR="00DF5298" w:rsidDel="005D0680" w:rsidRDefault="00DF5298">
      <w:pPr>
        <w:pStyle w:val="TOC2"/>
        <w:rPr>
          <w:del w:id="781" w:author="Author" w:date="2014-10-30T09:53:00Z"/>
          <w:rFonts w:asciiTheme="minorHAnsi" w:eastAsiaTheme="minorEastAsia" w:hAnsiTheme="minorHAnsi" w:cstheme="minorBidi"/>
          <w:sz w:val="22"/>
        </w:rPr>
      </w:pPr>
      <w:del w:id="782" w:author="Author" w:date="2014-10-30T09:53:00Z">
        <w:r w:rsidDel="005D0680">
          <w:delText>1.2 Revision history</w:delText>
        </w:r>
        <w:r w:rsidDel="005D0680">
          <w:tab/>
        </w:r>
        <w:r w:rsidR="00776C0A" w:rsidDel="005D0680">
          <w:delText>5</w:delText>
        </w:r>
      </w:del>
    </w:p>
    <w:p w14:paraId="6D7777C5" w14:textId="77777777" w:rsidR="00DF5298" w:rsidDel="005D0680" w:rsidRDefault="00DF5298">
      <w:pPr>
        <w:pStyle w:val="TOC2"/>
        <w:rPr>
          <w:del w:id="783" w:author="Author" w:date="2014-10-30T09:53:00Z"/>
          <w:rFonts w:asciiTheme="minorHAnsi" w:eastAsiaTheme="minorEastAsia" w:hAnsiTheme="minorHAnsi" w:cstheme="minorBidi"/>
          <w:sz w:val="22"/>
        </w:rPr>
      </w:pPr>
      <w:del w:id="784" w:author="Author" w:date="2014-10-30T09:53:00Z">
        <w:r w:rsidDel="005D0680">
          <w:delText>1.3 Acronyms and terms</w:delText>
        </w:r>
        <w:r w:rsidDel="005D0680">
          <w:tab/>
        </w:r>
        <w:r w:rsidR="00776C0A" w:rsidDel="005D0680">
          <w:delText>5</w:delText>
        </w:r>
      </w:del>
    </w:p>
    <w:p w14:paraId="1B3AC4AB" w14:textId="77777777" w:rsidR="00DF5298" w:rsidDel="005D0680" w:rsidRDefault="00DF5298">
      <w:pPr>
        <w:pStyle w:val="TOC1"/>
        <w:rPr>
          <w:del w:id="785" w:author="Author" w:date="2014-10-30T09:53:00Z"/>
          <w:rFonts w:asciiTheme="minorHAnsi" w:eastAsiaTheme="minorEastAsia" w:hAnsiTheme="minorHAnsi" w:cstheme="minorBidi"/>
          <w:b w:val="0"/>
          <w:bCs w:val="0"/>
          <w:sz w:val="22"/>
        </w:rPr>
      </w:pPr>
      <w:del w:id="786" w:author="Author" w:date="2014-10-30T09:53:00Z">
        <w:r w:rsidDel="005D0680">
          <w:delText>2 System Design</w:delText>
        </w:r>
        <w:r w:rsidDel="005D0680">
          <w:tab/>
        </w:r>
        <w:r w:rsidR="00776C0A" w:rsidDel="005D0680">
          <w:delText>7</w:delText>
        </w:r>
      </w:del>
    </w:p>
    <w:p w14:paraId="38979097" w14:textId="77777777" w:rsidR="00DF5298" w:rsidDel="005D0680" w:rsidRDefault="00DF5298">
      <w:pPr>
        <w:pStyle w:val="TOC2"/>
        <w:rPr>
          <w:del w:id="787" w:author="Author" w:date="2014-10-30T09:53:00Z"/>
          <w:rFonts w:asciiTheme="minorHAnsi" w:eastAsiaTheme="minorEastAsia" w:hAnsiTheme="minorHAnsi" w:cstheme="minorBidi"/>
          <w:sz w:val="22"/>
        </w:rPr>
      </w:pPr>
      <w:del w:id="788" w:author="Author" w:date="2014-10-30T09:53:00Z">
        <w:r w:rsidDel="005D0680">
          <w:delText>2.1 Overview</w:delText>
        </w:r>
        <w:r w:rsidDel="005D0680">
          <w:tab/>
        </w:r>
        <w:r w:rsidR="00776C0A" w:rsidDel="005D0680">
          <w:delText>7</w:delText>
        </w:r>
      </w:del>
    </w:p>
    <w:p w14:paraId="2992BABD" w14:textId="77777777" w:rsidR="00DF5298" w:rsidDel="005D0680" w:rsidRDefault="00DF5298">
      <w:pPr>
        <w:pStyle w:val="TOC2"/>
        <w:rPr>
          <w:del w:id="789" w:author="Author" w:date="2014-10-30T09:53:00Z"/>
          <w:rFonts w:asciiTheme="minorHAnsi" w:eastAsiaTheme="minorEastAsia" w:hAnsiTheme="minorHAnsi" w:cstheme="minorBidi"/>
          <w:sz w:val="22"/>
        </w:rPr>
      </w:pPr>
      <w:del w:id="790" w:author="Author" w:date="2014-10-30T09:53:00Z">
        <w:r w:rsidDel="005D0680">
          <w:delText>2.2 Premises</w:delText>
        </w:r>
        <w:r w:rsidDel="005D0680">
          <w:tab/>
        </w:r>
        <w:r w:rsidR="00776C0A" w:rsidDel="005D0680">
          <w:delText>8</w:delText>
        </w:r>
      </w:del>
    </w:p>
    <w:p w14:paraId="7D129BE1" w14:textId="77777777" w:rsidR="00DF5298" w:rsidDel="005D0680" w:rsidRDefault="00DF5298">
      <w:pPr>
        <w:pStyle w:val="TOC2"/>
        <w:rPr>
          <w:del w:id="791" w:author="Author" w:date="2014-10-30T09:53:00Z"/>
          <w:rFonts w:asciiTheme="minorHAnsi" w:eastAsiaTheme="minorEastAsia" w:hAnsiTheme="minorHAnsi" w:cstheme="minorBidi"/>
          <w:sz w:val="22"/>
        </w:rPr>
      </w:pPr>
      <w:del w:id="792" w:author="Author" w:date="2014-10-30T09:53:00Z">
        <w:r w:rsidDel="005D0680">
          <w:delText>2.3 Typical operations</w:delText>
        </w:r>
        <w:r w:rsidDel="005D0680">
          <w:tab/>
        </w:r>
        <w:r w:rsidR="00776C0A" w:rsidDel="005D0680">
          <w:delText>10</w:delText>
        </w:r>
      </w:del>
    </w:p>
    <w:p w14:paraId="4DF301EB" w14:textId="77777777" w:rsidR="00DF5298" w:rsidDel="005D0680" w:rsidRDefault="00DF5298">
      <w:pPr>
        <w:pStyle w:val="TOC3"/>
        <w:rPr>
          <w:del w:id="793" w:author="Author" w:date="2014-10-30T09:53:00Z"/>
          <w:rFonts w:asciiTheme="minorHAnsi" w:eastAsiaTheme="minorEastAsia" w:hAnsiTheme="minorHAnsi" w:cstheme="minorBidi"/>
          <w:bCs w:val="0"/>
          <w:sz w:val="22"/>
          <w:szCs w:val="22"/>
        </w:rPr>
      </w:pPr>
      <w:del w:id="794" w:author="Author" w:date="2014-10-30T09:53:00Z">
        <w:r w:rsidDel="005D0680">
          <w:delText>2.3.1 Claim a factory-reset device</w:delText>
        </w:r>
        <w:r w:rsidDel="005D0680">
          <w:tab/>
        </w:r>
        <w:r w:rsidR="00776C0A" w:rsidDel="005D0680">
          <w:delText>10</w:delText>
        </w:r>
      </w:del>
    </w:p>
    <w:p w14:paraId="7E9D85E2" w14:textId="77777777" w:rsidR="00DF5298" w:rsidDel="005D0680" w:rsidRDefault="00DF5298">
      <w:pPr>
        <w:pStyle w:val="TOC3"/>
        <w:rPr>
          <w:del w:id="795" w:author="Author" w:date="2014-10-30T09:53:00Z"/>
          <w:rFonts w:asciiTheme="minorHAnsi" w:eastAsiaTheme="minorEastAsia" w:hAnsiTheme="minorHAnsi" w:cstheme="minorBidi"/>
          <w:bCs w:val="0"/>
          <w:sz w:val="22"/>
          <w:szCs w:val="22"/>
        </w:rPr>
      </w:pPr>
      <w:del w:id="796" w:author="Author" w:date="2014-10-30T09:53:00Z">
        <w:r w:rsidDel="005D0680">
          <w:delText>2.3.2 Define a guild</w:delText>
        </w:r>
        <w:r w:rsidDel="005D0680">
          <w:tab/>
        </w:r>
        <w:r w:rsidR="00776C0A" w:rsidDel="005D0680">
          <w:delText>12</w:delText>
        </w:r>
      </w:del>
    </w:p>
    <w:p w14:paraId="7C26366B" w14:textId="77777777" w:rsidR="00DF5298" w:rsidDel="005D0680" w:rsidRDefault="00DF5298">
      <w:pPr>
        <w:pStyle w:val="TOC3"/>
        <w:rPr>
          <w:del w:id="797" w:author="Author" w:date="2014-10-30T09:53:00Z"/>
          <w:rFonts w:asciiTheme="minorHAnsi" w:eastAsiaTheme="minorEastAsia" w:hAnsiTheme="minorHAnsi" w:cstheme="minorBidi"/>
          <w:bCs w:val="0"/>
          <w:sz w:val="22"/>
          <w:szCs w:val="22"/>
        </w:rPr>
      </w:pPr>
      <w:del w:id="798" w:author="Author" w:date="2014-10-30T09:53:00Z">
        <w:r w:rsidDel="005D0680">
          <w:delText>2.3.3 Example of building a policy</w:delText>
        </w:r>
        <w:r w:rsidDel="005D0680">
          <w:tab/>
        </w:r>
        <w:r w:rsidR="00776C0A" w:rsidDel="005D0680">
          <w:delText>12</w:delText>
        </w:r>
      </w:del>
    </w:p>
    <w:p w14:paraId="6102A8DF" w14:textId="77777777" w:rsidR="00DF5298" w:rsidDel="005D0680" w:rsidRDefault="00DF5298">
      <w:pPr>
        <w:pStyle w:val="TOC3"/>
        <w:rPr>
          <w:del w:id="799" w:author="Author" w:date="2014-10-30T09:53:00Z"/>
          <w:rFonts w:asciiTheme="minorHAnsi" w:eastAsiaTheme="minorEastAsia" w:hAnsiTheme="minorHAnsi" w:cstheme="minorBidi"/>
          <w:bCs w:val="0"/>
          <w:sz w:val="22"/>
          <w:szCs w:val="22"/>
        </w:rPr>
      </w:pPr>
      <w:del w:id="800" w:author="Author" w:date="2014-10-30T09:53:00Z">
        <w:r w:rsidDel="005D0680">
          <w:delText>2.3.4 Install an ANY-USER policy</w:delText>
        </w:r>
        <w:r w:rsidDel="005D0680">
          <w:tab/>
        </w:r>
        <w:r w:rsidR="00776C0A" w:rsidDel="005D0680">
          <w:delText>13</w:delText>
        </w:r>
      </w:del>
    </w:p>
    <w:p w14:paraId="3E15528C" w14:textId="77777777" w:rsidR="00DF5298" w:rsidDel="005D0680" w:rsidRDefault="00DF5298">
      <w:pPr>
        <w:pStyle w:val="TOC3"/>
        <w:rPr>
          <w:del w:id="801" w:author="Author" w:date="2014-10-30T09:53:00Z"/>
          <w:rFonts w:asciiTheme="minorHAnsi" w:eastAsiaTheme="minorEastAsia" w:hAnsiTheme="minorHAnsi" w:cstheme="minorBidi"/>
          <w:bCs w:val="0"/>
          <w:sz w:val="22"/>
          <w:szCs w:val="22"/>
        </w:rPr>
      </w:pPr>
      <w:del w:id="802" w:author="Author" w:date="2014-10-30T09:53:00Z">
        <w:r w:rsidDel="005D0680">
          <w:delText>2.3.5 Install a guild-specific policy</w:delText>
        </w:r>
        <w:r w:rsidDel="005D0680">
          <w:tab/>
        </w:r>
        <w:r w:rsidR="00776C0A" w:rsidDel="005D0680">
          <w:delText>13</w:delText>
        </w:r>
      </w:del>
    </w:p>
    <w:p w14:paraId="530C8F0A" w14:textId="77777777" w:rsidR="00DF5298" w:rsidDel="005D0680" w:rsidRDefault="00DF5298">
      <w:pPr>
        <w:pStyle w:val="TOC3"/>
        <w:rPr>
          <w:del w:id="803" w:author="Author" w:date="2014-10-30T09:53:00Z"/>
          <w:rFonts w:asciiTheme="minorHAnsi" w:eastAsiaTheme="minorEastAsia" w:hAnsiTheme="minorHAnsi" w:cstheme="minorBidi"/>
          <w:bCs w:val="0"/>
          <w:sz w:val="22"/>
          <w:szCs w:val="22"/>
        </w:rPr>
      </w:pPr>
      <w:del w:id="804" w:author="Author" w:date="2014-10-30T09:53:00Z">
        <w:r w:rsidDel="005D0680">
          <w:delText>2.3.6 Add an application to a guild</w:delText>
        </w:r>
        <w:r w:rsidDel="005D0680">
          <w:tab/>
        </w:r>
        <w:r w:rsidR="00776C0A" w:rsidDel="005D0680">
          <w:delText>14</w:delText>
        </w:r>
      </w:del>
    </w:p>
    <w:p w14:paraId="23D845BB" w14:textId="77777777" w:rsidR="00DF5298" w:rsidDel="005D0680" w:rsidRDefault="00DF5298">
      <w:pPr>
        <w:pStyle w:val="TOC3"/>
        <w:rPr>
          <w:del w:id="805" w:author="Author" w:date="2014-10-30T09:53:00Z"/>
          <w:rFonts w:asciiTheme="minorHAnsi" w:eastAsiaTheme="minorEastAsia" w:hAnsiTheme="minorHAnsi" w:cstheme="minorBidi"/>
          <w:bCs w:val="0"/>
          <w:sz w:val="22"/>
          <w:szCs w:val="22"/>
        </w:rPr>
      </w:pPr>
      <w:del w:id="806" w:author="Author" w:date="2014-10-30T09:53:00Z">
        <w:r w:rsidDel="005D0680">
          <w:delText>2.3.7 Add a user to a guild</w:delText>
        </w:r>
        <w:r w:rsidDel="005D0680">
          <w:tab/>
        </w:r>
        <w:r w:rsidR="00776C0A" w:rsidDel="005D0680">
          <w:delText>15</w:delText>
        </w:r>
      </w:del>
    </w:p>
    <w:p w14:paraId="3AF7DB45" w14:textId="77777777" w:rsidR="00DF5298" w:rsidDel="005D0680" w:rsidRDefault="00DF5298">
      <w:pPr>
        <w:pStyle w:val="TOC3"/>
        <w:rPr>
          <w:del w:id="807" w:author="Author" w:date="2014-10-30T09:53:00Z"/>
          <w:rFonts w:asciiTheme="minorHAnsi" w:eastAsiaTheme="minorEastAsia" w:hAnsiTheme="minorHAnsi" w:cstheme="minorBidi"/>
          <w:bCs w:val="0"/>
          <w:sz w:val="22"/>
          <w:szCs w:val="22"/>
        </w:rPr>
      </w:pPr>
      <w:del w:id="808" w:author="Author" w:date="2014-10-30T09:53:00Z">
        <w:r w:rsidDel="005D0680">
          <w:delText>2.3.8 Delegating membership certificate</w:delText>
        </w:r>
        <w:r w:rsidDel="005D0680">
          <w:tab/>
        </w:r>
        <w:r w:rsidR="00776C0A" w:rsidDel="005D0680">
          <w:delText>16</w:delText>
        </w:r>
      </w:del>
    </w:p>
    <w:p w14:paraId="51A3B2B8" w14:textId="77777777" w:rsidR="00DF5298" w:rsidDel="005D0680" w:rsidRDefault="00DF5298">
      <w:pPr>
        <w:pStyle w:val="TOC3"/>
        <w:rPr>
          <w:del w:id="809" w:author="Author" w:date="2014-10-30T09:53:00Z"/>
          <w:rFonts w:asciiTheme="minorHAnsi" w:eastAsiaTheme="minorEastAsia" w:hAnsiTheme="minorHAnsi" w:cstheme="minorBidi"/>
          <w:bCs w:val="0"/>
          <w:sz w:val="22"/>
          <w:szCs w:val="22"/>
        </w:rPr>
      </w:pPr>
      <w:del w:id="810" w:author="Author" w:date="2014-10-30T09:53:00Z">
        <w:r w:rsidDel="005D0680">
          <w:delText>2.3.9 Add a guild equivalence certificate to an application</w:delText>
        </w:r>
        <w:r w:rsidDel="005D0680">
          <w:tab/>
        </w:r>
        <w:r w:rsidR="00776C0A" w:rsidDel="005D0680">
          <w:delText>17</w:delText>
        </w:r>
      </w:del>
    </w:p>
    <w:p w14:paraId="100C0FB8" w14:textId="77777777" w:rsidR="00DF5298" w:rsidDel="005D0680" w:rsidRDefault="00DF5298">
      <w:pPr>
        <w:pStyle w:val="TOC3"/>
        <w:rPr>
          <w:del w:id="811" w:author="Author" w:date="2014-10-30T09:53:00Z"/>
          <w:rFonts w:asciiTheme="minorHAnsi" w:eastAsiaTheme="minorEastAsia" w:hAnsiTheme="minorHAnsi" w:cstheme="minorBidi"/>
          <w:bCs w:val="0"/>
          <w:sz w:val="22"/>
          <w:szCs w:val="22"/>
        </w:rPr>
      </w:pPr>
      <w:del w:id="812" w:author="Author" w:date="2014-10-30T09:53:00Z">
        <w:r w:rsidDel="005D0680">
          <w:delText>2.3.10 Certificate revocation</w:delText>
        </w:r>
        <w:r w:rsidDel="005D0680">
          <w:tab/>
        </w:r>
        <w:r w:rsidR="00776C0A" w:rsidDel="005D0680">
          <w:delText>18</w:delText>
        </w:r>
      </w:del>
    </w:p>
    <w:p w14:paraId="39C3B546" w14:textId="77777777" w:rsidR="00DF5298" w:rsidDel="005D0680" w:rsidRDefault="00DF5298">
      <w:pPr>
        <w:pStyle w:val="TOC3"/>
        <w:rPr>
          <w:del w:id="813" w:author="Author" w:date="2014-10-30T09:53:00Z"/>
          <w:rFonts w:asciiTheme="minorHAnsi" w:eastAsiaTheme="minorEastAsia" w:hAnsiTheme="minorHAnsi" w:cstheme="minorBidi"/>
          <w:bCs w:val="0"/>
          <w:sz w:val="22"/>
          <w:szCs w:val="22"/>
        </w:rPr>
      </w:pPr>
      <w:del w:id="814" w:author="Author" w:date="2014-10-30T09:53:00Z">
        <w:r w:rsidDel="005D0680">
          <w:delText>2.3.11 Distribution of policy updates and membership certificates</w:delText>
        </w:r>
        <w:r w:rsidDel="005D0680">
          <w:tab/>
        </w:r>
        <w:r w:rsidR="00776C0A" w:rsidDel="005D0680">
          <w:delText>19</w:delText>
        </w:r>
      </w:del>
    </w:p>
    <w:p w14:paraId="240E1772" w14:textId="77777777" w:rsidR="00DF5298" w:rsidDel="005D0680" w:rsidRDefault="00DF5298">
      <w:pPr>
        <w:pStyle w:val="TOC3"/>
        <w:rPr>
          <w:del w:id="815" w:author="Author" w:date="2014-10-30T09:53:00Z"/>
          <w:rFonts w:asciiTheme="minorHAnsi" w:eastAsiaTheme="minorEastAsia" w:hAnsiTheme="minorHAnsi" w:cstheme="minorBidi"/>
          <w:bCs w:val="0"/>
          <w:sz w:val="22"/>
          <w:szCs w:val="22"/>
        </w:rPr>
      </w:pPr>
      <w:del w:id="816" w:author="Author" w:date="2014-10-30T09:53:00Z">
        <w:r w:rsidDel="005D0680">
          <w:delText>2.3.12 Application Manifest (Work-in-progress)</w:delText>
        </w:r>
        <w:r w:rsidDel="005D0680">
          <w:tab/>
        </w:r>
        <w:r w:rsidR="00776C0A" w:rsidDel="005D0680">
          <w:delText>19</w:delText>
        </w:r>
      </w:del>
    </w:p>
    <w:p w14:paraId="4BA64229" w14:textId="77777777" w:rsidR="00DF5298" w:rsidDel="005D0680" w:rsidRDefault="00DF5298">
      <w:pPr>
        <w:pStyle w:val="TOC2"/>
        <w:rPr>
          <w:del w:id="817" w:author="Author" w:date="2014-10-30T09:53:00Z"/>
          <w:rFonts w:asciiTheme="minorHAnsi" w:eastAsiaTheme="minorEastAsia" w:hAnsiTheme="minorHAnsi" w:cstheme="minorBidi"/>
          <w:sz w:val="22"/>
        </w:rPr>
      </w:pPr>
      <w:del w:id="818" w:author="Author" w:date="2014-10-30T09:53:00Z">
        <w:r w:rsidDel="005D0680">
          <w:delText>2.4 Access validation</w:delText>
        </w:r>
        <w:r w:rsidDel="005D0680">
          <w:tab/>
        </w:r>
        <w:r w:rsidR="00776C0A" w:rsidDel="005D0680">
          <w:delText>20</w:delText>
        </w:r>
      </w:del>
    </w:p>
    <w:p w14:paraId="4444FF41" w14:textId="77777777" w:rsidR="00DF5298" w:rsidDel="005D0680" w:rsidRDefault="00DF5298">
      <w:pPr>
        <w:pStyle w:val="TOC3"/>
        <w:rPr>
          <w:del w:id="819" w:author="Author" w:date="2014-10-30T09:53:00Z"/>
          <w:rFonts w:asciiTheme="minorHAnsi" w:eastAsiaTheme="minorEastAsia" w:hAnsiTheme="minorHAnsi" w:cstheme="minorBidi"/>
          <w:bCs w:val="0"/>
          <w:sz w:val="22"/>
          <w:szCs w:val="22"/>
        </w:rPr>
      </w:pPr>
      <w:del w:id="820" w:author="Author" w:date="2014-10-30T09:53:00Z">
        <w:r w:rsidDel="005D0680">
          <w:delText>2.4.1 Validation flow</w:delText>
        </w:r>
        <w:r w:rsidDel="005D0680">
          <w:tab/>
        </w:r>
        <w:r w:rsidR="00776C0A" w:rsidDel="005D0680">
          <w:delText>20</w:delText>
        </w:r>
      </w:del>
    </w:p>
    <w:p w14:paraId="26012AB8" w14:textId="77777777" w:rsidR="00DF5298" w:rsidDel="005D0680" w:rsidRDefault="00DF5298">
      <w:pPr>
        <w:pStyle w:val="TOC3"/>
        <w:rPr>
          <w:del w:id="821" w:author="Author" w:date="2014-10-30T09:53:00Z"/>
          <w:rFonts w:asciiTheme="minorHAnsi" w:eastAsiaTheme="minorEastAsia" w:hAnsiTheme="minorHAnsi" w:cstheme="minorBidi"/>
          <w:bCs w:val="0"/>
          <w:sz w:val="22"/>
          <w:szCs w:val="22"/>
        </w:rPr>
      </w:pPr>
      <w:del w:id="822" w:author="Author" w:date="2014-10-30T09:53:00Z">
        <w:r w:rsidDel="005D0680">
          <w:delText>2.4.2 Validating a consumer policy</w:delText>
        </w:r>
        <w:r w:rsidDel="005D0680">
          <w:tab/>
        </w:r>
        <w:r w:rsidR="00776C0A" w:rsidDel="005D0680">
          <w:delText>21</w:delText>
        </w:r>
      </w:del>
    </w:p>
    <w:p w14:paraId="15D0A0F9" w14:textId="77777777" w:rsidR="00DF5298" w:rsidDel="005D0680" w:rsidRDefault="00DF5298">
      <w:pPr>
        <w:pStyle w:val="TOC3"/>
        <w:rPr>
          <w:del w:id="823" w:author="Author" w:date="2014-10-30T09:53:00Z"/>
          <w:rFonts w:asciiTheme="minorHAnsi" w:eastAsiaTheme="minorEastAsia" w:hAnsiTheme="minorHAnsi" w:cstheme="minorBidi"/>
          <w:bCs w:val="0"/>
          <w:sz w:val="22"/>
          <w:szCs w:val="22"/>
        </w:rPr>
      </w:pPr>
      <w:del w:id="824" w:author="Author" w:date="2014-10-30T09:53:00Z">
        <w:r w:rsidDel="005D0680">
          <w:delText>2.4.3 Exchanging a trust profile during session establishment</w:delText>
        </w:r>
        <w:r w:rsidDel="005D0680">
          <w:tab/>
        </w:r>
        <w:r w:rsidR="00776C0A" w:rsidDel="005D0680">
          <w:delText>22</w:delText>
        </w:r>
      </w:del>
    </w:p>
    <w:p w14:paraId="7FBC38E9" w14:textId="77777777" w:rsidR="00DF5298" w:rsidDel="005D0680" w:rsidRDefault="00DF5298">
      <w:pPr>
        <w:pStyle w:val="TOC3"/>
        <w:rPr>
          <w:del w:id="825" w:author="Author" w:date="2014-10-30T09:53:00Z"/>
          <w:rFonts w:asciiTheme="minorHAnsi" w:eastAsiaTheme="minorEastAsia" w:hAnsiTheme="minorHAnsi" w:cstheme="minorBidi"/>
          <w:bCs w:val="0"/>
          <w:sz w:val="22"/>
          <w:szCs w:val="22"/>
        </w:rPr>
      </w:pPr>
      <w:del w:id="826" w:author="Author" w:date="2014-10-30T09:53:00Z">
        <w:r w:rsidDel="005D0680">
          <w:delText>2.4.4 Anonymous session</w:delText>
        </w:r>
        <w:r w:rsidDel="005D0680">
          <w:tab/>
        </w:r>
        <w:r w:rsidR="00776C0A" w:rsidDel="005D0680">
          <w:delText>24</w:delText>
        </w:r>
      </w:del>
    </w:p>
    <w:p w14:paraId="72E03548" w14:textId="77777777" w:rsidR="00DF5298" w:rsidDel="005D0680" w:rsidRDefault="00DF5298">
      <w:pPr>
        <w:pStyle w:val="TOC3"/>
        <w:rPr>
          <w:del w:id="827" w:author="Author" w:date="2014-10-30T09:53:00Z"/>
          <w:rFonts w:asciiTheme="minorHAnsi" w:eastAsiaTheme="minorEastAsia" w:hAnsiTheme="minorHAnsi" w:cstheme="minorBidi"/>
          <w:bCs w:val="0"/>
          <w:sz w:val="22"/>
          <w:szCs w:val="22"/>
        </w:rPr>
      </w:pPr>
      <w:del w:id="828" w:author="Author" w:date="2014-10-30T09:53:00Z">
        <w:r w:rsidDel="005D0680">
          <w:delText>2.4.5 Validating an admin user</w:delText>
        </w:r>
        <w:r w:rsidDel="005D0680">
          <w:tab/>
        </w:r>
        <w:r w:rsidR="00776C0A" w:rsidDel="005D0680">
          <w:delText>25</w:delText>
        </w:r>
      </w:del>
    </w:p>
    <w:p w14:paraId="1E690810" w14:textId="77777777" w:rsidR="00DF5298" w:rsidDel="005D0680" w:rsidRDefault="00DF5298">
      <w:pPr>
        <w:pStyle w:val="TOC3"/>
        <w:rPr>
          <w:del w:id="829" w:author="Author" w:date="2014-10-30T09:53:00Z"/>
          <w:rFonts w:asciiTheme="minorHAnsi" w:eastAsiaTheme="minorEastAsia" w:hAnsiTheme="minorHAnsi" w:cstheme="minorBidi"/>
          <w:bCs w:val="0"/>
          <w:sz w:val="22"/>
          <w:szCs w:val="22"/>
        </w:rPr>
      </w:pPr>
      <w:del w:id="830" w:author="Author" w:date="2014-10-30T09:53:00Z">
        <w:r w:rsidDel="005D0680">
          <w:delText>2.4.6 Emitting a session-based signal</w:delText>
        </w:r>
        <w:r w:rsidDel="005D0680">
          <w:tab/>
        </w:r>
        <w:r w:rsidR="00776C0A" w:rsidDel="005D0680">
          <w:delText>25</w:delText>
        </w:r>
      </w:del>
    </w:p>
    <w:p w14:paraId="3E671FDC" w14:textId="77777777" w:rsidR="00DF5298" w:rsidDel="005D0680" w:rsidRDefault="00DF5298">
      <w:pPr>
        <w:pStyle w:val="TOC2"/>
        <w:rPr>
          <w:del w:id="831" w:author="Author" w:date="2014-10-30T09:53:00Z"/>
          <w:rFonts w:asciiTheme="minorHAnsi" w:eastAsiaTheme="minorEastAsia" w:hAnsiTheme="minorHAnsi" w:cstheme="minorBidi"/>
          <w:sz w:val="22"/>
        </w:rPr>
      </w:pPr>
      <w:del w:id="832" w:author="Author" w:date="2014-10-30T09:53:00Z">
        <w:r w:rsidDel="005D0680">
          <w:delText>2.5 Authorization data format</w:delText>
        </w:r>
        <w:r w:rsidDel="005D0680">
          <w:tab/>
        </w:r>
        <w:r w:rsidR="00776C0A" w:rsidDel="005D0680">
          <w:delText>26</w:delText>
        </w:r>
      </w:del>
    </w:p>
    <w:p w14:paraId="153E10CB" w14:textId="77777777" w:rsidR="00DF5298" w:rsidDel="005D0680" w:rsidRDefault="00DF5298">
      <w:pPr>
        <w:pStyle w:val="TOC3"/>
        <w:rPr>
          <w:del w:id="833" w:author="Author" w:date="2014-10-30T09:53:00Z"/>
          <w:rFonts w:asciiTheme="minorHAnsi" w:eastAsiaTheme="minorEastAsia" w:hAnsiTheme="minorHAnsi" w:cstheme="minorBidi"/>
          <w:bCs w:val="0"/>
          <w:sz w:val="22"/>
          <w:szCs w:val="22"/>
        </w:rPr>
      </w:pPr>
      <w:del w:id="834" w:author="Author" w:date="2014-10-30T09:53:00Z">
        <w:r w:rsidDel="005D0680">
          <w:delText>2.5.1 The format syntax is not yet agreed</w:delText>
        </w:r>
        <w:r w:rsidDel="005D0680">
          <w:tab/>
        </w:r>
        <w:r w:rsidR="00776C0A" w:rsidDel="005D0680">
          <w:delText>26</w:delText>
        </w:r>
      </w:del>
    </w:p>
    <w:p w14:paraId="0916F55F" w14:textId="77777777" w:rsidR="00DF5298" w:rsidDel="005D0680" w:rsidRDefault="00DF5298">
      <w:pPr>
        <w:pStyle w:val="TOC3"/>
        <w:rPr>
          <w:del w:id="835" w:author="Author" w:date="2014-10-30T09:53:00Z"/>
          <w:rFonts w:asciiTheme="minorHAnsi" w:eastAsiaTheme="minorEastAsia" w:hAnsiTheme="minorHAnsi" w:cstheme="minorBidi"/>
          <w:bCs w:val="0"/>
          <w:sz w:val="22"/>
          <w:szCs w:val="22"/>
        </w:rPr>
      </w:pPr>
      <w:del w:id="836" w:author="Author" w:date="2014-10-30T09:53:00Z">
        <w:r w:rsidDel="005D0680">
          <w:delText>2.5.2 Format Structure</w:delText>
        </w:r>
        <w:r w:rsidDel="005D0680">
          <w:tab/>
        </w:r>
        <w:r w:rsidR="00776C0A" w:rsidDel="005D0680">
          <w:delText>27</w:delText>
        </w:r>
      </w:del>
    </w:p>
    <w:p w14:paraId="50CFE4C6" w14:textId="77777777" w:rsidR="00DF5298" w:rsidDel="005D0680" w:rsidRDefault="00DF5298">
      <w:pPr>
        <w:pStyle w:val="TOC3"/>
        <w:rPr>
          <w:del w:id="837" w:author="Author" w:date="2014-10-30T09:53:00Z"/>
          <w:rFonts w:asciiTheme="minorHAnsi" w:eastAsiaTheme="minorEastAsia" w:hAnsiTheme="minorHAnsi" w:cstheme="minorBidi"/>
          <w:bCs w:val="0"/>
          <w:sz w:val="22"/>
          <w:szCs w:val="22"/>
        </w:rPr>
      </w:pPr>
      <w:del w:id="838" w:author="Author" w:date="2014-10-30T09:53:00Z">
        <w:r w:rsidDel="005D0680">
          <w:delText>2.5.3 Examples</w:delText>
        </w:r>
        <w:r w:rsidDel="005D0680">
          <w:tab/>
        </w:r>
        <w:r w:rsidR="00776C0A" w:rsidDel="005D0680">
          <w:delText>31</w:delText>
        </w:r>
      </w:del>
    </w:p>
    <w:p w14:paraId="528860A9" w14:textId="77777777" w:rsidR="00DF5298" w:rsidDel="005D0680" w:rsidRDefault="00DF5298">
      <w:pPr>
        <w:pStyle w:val="TOC3"/>
        <w:rPr>
          <w:del w:id="839" w:author="Author" w:date="2014-10-30T09:53:00Z"/>
          <w:rFonts w:asciiTheme="minorHAnsi" w:eastAsiaTheme="minorEastAsia" w:hAnsiTheme="minorHAnsi" w:cstheme="minorBidi"/>
          <w:bCs w:val="0"/>
          <w:sz w:val="22"/>
          <w:szCs w:val="22"/>
        </w:rPr>
      </w:pPr>
      <w:del w:id="840" w:author="Author" w:date="2014-10-30T09:53:00Z">
        <w:r w:rsidDel="005D0680">
          <w:delText>2.5.4 Policy Templates (Work-In-Progress)</w:delText>
        </w:r>
        <w:r w:rsidDel="005D0680">
          <w:tab/>
        </w:r>
        <w:r w:rsidR="00776C0A" w:rsidDel="005D0680">
          <w:delText>35</w:delText>
        </w:r>
      </w:del>
    </w:p>
    <w:p w14:paraId="54F12057" w14:textId="77777777" w:rsidR="00DF5298" w:rsidDel="005D0680" w:rsidRDefault="00DF5298">
      <w:pPr>
        <w:pStyle w:val="TOC2"/>
        <w:rPr>
          <w:del w:id="841" w:author="Author" w:date="2014-10-30T09:53:00Z"/>
          <w:rFonts w:asciiTheme="minorHAnsi" w:eastAsiaTheme="minorEastAsia" w:hAnsiTheme="minorHAnsi" w:cstheme="minorBidi"/>
          <w:sz w:val="22"/>
        </w:rPr>
      </w:pPr>
      <w:del w:id="842" w:author="Author" w:date="2014-10-30T09:53:00Z">
        <w:r w:rsidDel="005D0680">
          <w:delText>2.6 Certificates (Work-in-progress)</w:delText>
        </w:r>
        <w:r w:rsidDel="005D0680">
          <w:tab/>
        </w:r>
        <w:r w:rsidR="00776C0A" w:rsidDel="005D0680">
          <w:delText>35</w:delText>
        </w:r>
      </w:del>
    </w:p>
    <w:p w14:paraId="4172877E" w14:textId="77777777" w:rsidR="00DF5298" w:rsidDel="005D0680" w:rsidRDefault="00DF5298">
      <w:pPr>
        <w:pStyle w:val="TOC3"/>
        <w:rPr>
          <w:del w:id="843" w:author="Author" w:date="2014-10-30T09:53:00Z"/>
          <w:rFonts w:asciiTheme="minorHAnsi" w:eastAsiaTheme="minorEastAsia" w:hAnsiTheme="minorHAnsi" w:cstheme="minorBidi"/>
          <w:bCs w:val="0"/>
          <w:sz w:val="22"/>
          <w:szCs w:val="22"/>
        </w:rPr>
      </w:pPr>
      <w:del w:id="844" w:author="Author" w:date="2014-10-30T09:53:00Z">
        <w:r w:rsidDel="005D0680">
          <w:delText>2.6.1 Policy certificate</w:delText>
        </w:r>
        <w:r w:rsidDel="005D0680">
          <w:tab/>
        </w:r>
        <w:r w:rsidR="00776C0A" w:rsidDel="005D0680">
          <w:delText>35</w:delText>
        </w:r>
      </w:del>
    </w:p>
    <w:p w14:paraId="61C4B71A" w14:textId="77777777" w:rsidR="00DF5298" w:rsidDel="005D0680" w:rsidRDefault="00DF5298">
      <w:pPr>
        <w:pStyle w:val="TOC3"/>
        <w:rPr>
          <w:del w:id="845" w:author="Author" w:date="2014-10-30T09:53:00Z"/>
          <w:rFonts w:asciiTheme="minorHAnsi" w:eastAsiaTheme="minorEastAsia" w:hAnsiTheme="minorHAnsi" w:cstheme="minorBidi"/>
          <w:bCs w:val="0"/>
          <w:sz w:val="22"/>
          <w:szCs w:val="22"/>
        </w:rPr>
      </w:pPr>
      <w:del w:id="846" w:author="Author" w:date="2014-10-30T09:53:00Z">
        <w:r w:rsidDel="005D0680">
          <w:delText>2.6.2 Membership certificate</w:delText>
        </w:r>
        <w:r w:rsidDel="005D0680">
          <w:tab/>
        </w:r>
        <w:r w:rsidR="00776C0A" w:rsidDel="005D0680">
          <w:delText>36</w:delText>
        </w:r>
      </w:del>
    </w:p>
    <w:p w14:paraId="52B1417A" w14:textId="77777777" w:rsidR="00DF5298" w:rsidDel="005D0680" w:rsidRDefault="00DF5298">
      <w:pPr>
        <w:pStyle w:val="TOC3"/>
        <w:rPr>
          <w:del w:id="847" w:author="Author" w:date="2014-10-30T09:53:00Z"/>
          <w:rFonts w:asciiTheme="minorHAnsi" w:eastAsiaTheme="minorEastAsia" w:hAnsiTheme="minorHAnsi" w:cstheme="minorBidi"/>
          <w:bCs w:val="0"/>
          <w:sz w:val="22"/>
          <w:szCs w:val="22"/>
        </w:rPr>
      </w:pPr>
      <w:del w:id="848" w:author="Author" w:date="2014-10-30T09:53:00Z">
        <w:r w:rsidDel="005D0680">
          <w:delText>2.6.3 User equivalence certificate</w:delText>
        </w:r>
        <w:r w:rsidDel="005D0680">
          <w:tab/>
        </w:r>
        <w:r w:rsidR="00776C0A" w:rsidDel="005D0680">
          <w:delText>36</w:delText>
        </w:r>
      </w:del>
    </w:p>
    <w:p w14:paraId="7529C7C6" w14:textId="77777777" w:rsidR="00DF5298" w:rsidDel="005D0680" w:rsidRDefault="00DF5298">
      <w:pPr>
        <w:pStyle w:val="TOC3"/>
        <w:rPr>
          <w:del w:id="849" w:author="Author" w:date="2014-10-30T09:53:00Z"/>
          <w:rFonts w:asciiTheme="minorHAnsi" w:eastAsiaTheme="minorEastAsia" w:hAnsiTheme="minorHAnsi" w:cstheme="minorBidi"/>
          <w:bCs w:val="0"/>
          <w:sz w:val="22"/>
          <w:szCs w:val="22"/>
        </w:rPr>
      </w:pPr>
      <w:del w:id="850" w:author="Author" w:date="2014-10-30T09:53:00Z">
        <w:r w:rsidDel="005D0680">
          <w:delText>2.6.4 Identity certificate</w:delText>
        </w:r>
        <w:r w:rsidDel="005D0680">
          <w:tab/>
        </w:r>
        <w:r w:rsidR="00776C0A" w:rsidDel="005D0680">
          <w:delText>37</w:delText>
        </w:r>
      </w:del>
    </w:p>
    <w:p w14:paraId="5EE1EAB1" w14:textId="77777777" w:rsidR="00DF5298" w:rsidDel="005D0680" w:rsidRDefault="00DF5298">
      <w:pPr>
        <w:pStyle w:val="TOC3"/>
        <w:rPr>
          <w:del w:id="851" w:author="Author" w:date="2014-10-30T09:53:00Z"/>
          <w:rFonts w:asciiTheme="minorHAnsi" w:eastAsiaTheme="minorEastAsia" w:hAnsiTheme="minorHAnsi" w:cstheme="minorBidi"/>
          <w:bCs w:val="0"/>
          <w:sz w:val="22"/>
          <w:szCs w:val="22"/>
        </w:rPr>
      </w:pPr>
      <w:del w:id="852" w:author="Author" w:date="2014-10-30T09:53:00Z">
        <w:r w:rsidDel="005D0680">
          <w:delText>2.6.5 Guild equivalence certificate</w:delText>
        </w:r>
        <w:r w:rsidDel="005D0680">
          <w:tab/>
        </w:r>
        <w:r w:rsidR="00776C0A" w:rsidDel="005D0680">
          <w:delText>37</w:delText>
        </w:r>
      </w:del>
    </w:p>
    <w:p w14:paraId="1BF57A92" w14:textId="77777777" w:rsidR="00DF5298" w:rsidDel="005D0680" w:rsidRDefault="00DF5298">
      <w:pPr>
        <w:pStyle w:val="TOC2"/>
        <w:rPr>
          <w:del w:id="853" w:author="Author" w:date="2014-10-30T09:53:00Z"/>
          <w:rFonts w:asciiTheme="minorHAnsi" w:eastAsiaTheme="minorEastAsia" w:hAnsiTheme="minorHAnsi" w:cstheme="minorBidi"/>
          <w:sz w:val="22"/>
        </w:rPr>
      </w:pPr>
      <w:del w:id="854" w:author="Author" w:date="2014-10-30T09:53:00Z">
        <w:r w:rsidDel="005D0680">
          <w:delText>2.7 Sample use cases</w:delText>
        </w:r>
        <w:r w:rsidDel="005D0680">
          <w:tab/>
        </w:r>
        <w:r w:rsidR="00776C0A" w:rsidDel="005D0680">
          <w:delText>38</w:delText>
        </w:r>
      </w:del>
    </w:p>
    <w:p w14:paraId="336BE697" w14:textId="77777777" w:rsidR="00DF5298" w:rsidDel="005D0680" w:rsidRDefault="00DF5298">
      <w:pPr>
        <w:pStyle w:val="TOC3"/>
        <w:rPr>
          <w:del w:id="855" w:author="Author" w:date="2014-10-30T09:53:00Z"/>
          <w:rFonts w:asciiTheme="minorHAnsi" w:eastAsiaTheme="minorEastAsia" w:hAnsiTheme="minorHAnsi" w:cstheme="minorBidi"/>
          <w:bCs w:val="0"/>
          <w:sz w:val="22"/>
          <w:szCs w:val="22"/>
        </w:rPr>
      </w:pPr>
      <w:del w:id="856" w:author="Author" w:date="2014-10-30T09:53:00Z">
        <w:r w:rsidDel="005D0680">
          <w:delText>2.7.1 Users and devices</w:delText>
        </w:r>
        <w:r w:rsidDel="005D0680">
          <w:tab/>
        </w:r>
        <w:r w:rsidR="00776C0A" w:rsidDel="005D0680">
          <w:delText>38</w:delText>
        </w:r>
      </w:del>
    </w:p>
    <w:p w14:paraId="4D7A077F" w14:textId="77777777" w:rsidR="00DF5298" w:rsidDel="005D0680" w:rsidRDefault="00DF5298">
      <w:pPr>
        <w:pStyle w:val="TOC3"/>
        <w:rPr>
          <w:del w:id="857" w:author="Author" w:date="2014-10-30T09:53:00Z"/>
          <w:rFonts w:asciiTheme="minorHAnsi" w:eastAsiaTheme="minorEastAsia" w:hAnsiTheme="minorHAnsi" w:cstheme="minorBidi"/>
          <w:bCs w:val="0"/>
          <w:sz w:val="22"/>
          <w:szCs w:val="22"/>
        </w:rPr>
      </w:pPr>
      <w:del w:id="858" w:author="Author" w:date="2014-10-30T09:53:00Z">
        <w:r w:rsidDel="005D0680">
          <w:delText>2.7.2 Users set up by Dad</w:delText>
        </w:r>
        <w:r w:rsidDel="005D0680">
          <w:tab/>
        </w:r>
        <w:r w:rsidR="00776C0A" w:rsidDel="005D0680">
          <w:delText>39</w:delText>
        </w:r>
      </w:del>
    </w:p>
    <w:p w14:paraId="5D7E6867" w14:textId="77777777" w:rsidR="00DF5298" w:rsidDel="005D0680" w:rsidRDefault="00DF5298">
      <w:pPr>
        <w:pStyle w:val="TOC3"/>
        <w:rPr>
          <w:del w:id="859" w:author="Author" w:date="2014-10-30T09:53:00Z"/>
          <w:rFonts w:asciiTheme="minorHAnsi" w:eastAsiaTheme="minorEastAsia" w:hAnsiTheme="minorHAnsi" w:cstheme="minorBidi"/>
          <w:bCs w:val="0"/>
          <w:sz w:val="22"/>
          <w:szCs w:val="22"/>
        </w:rPr>
      </w:pPr>
      <w:del w:id="860" w:author="Author" w:date="2014-10-30T09:53:00Z">
        <w:r w:rsidDel="005D0680">
          <w:delText>2.7.3 Living room set up by Dad</w:delText>
        </w:r>
        <w:r w:rsidDel="005D0680">
          <w:tab/>
        </w:r>
        <w:r w:rsidR="00776C0A" w:rsidDel="005D0680">
          <w:delText>40</w:delText>
        </w:r>
      </w:del>
    </w:p>
    <w:p w14:paraId="55782C61" w14:textId="77777777" w:rsidR="00DF5298" w:rsidDel="005D0680" w:rsidRDefault="00DF5298">
      <w:pPr>
        <w:pStyle w:val="TOC3"/>
        <w:rPr>
          <w:del w:id="861" w:author="Author" w:date="2014-10-30T09:53:00Z"/>
          <w:rFonts w:asciiTheme="minorHAnsi" w:eastAsiaTheme="minorEastAsia" w:hAnsiTheme="minorHAnsi" w:cstheme="minorBidi"/>
          <w:bCs w:val="0"/>
          <w:sz w:val="22"/>
          <w:szCs w:val="22"/>
        </w:rPr>
      </w:pPr>
      <w:del w:id="862" w:author="Author" w:date="2014-10-30T09:53:00Z">
        <w:r w:rsidDel="005D0680">
          <w:delText>2.7.4 Son's bedroom set up by son</w:delText>
        </w:r>
        <w:r w:rsidDel="005D0680">
          <w:tab/>
        </w:r>
        <w:r w:rsidR="00776C0A" w:rsidDel="005D0680">
          <w:delText>41</w:delText>
        </w:r>
      </w:del>
    </w:p>
    <w:p w14:paraId="7E4B73D4" w14:textId="77777777" w:rsidR="00DF5298" w:rsidDel="005D0680" w:rsidRDefault="00DF5298">
      <w:pPr>
        <w:pStyle w:val="TOC3"/>
        <w:rPr>
          <w:del w:id="863" w:author="Author" w:date="2014-10-30T09:53:00Z"/>
          <w:rFonts w:asciiTheme="minorHAnsi" w:eastAsiaTheme="minorEastAsia" w:hAnsiTheme="minorHAnsi" w:cstheme="minorBidi"/>
          <w:bCs w:val="0"/>
          <w:sz w:val="22"/>
          <w:szCs w:val="22"/>
        </w:rPr>
      </w:pPr>
      <w:del w:id="864" w:author="Author" w:date="2014-10-30T09:53:00Z">
        <w:r w:rsidDel="005D0680">
          <w:delText>2.7.5 Master bedroom set up by Dad</w:delText>
        </w:r>
        <w:r w:rsidDel="005D0680">
          <w:tab/>
        </w:r>
        <w:r w:rsidR="00776C0A" w:rsidDel="005D0680">
          <w:delText>42</w:delText>
        </w:r>
      </w:del>
    </w:p>
    <w:p w14:paraId="2FA7901E" w14:textId="77777777" w:rsidR="00DF5298" w:rsidDel="005D0680" w:rsidRDefault="00DF5298">
      <w:pPr>
        <w:pStyle w:val="TOC3"/>
        <w:rPr>
          <w:del w:id="865" w:author="Author" w:date="2014-10-30T09:53:00Z"/>
          <w:rFonts w:asciiTheme="minorHAnsi" w:eastAsiaTheme="minorEastAsia" w:hAnsiTheme="minorHAnsi" w:cstheme="minorBidi"/>
          <w:bCs w:val="0"/>
          <w:sz w:val="22"/>
          <w:szCs w:val="22"/>
        </w:rPr>
      </w:pPr>
      <w:del w:id="866" w:author="Author" w:date="2014-10-30T09:53:00Z">
        <w:r w:rsidDel="005D0680">
          <w:delText>2.7.6 Son can control different TVs in the house</w:delText>
        </w:r>
        <w:r w:rsidDel="005D0680">
          <w:tab/>
        </w:r>
        <w:r w:rsidR="00776C0A" w:rsidDel="005D0680">
          <w:delText>43</w:delText>
        </w:r>
      </w:del>
    </w:p>
    <w:p w14:paraId="4A508B5E" w14:textId="77777777" w:rsidR="00DF5298" w:rsidDel="005D0680" w:rsidRDefault="00DF5298">
      <w:pPr>
        <w:pStyle w:val="TOC3"/>
        <w:rPr>
          <w:del w:id="867" w:author="Author" w:date="2014-10-30T09:53:00Z"/>
          <w:rFonts w:asciiTheme="minorHAnsi" w:eastAsiaTheme="minorEastAsia" w:hAnsiTheme="minorHAnsi" w:cstheme="minorBidi"/>
          <w:bCs w:val="0"/>
          <w:sz w:val="22"/>
          <w:szCs w:val="22"/>
        </w:rPr>
      </w:pPr>
      <w:del w:id="868" w:author="Author" w:date="2014-10-30T09:53:00Z">
        <w:r w:rsidDel="005D0680">
          <w:delText>2.7.7 Living room tablet controls TVs in the house</w:delText>
        </w:r>
        <w:r w:rsidDel="005D0680">
          <w:tab/>
        </w:r>
        <w:r w:rsidR="00776C0A" w:rsidDel="005D0680">
          <w:delText>44</w:delText>
        </w:r>
      </w:del>
    </w:p>
    <w:p w14:paraId="0EFF5F08" w14:textId="77777777" w:rsidR="00DF5298" w:rsidDel="005D0680" w:rsidRDefault="00DF5298">
      <w:pPr>
        <w:pStyle w:val="TOC1"/>
        <w:rPr>
          <w:del w:id="869" w:author="Author" w:date="2014-10-30T09:53:00Z"/>
          <w:rFonts w:asciiTheme="minorHAnsi" w:eastAsiaTheme="minorEastAsia" w:hAnsiTheme="minorHAnsi" w:cstheme="minorBidi"/>
          <w:b w:val="0"/>
          <w:bCs w:val="0"/>
          <w:sz w:val="22"/>
        </w:rPr>
      </w:pPr>
      <w:del w:id="870" w:author="Author" w:date="2014-10-30T09:53:00Z">
        <w:r w:rsidDel="005D0680">
          <w:delText>3 Enhancements to Existing Framework</w:delText>
        </w:r>
        <w:r w:rsidDel="005D0680">
          <w:tab/>
        </w:r>
        <w:r w:rsidR="00776C0A" w:rsidDel="005D0680">
          <w:delText>45</w:delText>
        </w:r>
      </w:del>
    </w:p>
    <w:p w14:paraId="75ED6D20" w14:textId="77777777" w:rsidR="00DF5298" w:rsidDel="005D0680" w:rsidRDefault="00DF5298">
      <w:pPr>
        <w:pStyle w:val="TOC2"/>
        <w:rPr>
          <w:del w:id="871" w:author="Author" w:date="2014-10-30T09:53:00Z"/>
          <w:rFonts w:asciiTheme="minorHAnsi" w:eastAsiaTheme="minorEastAsia" w:hAnsiTheme="minorHAnsi" w:cstheme="minorBidi"/>
          <w:sz w:val="22"/>
        </w:rPr>
      </w:pPr>
      <w:del w:id="872" w:author="Author" w:date="2014-10-30T09:53:00Z">
        <w:r w:rsidDel="005D0680">
          <w:delText>3.1 Crypto Agility Exchange</w:delText>
        </w:r>
        <w:r w:rsidDel="005D0680">
          <w:tab/>
        </w:r>
        <w:r w:rsidR="00776C0A" w:rsidDel="005D0680">
          <w:delText>45</w:delText>
        </w:r>
      </w:del>
    </w:p>
    <w:p w14:paraId="30805FCF" w14:textId="77777777" w:rsidR="00DF5298" w:rsidDel="005D0680" w:rsidRDefault="00DF5298">
      <w:pPr>
        <w:pStyle w:val="TOC3"/>
        <w:rPr>
          <w:del w:id="873" w:author="Author" w:date="2014-10-30T09:53:00Z"/>
          <w:rFonts w:asciiTheme="minorHAnsi" w:eastAsiaTheme="minorEastAsia" w:hAnsiTheme="minorHAnsi" w:cstheme="minorBidi"/>
          <w:bCs w:val="0"/>
          <w:sz w:val="22"/>
          <w:szCs w:val="22"/>
        </w:rPr>
      </w:pPr>
      <w:del w:id="874" w:author="Author" w:date="2014-10-30T09:53:00Z">
        <w:r w:rsidDel="005D0680">
          <w:delText>3.1.1 Add a Claimable Field to the About Announcement</w:delText>
        </w:r>
        <w:r w:rsidDel="005D0680">
          <w:tab/>
        </w:r>
        <w:r w:rsidR="00776C0A" w:rsidDel="005D0680">
          <w:delText>46</w:delText>
        </w:r>
      </w:del>
    </w:p>
    <w:p w14:paraId="47E8535A" w14:textId="77777777" w:rsidR="00DF5298" w:rsidDel="005D0680" w:rsidRDefault="00DF5298">
      <w:pPr>
        <w:pStyle w:val="TOC1"/>
        <w:rPr>
          <w:del w:id="875" w:author="Author" w:date="2014-10-30T09:53:00Z"/>
          <w:rFonts w:asciiTheme="minorHAnsi" w:eastAsiaTheme="minorEastAsia" w:hAnsiTheme="minorHAnsi" w:cstheme="minorBidi"/>
          <w:b w:val="0"/>
          <w:bCs w:val="0"/>
          <w:sz w:val="22"/>
        </w:rPr>
      </w:pPr>
      <w:del w:id="876" w:author="Author" w:date="2014-10-30T09:53:00Z">
        <w:r w:rsidDel="005D0680">
          <w:delText>4 Future Considerations</w:delText>
        </w:r>
        <w:r w:rsidDel="005D0680">
          <w:tab/>
        </w:r>
        <w:r w:rsidR="00776C0A" w:rsidDel="005D0680">
          <w:delText>47</w:delText>
        </w:r>
      </w:del>
    </w:p>
    <w:p w14:paraId="36D284A7" w14:textId="77777777" w:rsidR="00DF5298" w:rsidDel="005D0680" w:rsidRDefault="00DF5298">
      <w:pPr>
        <w:pStyle w:val="TOC2"/>
        <w:rPr>
          <w:del w:id="877" w:author="Author" w:date="2014-10-30T09:53:00Z"/>
          <w:rFonts w:asciiTheme="minorHAnsi" w:eastAsiaTheme="minorEastAsia" w:hAnsiTheme="minorHAnsi" w:cstheme="minorBidi"/>
          <w:sz w:val="22"/>
        </w:rPr>
      </w:pPr>
      <w:del w:id="878" w:author="Author" w:date="2014-10-30T09:53:00Z">
        <w:r w:rsidDel="005D0680">
          <w:delText>4.1 Broadcast signals and multipoint sessions</w:delText>
        </w:r>
        <w:r w:rsidDel="005D0680">
          <w:tab/>
        </w:r>
        <w:r w:rsidR="00776C0A" w:rsidDel="005D0680">
          <w:delText>47</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879" w:name="_GoBack"/>
      <w:bookmarkEnd w:id="879"/>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5058083B" w14:textId="77777777" w:rsidR="005D0680" w:rsidRDefault="00294B4C">
      <w:pPr>
        <w:pStyle w:val="TableofFigures"/>
        <w:rPr>
          <w:ins w:id="880" w:author="Author" w:date="2014-10-30T09:53: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881" w:author="Author" w:date="2014-10-30T09:53:00Z">
        <w:r w:rsidR="005D0680">
          <w:t>Figure 2</w:t>
        </w:r>
        <w:r w:rsidR="005D0680">
          <w:noBreakHyphen/>
          <w:t>1. Security system diagram</w:t>
        </w:r>
        <w:r w:rsidR="005D0680">
          <w:tab/>
        </w:r>
        <w:r w:rsidR="005D0680">
          <w:fldChar w:fldCharType="begin"/>
        </w:r>
        <w:r w:rsidR="005D0680">
          <w:instrText xml:space="preserve"> PAGEREF _Toc402426154 \h </w:instrText>
        </w:r>
      </w:ins>
      <w:r w:rsidR="005D0680">
        <w:fldChar w:fldCharType="separate"/>
      </w:r>
      <w:ins w:id="882" w:author="Author" w:date="2014-10-30T09:53:00Z">
        <w:r w:rsidR="005D0680">
          <w:t>8</w:t>
        </w:r>
        <w:r w:rsidR="005D0680">
          <w:fldChar w:fldCharType="end"/>
        </w:r>
      </w:ins>
    </w:p>
    <w:p w14:paraId="5C409959" w14:textId="77777777" w:rsidR="005D0680" w:rsidRDefault="005D0680">
      <w:pPr>
        <w:pStyle w:val="TableofFigures"/>
        <w:rPr>
          <w:ins w:id="883" w:author="Author" w:date="2014-10-30T09:53:00Z"/>
          <w:rFonts w:asciiTheme="minorHAnsi" w:eastAsiaTheme="minorEastAsia" w:hAnsiTheme="minorHAnsi" w:cstheme="minorBidi"/>
          <w:sz w:val="22"/>
          <w:szCs w:val="22"/>
        </w:rPr>
      </w:pPr>
      <w:ins w:id="884" w:author="Author" w:date="2014-10-30T09:53:00Z">
        <w:r>
          <w:t>Figure 2</w:t>
        </w:r>
        <w:r>
          <w:noBreakHyphen/>
          <w:t>2. Claim a factory-reset device without out-of-band registration data</w:t>
        </w:r>
        <w:r>
          <w:tab/>
        </w:r>
        <w:r>
          <w:fldChar w:fldCharType="begin"/>
        </w:r>
        <w:r>
          <w:instrText xml:space="preserve"> PAGEREF _Toc402426155 \h </w:instrText>
        </w:r>
      </w:ins>
      <w:r>
        <w:fldChar w:fldCharType="separate"/>
      </w:r>
      <w:ins w:id="885" w:author="Author" w:date="2014-10-30T09:53:00Z">
        <w:r>
          <w:t>11</w:t>
        </w:r>
        <w:r>
          <w:fldChar w:fldCharType="end"/>
        </w:r>
      </w:ins>
    </w:p>
    <w:p w14:paraId="3547C3F9" w14:textId="77777777" w:rsidR="005D0680" w:rsidRDefault="005D0680">
      <w:pPr>
        <w:pStyle w:val="TableofFigures"/>
        <w:rPr>
          <w:ins w:id="886" w:author="Author" w:date="2014-10-30T09:53:00Z"/>
          <w:rFonts w:asciiTheme="minorHAnsi" w:eastAsiaTheme="minorEastAsia" w:hAnsiTheme="minorHAnsi" w:cstheme="minorBidi"/>
          <w:sz w:val="22"/>
          <w:szCs w:val="22"/>
        </w:rPr>
      </w:pPr>
      <w:ins w:id="887" w:author="Author" w:date="2014-10-30T09:53:00Z">
        <w:r>
          <w:t>Figure 2</w:t>
        </w:r>
        <w:r>
          <w:noBreakHyphen/>
          <w:t>3. Claiming a factory-reset device using out-of-band registration data</w:t>
        </w:r>
        <w:r>
          <w:tab/>
        </w:r>
        <w:r>
          <w:fldChar w:fldCharType="begin"/>
        </w:r>
        <w:r>
          <w:instrText xml:space="preserve"> PAGEREF _Toc402426156 \h </w:instrText>
        </w:r>
      </w:ins>
      <w:r>
        <w:fldChar w:fldCharType="separate"/>
      </w:r>
      <w:ins w:id="888" w:author="Author" w:date="2014-10-30T09:53:00Z">
        <w:r>
          <w:t>12</w:t>
        </w:r>
        <w:r>
          <w:fldChar w:fldCharType="end"/>
        </w:r>
      </w:ins>
    </w:p>
    <w:p w14:paraId="1D35FCBA" w14:textId="77777777" w:rsidR="005D0680" w:rsidRDefault="005D0680">
      <w:pPr>
        <w:pStyle w:val="TableofFigures"/>
        <w:rPr>
          <w:ins w:id="889" w:author="Author" w:date="2014-10-30T09:53:00Z"/>
          <w:rFonts w:asciiTheme="minorHAnsi" w:eastAsiaTheme="minorEastAsia" w:hAnsiTheme="minorHAnsi" w:cstheme="minorBidi"/>
          <w:sz w:val="22"/>
          <w:szCs w:val="22"/>
        </w:rPr>
      </w:pPr>
      <w:ins w:id="890" w:author="Author" w:date="2014-10-30T09:53:00Z">
        <w:r>
          <w:t>Figure 2</w:t>
        </w:r>
        <w:r>
          <w:noBreakHyphen/>
          <w:t>4. Install an ANY-USER policy</w:t>
        </w:r>
        <w:r>
          <w:tab/>
        </w:r>
        <w:r>
          <w:fldChar w:fldCharType="begin"/>
        </w:r>
        <w:r>
          <w:instrText xml:space="preserve"> PAGEREF _Toc402426157 \h </w:instrText>
        </w:r>
      </w:ins>
      <w:r>
        <w:fldChar w:fldCharType="separate"/>
      </w:r>
      <w:ins w:id="891" w:author="Author" w:date="2014-10-30T09:53:00Z">
        <w:r>
          <w:t>13</w:t>
        </w:r>
        <w:r>
          <w:fldChar w:fldCharType="end"/>
        </w:r>
      </w:ins>
    </w:p>
    <w:p w14:paraId="3B2D3A2C" w14:textId="77777777" w:rsidR="005D0680" w:rsidRDefault="005D0680">
      <w:pPr>
        <w:pStyle w:val="TableofFigures"/>
        <w:rPr>
          <w:ins w:id="892" w:author="Author" w:date="2014-10-30T09:53:00Z"/>
          <w:rFonts w:asciiTheme="minorHAnsi" w:eastAsiaTheme="minorEastAsia" w:hAnsiTheme="minorHAnsi" w:cstheme="minorBidi"/>
          <w:sz w:val="22"/>
          <w:szCs w:val="22"/>
        </w:rPr>
      </w:pPr>
      <w:ins w:id="893" w:author="Author" w:date="2014-10-30T09:53:00Z">
        <w:r>
          <w:t>Figure 2</w:t>
        </w:r>
        <w:r>
          <w:noBreakHyphen/>
          <w:t>5. Install a guild-specific policy</w:t>
        </w:r>
        <w:r>
          <w:tab/>
        </w:r>
        <w:r>
          <w:fldChar w:fldCharType="begin"/>
        </w:r>
        <w:r>
          <w:instrText xml:space="preserve"> PAGEREF _Toc402426158 \h </w:instrText>
        </w:r>
      </w:ins>
      <w:r>
        <w:fldChar w:fldCharType="separate"/>
      </w:r>
      <w:ins w:id="894" w:author="Author" w:date="2014-10-30T09:53:00Z">
        <w:r>
          <w:t>14</w:t>
        </w:r>
        <w:r>
          <w:fldChar w:fldCharType="end"/>
        </w:r>
      </w:ins>
    </w:p>
    <w:p w14:paraId="511D7237" w14:textId="77777777" w:rsidR="005D0680" w:rsidRDefault="005D0680">
      <w:pPr>
        <w:pStyle w:val="TableofFigures"/>
        <w:rPr>
          <w:ins w:id="895" w:author="Author" w:date="2014-10-30T09:53:00Z"/>
          <w:rFonts w:asciiTheme="minorHAnsi" w:eastAsiaTheme="minorEastAsia" w:hAnsiTheme="minorHAnsi" w:cstheme="minorBidi"/>
          <w:sz w:val="22"/>
          <w:szCs w:val="22"/>
        </w:rPr>
      </w:pPr>
      <w:ins w:id="896" w:author="Author" w:date="2014-10-30T09:53:00Z">
        <w:r>
          <w:t>Figure 2</w:t>
        </w:r>
        <w:r>
          <w:noBreakHyphen/>
          <w:t>6. Add an application to a guild</w:t>
        </w:r>
        <w:r>
          <w:tab/>
        </w:r>
        <w:r>
          <w:fldChar w:fldCharType="begin"/>
        </w:r>
        <w:r>
          <w:instrText xml:space="preserve"> PAGEREF _Toc402426159 \h </w:instrText>
        </w:r>
      </w:ins>
      <w:r>
        <w:fldChar w:fldCharType="separate"/>
      </w:r>
      <w:ins w:id="897" w:author="Author" w:date="2014-10-30T09:53:00Z">
        <w:r>
          <w:t>15</w:t>
        </w:r>
        <w:r>
          <w:fldChar w:fldCharType="end"/>
        </w:r>
      </w:ins>
    </w:p>
    <w:p w14:paraId="71B385B7" w14:textId="77777777" w:rsidR="005D0680" w:rsidRDefault="005D0680">
      <w:pPr>
        <w:pStyle w:val="TableofFigures"/>
        <w:rPr>
          <w:ins w:id="898" w:author="Author" w:date="2014-10-30T09:53:00Z"/>
          <w:rFonts w:asciiTheme="minorHAnsi" w:eastAsiaTheme="minorEastAsia" w:hAnsiTheme="minorHAnsi" w:cstheme="minorBidi"/>
          <w:sz w:val="22"/>
          <w:szCs w:val="22"/>
        </w:rPr>
      </w:pPr>
      <w:ins w:id="899" w:author="Author" w:date="2014-10-30T09:53:00Z">
        <w:r>
          <w:t>Figure 2</w:t>
        </w:r>
        <w:r>
          <w:noBreakHyphen/>
          <w:t>7. Add a user to a guild</w:t>
        </w:r>
        <w:r>
          <w:tab/>
        </w:r>
        <w:r>
          <w:fldChar w:fldCharType="begin"/>
        </w:r>
        <w:r>
          <w:instrText xml:space="preserve"> PAGEREF _Toc402426160 \h </w:instrText>
        </w:r>
      </w:ins>
      <w:r>
        <w:fldChar w:fldCharType="separate"/>
      </w:r>
      <w:ins w:id="900" w:author="Author" w:date="2014-10-30T09:53:00Z">
        <w:r>
          <w:t>16</w:t>
        </w:r>
        <w:r>
          <w:fldChar w:fldCharType="end"/>
        </w:r>
      </w:ins>
    </w:p>
    <w:p w14:paraId="0F1DA03D" w14:textId="77777777" w:rsidR="005D0680" w:rsidRDefault="005D0680">
      <w:pPr>
        <w:pStyle w:val="TableofFigures"/>
        <w:rPr>
          <w:ins w:id="901" w:author="Author" w:date="2014-10-30T09:53:00Z"/>
          <w:rFonts w:asciiTheme="minorHAnsi" w:eastAsiaTheme="minorEastAsia" w:hAnsiTheme="minorHAnsi" w:cstheme="minorBidi"/>
          <w:sz w:val="22"/>
          <w:szCs w:val="22"/>
        </w:rPr>
      </w:pPr>
      <w:ins w:id="902" w:author="Author" w:date="2014-10-30T09:53:00Z">
        <w:r>
          <w:t>Figure 2</w:t>
        </w:r>
        <w:r>
          <w:noBreakHyphen/>
          <w:t>8. Distribution of policy updates and certificate</w:t>
        </w:r>
        <w:r>
          <w:tab/>
        </w:r>
        <w:r>
          <w:fldChar w:fldCharType="begin"/>
        </w:r>
        <w:r>
          <w:instrText xml:space="preserve"> PAGEREF _Toc402426161 \h </w:instrText>
        </w:r>
      </w:ins>
      <w:r>
        <w:fldChar w:fldCharType="separate"/>
      </w:r>
      <w:ins w:id="903" w:author="Author" w:date="2014-10-30T09:53:00Z">
        <w:r>
          <w:t>20</w:t>
        </w:r>
        <w:r>
          <w:fldChar w:fldCharType="end"/>
        </w:r>
      </w:ins>
    </w:p>
    <w:p w14:paraId="7E990738" w14:textId="77777777" w:rsidR="005D0680" w:rsidRDefault="005D0680">
      <w:pPr>
        <w:pStyle w:val="TableofFigures"/>
        <w:rPr>
          <w:ins w:id="904" w:author="Author" w:date="2014-10-30T09:53:00Z"/>
          <w:rFonts w:asciiTheme="minorHAnsi" w:eastAsiaTheme="minorEastAsia" w:hAnsiTheme="minorHAnsi" w:cstheme="minorBidi"/>
          <w:sz w:val="22"/>
          <w:szCs w:val="22"/>
        </w:rPr>
      </w:pPr>
      <w:ins w:id="905" w:author="Author" w:date="2014-10-30T09:53:00Z">
        <w:r>
          <w:t>Figure 2</w:t>
        </w:r>
        <w:r>
          <w:noBreakHyphen/>
          <w:t>9: Building Policy using manifest</w:t>
        </w:r>
        <w:r>
          <w:tab/>
        </w:r>
        <w:r>
          <w:fldChar w:fldCharType="begin"/>
        </w:r>
        <w:r>
          <w:instrText xml:space="preserve"> PAGEREF _Toc402426162 \h </w:instrText>
        </w:r>
      </w:ins>
      <w:r>
        <w:fldChar w:fldCharType="separate"/>
      </w:r>
      <w:ins w:id="906" w:author="Author" w:date="2014-10-30T09:53:00Z">
        <w:r>
          <w:t>22</w:t>
        </w:r>
        <w:r>
          <w:fldChar w:fldCharType="end"/>
        </w:r>
      </w:ins>
    </w:p>
    <w:p w14:paraId="4FB6DEFC" w14:textId="77777777" w:rsidR="005D0680" w:rsidRDefault="005D0680">
      <w:pPr>
        <w:pStyle w:val="TableofFigures"/>
        <w:rPr>
          <w:ins w:id="907" w:author="Author" w:date="2014-10-30T09:53:00Z"/>
          <w:rFonts w:asciiTheme="minorHAnsi" w:eastAsiaTheme="minorEastAsia" w:hAnsiTheme="minorHAnsi" w:cstheme="minorBidi"/>
          <w:sz w:val="22"/>
          <w:szCs w:val="22"/>
        </w:rPr>
      </w:pPr>
      <w:ins w:id="908" w:author="Author" w:date="2014-10-30T09:53:00Z">
        <w:r>
          <w:t>Figure 2</w:t>
        </w:r>
        <w:r>
          <w:noBreakHyphen/>
          <w:t>10. Validation Flow</w:t>
        </w:r>
        <w:r>
          <w:tab/>
        </w:r>
        <w:r>
          <w:fldChar w:fldCharType="begin"/>
        </w:r>
        <w:r>
          <w:instrText xml:space="preserve"> PAGEREF _Toc402426163 \h </w:instrText>
        </w:r>
      </w:ins>
      <w:r>
        <w:fldChar w:fldCharType="separate"/>
      </w:r>
      <w:ins w:id="909" w:author="Author" w:date="2014-10-30T09:53:00Z">
        <w:r>
          <w:t>23</w:t>
        </w:r>
        <w:r>
          <w:fldChar w:fldCharType="end"/>
        </w:r>
      </w:ins>
    </w:p>
    <w:p w14:paraId="35955C43" w14:textId="77777777" w:rsidR="005D0680" w:rsidRDefault="005D0680">
      <w:pPr>
        <w:pStyle w:val="TableofFigures"/>
        <w:rPr>
          <w:ins w:id="910" w:author="Author" w:date="2014-10-30T09:53:00Z"/>
          <w:rFonts w:asciiTheme="minorHAnsi" w:eastAsiaTheme="minorEastAsia" w:hAnsiTheme="minorHAnsi" w:cstheme="minorBidi"/>
          <w:sz w:val="22"/>
          <w:szCs w:val="22"/>
        </w:rPr>
      </w:pPr>
      <w:ins w:id="911" w:author="Author" w:date="2014-10-30T09:53:00Z">
        <w:r>
          <w:t>Figure 2</w:t>
        </w:r>
        <w:r>
          <w:noBreakHyphen/>
          <w:t>11. Validating a consumer policy</w:t>
        </w:r>
        <w:r>
          <w:tab/>
        </w:r>
        <w:r>
          <w:fldChar w:fldCharType="begin"/>
        </w:r>
        <w:r>
          <w:instrText xml:space="preserve"> PAGEREF _Toc402426164 \h </w:instrText>
        </w:r>
      </w:ins>
      <w:r>
        <w:fldChar w:fldCharType="separate"/>
      </w:r>
      <w:ins w:id="912" w:author="Author" w:date="2014-10-30T09:53:00Z">
        <w:r>
          <w:t>24</w:t>
        </w:r>
        <w:r>
          <w:fldChar w:fldCharType="end"/>
        </w:r>
      </w:ins>
    </w:p>
    <w:p w14:paraId="3E0153B3" w14:textId="77777777" w:rsidR="005D0680" w:rsidRDefault="005D0680">
      <w:pPr>
        <w:pStyle w:val="TableofFigures"/>
        <w:rPr>
          <w:ins w:id="913" w:author="Author" w:date="2014-10-30T09:53:00Z"/>
          <w:rFonts w:asciiTheme="minorHAnsi" w:eastAsiaTheme="minorEastAsia" w:hAnsiTheme="minorHAnsi" w:cstheme="minorBidi"/>
          <w:sz w:val="22"/>
          <w:szCs w:val="22"/>
        </w:rPr>
      </w:pPr>
      <w:ins w:id="914" w:author="Author" w:date="2014-10-30T09:53:00Z">
        <w:r>
          <w:t>Figure 2</w:t>
        </w:r>
        <w:r>
          <w:noBreakHyphen/>
          <w:t>12. Exchange a trust profile</w:t>
        </w:r>
        <w:r>
          <w:tab/>
        </w:r>
        <w:r>
          <w:fldChar w:fldCharType="begin"/>
        </w:r>
        <w:r>
          <w:instrText xml:space="preserve"> PAGEREF _Toc402426165 \h </w:instrText>
        </w:r>
      </w:ins>
      <w:r>
        <w:fldChar w:fldCharType="separate"/>
      </w:r>
      <w:ins w:id="915" w:author="Author" w:date="2014-10-30T09:53:00Z">
        <w:r>
          <w:t>25</w:t>
        </w:r>
        <w:r>
          <w:fldChar w:fldCharType="end"/>
        </w:r>
      </w:ins>
    </w:p>
    <w:p w14:paraId="53F4E04E" w14:textId="77777777" w:rsidR="005D0680" w:rsidRDefault="005D0680">
      <w:pPr>
        <w:pStyle w:val="TableofFigures"/>
        <w:rPr>
          <w:ins w:id="916" w:author="Author" w:date="2014-10-30T09:53:00Z"/>
          <w:rFonts w:asciiTheme="minorHAnsi" w:eastAsiaTheme="minorEastAsia" w:hAnsiTheme="minorHAnsi" w:cstheme="minorBidi"/>
          <w:sz w:val="22"/>
          <w:szCs w:val="22"/>
        </w:rPr>
      </w:pPr>
      <w:ins w:id="917" w:author="Author" w:date="2014-10-30T09:53:00Z">
        <w:r>
          <w:t>Figure 2</w:t>
        </w:r>
        <w:r>
          <w:noBreakHyphen/>
          <w:t>13. Anonymous access</w:t>
        </w:r>
        <w:r>
          <w:tab/>
        </w:r>
        <w:r>
          <w:fldChar w:fldCharType="begin"/>
        </w:r>
        <w:r>
          <w:instrText xml:space="preserve"> PAGEREF _Toc402426166 \h </w:instrText>
        </w:r>
      </w:ins>
      <w:r>
        <w:fldChar w:fldCharType="separate"/>
      </w:r>
      <w:ins w:id="918" w:author="Author" w:date="2014-10-30T09:53:00Z">
        <w:r>
          <w:t>26</w:t>
        </w:r>
        <w:r>
          <w:fldChar w:fldCharType="end"/>
        </w:r>
      </w:ins>
    </w:p>
    <w:p w14:paraId="744DE7D9" w14:textId="77777777" w:rsidR="005D0680" w:rsidRDefault="005D0680">
      <w:pPr>
        <w:pStyle w:val="TableofFigures"/>
        <w:rPr>
          <w:ins w:id="919" w:author="Author" w:date="2014-10-30T09:53:00Z"/>
          <w:rFonts w:asciiTheme="minorHAnsi" w:eastAsiaTheme="minorEastAsia" w:hAnsiTheme="minorHAnsi" w:cstheme="minorBidi"/>
          <w:sz w:val="22"/>
          <w:szCs w:val="22"/>
        </w:rPr>
      </w:pPr>
      <w:ins w:id="920" w:author="Author" w:date="2014-10-30T09:53:00Z">
        <w:r>
          <w:t>Figure 2</w:t>
        </w:r>
        <w:r>
          <w:noBreakHyphen/>
          <w:t>14. Validating an admin user</w:t>
        </w:r>
        <w:r>
          <w:tab/>
        </w:r>
        <w:r>
          <w:fldChar w:fldCharType="begin"/>
        </w:r>
        <w:r>
          <w:instrText xml:space="preserve"> PAGEREF _Toc402426167 \h </w:instrText>
        </w:r>
      </w:ins>
      <w:r>
        <w:fldChar w:fldCharType="separate"/>
      </w:r>
      <w:ins w:id="921" w:author="Author" w:date="2014-10-30T09:53:00Z">
        <w:r>
          <w:t>27</w:t>
        </w:r>
        <w:r>
          <w:fldChar w:fldCharType="end"/>
        </w:r>
      </w:ins>
    </w:p>
    <w:p w14:paraId="6BC47607" w14:textId="77777777" w:rsidR="005D0680" w:rsidRDefault="005D0680">
      <w:pPr>
        <w:pStyle w:val="TableofFigures"/>
        <w:rPr>
          <w:ins w:id="922" w:author="Author" w:date="2014-10-30T09:53:00Z"/>
          <w:rFonts w:asciiTheme="minorHAnsi" w:eastAsiaTheme="minorEastAsia" w:hAnsiTheme="minorHAnsi" w:cstheme="minorBidi"/>
          <w:sz w:val="22"/>
          <w:szCs w:val="22"/>
        </w:rPr>
      </w:pPr>
      <w:ins w:id="923" w:author="Author" w:date="2014-10-30T09:53:00Z">
        <w:r>
          <w:t>Figure 2</w:t>
        </w:r>
        <w:r>
          <w:noBreakHyphen/>
          <w:t>15. Validating a session-based signal</w:t>
        </w:r>
        <w:r>
          <w:tab/>
        </w:r>
        <w:r>
          <w:fldChar w:fldCharType="begin"/>
        </w:r>
        <w:r>
          <w:instrText xml:space="preserve"> PAGEREF _Toc402426168 \h </w:instrText>
        </w:r>
      </w:ins>
      <w:r>
        <w:fldChar w:fldCharType="separate"/>
      </w:r>
      <w:ins w:id="924" w:author="Author" w:date="2014-10-30T09:53:00Z">
        <w:r>
          <w:t>28</w:t>
        </w:r>
        <w:r>
          <w:fldChar w:fldCharType="end"/>
        </w:r>
      </w:ins>
    </w:p>
    <w:p w14:paraId="6AF0D0AB" w14:textId="77777777" w:rsidR="005D0680" w:rsidRDefault="005D0680">
      <w:pPr>
        <w:pStyle w:val="TableofFigures"/>
        <w:rPr>
          <w:ins w:id="925" w:author="Author" w:date="2014-10-30T09:53:00Z"/>
          <w:rFonts w:asciiTheme="minorHAnsi" w:eastAsiaTheme="minorEastAsia" w:hAnsiTheme="minorHAnsi" w:cstheme="minorBidi"/>
          <w:sz w:val="22"/>
          <w:szCs w:val="22"/>
        </w:rPr>
      </w:pPr>
      <w:ins w:id="926" w:author="Author" w:date="2014-10-30T09:53:00Z">
        <w:r>
          <w:t>Figure 2</w:t>
        </w:r>
        <w:r>
          <w:noBreakHyphen/>
          <w:t>16: Authorization Data Format Structure</w:t>
        </w:r>
        <w:r>
          <w:tab/>
        </w:r>
        <w:r>
          <w:fldChar w:fldCharType="begin"/>
        </w:r>
        <w:r>
          <w:instrText xml:space="preserve"> PAGEREF _Toc402426169 \h </w:instrText>
        </w:r>
      </w:ins>
      <w:r>
        <w:fldChar w:fldCharType="separate"/>
      </w:r>
      <w:ins w:id="927" w:author="Author" w:date="2014-10-30T09:53:00Z">
        <w:r>
          <w:t>29</w:t>
        </w:r>
        <w:r>
          <w:fldChar w:fldCharType="end"/>
        </w:r>
      </w:ins>
    </w:p>
    <w:p w14:paraId="33822024" w14:textId="77777777" w:rsidR="005D0680" w:rsidRDefault="005D0680">
      <w:pPr>
        <w:pStyle w:val="TableofFigures"/>
        <w:rPr>
          <w:ins w:id="928" w:author="Author" w:date="2014-10-30T09:53:00Z"/>
          <w:rFonts w:asciiTheme="minorHAnsi" w:eastAsiaTheme="minorEastAsia" w:hAnsiTheme="minorHAnsi" w:cstheme="minorBidi"/>
          <w:sz w:val="22"/>
          <w:szCs w:val="22"/>
        </w:rPr>
      </w:pPr>
      <w:ins w:id="929" w:author="Author" w:date="2014-10-30T09:53:00Z">
        <w:r>
          <w:t>Figure 2</w:t>
        </w:r>
        <w:r>
          <w:noBreakHyphen/>
          <w:t>17. Use case - users set up by Dad</w:t>
        </w:r>
        <w:r>
          <w:tab/>
        </w:r>
        <w:r>
          <w:fldChar w:fldCharType="begin"/>
        </w:r>
        <w:r>
          <w:instrText xml:space="preserve"> PAGEREF _Toc402426170 \h </w:instrText>
        </w:r>
      </w:ins>
      <w:r>
        <w:fldChar w:fldCharType="separate"/>
      </w:r>
      <w:ins w:id="930" w:author="Author" w:date="2014-10-30T09:53:00Z">
        <w:r>
          <w:t>37</w:t>
        </w:r>
        <w:r>
          <w:fldChar w:fldCharType="end"/>
        </w:r>
      </w:ins>
    </w:p>
    <w:p w14:paraId="2217CDD6" w14:textId="77777777" w:rsidR="005D0680" w:rsidRDefault="005D0680">
      <w:pPr>
        <w:pStyle w:val="TableofFigures"/>
        <w:rPr>
          <w:ins w:id="931" w:author="Author" w:date="2014-10-30T09:53:00Z"/>
          <w:rFonts w:asciiTheme="minorHAnsi" w:eastAsiaTheme="minorEastAsia" w:hAnsiTheme="minorHAnsi" w:cstheme="minorBidi"/>
          <w:sz w:val="22"/>
          <w:szCs w:val="22"/>
        </w:rPr>
      </w:pPr>
      <w:ins w:id="932" w:author="Author" w:date="2014-10-30T09:53:00Z">
        <w:r>
          <w:t>Figure 2</w:t>
        </w:r>
        <w:r>
          <w:noBreakHyphen/>
          <w:t>18. Use case - living room set up by Dad</w:t>
        </w:r>
        <w:r>
          <w:tab/>
        </w:r>
        <w:r>
          <w:fldChar w:fldCharType="begin"/>
        </w:r>
        <w:r>
          <w:instrText xml:space="preserve"> PAGEREF _Toc402426171 \h </w:instrText>
        </w:r>
      </w:ins>
      <w:r>
        <w:fldChar w:fldCharType="separate"/>
      </w:r>
      <w:ins w:id="933" w:author="Author" w:date="2014-10-30T09:53:00Z">
        <w:r>
          <w:t>38</w:t>
        </w:r>
        <w:r>
          <w:fldChar w:fldCharType="end"/>
        </w:r>
      </w:ins>
    </w:p>
    <w:p w14:paraId="06404C88" w14:textId="77777777" w:rsidR="005D0680" w:rsidRDefault="005D0680">
      <w:pPr>
        <w:pStyle w:val="TableofFigures"/>
        <w:rPr>
          <w:ins w:id="934" w:author="Author" w:date="2014-10-30T09:53:00Z"/>
          <w:rFonts w:asciiTheme="minorHAnsi" w:eastAsiaTheme="minorEastAsia" w:hAnsiTheme="minorHAnsi" w:cstheme="minorBidi"/>
          <w:sz w:val="22"/>
          <w:szCs w:val="22"/>
        </w:rPr>
      </w:pPr>
      <w:ins w:id="935" w:author="Author" w:date="2014-10-30T09:53:00Z">
        <w:r>
          <w:t>Figure 2</w:t>
        </w:r>
        <w:r>
          <w:noBreakHyphen/>
          <w:t>19. Use case - son's bedroom set up by son</w:t>
        </w:r>
        <w:r>
          <w:tab/>
        </w:r>
        <w:r>
          <w:fldChar w:fldCharType="begin"/>
        </w:r>
        <w:r>
          <w:instrText xml:space="preserve"> PAGEREF _Toc402426172 \h </w:instrText>
        </w:r>
      </w:ins>
      <w:r>
        <w:fldChar w:fldCharType="separate"/>
      </w:r>
      <w:ins w:id="936" w:author="Author" w:date="2014-10-30T09:53:00Z">
        <w:r>
          <w:t>39</w:t>
        </w:r>
        <w:r>
          <w:fldChar w:fldCharType="end"/>
        </w:r>
      </w:ins>
    </w:p>
    <w:p w14:paraId="6BC4C350" w14:textId="77777777" w:rsidR="005D0680" w:rsidRDefault="005D0680">
      <w:pPr>
        <w:pStyle w:val="TableofFigures"/>
        <w:rPr>
          <w:ins w:id="937" w:author="Author" w:date="2014-10-30T09:53:00Z"/>
          <w:rFonts w:asciiTheme="minorHAnsi" w:eastAsiaTheme="minorEastAsia" w:hAnsiTheme="minorHAnsi" w:cstheme="minorBidi"/>
          <w:sz w:val="22"/>
          <w:szCs w:val="22"/>
        </w:rPr>
      </w:pPr>
      <w:ins w:id="938" w:author="Author" w:date="2014-10-30T09:53:00Z">
        <w:r>
          <w:t>Figure 2</w:t>
        </w:r>
        <w:r>
          <w:noBreakHyphen/>
          <w:t>20. Use case - master bedroom set up by Dad</w:t>
        </w:r>
        <w:r>
          <w:tab/>
        </w:r>
        <w:r>
          <w:fldChar w:fldCharType="begin"/>
        </w:r>
        <w:r>
          <w:instrText xml:space="preserve"> PAGEREF _Toc402426173 \h </w:instrText>
        </w:r>
      </w:ins>
      <w:r>
        <w:fldChar w:fldCharType="separate"/>
      </w:r>
      <w:ins w:id="939" w:author="Author" w:date="2014-10-30T09:53:00Z">
        <w:r>
          <w:t>40</w:t>
        </w:r>
        <w:r>
          <w:fldChar w:fldCharType="end"/>
        </w:r>
      </w:ins>
    </w:p>
    <w:p w14:paraId="7685BFF5" w14:textId="77777777" w:rsidR="005D0680" w:rsidRDefault="005D0680">
      <w:pPr>
        <w:pStyle w:val="TableofFigures"/>
        <w:rPr>
          <w:ins w:id="940" w:author="Author" w:date="2014-10-30T09:53:00Z"/>
          <w:rFonts w:asciiTheme="minorHAnsi" w:eastAsiaTheme="minorEastAsia" w:hAnsiTheme="minorHAnsi" w:cstheme="minorBidi"/>
          <w:sz w:val="22"/>
          <w:szCs w:val="22"/>
        </w:rPr>
      </w:pPr>
      <w:ins w:id="941" w:author="Author" w:date="2014-10-30T09:53:00Z">
        <w:r>
          <w:t>Figure 2</w:t>
        </w:r>
        <w:r>
          <w:noBreakHyphen/>
          <w:t>21. Use case – Son can control different TVs in the house</w:t>
        </w:r>
        <w:r>
          <w:tab/>
        </w:r>
        <w:r>
          <w:fldChar w:fldCharType="begin"/>
        </w:r>
        <w:r>
          <w:instrText xml:space="preserve"> PAGEREF _Toc402426174 \h </w:instrText>
        </w:r>
      </w:ins>
      <w:r>
        <w:fldChar w:fldCharType="separate"/>
      </w:r>
      <w:ins w:id="942" w:author="Author" w:date="2014-10-30T09:53:00Z">
        <w:r>
          <w:t>41</w:t>
        </w:r>
        <w:r>
          <w:fldChar w:fldCharType="end"/>
        </w:r>
      </w:ins>
    </w:p>
    <w:p w14:paraId="0422096D" w14:textId="77777777" w:rsidR="005D0680" w:rsidRDefault="005D0680">
      <w:pPr>
        <w:pStyle w:val="TableofFigures"/>
        <w:rPr>
          <w:ins w:id="943" w:author="Author" w:date="2014-10-30T09:53:00Z"/>
          <w:rFonts w:asciiTheme="minorHAnsi" w:eastAsiaTheme="minorEastAsia" w:hAnsiTheme="minorHAnsi" w:cstheme="minorBidi"/>
          <w:sz w:val="22"/>
          <w:szCs w:val="22"/>
        </w:rPr>
      </w:pPr>
      <w:ins w:id="944" w:author="Author" w:date="2014-10-30T09:53:00Z">
        <w:r>
          <w:t>Figure 2</w:t>
        </w:r>
        <w:r>
          <w:noBreakHyphen/>
          <w:t>22. Use case - Living room tablet controls TVs</w:t>
        </w:r>
        <w:r>
          <w:tab/>
        </w:r>
        <w:r>
          <w:fldChar w:fldCharType="begin"/>
        </w:r>
        <w:r>
          <w:instrText xml:space="preserve"> PAGEREF _Toc402426175 \h </w:instrText>
        </w:r>
      </w:ins>
      <w:r>
        <w:fldChar w:fldCharType="separate"/>
      </w:r>
      <w:ins w:id="945" w:author="Author" w:date="2014-10-30T09:53:00Z">
        <w:r>
          <w:t>42</w:t>
        </w:r>
        <w:r>
          <w:fldChar w:fldCharType="end"/>
        </w:r>
      </w:ins>
    </w:p>
    <w:p w14:paraId="176584BD" w14:textId="77777777" w:rsidR="00EA49EB" w:rsidDel="005D0680" w:rsidRDefault="00EA49EB">
      <w:pPr>
        <w:pStyle w:val="TableofFigures"/>
        <w:rPr>
          <w:ins w:id="946" w:author="Author" w:date="2014-09-05T10:08:00Z"/>
          <w:del w:id="947" w:author="Author" w:date="2014-10-30T09:53:00Z"/>
          <w:rFonts w:asciiTheme="minorHAnsi" w:eastAsiaTheme="minorEastAsia" w:hAnsiTheme="minorHAnsi" w:cstheme="minorBidi"/>
          <w:sz w:val="22"/>
          <w:szCs w:val="22"/>
        </w:rPr>
      </w:pPr>
      <w:ins w:id="948" w:author="Author" w:date="2014-09-05T10:08:00Z">
        <w:del w:id="949" w:author="Author" w:date="2014-10-30T09:53:00Z">
          <w:r w:rsidDel="005D0680">
            <w:delText>Figure 2</w:delText>
          </w:r>
          <w:r w:rsidDel="005D0680">
            <w:noBreakHyphen/>
            <w:delText>1. Security system diagram</w:delText>
          </w:r>
          <w:r w:rsidDel="005D0680">
            <w:tab/>
            <w:delText>8</w:delText>
          </w:r>
        </w:del>
      </w:ins>
    </w:p>
    <w:p w14:paraId="2CA20D8B" w14:textId="77777777" w:rsidR="00EA49EB" w:rsidDel="005D0680" w:rsidRDefault="00EA49EB">
      <w:pPr>
        <w:pStyle w:val="TableofFigures"/>
        <w:rPr>
          <w:ins w:id="950" w:author="Author" w:date="2014-09-05T10:08:00Z"/>
          <w:del w:id="951" w:author="Author" w:date="2014-10-30T09:53:00Z"/>
          <w:rFonts w:asciiTheme="minorHAnsi" w:eastAsiaTheme="minorEastAsia" w:hAnsiTheme="minorHAnsi" w:cstheme="minorBidi"/>
          <w:sz w:val="22"/>
          <w:szCs w:val="22"/>
        </w:rPr>
      </w:pPr>
      <w:ins w:id="952" w:author="Author" w:date="2014-09-05T10:08:00Z">
        <w:del w:id="953" w:author="Author" w:date="2014-10-30T09:53:00Z">
          <w:r w:rsidDel="005D0680">
            <w:delText>Figure 2</w:delText>
          </w:r>
          <w:r w:rsidDel="005D0680">
            <w:noBreakHyphen/>
            <w:delText>2. Claim a factory-reset device without out-of-band registration data</w:delText>
          </w:r>
          <w:r w:rsidDel="005D0680">
            <w:tab/>
            <w:delText>11</w:delText>
          </w:r>
        </w:del>
      </w:ins>
    </w:p>
    <w:p w14:paraId="5FEE60E4" w14:textId="77777777" w:rsidR="00EA49EB" w:rsidDel="005D0680" w:rsidRDefault="00EA49EB">
      <w:pPr>
        <w:pStyle w:val="TableofFigures"/>
        <w:rPr>
          <w:ins w:id="954" w:author="Author" w:date="2014-09-05T10:08:00Z"/>
          <w:del w:id="955" w:author="Author" w:date="2014-10-30T09:53:00Z"/>
          <w:rFonts w:asciiTheme="minorHAnsi" w:eastAsiaTheme="minorEastAsia" w:hAnsiTheme="minorHAnsi" w:cstheme="minorBidi"/>
          <w:sz w:val="22"/>
          <w:szCs w:val="22"/>
        </w:rPr>
      </w:pPr>
      <w:ins w:id="956" w:author="Author" w:date="2014-09-05T10:08:00Z">
        <w:del w:id="957" w:author="Author" w:date="2014-10-30T09:53:00Z">
          <w:r w:rsidDel="005D0680">
            <w:delText>Figure 2</w:delText>
          </w:r>
          <w:r w:rsidDel="005D0680">
            <w:noBreakHyphen/>
            <w:delText>3. Claiming a factory-reset device using out-of-band registration data</w:delText>
          </w:r>
          <w:r w:rsidDel="005D0680">
            <w:tab/>
            <w:delText>12</w:delText>
          </w:r>
        </w:del>
      </w:ins>
    </w:p>
    <w:p w14:paraId="5707EB09" w14:textId="77777777" w:rsidR="00EA49EB" w:rsidDel="005D0680" w:rsidRDefault="00EA49EB">
      <w:pPr>
        <w:pStyle w:val="TableofFigures"/>
        <w:rPr>
          <w:ins w:id="958" w:author="Author" w:date="2014-09-05T10:08:00Z"/>
          <w:del w:id="959" w:author="Author" w:date="2014-10-30T09:53:00Z"/>
          <w:rFonts w:asciiTheme="minorHAnsi" w:eastAsiaTheme="minorEastAsia" w:hAnsiTheme="minorHAnsi" w:cstheme="minorBidi"/>
          <w:sz w:val="22"/>
          <w:szCs w:val="22"/>
        </w:rPr>
      </w:pPr>
      <w:ins w:id="960" w:author="Author" w:date="2014-09-05T10:08:00Z">
        <w:del w:id="961" w:author="Author" w:date="2014-10-30T09:53:00Z">
          <w:r w:rsidDel="005D0680">
            <w:delText>Figure 2</w:delText>
          </w:r>
          <w:r w:rsidDel="005D0680">
            <w:noBreakHyphen/>
            <w:delText>4. Install an ANY-USER policy</w:delText>
          </w:r>
          <w:r w:rsidDel="005D0680">
            <w:tab/>
            <w:delText>13</w:delText>
          </w:r>
        </w:del>
      </w:ins>
    </w:p>
    <w:p w14:paraId="65D09ACC" w14:textId="77777777" w:rsidR="00EA49EB" w:rsidDel="005D0680" w:rsidRDefault="00EA49EB">
      <w:pPr>
        <w:pStyle w:val="TableofFigures"/>
        <w:rPr>
          <w:ins w:id="962" w:author="Author" w:date="2014-09-05T10:08:00Z"/>
          <w:del w:id="963" w:author="Author" w:date="2014-10-30T09:53:00Z"/>
          <w:rFonts w:asciiTheme="minorHAnsi" w:eastAsiaTheme="minorEastAsia" w:hAnsiTheme="minorHAnsi" w:cstheme="minorBidi"/>
          <w:sz w:val="22"/>
          <w:szCs w:val="22"/>
        </w:rPr>
      </w:pPr>
      <w:ins w:id="964" w:author="Author" w:date="2014-09-05T10:08:00Z">
        <w:del w:id="965" w:author="Author" w:date="2014-10-30T09:53:00Z">
          <w:r w:rsidDel="005D0680">
            <w:delText>Figure 2</w:delText>
          </w:r>
          <w:r w:rsidDel="005D0680">
            <w:noBreakHyphen/>
            <w:delText>5. Install a guild-specific policy</w:delText>
          </w:r>
          <w:r w:rsidDel="005D0680">
            <w:tab/>
            <w:delText>14</w:delText>
          </w:r>
        </w:del>
      </w:ins>
    </w:p>
    <w:p w14:paraId="0ECF7ED8" w14:textId="77777777" w:rsidR="00EA49EB" w:rsidDel="005D0680" w:rsidRDefault="00EA49EB">
      <w:pPr>
        <w:pStyle w:val="TableofFigures"/>
        <w:rPr>
          <w:ins w:id="966" w:author="Author" w:date="2014-09-05T10:08:00Z"/>
          <w:del w:id="967" w:author="Author" w:date="2014-10-30T09:53:00Z"/>
          <w:rFonts w:asciiTheme="minorHAnsi" w:eastAsiaTheme="minorEastAsia" w:hAnsiTheme="minorHAnsi" w:cstheme="minorBidi"/>
          <w:sz w:val="22"/>
          <w:szCs w:val="22"/>
        </w:rPr>
      </w:pPr>
      <w:ins w:id="968" w:author="Author" w:date="2014-09-05T10:08:00Z">
        <w:del w:id="969" w:author="Author" w:date="2014-10-30T09:53:00Z">
          <w:r w:rsidDel="005D0680">
            <w:delText>Figure 2</w:delText>
          </w:r>
          <w:r w:rsidDel="005D0680">
            <w:noBreakHyphen/>
            <w:delText>6. Add an application to a guild</w:delText>
          </w:r>
          <w:r w:rsidDel="005D0680">
            <w:tab/>
            <w:delText>15</w:delText>
          </w:r>
        </w:del>
      </w:ins>
    </w:p>
    <w:p w14:paraId="4941EC2D" w14:textId="77777777" w:rsidR="00EA49EB" w:rsidDel="005D0680" w:rsidRDefault="00EA49EB">
      <w:pPr>
        <w:pStyle w:val="TableofFigures"/>
        <w:rPr>
          <w:ins w:id="970" w:author="Author" w:date="2014-09-05T10:08:00Z"/>
          <w:del w:id="971" w:author="Author" w:date="2014-10-30T09:53:00Z"/>
          <w:rFonts w:asciiTheme="minorHAnsi" w:eastAsiaTheme="minorEastAsia" w:hAnsiTheme="minorHAnsi" w:cstheme="minorBidi"/>
          <w:sz w:val="22"/>
          <w:szCs w:val="22"/>
        </w:rPr>
      </w:pPr>
      <w:ins w:id="972" w:author="Author" w:date="2014-09-05T10:08:00Z">
        <w:del w:id="973" w:author="Author" w:date="2014-10-30T09:53:00Z">
          <w:r w:rsidDel="005D0680">
            <w:delText>Figure 2</w:delText>
          </w:r>
          <w:r w:rsidDel="005D0680">
            <w:noBreakHyphen/>
            <w:delText>7. Add a user to a guild</w:delText>
          </w:r>
          <w:r w:rsidDel="005D0680">
            <w:tab/>
            <w:delText>16</w:delText>
          </w:r>
        </w:del>
      </w:ins>
    </w:p>
    <w:p w14:paraId="010E4DAC" w14:textId="77777777" w:rsidR="00EA49EB" w:rsidDel="005D0680" w:rsidRDefault="00EA49EB">
      <w:pPr>
        <w:pStyle w:val="TableofFigures"/>
        <w:rPr>
          <w:ins w:id="974" w:author="Author" w:date="2014-09-05T10:08:00Z"/>
          <w:del w:id="975" w:author="Author" w:date="2014-10-30T09:53:00Z"/>
          <w:rFonts w:asciiTheme="minorHAnsi" w:eastAsiaTheme="minorEastAsia" w:hAnsiTheme="minorHAnsi" w:cstheme="minorBidi"/>
          <w:sz w:val="22"/>
          <w:szCs w:val="22"/>
        </w:rPr>
      </w:pPr>
      <w:ins w:id="976" w:author="Author" w:date="2014-09-05T10:08:00Z">
        <w:del w:id="977" w:author="Author" w:date="2014-10-30T09:53:00Z">
          <w:r w:rsidDel="005D0680">
            <w:delText>Figure 2</w:delText>
          </w:r>
          <w:r w:rsidDel="005D0680">
            <w:noBreakHyphen/>
            <w:delText>8. Distribution of policy updates and certificate</w:delText>
          </w:r>
          <w:r w:rsidDel="005D0680">
            <w:tab/>
            <w:delText>20</w:delText>
          </w:r>
        </w:del>
      </w:ins>
    </w:p>
    <w:p w14:paraId="1CC6725D" w14:textId="77777777" w:rsidR="00EA49EB" w:rsidDel="005D0680" w:rsidRDefault="00EA49EB">
      <w:pPr>
        <w:pStyle w:val="TableofFigures"/>
        <w:rPr>
          <w:ins w:id="978" w:author="Author" w:date="2014-09-05T10:08:00Z"/>
          <w:del w:id="979" w:author="Author" w:date="2014-10-30T09:53:00Z"/>
          <w:rFonts w:asciiTheme="minorHAnsi" w:eastAsiaTheme="minorEastAsia" w:hAnsiTheme="minorHAnsi" w:cstheme="minorBidi"/>
          <w:sz w:val="22"/>
          <w:szCs w:val="22"/>
        </w:rPr>
      </w:pPr>
      <w:ins w:id="980" w:author="Author" w:date="2014-09-05T10:08:00Z">
        <w:del w:id="981" w:author="Author" w:date="2014-10-30T09:53:00Z">
          <w:r w:rsidDel="005D0680">
            <w:delText>Figure 2</w:delText>
          </w:r>
          <w:r w:rsidDel="005D0680">
            <w:noBreakHyphen/>
            <w:delText>9: Building Policy using manifest</w:delText>
          </w:r>
          <w:r w:rsidDel="005D0680">
            <w:tab/>
            <w:delText>22</w:delText>
          </w:r>
        </w:del>
      </w:ins>
    </w:p>
    <w:p w14:paraId="041E1A14" w14:textId="77777777" w:rsidR="00EA49EB" w:rsidDel="005D0680" w:rsidRDefault="00EA49EB">
      <w:pPr>
        <w:pStyle w:val="TableofFigures"/>
        <w:rPr>
          <w:ins w:id="982" w:author="Author" w:date="2014-09-05T10:08:00Z"/>
          <w:del w:id="983" w:author="Author" w:date="2014-10-30T09:53:00Z"/>
          <w:rFonts w:asciiTheme="minorHAnsi" w:eastAsiaTheme="minorEastAsia" w:hAnsiTheme="minorHAnsi" w:cstheme="minorBidi"/>
          <w:sz w:val="22"/>
          <w:szCs w:val="22"/>
        </w:rPr>
      </w:pPr>
      <w:ins w:id="984" w:author="Author" w:date="2014-09-05T10:08:00Z">
        <w:del w:id="985" w:author="Author" w:date="2014-10-30T09:53:00Z">
          <w:r w:rsidDel="005D0680">
            <w:delText>Figure 2</w:delText>
          </w:r>
          <w:r w:rsidDel="005D0680">
            <w:noBreakHyphen/>
            <w:delText>10. Validation Flow</w:delText>
          </w:r>
          <w:r w:rsidDel="005D0680">
            <w:tab/>
            <w:delText>23</w:delText>
          </w:r>
        </w:del>
      </w:ins>
    </w:p>
    <w:p w14:paraId="11DB2A67" w14:textId="77777777" w:rsidR="00EA49EB" w:rsidDel="005D0680" w:rsidRDefault="00EA49EB">
      <w:pPr>
        <w:pStyle w:val="TableofFigures"/>
        <w:rPr>
          <w:ins w:id="986" w:author="Author" w:date="2014-09-05T10:08:00Z"/>
          <w:del w:id="987" w:author="Author" w:date="2014-10-30T09:53:00Z"/>
          <w:rFonts w:asciiTheme="minorHAnsi" w:eastAsiaTheme="minorEastAsia" w:hAnsiTheme="minorHAnsi" w:cstheme="minorBidi"/>
          <w:sz w:val="22"/>
          <w:szCs w:val="22"/>
        </w:rPr>
      </w:pPr>
      <w:ins w:id="988" w:author="Author" w:date="2014-09-05T10:08:00Z">
        <w:del w:id="989" w:author="Author" w:date="2014-10-30T09:53:00Z">
          <w:r w:rsidDel="005D0680">
            <w:delText>Figure 2</w:delText>
          </w:r>
          <w:r w:rsidDel="005D0680">
            <w:noBreakHyphen/>
            <w:delText>11. Validating a consumer policy</w:delText>
          </w:r>
          <w:r w:rsidDel="005D0680">
            <w:tab/>
            <w:delText>24</w:delText>
          </w:r>
        </w:del>
      </w:ins>
    </w:p>
    <w:p w14:paraId="1FF664EF" w14:textId="77777777" w:rsidR="00EA49EB" w:rsidDel="005D0680" w:rsidRDefault="00EA49EB">
      <w:pPr>
        <w:pStyle w:val="TableofFigures"/>
        <w:rPr>
          <w:ins w:id="990" w:author="Author" w:date="2014-09-05T10:08:00Z"/>
          <w:del w:id="991" w:author="Author" w:date="2014-10-30T09:53:00Z"/>
          <w:rFonts w:asciiTheme="minorHAnsi" w:eastAsiaTheme="minorEastAsia" w:hAnsiTheme="minorHAnsi" w:cstheme="minorBidi"/>
          <w:sz w:val="22"/>
          <w:szCs w:val="22"/>
        </w:rPr>
      </w:pPr>
      <w:ins w:id="992" w:author="Author" w:date="2014-09-05T10:08:00Z">
        <w:del w:id="993" w:author="Author" w:date="2014-10-30T09:53:00Z">
          <w:r w:rsidDel="005D0680">
            <w:delText>Figure 2</w:delText>
          </w:r>
          <w:r w:rsidDel="005D0680">
            <w:noBreakHyphen/>
            <w:delText>12. Exchange a trust profile</w:delText>
          </w:r>
          <w:r w:rsidDel="005D0680">
            <w:tab/>
            <w:delText>25</w:delText>
          </w:r>
        </w:del>
      </w:ins>
    </w:p>
    <w:p w14:paraId="4A8AE6CC" w14:textId="77777777" w:rsidR="00EA49EB" w:rsidDel="005D0680" w:rsidRDefault="00EA49EB">
      <w:pPr>
        <w:pStyle w:val="TableofFigures"/>
        <w:rPr>
          <w:ins w:id="994" w:author="Author" w:date="2014-09-05T10:08:00Z"/>
          <w:del w:id="995" w:author="Author" w:date="2014-10-30T09:53:00Z"/>
          <w:rFonts w:asciiTheme="minorHAnsi" w:eastAsiaTheme="minorEastAsia" w:hAnsiTheme="minorHAnsi" w:cstheme="minorBidi"/>
          <w:sz w:val="22"/>
          <w:szCs w:val="22"/>
        </w:rPr>
      </w:pPr>
      <w:ins w:id="996" w:author="Author" w:date="2014-09-05T10:08:00Z">
        <w:del w:id="997" w:author="Author" w:date="2014-10-30T09:53:00Z">
          <w:r w:rsidDel="005D0680">
            <w:delText>Figure 2</w:delText>
          </w:r>
          <w:r w:rsidDel="005D0680">
            <w:noBreakHyphen/>
            <w:delText>13. Anonymous access</w:delText>
          </w:r>
          <w:r w:rsidDel="005D0680">
            <w:tab/>
            <w:delText>26</w:delText>
          </w:r>
        </w:del>
      </w:ins>
    </w:p>
    <w:p w14:paraId="4DC50A9F" w14:textId="77777777" w:rsidR="00EA49EB" w:rsidDel="005D0680" w:rsidRDefault="00EA49EB">
      <w:pPr>
        <w:pStyle w:val="TableofFigures"/>
        <w:rPr>
          <w:ins w:id="998" w:author="Author" w:date="2014-09-05T10:08:00Z"/>
          <w:del w:id="999" w:author="Author" w:date="2014-10-30T09:53:00Z"/>
          <w:rFonts w:asciiTheme="minorHAnsi" w:eastAsiaTheme="minorEastAsia" w:hAnsiTheme="minorHAnsi" w:cstheme="minorBidi"/>
          <w:sz w:val="22"/>
          <w:szCs w:val="22"/>
        </w:rPr>
      </w:pPr>
      <w:ins w:id="1000" w:author="Author" w:date="2014-09-05T10:08:00Z">
        <w:del w:id="1001" w:author="Author" w:date="2014-10-30T09:53:00Z">
          <w:r w:rsidDel="005D0680">
            <w:delText>Figure 2</w:delText>
          </w:r>
          <w:r w:rsidDel="005D0680">
            <w:noBreakHyphen/>
            <w:delText>14. Validating an admin user</w:delText>
          </w:r>
          <w:r w:rsidDel="005D0680">
            <w:tab/>
            <w:delText>27</w:delText>
          </w:r>
        </w:del>
      </w:ins>
    </w:p>
    <w:p w14:paraId="1B354424" w14:textId="77777777" w:rsidR="00EA49EB" w:rsidDel="005D0680" w:rsidRDefault="00EA49EB">
      <w:pPr>
        <w:pStyle w:val="TableofFigures"/>
        <w:rPr>
          <w:ins w:id="1002" w:author="Author" w:date="2014-09-05T10:08:00Z"/>
          <w:del w:id="1003" w:author="Author" w:date="2014-10-30T09:53:00Z"/>
          <w:rFonts w:asciiTheme="minorHAnsi" w:eastAsiaTheme="minorEastAsia" w:hAnsiTheme="minorHAnsi" w:cstheme="minorBidi"/>
          <w:sz w:val="22"/>
          <w:szCs w:val="22"/>
        </w:rPr>
      </w:pPr>
      <w:ins w:id="1004" w:author="Author" w:date="2014-09-05T10:08:00Z">
        <w:del w:id="1005" w:author="Author" w:date="2014-10-30T09:53:00Z">
          <w:r w:rsidDel="005D0680">
            <w:delText>Figure 2</w:delText>
          </w:r>
          <w:r w:rsidDel="005D0680">
            <w:noBreakHyphen/>
            <w:delText>15. Validating a session-based signal</w:delText>
          </w:r>
          <w:r w:rsidDel="005D0680">
            <w:tab/>
            <w:delText>28</w:delText>
          </w:r>
        </w:del>
      </w:ins>
    </w:p>
    <w:p w14:paraId="6583CC67" w14:textId="77777777" w:rsidR="00EA49EB" w:rsidDel="005D0680" w:rsidRDefault="00EA49EB">
      <w:pPr>
        <w:pStyle w:val="TableofFigures"/>
        <w:rPr>
          <w:ins w:id="1006" w:author="Author" w:date="2014-09-05T10:08:00Z"/>
          <w:del w:id="1007" w:author="Author" w:date="2014-10-30T09:53:00Z"/>
          <w:rFonts w:asciiTheme="minorHAnsi" w:eastAsiaTheme="minorEastAsia" w:hAnsiTheme="minorHAnsi" w:cstheme="minorBidi"/>
          <w:sz w:val="22"/>
          <w:szCs w:val="22"/>
        </w:rPr>
      </w:pPr>
      <w:ins w:id="1008" w:author="Author" w:date="2014-09-05T10:08:00Z">
        <w:del w:id="1009" w:author="Author" w:date="2014-10-30T09:53:00Z">
          <w:r w:rsidDel="005D0680">
            <w:delText>Figure 2</w:delText>
          </w:r>
          <w:r w:rsidDel="005D0680">
            <w:noBreakHyphen/>
            <w:delText>16: Authorization Data Format Structure</w:delText>
          </w:r>
          <w:r w:rsidDel="005D0680">
            <w:tab/>
            <w:delText>29</w:delText>
          </w:r>
        </w:del>
      </w:ins>
    </w:p>
    <w:p w14:paraId="0C457585" w14:textId="77777777" w:rsidR="00EA49EB" w:rsidDel="005D0680" w:rsidRDefault="00EA49EB">
      <w:pPr>
        <w:pStyle w:val="TableofFigures"/>
        <w:rPr>
          <w:ins w:id="1010" w:author="Author" w:date="2014-09-05T10:08:00Z"/>
          <w:del w:id="1011" w:author="Author" w:date="2014-10-30T09:53:00Z"/>
          <w:rFonts w:asciiTheme="minorHAnsi" w:eastAsiaTheme="minorEastAsia" w:hAnsiTheme="minorHAnsi" w:cstheme="minorBidi"/>
          <w:sz w:val="22"/>
          <w:szCs w:val="22"/>
        </w:rPr>
      </w:pPr>
      <w:ins w:id="1012" w:author="Author" w:date="2014-09-05T10:08:00Z">
        <w:del w:id="1013" w:author="Author" w:date="2014-10-30T09:53:00Z">
          <w:r w:rsidDel="005D0680">
            <w:delText>Figure 2</w:delText>
          </w:r>
          <w:r w:rsidDel="005D0680">
            <w:noBreakHyphen/>
            <w:delText>17. Use case - users set up by Dad</w:delText>
          </w:r>
          <w:r w:rsidDel="005D0680">
            <w:tab/>
            <w:delText>41</w:delText>
          </w:r>
        </w:del>
      </w:ins>
    </w:p>
    <w:p w14:paraId="5FBA2A95" w14:textId="77777777" w:rsidR="00EA49EB" w:rsidDel="005D0680" w:rsidRDefault="00EA49EB">
      <w:pPr>
        <w:pStyle w:val="TableofFigures"/>
        <w:rPr>
          <w:ins w:id="1014" w:author="Author" w:date="2014-09-05T10:08:00Z"/>
          <w:del w:id="1015" w:author="Author" w:date="2014-10-30T09:53:00Z"/>
          <w:rFonts w:asciiTheme="minorHAnsi" w:eastAsiaTheme="minorEastAsia" w:hAnsiTheme="minorHAnsi" w:cstheme="minorBidi"/>
          <w:sz w:val="22"/>
          <w:szCs w:val="22"/>
        </w:rPr>
      </w:pPr>
      <w:ins w:id="1016" w:author="Author" w:date="2014-09-05T10:08:00Z">
        <w:del w:id="1017" w:author="Author" w:date="2014-10-30T09:53:00Z">
          <w:r w:rsidDel="005D0680">
            <w:delText>Figure 2</w:delText>
          </w:r>
          <w:r w:rsidDel="005D0680">
            <w:noBreakHyphen/>
            <w:delText>18. Use case - living room set up by Dad</w:delText>
          </w:r>
          <w:r w:rsidDel="005D0680">
            <w:tab/>
            <w:delText>42</w:delText>
          </w:r>
        </w:del>
      </w:ins>
    </w:p>
    <w:p w14:paraId="040089F9" w14:textId="77777777" w:rsidR="00EA49EB" w:rsidDel="005D0680" w:rsidRDefault="00EA49EB">
      <w:pPr>
        <w:pStyle w:val="TableofFigures"/>
        <w:rPr>
          <w:ins w:id="1018" w:author="Author" w:date="2014-09-05T10:08:00Z"/>
          <w:del w:id="1019" w:author="Author" w:date="2014-10-30T09:53:00Z"/>
          <w:rFonts w:asciiTheme="minorHAnsi" w:eastAsiaTheme="minorEastAsia" w:hAnsiTheme="minorHAnsi" w:cstheme="minorBidi"/>
          <w:sz w:val="22"/>
          <w:szCs w:val="22"/>
        </w:rPr>
      </w:pPr>
      <w:ins w:id="1020" w:author="Author" w:date="2014-09-05T10:08:00Z">
        <w:del w:id="1021" w:author="Author" w:date="2014-10-30T09:53:00Z">
          <w:r w:rsidDel="005D0680">
            <w:delText>Figure 2</w:delText>
          </w:r>
          <w:r w:rsidDel="005D0680">
            <w:noBreakHyphen/>
            <w:delText>19. Use case - son's bedroom set up by son</w:delText>
          </w:r>
          <w:r w:rsidDel="005D0680">
            <w:tab/>
            <w:delText>43</w:delText>
          </w:r>
        </w:del>
      </w:ins>
    </w:p>
    <w:p w14:paraId="23B9C1E4" w14:textId="77777777" w:rsidR="00EA49EB" w:rsidDel="005D0680" w:rsidRDefault="00EA49EB">
      <w:pPr>
        <w:pStyle w:val="TableofFigures"/>
        <w:rPr>
          <w:ins w:id="1022" w:author="Author" w:date="2014-09-05T10:08:00Z"/>
          <w:del w:id="1023" w:author="Author" w:date="2014-10-30T09:53:00Z"/>
          <w:rFonts w:asciiTheme="minorHAnsi" w:eastAsiaTheme="minorEastAsia" w:hAnsiTheme="minorHAnsi" w:cstheme="minorBidi"/>
          <w:sz w:val="22"/>
          <w:szCs w:val="22"/>
        </w:rPr>
      </w:pPr>
      <w:ins w:id="1024" w:author="Author" w:date="2014-09-05T10:08:00Z">
        <w:del w:id="1025" w:author="Author" w:date="2014-10-30T09:53:00Z">
          <w:r w:rsidDel="005D0680">
            <w:delText>Figure 2</w:delText>
          </w:r>
          <w:r w:rsidDel="005D0680">
            <w:noBreakHyphen/>
            <w:delText>20. Use case - master bedroom set up by Dad</w:delText>
          </w:r>
          <w:r w:rsidDel="005D0680">
            <w:tab/>
            <w:delText>44</w:delText>
          </w:r>
        </w:del>
      </w:ins>
    </w:p>
    <w:p w14:paraId="285016A8" w14:textId="77777777" w:rsidR="00EA49EB" w:rsidDel="005D0680" w:rsidRDefault="00EA49EB">
      <w:pPr>
        <w:pStyle w:val="TableofFigures"/>
        <w:rPr>
          <w:ins w:id="1026" w:author="Author" w:date="2014-09-05T10:08:00Z"/>
          <w:del w:id="1027" w:author="Author" w:date="2014-10-30T09:53:00Z"/>
          <w:rFonts w:asciiTheme="minorHAnsi" w:eastAsiaTheme="minorEastAsia" w:hAnsiTheme="minorHAnsi" w:cstheme="minorBidi"/>
          <w:sz w:val="22"/>
          <w:szCs w:val="22"/>
        </w:rPr>
      </w:pPr>
      <w:ins w:id="1028" w:author="Author" w:date="2014-09-05T10:08:00Z">
        <w:del w:id="1029" w:author="Author" w:date="2014-10-30T09:53:00Z">
          <w:r w:rsidDel="005D0680">
            <w:delText>Figure 2</w:delText>
          </w:r>
          <w:r w:rsidDel="005D0680">
            <w:noBreakHyphen/>
            <w:delText>21. Use case – Son can control different TVs in the house</w:delText>
          </w:r>
          <w:r w:rsidDel="005D0680">
            <w:tab/>
            <w:delText>45</w:delText>
          </w:r>
        </w:del>
      </w:ins>
    </w:p>
    <w:p w14:paraId="2381E1CE" w14:textId="77777777" w:rsidR="00EA49EB" w:rsidDel="005D0680" w:rsidRDefault="00EA49EB">
      <w:pPr>
        <w:pStyle w:val="TableofFigures"/>
        <w:rPr>
          <w:ins w:id="1030" w:author="Author" w:date="2014-09-05T10:08:00Z"/>
          <w:del w:id="1031" w:author="Author" w:date="2014-10-30T09:53:00Z"/>
          <w:rFonts w:asciiTheme="minorHAnsi" w:eastAsiaTheme="minorEastAsia" w:hAnsiTheme="minorHAnsi" w:cstheme="minorBidi"/>
          <w:sz w:val="22"/>
          <w:szCs w:val="22"/>
        </w:rPr>
      </w:pPr>
      <w:ins w:id="1032" w:author="Author" w:date="2014-09-05T10:08:00Z">
        <w:del w:id="1033" w:author="Author" w:date="2014-10-30T09:53:00Z">
          <w:r w:rsidDel="005D0680">
            <w:delText>Figure 2</w:delText>
          </w:r>
          <w:r w:rsidDel="005D0680">
            <w:noBreakHyphen/>
            <w:delText>22. Use case - Living room tablet controls TVs</w:delText>
          </w:r>
          <w:r w:rsidDel="005D0680">
            <w:tab/>
            <w:delText>46</w:delText>
          </w:r>
        </w:del>
      </w:ins>
    </w:p>
    <w:p w14:paraId="55FED699" w14:textId="77777777" w:rsidR="002C73CC" w:rsidDel="005D0680" w:rsidRDefault="002C73CC">
      <w:pPr>
        <w:pStyle w:val="TableofFigures"/>
        <w:rPr>
          <w:ins w:id="1034" w:author="Author" w:date="2014-09-04T15:19:00Z"/>
          <w:del w:id="1035" w:author="Author" w:date="2014-10-30T09:53:00Z"/>
          <w:rFonts w:asciiTheme="minorHAnsi" w:eastAsiaTheme="minorEastAsia" w:hAnsiTheme="minorHAnsi" w:cstheme="minorBidi"/>
          <w:sz w:val="22"/>
          <w:szCs w:val="22"/>
        </w:rPr>
      </w:pPr>
      <w:ins w:id="1036" w:author="Author" w:date="2014-09-04T15:19:00Z">
        <w:del w:id="1037" w:author="Author" w:date="2014-10-30T09:53:00Z">
          <w:r w:rsidDel="005D0680">
            <w:delText>Figure 2</w:delText>
          </w:r>
          <w:r w:rsidDel="005D0680">
            <w:noBreakHyphen/>
            <w:delText>1. Security system diagram</w:delText>
          </w:r>
          <w:r w:rsidDel="005D0680">
            <w:tab/>
            <w:delText>8</w:delText>
          </w:r>
        </w:del>
      </w:ins>
    </w:p>
    <w:p w14:paraId="2C7B9D1A" w14:textId="77777777" w:rsidR="002C73CC" w:rsidDel="005D0680" w:rsidRDefault="002C73CC">
      <w:pPr>
        <w:pStyle w:val="TableofFigures"/>
        <w:rPr>
          <w:ins w:id="1038" w:author="Author" w:date="2014-09-04T15:19:00Z"/>
          <w:del w:id="1039" w:author="Author" w:date="2014-10-30T09:53:00Z"/>
          <w:rFonts w:asciiTheme="minorHAnsi" w:eastAsiaTheme="minorEastAsia" w:hAnsiTheme="minorHAnsi" w:cstheme="minorBidi"/>
          <w:sz w:val="22"/>
          <w:szCs w:val="22"/>
        </w:rPr>
      </w:pPr>
      <w:ins w:id="1040" w:author="Author" w:date="2014-09-04T15:19:00Z">
        <w:del w:id="1041" w:author="Author" w:date="2014-10-30T09:53:00Z">
          <w:r w:rsidDel="005D0680">
            <w:delText>Figure 2</w:delText>
          </w:r>
          <w:r w:rsidDel="005D0680">
            <w:noBreakHyphen/>
            <w:delText>2. Claim a factory-reset device without out-of-band registration data</w:delText>
          </w:r>
          <w:r w:rsidDel="005D0680">
            <w:tab/>
            <w:delText>11</w:delText>
          </w:r>
        </w:del>
      </w:ins>
    </w:p>
    <w:p w14:paraId="1D46A90B" w14:textId="77777777" w:rsidR="002C73CC" w:rsidDel="005D0680" w:rsidRDefault="002C73CC">
      <w:pPr>
        <w:pStyle w:val="TableofFigures"/>
        <w:rPr>
          <w:ins w:id="1042" w:author="Author" w:date="2014-09-04T15:19:00Z"/>
          <w:del w:id="1043" w:author="Author" w:date="2014-10-30T09:53:00Z"/>
          <w:rFonts w:asciiTheme="minorHAnsi" w:eastAsiaTheme="minorEastAsia" w:hAnsiTheme="minorHAnsi" w:cstheme="minorBidi"/>
          <w:sz w:val="22"/>
          <w:szCs w:val="22"/>
        </w:rPr>
      </w:pPr>
      <w:ins w:id="1044" w:author="Author" w:date="2014-09-04T15:19:00Z">
        <w:del w:id="1045" w:author="Author" w:date="2014-10-30T09:53:00Z">
          <w:r w:rsidDel="005D0680">
            <w:delText>Figure 2</w:delText>
          </w:r>
          <w:r w:rsidDel="005D0680">
            <w:noBreakHyphen/>
            <w:delText>3. Claiming a factory-reset device using out-of-band registration data</w:delText>
          </w:r>
          <w:r w:rsidDel="005D0680">
            <w:tab/>
            <w:delText>12</w:delText>
          </w:r>
        </w:del>
      </w:ins>
    </w:p>
    <w:p w14:paraId="3ACFC01F" w14:textId="77777777" w:rsidR="002C73CC" w:rsidDel="005D0680" w:rsidRDefault="002C73CC">
      <w:pPr>
        <w:pStyle w:val="TableofFigures"/>
        <w:rPr>
          <w:ins w:id="1046" w:author="Author" w:date="2014-09-04T15:19:00Z"/>
          <w:del w:id="1047" w:author="Author" w:date="2014-10-30T09:53:00Z"/>
          <w:rFonts w:asciiTheme="minorHAnsi" w:eastAsiaTheme="minorEastAsia" w:hAnsiTheme="minorHAnsi" w:cstheme="minorBidi"/>
          <w:sz w:val="22"/>
          <w:szCs w:val="22"/>
        </w:rPr>
      </w:pPr>
      <w:ins w:id="1048" w:author="Author" w:date="2014-09-04T15:19:00Z">
        <w:del w:id="1049" w:author="Author" w:date="2014-10-30T09:53:00Z">
          <w:r w:rsidDel="005D0680">
            <w:delText>Figure 2</w:delText>
          </w:r>
          <w:r w:rsidDel="005D0680">
            <w:noBreakHyphen/>
            <w:delText>4. Install an ANY-USER policy</w:delText>
          </w:r>
          <w:r w:rsidDel="005D0680">
            <w:tab/>
            <w:delText>13</w:delText>
          </w:r>
        </w:del>
      </w:ins>
    </w:p>
    <w:p w14:paraId="4F0A36C8" w14:textId="77777777" w:rsidR="002C73CC" w:rsidDel="005D0680" w:rsidRDefault="002C73CC">
      <w:pPr>
        <w:pStyle w:val="TableofFigures"/>
        <w:rPr>
          <w:ins w:id="1050" w:author="Author" w:date="2014-09-04T15:19:00Z"/>
          <w:del w:id="1051" w:author="Author" w:date="2014-10-30T09:53:00Z"/>
          <w:rFonts w:asciiTheme="minorHAnsi" w:eastAsiaTheme="minorEastAsia" w:hAnsiTheme="minorHAnsi" w:cstheme="minorBidi"/>
          <w:sz w:val="22"/>
          <w:szCs w:val="22"/>
        </w:rPr>
      </w:pPr>
      <w:ins w:id="1052" w:author="Author" w:date="2014-09-04T15:19:00Z">
        <w:del w:id="1053" w:author="Author" w:date="2014-10-30T09:53:00Z">
          <w:r w:rsidDel="005D0680">
            <w:delText>Figure 2</w:delText>
          </w:r>
          <w:r w:rsidDel="005D0680">
            <w:noBreakHyphen/>
            <w:delText>5. Install a guild-specific policy</w:delText>
          </w:r>
          <w:r w:rsidDel="005D0680">
            <w:tab/>
            <w:delText>14</w:delText>
          </w:r>
        </w:del>
      </w:ins>
    </w:p>
    <w:p w14:paraId="55E48879" w14:textId="77777777" w:rsidR="002C73CC" w:rsidDel="005D0680" w:rsidRDefault="002C73CC">
      <w:pPr>
        <w:pStyle w:val="TableofFigures"/>
        <w:rPr>
          <w:ins w:id="1054" w:author="Author" w:date="2014-09-04T15:19:00Z"/>
          <w:del w:id="1055" w:author="Author" w:date="2014-10-30T09:53:00Z"/>
          <w:rFonts w:asciiTheme="minorHAnsi" w:eastAsiaTheme="minorEastAsia" w:hAnsiTheme="minorHAnsi" w:cstheme="minorBidi"/>
          <w:sz w:val="22"/>
          <w:szCs w:val="22"/>
        </w:rPr>
      </w:pPr>
      <w:ins w:id="1056" w:author="Author" w:date="2014-09-04T15:19:00Z">
        <w:del w:id="1057" w:author="Author" w:date="2014-10-30T09:53:00Z">
          <w:r w:rsidDel="005D0680">
            <w:delText>Figure 2</w:delText>
          </w:r>
          <w:r w:rsidDel="005D0680">
            <w:noBreakHyphen/>
            <w:delText>6. Add an application to a guild</w:delText>
          </w:r>
          <w:r w:rsidDel="005D0680">
            <w:tab/>
            <w:delText>15</w:delText>
          </w:r>
        </w:del>
      </w:ins>
    </w:p>
    <w:p w14:paraId="3B54606D" w14:textId="77777777" w:rsidR="002C73CC" w:rsidDel="005D0680" w:rsidRDefault="002C73CC">
      <w:pPr>
        <w:pStyle w:val="TableofFigures"/>
        <w:rPr>
          <w:ins w:id="1058" w:author="Author" w:date="2014-09-04T15:19:00Z"/>
          <w:del w:id="1059" w:author="Author" w:date="2014-10-30T09:53:00Z"/>
          <w:rFonts w:asciiTheme="minorHAnsi" w:eastAsiaTheme="minorEastAsia" w:hAnsiTheme="minorHAnsi" w:cstheme="minorBidi"/>
          <w:sz w:val="22"/>
          <w:szCs w:val="22"/>
        </w:rPr>
      </w:pPr>
      <w:ins w:id="1060" w:author="Author" w:date="2014-09-04T15:19:00Z">
        <w:del w:id="1061" w:author="Author" w:date="2014-10-30T09:53:00Z">
          <w:r w:rsidDel="005D0680">
            <w:delText>Figure 2</w:delText>
          </w:r>
          <w:r w:rsidDel="005D0680">
            <w:noBreakHyphen/>
            <w:delText>7. Add a user to a guild</w:delText>
          </w:r>
          <w:r w:rsidDel="005D0680">
            <w:tab/>
            <w:delText>16</w:delText>
          </w:r>
        </w:del>
      </w:ins>
    </w:p>
    <w:p w14:paraId="2F04009A" w14:textId="77777777" w:rsidR="002C73CC" w:rsidDel="005D0680" w:rsidRDefault="002C73CC">
      <w:pPr>
        <w:pStyle w:val="TableofFigures"/>
        <w:rPr>
          <w:ins w:id="1062" w:author="Author" w:date="2014-09-04T15:19:00Z"/>
          <w:del w:id="1063" w:author="Author" w:date="2014-10-30T09:53:00Z"/>
          <w:rFonts w:asciiTheme="minorHAnsi" w:eastAsiaTheme="minorEastAsia" w:hAnsiTheme="minorHAnsi" w:cstheme="minorBidi"/>
          <w:sz w:val="22"/>
          <w:szCs w:val="22"/>
        </w:rPr>
      </w:pPr>
      <w:ins w:id="1064" w:author="Author" w:date="2014-09-04T15:19:00Z">
        <w:del w:id="1065" w:author="Author" w:date="2014-10-30T09:53:00Z">
          <w:r w:rsidDel="005D0680">
            <w:delText>Figure 2</w:delText>
          </w:r>
          <w:r w:rsidDel="005D0680">
            <w:noBreakHyphen/>
            <w:delText>8. Distribution of policy updates and certificate</w:delText>
          </w:r>
          <w:r w:rsidDel="005D0680">
            <w:tab/>
            <w:delText>20</w:delText>
          </w:r>
        </w:del>
      </w:ins>
    </w:p>
    <w:p w14:paraId="4797E6F7" w14:textId="77777777" w:rsidR="002C73CC" w:rsidDel="005D0680" w:rsidRDefault="002C73CC">
      <w:pPr>
        <w:pStyle w:val="TableofFigures"/>
        <w:rPr>
          <w:ins w:id="1066" w:author="Author" w:date="2014-09-04T15:19:00Z"/>
          <w:del w:id="1067" w:author="Author" w:date="2014-10-30T09:53:00Z"/>
          <w:rFonts w:asciiTheme="minorHAnsi" w:eastAsiaTheme="minorEastAsia" w:hAnsiTheme="minorHAnsi" w:cstheme="minorBidi"/>
          <w:sz w:val="22"/>
          <w:szCs w:val="22"/>
        </w:rPr>
      </w:pPr>
      <w:ins w:id="1068" w:author="Author" w:date="2014-09-04T15:19:00Z">
        <w:del w:id="1069" w:author="Author" w:date="2014-10-30T09:53:00Z">
          <w:r w:rsidDel="005D0680">
            <w:delText>Figure 2</w:delText>
          </w:r>
          <w:r w:rsidDel="005D0680">
            <w:noBreakHyphen/>
            <w:delText>9: Building Policy using manifest</w:delText>
          </w:r>
          <w:r w:rsidDel="005D0680">
            <w:tab/>
            <w:delText>22</w:delText>
          </w:r>
        </w:del>
      </w:ins>
    </w:p>
    <w:p w14:paraId="29847576" w14:textId="77777777" w:rsidR="002C73CC" w:rsidDel="005D0680" w:rsidRDefault="002C73CC">
      <w:pPr>
        <w:pStyle w:val="TableofFigures"/>
        <w:rPr>
          <w:ins w:id="1070" w:author="Author" w:date="2014-09-04T15:19:00Z"/>
          <w:del w:id="1071" w:author="Author" w:date="2014-10-30T09:53:00Z"/>
          <w:rFonts w:asciiTheme="minorHAnsi" w:eastAsiaTheme="minorEastAsia" w:hAnsiTheme="minorHAnsi" w:cstheme="minorBidi"/>
          <w:sz w:val="22"/>
          <w:szCs w:val="22"/>
        </w:rPr>
      </w:pPr>
      <w:ins w:id="1072" w:author="Author" w:date="2014-09-04T15:19:00Z">
        <w:del w:id="1073" w:author="Author" w:date="2014-10-30T09:53:00Z">
          <w:r w:rsidDel="005D0680">
            <w:delText>Figure 2</w:delText>
          </w:r>
          <w:r w:rsidDel="005D0680">
            <w:noBreakHyphen/>
            <w:delText>10. Validation Flow</w:delText>
          </w:r>
          <w:r w:rsidDel="005D0680">
            <w:tab/>
            <w:delText>23</w:delText>
          </w:r>
        </w:del>
      </w:ins>
    </w:p>
    <w:p w14:paraId="599B00A3" w14:textId="77777777" w:rsidR="002C73CC" w:rsidDel="005D0680" w:rsidRDefault="002C73CC">
      <w:pPr>
        <w:pStyle w:val="TableofFigures"/>
        <w:rPr>
          <w:ins w:id="1074" w:author="Author" w:date="2014-09-04T15:19:00Z"/>
          <w:del w:id="1075" w:author="Author" w:date="2014-10-30T09:53:00Z"/>
          <w:rFonts w:asciiTheme="minorHAnsi" w:eastAsiaTheme="minorEastAsia" w:hAnsiTheme="minorHAnsi" w:cstheme="minorBidi"/>
          <w:sz w:val="22"/>
          <w:szCs w:val="22"/>
        </w:rPr>
      </w:pPr>
      <w:ins w:id="1076" w:author="Author" w:date="2014-09-04T15:19:00Z">
        <w:del w:id="1077" w:author="Author" w:date="2014-10-30T09:53:00Z">
          <w:r w:rsidDel="005D0680">
            <w:delText>Figure 2</w:delText>
          </w:r>
          <w:r w:rsidDel="005D0680">
            <w:noBreakHyphen/>
            <w:delText>11. Validating a consumer policy</w:delText>
          </w:r>
          <w:r w:rsidDel="005D0680">
            <w:tab/>
            <w:delText>24</w:delText>
          </w:r>
        </w:del>
      </w:ins>
    </w:p>
    <w:p w14:paraId="2A746613" w14:textId="77777777" w:rsidR="002C73CC" w:rsidDel="005D0680" w:rsidRDefault="002C73CC">
      <w:pPr>
        <w:pStyle w:val="TableofFigures"/>
        <w:rPr>
          <w:ins w:id="1078" w:author="Author" w:date="2014-09-04T15:19:00Z"/>
          <w:del w:id="1079" w:author="Author" w:date="2014-10-30T09:53:00Z"/>
          <w:rFonts w:asciiTheme="minorHAnsi" w:eastAsiaTheme="minorEastAsia" w:hAnsiTheme="minorHAnsi" w:cstheme="minorBidi"/>
          <w:sz w:val="22"/>
          <w:szCs w:val="22"/>
        </w:rPr>
      </w:pPr>
      <w:ins w:id="1080" w:author="Author" w:date="2014-09-04T15:19:00Z">
        <w:del w:id="1081" w:author="Author" w:date="2014-10-30T09:53:00Z">
          <w:r w:rsidDel="005D0680">
            <w:delText>Figure 2</w:delText>
          </w:r>
          <w:r w:rsidDel="005D0680">
            <w:noBreakHyphen/>
            <w:delText>12. Exchange a trust profile</w:delText>
          </w:r>
          <w:r w:rsidDel="005D0680">
            <w:tab/>
            <w:delText>25</w:delText>
          </w:r>
        </w:del>
      </w:ins>
    </w:p>
    <w:p w14:paraId="4E7CC037" w14:textId="77777777" w:rsidR="002C73CC" w:rsidDel="005D0680" w:rsidRDefault="002C73CC">
      <w:pPr>
        <w:pStyle w:val="TableofFigures"/>
        <w:rPr>
          <w:ins w:id="1082" w:author="Author" w:date="2014-09-04T15:19:00Z"/>
          <w:del w:id="1083" w:author="Author" w:date="2014-10-30T09:53:00Z"/>
          <w:rFonts w:asciiTheme="minorHAnsi" w:eastAsiaTheme="minorEastAsia" w:hAnsiTheme="minorHAnsi" w:cstheme="minorBidi"/>
          <w:sz w:val="22"/>
          <w:szCs w:val="22"/>
        </w:rPr>
      </w:pPr>
      <w:ins w:id="1084" w:author="Author" w:date="2014-09-04T15:19:00Z">
        <w:del w:id="1085" w:author="Author" w:date="2014-10-30T09:53:00Z">
          <w:r w:rsidDel="005D0680">
            <w:delText>Figure 2</w:delText>
          </w:r>
          <w:r w:rsidDel="005D0680">
            <w:noBreakHyphen/>
            <w:delText>13. Anonymous access</w:delText>
          </w:r>
          <w:r w:rsidDel="005D0680">
            <w:tab/>
            <w:delText>26</w:delText>
          </w:r>
        </w:del>
      </w:ins>
    </w:p>
    <w:p w14:paraId="22E6EB9A" w14:textId="77777777" w:rsidR="002C73CC" w:rsidDel="005D0680" w:rsidRDefault="002C73CC">
      <w:pPr>
        <w:pStyle w:val="TableofFigures"/>
        <w:rPr>
          <w:ins w:id="1086" w:author="Author" w:date="2014-09-04T15:19:00Z"/>
          <w:del w:id="1087" w:author="Author" w:date="2014-10-30T09:53:00Z"/>
          <w:rFonts w:asciiTheme="minorHAnsi" w:eastAsiaTheme="minorEastAsia" w:hAnsiTheme="minorHAnsi" w:cstheme="minorBidi"/>
          <w:sz w:val="22"/>
          <w:szCs w:val="22"/>
        </w:rPr>
      </w:pPr>
      <w:ins w:id="1088" w:author="Author" w:date="2014-09-04T15:19:00Z">
        <w:del w:id="1089" w:author="Author" w:date="2014-10-30T09:53:00Z">
          <w:r w:rsidDel="005D0680">
            <w:delText>Figure 2</w:delText>
          </w:r>
          <w:r w:rsidDel="005D0680">
            <w:noBreakHyphen/>
            <w:delText>14. Validating an admin user</w:delText>
          </w:r>
          <w:r w:rsidDel="005D0680">
            <w:tab/>
            <w:delText>27</w:delText>
          </w:r>
        </w:del>
      </w:ins>
    </w:p>
    <w:p w14:paraId="0FE942D2" w14:textId="77777777" w:rsidR="002C73CC" w:rsidDel="005D0680" w:rsidRDefault="002C73CC">
      <w:pPr>
        <w:pStyle w:val="TableofFigures"/>
        <w:rPr>
          <w:ins w:id="1090" w:author="Author" w:date="2014-09-04T15:19:00Z"/>
          <w:del w:id="1091" w:author="Author" w:date="2014-10-30T09:53:00Z"/>
          <w:rFonts w:asciiTheme="minorHAnsi" w:eastAsiaTheme="minorEastAsia" w:hAnsiTheme="minorHAnsi" w:cstheme="minorBidi"/>
          <w:sz w:val="22"/>
          <w:szCs w:val="22"/>
        </w:rPr>
      </w:pPr>
      <w:ins w:id="1092" w:author="Author" w:date="2014-09-04T15:19:00Z">
        <w:del w:id="1093" w:author="Author" w:date="2014-10-30T09:53:00Z">
          <w:r w:rsidDel="005D0680">
            <w:delText>Figure 2</w:delText>
          </w:r>
          <w:r w:rsidDel="005D0680">
            <w:noBreakHyphen/>
            <w:delText>15. Validating a session-based signal</w:delText>
          </w:r>
          <w:r w:rsidDel="005D0680">
            <w:tab/>
            <w:delText>28</w:delText>
          </w:r>
        </w:del>
      </w:ins>
    </w:p>
    <w:p w14:paraId="02B53DE5" w14:textId="77777777" w:rsidR="002C73CC" w:rsidDel="005D0680" w:rsidRDefault="002C73CC">
      <w:pPr>
        <w:pStyle w:val="TableofFigures"/>
        <w:rPr>
          <w:ins w:id="1094" w:author="Author" w:date="2014-09-04T15:19:00Z"/>
          <w:del w:id="1095" w:author="Author" w:date="2014-10-30T09:53:00Z"/>
          <w:rFonts w:asciiTheme="minorHAnsi" w:eastAsiaTheme="minorEastAsia" w:hAnsiTheme="minorHAnsi" w:cstheme="minorBidi"/>
          <w:sz w:val="22"/>
          <w:szCs w:val="22"/>
        </w:rPr>
      </w:pPr>
      <w:ins w:id="1096" w:author="Author" w:date="2014-09-04T15:19:00Z">
        <w:del w:id="1097" w:author="Author" w:date="2014-10-30T09:53:00Z">
          <w:r w:rsidDel="005D0680">
            <w:delText>Figure 2</w:delText>
          </w:r>
          <w:r w:rsidDel="005D0680">
            <w:noBreakHyphen/>
            <w:delText>16: Authorization Data Format Structure</w:delText>
          </w:r>
          <w:r w:rsidDel="005D0680">
            <w:tab/>
            <w:delText>29</w:delText>
          </w:r>
        </w:del>
      </w:ins>
    </w:p>
    <w:p w14:paraId="7E14383B" w14:textId="77777777" w:rsidR="002C73CC" w:rsidDel="005D0680" w:rsidRDefault="002C73CC">
      <w:pPr>
        <w:pStyle w:val="TableofFigures"/>
        <w:rPr>
          <w:ins w:id="1098" w:author="Author" w:date="2014-09-04T15:19:00Z"/>
          <w:del w:id="1099" w:author="Author" w:date="2014-10-30T09:53:00Z"/>
          <w:rFonts w:asciiTheme="minorHAnsi" w:eastAsiaTheme="minorEastAsia" w:hAnsiTheme="minorHAnsi" w:cstheme="minorBidi"/>
          <w:sz w:val="22"/>
          <w:szCs w:val="22"/>
        </w:rPr>
      </w:pPr>
      <w:ins w:id="1100" w:author="Author" w:date="2014-09-04T15:19:00Z">
        <w:del w:id="1101" w:author="Author" w:date="2014-10-30T09:53:00Z">
          <w:r w:rsidDel="005D0680">
            <w:delText>Figure 2</w:delText>
          </w:r>
          <w:r w:rsidDel="005D0680">
            <w:noBreakHyphen/>
            <w:delText>17. Use case - users set up by Dad</w:delText>
          </w:r>
          <w:r w:rsidDel="005D0680">
            <w:tab/>
            <w:delText>41</w:delText>
          </w:r>
        </w:del>
      </w:ins>
    </w:p>
    <w:p w14:paraId="68BE188F" w14:textId="77777777" w:rsidR="002C73CC" w:rsidDel="005D0680" w:rsidRDefault="002C73CC">
      <w:pPr>
        <w:pStyle w:val="TableofFigures"/>
        <w:rPr>
          <w:ins w:id="1102" w:author="Author" w:date="2014-09-04T15:19:00Z"/>
          <w:del w:id="1103" w:author="Author" w:date="2014-10-30T09:53:00Z"/>
          <w:rFonts w:asciiTheme="minorHAnsi" w:eastAsiaTheme="minorEastAsia" w:hAnsiTheme="minorHAnsi" w:cstheme="minorBidi"/>
          <w:sz w:val="22"/>
          <w:szCs w:val="22"/>
        </w:rPr>
      </w:pPr>
      <w:ins w:id="1104" w:author="Author" w:date="2014-09-04T15:19:00Z">
        <w:del w:id="1105" w:author="Author" w:date="2014-10-30T09:53:00Z">
          <w:r w:rsidDel="005D0680">
            <w:delText>Figure 2</w:delText>
          </w:r>
          <w:r w:rsidDel="005D0680">
            <w:noBreakHyphen/>
            <w:delText>18. Use case - living room set up by Dad</w:delText>
          </w:r>
          <w:r w:rsidDel="005D0680">
            <w:tab/>
            <w:delText>42</w:delText>
          </w:r>
        </w:del>
      </w:ins>
    </w:p>
    <w:p w14:paraId="5FC110B8" w14:textId="77777777" w:rsidR="002C73CC" w:rsidDel="005D0680" w:rsidRDefault="002C73CC">
      <w:pPr>
        <w:pStyle w:val="TableofFigures"/>
        <w:rPr>
          <w:ins w:id="1106" w:author="Author" w:date="2014-09-04T15:19:00Z"/>
          <w:del w:id="1107" w:author="Author" w:date="2014-10-30T09:53:00Z"/>
          <w:rFonts w:asciiTheme="minorHAnsi" w:eastAsiaTheme="minorEastAsia" w:hAnsiTheme="minorHAnsi" w:cstheme="minorBidi"/>
          <w:sz w:val="22"/>
          <w:szCs w:val="22"/>
        </w:rPr>
      </w:pPr>
      <w:ins w:id="1108" w:author="Author" w:date="2014-09-04T15:19:00Z">
        <w:del w:id="1109" w:author="Author" w:date="2014-10-30T09:53:00Z">
          <w:r w:rsidDel="005D0680">
            <w:delText>Figure 2</w:delText>
          </w:r>
          <w:r w:rsidDel="005D0680">
            <w:noBreakHyphen/>
            <w:delText>19. Use case - son's bedroom set up by son</w:delText>
          </w:r>
          <w:r w:rsidDel="005D0680">
            <w:tab/>
            <w:delText>43</w:delText>
          </w:r>
        </w:del>
      </w:ins>
    </w:p>
    <w:p w14:paraId="0CAB5CD5" w14:textId="77777777" w:rsidR="002C73CC" w:rsidDel="005D0680" w:rsidRDefault="002C73CC">
      <w:pPr>
        <w:pStyle w:val="TableofFigures"/>
        <w:rPr>
          <w:ins w:id="1110" w:author="Author" w:date="2014-09-04T15:19:00Z"/>
          <w:del w:id="1111" w:author="Author" w:date="2014-10-30T09:53:00Z"/>
          <w:rFonts w:asciiTheme="minorHAnsi" w:eastAsiaTheme="minorEastAsia" w:hAnsiTheme="minorHAnsi" w:cstheme="minorBidi"/>
          <w:sz w:val="22"/>
          <w:szCs w:val="22"/>
        </w:rPr>
      </w:pPr>
      <w:ins w:id="1112" w:author="Author" w:date="2014-09-04T15:19:00Z">
        <w:del w:id="1113" w:author="Author" w:date="2014-10-30T09:53:00Z">
          <w:r w:rsidDel="005D0680">
            <w:delText>Figure 2</w:delText>
          </w:r>
          <w:r w:rsidDel="005D0680">
            <w:noBreakHyphen/>
            <w:delText>20. Use case - master bedroom set up by Dad</w:delText>
          </w:r>
          <w:r w:rsidDel="005D0680">
            <w:tab/>
            <w:delText>44</w:delText>
          </w:r>
        </w:del>
      </w:ins>
    </w:p>
    <w:p w14:paraId="2514FFC4" w14:textId="77777777" w:rsidR="002C73CC" w:rsidDel="005D0680" w:rsidRDefault="002C73CC">
      <w:pPr>
        <w:pStyle w:val="TableofFigures"/>
        <w:rPr>
          <w:ins w:id="1114" w:author="Author" w:date="2014-09-04T15:19:00Z"/>
          <w:del w:id="1115" w:author="Author" w:date="2014-10-30T09:53:00Z"/>
          <w:rFonts w:asciiTheme="minorHAnsi" w:eastAsiaTheme="minorEastAsia" w:hAnsiTheme="minorHAnsi" w:cstheme="minorBidi"/>
          <w:sz w:val="22"/>
          <w:szCs w:val="22"/>
        </w:rPr>
      </w:pPr>
      <w:ins w:id="1116" w:author="Author" w:date="2014-09-04T15:19:00Z">
        <w:del w:id="1117" w:author="Author" w:date="2014-10-30T09:53:00Z">
          <w:r w:rsidDel="005D0680">
            <w:delText>Figure 2</w:delText>
          </w:r>
          <w:r w:rsidDel="005D0680">
            <w:noBreakHyphen/>
            <w:delText>21. Use case – Son can control different TVs in the house</w:delText>
          </w:r>
          <w:r w:rsidDel="005D0680">
            <w:tab/>
            <w:delText>45</w:delText>
          </w:r>
        </w:del>
      </w:ins>
    </w:p>
    <w:p w14:paraId="31A4D85F" w14:textId="77777777" w:rsidR="002C73CC" w:rsidDel="005D0680" w:rsidRDefault="002C73CC">
      <w:pPr>
        <w:pStyle w:val="TableofFigures"/>
        <w:rPr>
          <w:ins w:id="1118" w:author="Author" w:date="2014-09-04T15:19:00Z"/>
          <w:del w:id="1119" w:author="Author" w:date="2014-10-30T09:53:00Z"/>
          <w:rFonts w:asciiTheme="minorHAnsi" w:eastAsiaTheme="minorEastAsia" w:hAnsiTheme="minorHAnsi" w:cstheme="minorBidi"/>
          <w:sz w:val="22"/>
          <w:szCs w:val="22"/>
        </w:rPr>
      </w:pPr>
      <w:ins w:id="1120" w:author="Author" w:date="2014-09-04T15:19:00Z">
        <w:del w:id="1121" w:author="Author" w:date="2014-10-30T09:53:00Z">
          <w:r w:rsidDel="005D0680">
            <w:delText>Figure 2</w:delText>
          </w:r>
          <w:r w:rsidDel="005D0680">
            <w:noBreakHyphen/>
            <w:delText>22. Use case - Living room tablet controls TVs</w:delText>
          </w:r>
          <w:r w:rsidDel="005D0680">
            <w:tab/>
            <w:delText>46</w:delText>
          </w:r>
        </w:del>
      </w:ins>
    </w:p>
    <w:p w14:paraId="1C0D8A02" w14:textId="77777777" w:rsidR="007A541D" w:rsidDel="005D0680" w:rsidRDefault="007A541D">
      <w:pPr>
        <w:pStyle w:val="TableofFigures"/>
        <w:rPr>
          <w:ins w:id="1122" w:author="Author" w:date="2014-09-04T14:57:00Z"/>
          <w:del w:id="1123" w:author="Author" w:date="2014-10-30T09:53:00Z"/>
          <w:rFonts w:asciiTheme="minorHAnsi" w:eastAsiaTheme="minorEastAsia" w:hAnsiTheme="minorHAnsi" w:cstheme="minorBidi"/>
          <w:sz w:val="22"/>
          <w:szCs w:val="22"/>
        </w:rPr>
      </w:pPr>
      <w:ins w:id="1124" w:author="Author" w:date="2014-09-04T14:57:00Z">
        <w:del w:id="1125" w:author="Author" w:date="2014-10-30T09:53:00Z">
          <w:r w:rsidDel="005D0680">
            <w:delText>Figure 2</w:delText>
          </w:r>
          <w:r w:rsidDel="005D0680">
            <w:noBreakHyphen/>
            <w:delText>1. Security system diagram</w:delText>
          </w:r>
          <w:r w:rsidDel="005D0680">
            <w:tab/>
            <w:delText>8</w:delText>
          </w:r>
        </w:del>
      </w:ins>
    </w:p>
    <w:p w14:paraId="4E742BDE" w14:textId="77777777" w:rsidR="007A541D" w:rsidDel="005D0680" w:rsidRDefault="007A541D">
      <w:pPr>
        <w:pStyle w:val="TableofFigures"/>
        <w:rPr>
          <w:ins w:id="1126" w:author="Author" w:date="2014-09-04T14:57:00Z"/>
          <w:del w:id="1127" w:author="Author" w:date="2014-10-30T09:53:00Z"/>
          <w:rFonts w:asciiTheme="minorHAnsi" w:eastAsiaTheme="minorEastAsia" w:hAnsiTheme="minorHAnsi" w:cstheme="minorBidi"/>
          <w:sz w:val="22"/>
          <w:szCs w:val="22"/>
        </w:rPr>
      </w:pPr>
      <w:ins w:id="1128" w:author="Author" w:date="2014-09-04T14:57:00Z">
        <w:del w:id="1129" w:author="Author" w:date="2014-10-30T09:53:00Z">
          <w:r w:rsidDel="005D0680">
            <w:delText>Figure 2</w:delText>
          </w:r>
          <w:r w:rsidDel="005D0680">
            <w:noBreakHyphen/>
            <w:delText>2. Claim a factory-reset device without out-of-band registration data</w:delText>
          </w:r>
          <w:r w:rsidDel="005D0680">
            <w:tab/>
            <w:delText>11</w:delText>
          </w:r>
        </w:del>
      </w:ins>
    </w:p>
    <w:p w14:paraId="59C3C5E1" w14:textId="77777777" w:rsidR="007A541D" w:rsidDel="005D0680" w:rsidRDefault="007A541D">
      <w:pPr>
        <w:pStyle w:val="TableofFigures"/>
        <w:rPr>
          <w:ins w:id="1130" w:author="Author" w:date="2014-09-04T14:57:00Z"/>
          <w:del w:id="1131" w:author="Author" w:date="2014-10-30T09:53:00Z"/>
          <w:rFonts w:asciiTheme="minorHAnsi" w:eastAsiaTheme="minorEastAsia" w:hAnsiTheme="minorHAnsi" w:cstheme="minorBidi"/>
          <w:sz w:val="22"/>
          <w:szCs w:val="22"/>
        </w:rPr>
      </w:pPr>
      <w:ins w:id="1132" w:author="Author" w:date="2014-09-04T14:57:00Z">
        <w:del w:id="1133" w:author="Author" w:date="2014-10-30T09:53:00Z">
          <w:r w:rsidDel="005D0680">
            <w:delText>Figure 2</w:delText>
          </w:r>
          <w:r w:rsidDel="005D0680">
            <w:noBreakHyphen/>
            <w:delText>3. Claiming a factory-reset device using out-of-band registration data</w:delText>
          </w:r>
          <w:r w:rsidDel="005D0680">
            <w:tab/>
            <w:delText>12</w:delText>
          </w:r>
        </w:del>
      </w:ins>
    </w:p>
    <w:p w14:paraId="468B2799" w14:textId="77777777" w:rsidR="007A541D" w:rsidDel="005D0680" w:rsidRDefault="007A541D">
      <w:pPr>
        <w:pStyle w:val="TableofFigures"/>
        <w:rPr>
          <w:ins w:id="1134" w:author="Author" w:date="2014-09-04T14:57:00Z"/>
          <w:del w:id="1135" w:author="Author" w:date="2014-10-30T09:53:00Z"/>
          <w:rFonts w:asciiTheme="minorHAnsi" w:eastAsiaTheme="minorEastAsia" w:hAnsiTheme="minorHAnsi" w:cstheme="minorBidi"/>
          <w:sz w:val="22"/>
          <w:szCs w:val="22"/>
        </w:rPr>
      </w:pPr>
      <w:ins w:id="1136" w:author="Author" w:date="2014-09-04T14:57:00Z">
        <w:del w:id="1137" w:author="Author" w:date="2014-10-30T09:53:00Z">
          <w:r w:rsidDel="005D0680">
            <w:delText>Figure 2</w:delText>
          </w:r>
          <w:r w:rsidDel="005D0680">
            <w:noBreakHyphen/>
            <w:delText>4. Install an ANY-USER policy</w:delText>
          </w:r>
          <w:r w:rsidDel="005D0680">
            <w:tab/>
            <w:delText>13</w:delText>
          </w:r>
        </w:del>
      </w:ins>
    </w:p>
    <w:p w14:paraId="637AF0C5" w14:textId="77777777" w:rsidR="007A541D" w:rsidDel="005D0680" w:rsidRDefault="007A541D">
      <w:pPr>
        <w:pStyle w:val="TableofFigures"/>
        <w:rPr>
          <w:ins w:id="1138" w:author="Author" w:date="2014-09-04T14:57:00Z"/>
          <w:del w:id="1139" w:author="Author" w:date="2014-10-30T09:53:00Z"/>
          <w:rFonts w:asciiTheme="minorHAnsi" w:eastAsiaTheme="minorEastAsia" w:hAnsiTheme="minorHAnsi" w:cstheme="minorBidi"/>
          <w:sz w:val="22"/>
          <w:szCs w:val="22"/>
        </w:rPr>
      </w:pPr>
      <w:ins w:id="1140" w:author="Author" w:date="2014-09-04T14:57:00Z">
        <w:del w:id="1141" w:author="Author" w:date="2014-10-30T09:53:00Z">
          <w:r w:rsidDel="005D0680">
            <w:delText>Figure 2</w:delText>
          </w:r>
          <w:r w:rsidDel="005D0680">
            <w:noBreakHyphen/>
            <w:delText>5. Install a guild-specific policy</w:delText>
          </w:r>
          <w:r w:rsidDel="005D0680">
            <w:tab/>
            <w:delText>14</w:delText>
          </w:r>
        </w:del>
      </w:ins>
    </w:p>
    <w:p w14:paraId="7E73ADBF" w14:textId="77777777" w:rsidR="007A541D" w:rsidDel="005D0680" w:rsidRDefault="007A541D">
      <w:pPr>
        <w:pStyle w:val="TableofFigures"/>
        <w:rPr>
          <w:ins w:id="1142" w:author="Author" w:date="2014-09-04T14:57:00Z"/>
          <w:del w:id="1143" w:author="Author" w:date="2014-10-30T09:53:00Z"/>
          <w:rFonts w:asciiTheme="minorHAnsi" w:eastAsiaTheme="minorEastAsia" w:hAnsiTheme="minorHAnsi" w:cstheme="minorBidi"/>
          <w:sz w:val="22"/>
          <w:szCs w:val="22"/>
        </w:rPr>
      </w:pPr>
      <w:ins w:id="1144" w:author="Author" w:date="2014-09-04T14:57:00Z">
        <w:del w:id="1145" w:author="Author" w:date="2014-10-30T09:53:00Z">
          <w:r w:rsidDel="005D0680">
            <w:delText>Figure 2</w:delText>
          </w:r>
          <w:r w:rsidDel="005D0680">
            <w:noBreakHyphen/>
            <w:delText>6. Add an application to a guild</w:delText>
          </w:r>
          <w:r w:rsidDel="005D0680">
            <w:tab/>
            <w:delText>15</w:delText>
          </w:r>
        </w:del>
      </w:ins>
    </w:p>
    <w:p w14:paraId="36DD8614" w14:textId="77777777" w:rsidR="007A541D" w:rsidDel="005D0680" w:rsidRDefault="007A541D">
      <w:pPr>
        <w:pStyle w:val="TableofFigures"/>
        <w:rPr>
          <w:ins w:id="1146" w:author="Author" w:date="2014-09-04T14:57:00Z"/>
          <w:del w:id="1147" w:author="Author" w:date="2014-10-30T09:53:00Z"/>
          <w:rFonts w:asciiTheme="minorHAnsi" w:eastAsiaTheme="minorEastAsia" w:hAnsiTheme="minorHAnsi" w:cstheme="minorBidi"/>
          <w:sz w:val="22"/>
          <w:szCs w:val="22"/>
        </w:rPr>
      </w:pPr>
      <w:ins w:id="1148" w:author="Author" w:date="2014-09-04T14:57:00Z">
        <w:del w:id="1149" w:author="Author" w:date="2014-10-30T09:53:00Z">
          <w:r w:rsidDel="005D0680">
            <w:delText>Figure 2</w:delText>
          </w:r>
          <w:r w:rsidDel="005D0680">
            <w:noBreakHyphen/>
            <w:delText>7. Add a user to a guild</w:delText>
          </w:r>
          <w:r w:rsidDel="005D0680">
            <w:tab/>
            <w:delText>16</w:delText>
          </w:r>
        </w:del>
      </w:ins>
    </w:p>
    <w:p w14:paraId="6B6D7352" w14:textId="77777777" w:rsidR="007A541D" w:rsidDel="005D0680" w:rsidRDefault="007A541D">
      <w:pPr>
        <w:pStyle w:val="TableofFigures"/>
        <w:rPr>
          <w:ins w:id="1150" w:author="Author" w:date="2014-09-04T14:57:00Z"/>
          <w:del w:id="1151" w:author="Author" w:date="2014-10-30T09:53:00Z"/>
          <w:rFonts w:asciiTheme="minorHAnsi" w:eastAsiaTheme="minorEastAsia" w:hAnsiTheme="minorHAnsi" w:cstheme="minorBidi"/>
          <w:sz w:val="22"/>
          <w:szCs w:val="22"/>
        </w:rPr>
      </w:pPr>
      <w:ins w:id="1152" w:author="Author" w:date="2014-09-04T14:57:00Z">
        <w:del w:id="1153" w:author="Author" w:date="2014-10-30T09:53:00Z">
          <w:r w:rsidDel="005D0680">
            <w:delText>Figure 2</w:delText>
          </w:r>
          <w:r w:rsidDel="005D0680">
            <w:noBreakHyphen/>
            <w:delText>8. Distribution of policy updates and certificate</w:delText>
          </w:r>
          <w:r w:rsidDel="005D0680">
            <w:tab/>
            <w:delText>20</w:delText>
          </w:r>
        </w:del>
      </w:ins>
    </w:p>
    <w:p w14:paraId="60EE0A9F" w14:textId="77777777" w:rsidR="007A541D" w:rsidDel="005D0680" w:rsidRDefault="007A541D">
      <w:pPr>
        <w:pStyle w:val="TableofFigures"/>
        <w:rPr>
          <w:ins w:id="1154" w:author="Author" w:date="2014-09-04T14:57:00Z"/>
          <w:del w:id="1155" w:author="Author" w:date="2014-10-30T09:53:00Z"/>
          <w:rFonts w:asciiTheme="minorHAnsi" w:eastAsiaTheme="minorEastAsia" w:hAnsiTheme="minorHAnsi" w:cstheme="minorBidi"/>
          <w:sz w:val="22"/>
          <w:szCs w:val="22"/>
        </w:rPr>
      </w:pPr>
      <w:ins w:id="1156" w:author="Author" w:date="2014-09-04T14:57:00Z">
        <w:del w:id="1157" w:author="Author" w:date="2014-10-30T09:53:00Z">
          <w:r w:rsidDel="005D0680">
            <w:delText>Figure 2</w:delText>
          </w:r>
          <w:r w:rsidDel="005D0680">
            <w:noBreakHyphen/>
            <w:delText>9: Building Policy using manifest</w:delText>
          </w:r>
          <w:r w:rsidDel="005D0680">
            <w:tab/>
            <w:delText>22</w:delText>
          </w:r>
        </w:del>
      </w:ins>
    </w:p>
    <w:p w14:paraId="271A5D17" w14:textId="77777777" w:rsidR="007A541D" w:rsidDel="005D0680" w:rsidRDefault="007A541D">
      <w:pPr>
        <w:pStyle w:val="TableofFigures"/>
        <w:rPr>
          <w:ins w:id="1158" w:author="Author" w:date="2014-09-04T14:57:00Z"/>
          <w:del w:id="1159" w:author="Author" w:date="2014-10-30T09:53:00Z"/>
          <w:rFonts w:asciiTheme="minorHAnsi" w:eastAsiaTheme="minorEastAsia" w:hAnsiTheme="minorHAnsi" w:cstheme="minorBidi"/>
          <w:sz w:val="22"/>
          <w:szCs w:val="22"/>
        </w:rPr>
      </w:pPr>
      <w:ins w:id="1160" w:author="Author" w:date="2014-09-04T14:57:00Z">
        <w:del w:id="1161" w:author="Author" w:date="2014-10-30T09:53:00Z">
          <w:r w:rsidDel="005D0680">
            <w:delText>Figure 2</w:delText>
          </w:r>
          <w:r w:rsidDel="005D0680">
            <w:noBreakHyphen/>
            <w:delText>10. Validation Flow</w:delText>
          </w:r>
          <w:r w:rsidDel="005D0680">
            <w:tab/>
            <w:delText>23</w:delText>
          </w:r>
        </w:del>
      </w:ins>
    </w:p>
    <w:p w14:paraId="39720157" w14:textId="77777777" w:rsidR="007A541D" w:rsidDel="005D0680" w:rsidRDefault="007A541D">
      <w:pPr>
        <w:pStyle w:val="TableofFigures"/>
        <w:rPr>
          <w:ins w:id="1162" w:author="Author" w:date="2014-09-04T14:57:00Z"/>
          <w:del w:id="1163" w:author="Author" w:date="2014-10-30T09:53:00Z"/>
          <w:rFonts w:asciiTheme="minorHAnsi" w:eastAsiaTheme="minorEastAsia" w:hAnsiTheme="minorHAnsi" w:cstheme="minorBidi"/>
          <w:sz w:val="22"/>
          <w:szCs w:val="22"/>
        </w:rPr>
      </w:pPr>
      <w:ins w:id="1164" w:author="Author" w:date="2014-09-04T14:57:00Z">
        <w:del w:id="1165" w:author="Author" w:date="2014-10-30T09:53:00Z">
          <w:r w:rsidDel="005D0680">
            <w:delText>Figure 2</w:delText>
          </w:r>
          <w:r w:rsidDel="005D0680">
            <w:noBreakHyphen/>
            <w:delText>11. Validating a consumer policy</w:delText>
          </w:r>
          <w:r w:rsidDel="005D0680">
            <w:tab/>
            <w:delText>24</w:delText>
          </w:r>
        </w:del>
      </w:ins>
    </w:p>
    <w:p w14:paraId="65AA331B" w14:textId="77777777" w:rsidR="007A541D" w:rsidDel="005D0680" w:rsidRDefault="007A541D">
      <w:pPr>
        <w:pStyle w:val="TableofFigures"/>
        <w:rPr>
          <w:ins w:id="1166" w:author="Author" w:date="2014-09-04T14:57:00Z"/>
          <w:del w:id="1167" w:author="Author" w:date="2014-10-30T09:53:00Z"/>
          <w:rFonts w:asciiTheme="minorHAnsi" w:eastAsiaTheme="minorEastAsia" w:hAnsiTheme="minorHAnsi" w:cstheme="minorBidi"/>
          <w:sz w:val="22"/>
          <w:szCs w:val="22"/>
        </w:rPr>
      </w:pPr>
      <w:ins w:id="1168" w:author="Author" w:date="2014-09-04T14:57:00Z">
        <w:del w:id="1169" w:author="Author" w:date="2014-10-30T09:53:00Z">
          <w:r w:rsidDel="005D0680">
            <w:delText>Figure 2</w:delText>
          </w:r>
          <w:r w:rsidDel="005D0680">
            <w:noBreakHyphen/>
            <w:delText>12. Exchange a trust profile</w:delText>
          </w:r>
          <w:r w:rsidDel="005D0680">
            <w:tab/>
            <w:delText>25</w:delText>
          </w:r>
        </w:del>
      </w:ins>
    </w:p>
    <w:p w14:paraId="4D777E1B" w14:textId="77777777" w:rsidR="007A541D" w:rsidDel="005D0680" w:rsidRDefault="007A541D">
      <w:pPr>
        <w:pStyle w:val="TableofFigures"/>
        <w:rPr>
          <w:ins w:id="1170" w:author="Author" w:date="2014-09-04T14:57:00Z"/>
          <w:del w:id="1171" w:author="Author" w:date="2014-10-30T09:53:00Z"/>
          <w:rFonts w:asciiTheme="minorHAnsi" w:eastAsiaTheme="minorEastAsia" w:hAnsiTheme="minorHAnsi" w:cstheme="minorBidi"/>
          <w:sz w:val="22"/>
          <w:szCs w:val="22"/>
        </w:rPr>
      </w:pPr>
      <w:ins w:id="1172" w:author="Author" w:date="2014-09-04T14:57:00Z">
        <w:del w:id="1173" w:author="Author" w:date="2014-10-30T09:53:00Z">
          <w:r w:rsidDel="005D0680">
            <w:delText>Figure 2</w:delText>
          </w:r>
          <w:r w:rsidDel="005D0680">
            <w:noBreakHyphen/>
            <w:delText>13. Anonymous access</w:delText>
          </w:r>
          <w:r w:rsidDel="005D0680">
            <w:tab/>
            <w:delText>26</w:delText>
          </w:r>
        </w:del>
      </w:ins>
    </w:p>
    <w:p w14:paraId="7C2DAFD7" w14:textId="77777777" w:rsidR="007A541D" w:rsidDel="005D0680" w:rsidRDefault="007A541D">
      <w:pPr>
        <w:pStyle w:val="TableofFigures"/>
        <w:rPr>
          <w:ins w:id="1174" w:author="Author" w:date="2014-09-04T14:57:00Z"/>
          <w:del w:id="1175" w:author="Author" w:date="2014-10-30T09:53:00Z"/>
          <w:rFonts w:asciiTheme="minorHAnsi" w:eastAsiaTheme="minorEastAsia" w:hAnsiTheme="minorHAnsi" w:cstheme="minorBidi"/>
          <w:sz w:val="22"/>
          <w:szCs w:val="22"/>
        </w:rPr>
      </w:pPr>
      <w:ins w:id="1176" w:author="Author" w:date="2014-09-04T14:57:00Z">
        <w:del w:id="1177" w:author="Author" w:date="2014-10-30T09:53:00Z">
          <w:r w:rsidDel="005D0680">
            <w:delText>Figure 2</w:delText>
          </w:r>
          <w:r w:rsidDel="005D0680">
            <w:noBreakHyphen/>
            <w:delText>14. Validating an admin user</w:delText>
          </w:r>
          <w:r w:rsidDel="005D0680">
            <w:tab/>
            <w:delText>27</w:delText>
          </w:r>
        </w:del>
      </w:ins>
    </w:p>
    <w:p w14:paraId="7FBFC9BB" w14:textId="77777777" w:rsidR="007A541D" w:rsidDel="005D0680" w:rsidRDefault="007A541D">
      <w:pPr>
        <w:pStyle w:val="TableofFigures"/>
        <w:rPr>
          <w:ins w:id="1178" w:author="Author" w:date="2014-09-04T14:57:00Z"/>
          <w:del w:id="1179" w:author="Author" w:date="2014-10-30T09:53:00Z"/>
          <w:rFonts w:asciiTheme="minorHAnsi" w:eastAsiaTheme="minorEastAsia" w:hAnsiTheme="minorHAnsi" w:cstheme="minorBidi"/>
          <w:sz w:val="22"/>
          <w:szCs w:val="22"/>
        </w:rPr>
      </w:pPr>
      <w:ins w:id="1180" w:author="Author" w:date="2014-09-04T14:57:00Z">
        <w:del w:id="1181" w:author="Author" w:date="2014-10-30T09:53:00Z">
          <w:r w:rsidDel="005D0680">
            <w:delText>Figure 2</w:delText>
          </w:r>
          <w:r w:rsidDel="005D0680">
            <w:noBreakHyphen/>
            <w:delText>15. Validating a session-based signal</w:delText>
          </w:r>
          <w:r w:rsidDel="005D0680">
            <w:tab/>
            <w:delText>28</w:delText>
          </w:r>
        </w:del>
      </w:ins>
    </w:p>
    <w:p w14:paraId="7BAB0A3C" w14:textId="77777777" w:rsidR="007A541D" w:rsidDel="005D0680" w:rsidRDefault="007A541D">
      <w:pPr>
        <w:pStyle w:val="TableofFigures"/>
        <w:rPr>
          <w:ins w:id="1182" w:author="Author" w:date="2014-09-04T14:57:00Z"/>
          <w:del w:id="1183" w:author="Author" w:date="2014-10-30T09:53:00Z"/>
          <w:rFonts w:asciiTheme="minorHAnsi" w:eastAsiaTheme="minorEastAsia" w:hAnsiTheme="minorHAnsi" w:cstheme="minorBidi"/>
          <w:sz w:val="22"/>
          <w:szCs w:val="22"/>
        </w:rPr>
      </w:pPr>
      <w:ins w:id="1184" w:author="Author" w:date="2014-09-04T14:57:00Z">
        <w:del w:id="1185" w:author="Author" w:date="2014-10-30T09:53:00Z">
          <w:r w:rsidDel="005D0680">
            <w:delText>Figure 2</w:delText>
          </w:r>
          <w:r w:rsidDel="005D0680">
            <w:noBreakHyphen/>
            <w:delText>16: Authorization Data Format Structure</w:delText>
          </w:r>
          <w:r w:rsidDel="005D0680">
            <w:tab/>
            <w:delText>29</w:delText>
          </w:r>
        </w:del>
      </w:ins>
    </w:p>
    <w:p w14:paraId="6BB49103" w14:textId="77777777" w:rsidR="007A541D" w:rsidDel="005D0680" w:rsidRDefault="007A541D">
      <w:pPr>
        <w:pStyle w:val="TableofFigures"/>
        <w:rPr>
          <w:ins w:id="1186" w:author="Author" w:date="2014-09-04T14:57:00Z"/>
          <w:del w:id="1187" w:author="Author" w:date="2014-10-30T09:53:00Z"/>
          <w:rFonts w:asciiTheme="minorHAnsi" w:eastAsiaTheme="minorEastAsia" w:hAnsiTheme="minorHAnsi" w:cstheme="minorBidi"/>
          <w:sz w:val="22"/>
          <w:szCs w:val="22"/>
        </w:rPr>
      </w:pPr>
      <w:ins w:id="1188" w:author="Author" w:date="2014-09-04T14:57:00Z">
        <w:del w:id="1189" w:author="Author" w:date="2014-10-30T09:53:00Z">
          <w:r w:rsidDel="005D0680">
            <w:delText>Figure 2</w:delText>
          </w:r>
          <w:r w:rsidDel="005D0680">
            <w:noBreakHyphen/>
            <w:delText>17. Use case - users set up by Dad</w:delText>
          </w:r>
          <w:r w:rsidDel="005D0680">
            <w:tab/>
            <w:delText>41</w:delText>
          </w:r>
        </w:del>
      </w:ins>
    </w:p>
    <w:p w14:paraId="092C0B9E" w14:textId="77777777" w:rsidR="007A541D" w:rsidDel="005D0680" w:rsidRDefault="007A541D">
      <w:pPr>
        <w:pStyle w:val="TableofFigures"/>
        <w:rPr>
          <w:ins w:id="1190" w:author="Author" w:date="2014-09-04T14:57:00Z"/>
          <w:del w:id="1191" w:author="Author" w:date="2014-10-30T09:53:00Z"/>
          <w:rFonts w:asciiTheme="minorHAnsi" w:eastAsiaTheme="minorEastAsia" w:hAnsiTheme="minorHAnsi" w:cstheme="minorBidi"/>
          <w:sz w:val="22"/>
          <w:szCs w:val="22"/>
        </w:rPr>
      </w:pPr>
      <w:ins w:id="1192" w:author="Author" w:date="2014-09-04T14:57:00Z">
        <w:del w:id="1193" w:author="Author" w:date="2014-10-30T09:53:00Z">
          <w:r w:rsidDel="005D0680">
            <w:delText>Figure 2</w:delText>
          </w:r>
          <w:r w:rsidDel="005D0680">
            <w:noBreakHyphen/>
            <w:delText>18. Use case - living room set up by Dad</w:delText>
          </w:r>
          <w:r w:rsidDel="005D0680">
            <w:tab/>
            <w:delText>42</w:delText>
          </w:r>
        </w:del>
      </w:ins>
    </w:p>
    <w:p w14:paraId="79C652AF" w14:textId="77777777" w:rsidR="007A541D" w:rsidDel="005D0680" w:rsidRDefault="007A541D">
      <w:pPr>
        <w:pStyle w:val="TableofFigures"/>
        <w:rPr>
          <w:ins w:id="1194" w:author="Author" w:date="2014-09-04T14:57:00Z"/>
          <w:del w:id="1195" w:author="Author" w:date="2014-10-30T09:53:00Z"/>
          <w:rFonts w:asciiTheme="minorHAnsi" w:eastAsiaTheme="minorEastAsia" w:hAnsiTheme="minorHAnsi" w:cstheme="minorBidi"/>
          <w:sz w:val="22"/>
          <w:szCs w:val="22"/>
        </w:rPr>
      </w:pPr>
      <w:ins w:id="1196" w:author="Author" w:date="2014-09-04T14:57:00Z">
        <w:del w:id="1197" w:author="Author" w:date="2014-10-30T09:53:00Z">
          <w:r w:rsidDel="005D0680">
            <w:delText>Figure 2</w:delText>
          </w:r>
          <w:r w:rsidDel="005D0680">
            <w:noBreakHyphen/>
            <w:delText>19. Use case - son's bedroom set up by son</w:delText>
          </w:r>
          <w:r w:rsidDel="005D0680">
            <w:tab/>
            <w:delText>43</w:delText>
          </w:r>
        </w:del>
      </w:ins>
    </w:p>
    <w:p w14:paraId="485EFCCF" w14:textId="77777777" w:rsidR="007A541D" w:rsidDel="005D0680" w:rsidRDefault="007A541D">
      <w:pPr>
        <w:pStyle w:val="TableofFigures"/>
        <w:rPr>
          <w:ins w:id="1198" w:author="Author" w:date="2014-09-04T14:57:00Z"/>
          <w:del w:id="1199" w:author="Author" w:date="2014-10-30T09:53:00Z"/>
          <w:rFonts w:asciiTheme="minorHAnsi" w:eastAsiaTheme="minorEastAsia" w:hAnsiTheme="minorHAnsi" w:cstheme="minorBidi"/>
          <w:sz w:val="22"/>
          <w:szCs w:val="22"/>
        </w:rPr>
      </w:pPr>
      <w:ins w:id="1200" w:author="Author" w:date="2014-09-04T14:57:00Z">
        <w:del w:id="1201" w:author="Author" w:date="2014-10-30T09:53:00Z">
          <w:r w:rsidDel="005D0680">
            <w:delText>Figure 2</w:delText>
          </w:r>
          <w:r w:rsidDel="005D0680">
            <w:noBreakHyphen/>
            <w:delText>20. Use case - master bedroom set up by Dad</w:delText>
          </w:r>
          <w:r w:rsidDel="005D0680">
            <w:tab/>
            <w:delText>44</w:delText>
          </w:r>
        </w:del>
      </w:ins>
    </w:p>
    <w:p w14:paraId="7F156723" w14:textId="77777777" w:rsidR="007A541D" w:rsidDel="005D0680" w:rsidRDefault="007A541D">
      <w:pPr>
        <w:pStyle w:val="TableofFigures"/>
        <w:rPr>
          <w:ins w:id="1202" w:author="Author" w:date="2014-09-04T14:57:00Z"/>
          <w:del w:id="1203" w:author="Author" w:date="2014-10-30T09:53:00Z"/>
          <w:rFonts w:asciiTheme="minorHAnsi" w:eastAsiaTheme="minorEastAsia" w:hAnsiTheme="minorHAnsi" w:cstheme="minorBidi"/>
          <w:sz w:val="22"/>
          <w:szCs w:val="22"/>
        </w:rPr>
      </w:pPr>
      <w:ins w:id="1204" w:author="Author" w:date="2014-09-04T14:57:00Z">
        <w:del w:id="1205" w:author="Author" w:date="2014-10-30T09:53:00Z">
          <w:r w:rsidDel="005D0680">
            <w:delText>Figure 2</w:delText>
          </w:r>
          <w:r w:rsidDel="005D0680">
            <w:noBreakHyphen/>
            <w:delText>21. Use case – Son can control different TVs in the house</w:delText>
          </w:r>
          <w:r w:rsidDel="005D0680">
            <w:tab/>
            <w:delText>45</w:delText>
          </w:r>
        </w:del>
      </w:ins>
    </w:p>
    <w:p w14:paraId="7322B707" w14:textId="77777777" w:rsidR="007A541D" w:rsidDel="005D0680" w:rsidRDefault="007A541D">
      <w:pPr>
        <w:pStyle w:val="TableofFigures"/>
        <w:rPr>
          <w:ins w:id="1206" w:author="Author" w:date="2014-09-04T14:57:00Z"/>
          <w:del w:id="1207" w:author="Author" w:date="2014-10-30T09:53:00Z"/>
          <w:rFonts w:asciiTheme="minorHAnsi" w:eastAsiaTheme="minorEastAsia" w:hAnsiTheme="minorHAnsi" w:cstheme="minorBidi"/>
          <w:sz w:val="22"/>
          <w:szCs w:val="22"/>
        </w:rPr>
      </w:pPr>
      <w:ins w:id="1208" w:author="Author" w:date="2014-09-04T14:57:00Z">
        <w:del w:id="1209" w:author="Author" w:date="2014-10-30T09:53:00Z">
          <w:r w:rsidDel="005D0680">
            <w:delText>Figure 2</w:delText>
          </w:r>
          <w:r w:rsidDel="005D0680">
            <w:noBreakHyphen/>
            <w:delText>22. Use case - Living room tablet controls TVs</w:delText>
          </w:r>
          <w:r w:rsidDel="005D0680">
            <w:tab/>
            <w:delText>46</w:delText>
          </w:r>
        </w:del>
      </w:ins>
    </w:p>
    <w:p w14:paraId="15D47790" w14:textId="77777777" w:rsidR="00492DAE" w:rsidDel="005D0680" w:rsidRDefault="00492DAE">
      <w:pPr>
        <w:pStyle w:val="TableofFigures"/>
        <w:rPr>
          <w:ins w:id="1210" w:author="Author" w:date="2014-09-04T10:40:00Z"/>
          <w:del w:id="1211" w:author="Author" w:date="2014-10-30T09:53:00Z"/>
          <w:rFonts w:asciiTheme="minorHAnsi" w:eastAsiaTheme="minorEastAsia" w:hAnsiTheme="minorHAnsi" w:cstheme="minorBidi"/>
          <w:sz w:val="22"/>
          <w:szCs w:val="22"/>
        </w:rPr>
      </w:pPr>
      <w:ins w:id="1212" w:author="Author" w:date="2014-09-04T10:40:00Z">
        <w:del w:id="1213" w:author="Author" w:date="2014-10-30T09:53:00Z">
          <w:r w:rsidDel="005D0680">
            <w:delText>Figure 2</w:delText>
          </w:r>
          <w:r w:rsidDel="005D0680">
            <w:noBreakHyphen/>
            <w:delText>1. Security system diagram</w:delText>
          </w:r>
          <w:r w:rsidDel="005D0680">
            <w:tab/>
            <w:delText>8</w:delText>
          </w:r>
        </w:del>
      </w:ins>
    </w:p>
    <w:p w14:paraId="12FB9812" w14:textId="77777777" w:rsidR="00492DAE" w:rsidDel="005D0680" w:rsidRDefault="00492DAE">
      <w:pPr>
        <w:pStyle w:val="TableofFigures"/>
        <w:rPr>
          <w:ins w:id="1214" w:author="Author" w:date="2014-09-04T10:40:00Z"/>
          <w:del w:id="1215" w:author="Author" w:date="2014-10-30T09:53:00Z"/>
          <w:rFonts w:asciiTheme="minorHAnsi" w:eastAsiaTheme="minorEastAsia" w:hAnsiTheme="minorHAnsi" w:cstheme="minorBidi"/>
          <w:sz w:val="22"/>
          <w:szCs w:val="22"/>
        </w:rPr>
      </w:pPr>
      <w:ins w:id="1216" w:author="Author" w:date="2014-09-04T10:40:00Z">
        <w:del w:id="1217" w:author="Author" w:date="2014-10-30T09:53:00Z">
          <w:r w:rsidDel="005D0680">
            <w:delText>Figure 2</w:delText>
          </w:r>
          <w:r w:rsidDel="005D0680">
            <w:noBreakHyphen/>
            <w:delText>2. Claim a factory-reset device without out-of-band registration data</w:delText>
          </w:r>
          <w:r w:rsidDel="005D0680">
            <w:tab/>
            <w:delText>11</w:delText>
          </w:r>
        </w:del>
      </w:ins>
    </w:p>
    <w:p w14:paraId="5905AC53" w14:textId="77777777" w:rsidR="00492DAE" w:rsidDel="005D0680" w:rsidRDefault="00492DAE">
      <w:pPr>
        <w:pStyle w:val="TableofFigures"/>
        <w:rPr>
          <w:ins w:id="1218" w:author="Author" w:date="2014-09-04T10:40:00Z"/>
          <w:del w:id="1219" w:author="Author" w:date="2014-10-30T09:53:00Z"/>
          <w:rFonts w:asciiTheme="minorHAnsi" w:eastAsiaTheme="minorEastAsia" w:hAnsiTheme="minorHAnsi" w:cstheme="minorBidi"/>
          <w:sz w:val="22"/>
          <w:szCs w:val="22"/>
        </w:rPr>
      </w:pPr>
      <w:ins w:id="1220" w:author="Author" w:date="2014-09-04T10:40:00Z">
        <w:del w:id="1221" w:author="Author" w:date="2014-10-30T09:53:00Z">
          <w:r w:rsidDel="005D0680">
            <w:delText>Figure 2</w:delText>
          </w:r>
          <w:r w:rsidDel="005D0680">
            <w:noBreakHyphen/>
            <w:delText>3. Claiming a factory-reset device using out-of-band registration data</w:delText>
          </w:r>
          <w:r w:rsidDel="005D0680">
            <w:tab/>
            <w:delText>12</w:delText>
          </w:r>
        </w:del>
      </w:ins>
    </w:p>
    <w:p w14:paraId="49B0D86C" w14:textId="77777777" w:rsidR="00492DAE" w:rsidDel="005D0680" w:rsidRDefault="00492DAE">
      <w:pPr>
        <w:pStyle w:val="TableofFigures"/>
        <w:rPr>
          <w:ins w:id="1222" w:author="Author" w:date="2014-09-04T10:40:00Z"/>
          <w:del w:id="1223" w:author="Author" w:date="2014-10-30T09:53:00Z"/>
          <w:rFonts w:asciiTheme="minorHAnsi" w:eastAsiaTheme="minorEastAsia" w:hAnsiTheme="minorHAnsi" w:cstheme="minorBidi"/>
          <w:sz w:val="22"/>
          <w:szCs w:val="22"/>
        </w:rPr>
      </w:pPr>
      <w:ins w:id="1224" w:author="Author" w:date="2014-09-04T10:40:00Z">
        <w:del w:id="1225" w:author="Author" w:date="2014-10-30T09:53:00Z">
          <w:r w:rsidDel="005D0680">
            <w:delText>Figure 2</w:delText>
          </w:r>
          <w:r w:rsidDel="005D0680">
            <w:noBreakHyphen/>
            <w:delText>4. Install an ANY-USER policy</w:delText>
          </w:r>
          <w:r w:rsidDel="005D0680">
            <w:tab/>
            <w:delText>13</w:delText>
          </w:r>
        </w:del>
      </w:ins>
    </w:p>
    <w:p w14:paraId="206B9322" w14:textId="77777777" w:rsidR="00492DAE" w:rsidDel="005D0680" w:rsidRDefault="00492DAE">
      <w:pPr>
        <w:pStyle w:val="TableofFigures"/>
        <w:rPr>
          <w:ins w:id="1226" w:author="Author" w:date="2014-09-04T10:40:00Z"/>
          <w:del w:id="1227" w:author="Author" w:date="2014-10-30T09:53:00Z"/>
          <w:rFonts w:asciiTheme="minorHAnsi" w:eastAsiaTheme="minorEastAsia" w:hAnsiTheme="minorHAnsi" w:cstheme="minorBidi"/>
          <w:sz w:val="22"/>
          <w:szCs w:val="22"/>
        </w:rPr>
      </w:pPr>
      <w:ins w:id="1228" w:author="Author" w:date="2014-09-04T10:40:00Z">
        <w:del w:id="1229" w:author="Author" w:date="2014-10-30T09:53:00Z">
          <w:r w:rsidDel="005D0680">
            <w:delText>Figure 2</w:delText>
          </w:r>
          <w:r w:rsidDel="005D0680">
            <w:noBreakHyphen/>
            <w:delText>5. Install a guild-specific policy</w:delText>
          </w:r>
          <w:r w:rsidDel="005D0680">
            <w:tab/>
            <w:delText>14</w:delText>
          </w:r>
        </w:del>
      </w:ins>
    </w:p>
    <w:p w14:paraId="59F84868" w14:textId="77777777" w:rsidR="00492DAE" w:rsidDel="005D0680" w:rsidRDefault="00492DAE">
      <w:pPr>
        <w:pStyle w:val="TableofFigures"/>
        <w:rPr>
          <w:ins w:id="1230" w:author="Author" w:date="2014-09-04T10:40:00Z"/>
          <w:del w:id="1231" w:author="Author" w:date="2014-10-30T09:53:00Z"/>
          <w:rFonts w:asciiTheme="minorHAnsi" w:eastAsiaTheme="minorEastAsia" w:hAnsiTheme="minorHAnsi" w:cstheme="minorBidi"/>
          <w:sz w:val="22"/>
          <w:szCs w:val="22"/>
        </w:rPr>
      </w:pPr>
      <w:ins w:id="1232" w:author="Author" w:date="2014-09-04T10:40:00Z">
        <w:del w:id="1233" w:author="Author" w:date="2014-10-30T09:53:00Z">
          <w:r w:rsidDel="005D0680">
            <w:delText>Figure 2</w:delText>
          </w:r>
          <w:r w:rsidDel="005D0680">
            <w:noBreakHyphen/>
            <w:delText>6. Add an application to a guild</w:delText>
          </w:r>
          <w:r w:rsidDel="005D0680">
            <w:tab/>
            <w:delText>15</w:delText>
          </w:r>
        </w:del>
      </w:ins>
    </w:p>
    <w:p w14:paraId="24FE9B72" w14:textId="77777777" w:rsidR="00492DAE" w:rsidDel="005D0680" w:rsidRDefault="00492DAE">
      <w:pPr>
        <w:pStyle w:val="TableofFigures"/>
        <w:rPr>
          <w:ins w:id="1234" w:author="Author" w:date="2014-09-04T10:40:00Z"/>
          <w:del w:id="1235" w:author="Author" w:date="2014-10-30T09:53:00Z"/>
          <w:rFonts w:asciiTheme="minorHAnsi" w:eastAsiaTheme="minorEastAsia" w:hAnsiTheme="minorHAnsi" w:cstheme="minorBidi"/>
          <w:sz w:val="22"/>
          <w:szCs w:val="22"/>
        </w:rPr>
      </w:pPr>
      <w:ins w:id="1236" w:author="Author" w:date="2014-09-04T10:40:00Z">
        <w:del w:id="1237" w:author="Author" w:date="2014-10-30T09:53:00Z">
          <w:r w:rsidDel="005D0680">
            <w:delText>Figure 2</w:delText>
          </w:r>
          <w:r w:rsidDel="005D0680">
            <w:noBreakHyphen/>
            <w:delText>7. Add a user to a guild</w:delText>
          </w:r>
          <w:r w:rsidDel="005D0680">
            <w:tab/>
            <w:delText>16</w:delText>
          </w:r>
        </w:del>
      </w:ins>
    </w:p>
    <w:p w14:paraId="569E19D6" w14:textId="77777777" w:rsidR="00492DAE" w:rsidDel="005D0680" w:rsidRDefault="00492DAE">
      <w:pPr>
        <w:pStyle w:val="TableofFigures"/>
        <w:rPr>
          <w:ins w:id="1238" w:author="Author" w:date="2014-09-04T10:40:00Z"/>
          <w:del w:id="1239" w:author="Author" w:date="2014-10-30T09:53:00Z"/>
          <w:rFonts w:asciiTheme="minorHAnsi" w:eastAsiaTheme="minorEastAsia" w:hAnsiTheme="minorHAnsi" w:cstheme="minorBidi"/>
          <w:sz w:val="22"/>
          <w:szCs w:val="22"/>
        </w:rPr>
      </w:pPr>
      <w:ins w:id="1240" w:author="Author" w:date="2014-09-04T10:40:00Z">
        <w:del w:id="1241" w:author="Author" w:date="2014-10-30T09:53:00Z">
          <w:r w:rsidDel="005D0680">
            <w:delText>Figure 2</w:delText>
          </w:r>
          <w:r w:rsidDel="005D0680">
            <w:noBreakHyphen/>
            <w:delText>8. Distribution of policy updates and certificate</w:delText>
          </w:r>
          <w:r w:rsidDel="005D0680">
            <w:tab/>
            <w:delText>20</w:delText>
          </w:r>
        </w:del>
      </w:ins>
    </w:p>
    <w:p w14:paraId="0A521424" w14:textId="77777777" w:rsidR="00492DAE" w:rsidDel="005D0680" w:rsidRDefault="00492DAE">
      <w:pPr>
        <w:pStyle w:val="TableofFigures"/>
        <w:rPr>
          <w:ins w:id="1242" w:author="Author" w:date="2014-09-04T10:40:00Z"/>
          <w:del w:id="1243" w:author="Author" w:date="2014-10-30T09:53:00Z"/>
          <w:rFonts w:asciiTheme="minorHAnsi" w:eastAsiaTheme="minorEastAsia" w:hAnsiTheme="minorHAnsi" w:cstheme="minorBidi"/>
          <w:sz w:val="22"/>
          <w:szCs w:val="22"/>
        </w:rPr>
      </w:pPr>
      <w:ins w:id="1244" w:author="Author" w:date="2014-09-04T10:40:00Z">
        <w:del w:id="1245" w:author="Author" w:date="2014-10-30T09:53:00Z">
          <w:r w:rsidDel="005D0680">
            <w:delText>Figure 2</w:delText>
          </w:r>
          <w:r w:rsidDel="005D0680">
            <w:noBreakHyphen/>
            <w:delText>9. Validation Flow</w:delText>
          </w:r>
          <w:r w:rsidDel="005D0680">
            <w:tab/>
            <w:delText>21</w:delText>
          </w:r>
        </w:del>
      </w:ins>
    </w:p>
    <w:p w14:paraId="09DB640D" w14:textId="77777777" w:rsidR="00492DAE" w:rsidDel="005D0680" w:rsidRDefault="00492DAE">
      <w:pPr>
        <w:pStyle w:val="TableofFigures"/>
        <w:rPr>
          <w:ins w:id="1246" w:author="Author" w:date="2014-09-04T10:40:00Z"/>
          <w:del w:id="1247" w:author="Author" w:date="2014-10-30T09:53:00Z"/>
          <w:rFonts w:asciiTheme="minorHAnsi" w:eastAsiaTheme="minorEastAsia" w:hAnsiTheme="minorHAnsi" w:cstheme="minorBidi"/>
          <w:sz w:val="22"/>
          <w:szCs w:val="22"/>
        </w:rPr>
      </w:pPr>
      <w:ins w:id="1248" w:author="Author" w:date="2014-09-04T10:40:00Z">
        <w:del w:id="1249" w:author="Author" w:date="2014-10-30T09:53:00Z">
          <w:r w:rsidDel="005D0680">
            <w:delText>Figure 2</w:delText>
          </w:r>
          <w:r w:rsidDel="005D0680">
            <w:noBreakHyphen/>
            <w:delText>10. Validating a consumer policy</w:delText>
          </w:r>
          <w:r w:rsidDel="005D0680">
            <w:tab/>
            <w:delText>22</w:delText>
          </w:r>
        </w:del>
      </w:ins>
    </w:p>
    <w:p w14:paraId="4099F853" w14:textId="77777777" w:rsidR="00492DAE" w:rsidDel="005D0680" w:rsidRDefault="00492DAE">
      <w:pPr>
        <w:pStyle w:val="TableofFigures"/>
        <w:rPr>
          <w:ins w:id="1250" w:author="Author" w:date="2014-09-04T10:40:00Z"/>
          <w:del w:id="1251" w:author="Author" w:date="2014-10-30T09:53:00Z"/>
          <w:rFonts w:asciiTheme="minorHAnsi" w:eastAsiaTheme="minorEastAsia" w:hAnsiTheme="minorHAnsi" w:cstheme="minorBidi"/>
          <w:sz w:val="22"/>
          <w:szCs w:val="22"/>
        </w:rPr>
      </w:pPr>
      <w:ins w:id="1252" w:author="Author" w:date="2014-09-04T10:40:00Z">
        <w:del w:id="1253" w:author="Author" w:date="2014-10-30T09:53:00Z">
          <w:r w:rsidDel="005D0680">
            <w:delText>Figure 2</w:delText>
          </w:r>
          <w:r w:rsidDel="005D0680">
            <w:noBreakHyphen/>
            <w:delText>11. Exchange a trust profile</w:delText>
          </w:r>
          <w:r w:rsidDel="005D0680">
            <w:tab/>
            <w:delText>23</w:delText>
          </w:r>
        </w:del>
      </w:ins>
    </w:p>
    <w:p w14:paraId="6DD86B6E" w14:textId="77777777" w:rsidR="00492DAE" w:rsidDel="005D0680" w:rsidRDefault="00492DAE">
      <w:pPr>
        <w:pStyle w:val="TableofFigures"/>
        <w:rPr>
          <w:ins w:id="1254" w:author="Author" w:date="2014-09-04T10:40:00Z"/>
          <w:del w:id="1255" w:author="Author" w:date="2014-10-30T09:53:00Z"/>
          <w:rFonts w:asciiTheme="minorHAnsi" w:eastAsiaTheme="minorEastAsia" w:hAnsiTheme="minorHAnsi" w:cstheme="minorBidi"/>
          <w:sz w:val="22"/>
          <w:szCs w:val="22"/>
        </w:rPr>
      </w:pPr>
      <w:ins w:id="1256" w:author="Author" w:date="2014-09-04T10:40:00Z">
        <w:del w:id="1257" w:author="Author" w:date="2014-10-30T09:53:00Z">
          <w:r w:rsidDel="005D0680">
            <w:delText>Figure 2</w:delText>
          </w:r>
          <w:r w:rsidDel="005D0680">
            <w:noBreakHyphen/>
            <w:delText>12. Anonymous access</w:delText>
          </w:r>
          <w:r w:rsidDel="005D0680">
            <w:tab/>
            <w:delText>24</w:delText>
          </w:r>
        </w:del>
      </w:ins>
    </w:p>
    <w:p w14:paraId="229E4EA7" w14:textId="77777777" w:rsidR="00492DAE" w:rsidDel="005D0680" w:rsidRDefault="00492DAE">
      <w:pPr>
        <w:pStyle w:val="TableofFigures"/>
        <w:rPr>
          <w:ins w:id="1258" w:author="Author" w:date="2014-09-04T10:40:00Z"/>
          <w:del w:id="1259" w:author="Author" w:date="2014-10-30T09:53:00Z"/>
          <w:rFonts w:asciiTheme="minorHAnsi" w:eastAsiaTheme="minorEastAsia" w:hAnsiTheme="minorHAnsi" w:cstheme="minorBidi"/>
          <w:sz w:val="22"/>
          <w:szCs w:val="22"/>
        </w:rPr>
      </w:pPr>
      <w:ins w:id="1260" w:author="Author" w:date="2014-09-04T10:40:00Z">
        <w:del w:id="1261" w:author="Author" w:date="2014-10-30T09:53:00Z">
          <w:r w:rsidDel="005D0680">
            <w:delText>Figure 2</w:delText>
          </w:r>
          <w:r w:rsidDel="005D0680">
            <w:noBreakHyphen/>
            <w:delText>13. Validating an admin user</w:delText>
          </w:r>
          <w:r w:rsidDel="005D0680">
            <w:tab/>
            <w:delText>25</w:delText>
          </w:r>
        </w:del>
      </w:ins>
    </w:p>
    <w:p w14:paraId="2E3C2187" w14:textId="77777777" w:rsidR="00492DAE" w:rsidDel="005D0680" w:rsidRDefault="00492DAE">
      <w:pPr>
        <w:pStyle w:val="TableofFigures"/>
        <w:rPr>
          <w:ins w:id="1262" w:author="Author" w:date="2014-09-04T10:40:00Z"/>
          <w:del w:id="1263" w:author="Author" w:date="2014-10-30T09:53:00Z"/>
          <w:rFonts w:asciiTheme="minorHAnsi" w:eastAsiaTheme="minorEastAsia" w:hAnsiTheme="minorHAnsi" w:cstheme="minorBidi"/>
          <w:sz w:val="22"/>
          <w:szCs w:val="22"/>
        </w:rPr>
      </w:pPr>
      <w:ins w:id="1264" w:author="Author" w:date="2014-09-04T10:40:00Z">
        <w:del w:id="1265" w:author="Author" w:date="2014-10-30T09:53:00Z">
          <w:r w:rsidDel="005D0680">
            <w:delText>Figure 2</w:delText>
          </w:r>
          <w:r w:rsidDel="005D0680">
            <w:noBreakHyphen/>
            <w:delText>14. Validating a session-based signal</w:delText>
          </w:r>
          <w:r w:rsidDel="005D0680">
            <w:tab/>
            <w:delText>26</w:delText>
          </w:r>
        </w:del>
      </w:ins>
    </w:p>
    <w:p w14:paraId="53DF0F1C" w14:textId="77777777" w:rsidR="00492DAE" w:rsidDel="005D0680" w:rsidRDefault="00492DAE">
      <w:pPr>
        <w:pStyle w:val="TableofFigures"/>
        <w:rPr>
          <w:ins w:id="1266" w:author="Author" w:date="2014-09-04T10:40:00Z"/>
          <w:del w:id="1267" w:author="Author" w:date="2014-10-30T09:53:00Z"/>
          <w:rFonts w:asciiTheme="minorHAnsi" w:eastAsiaTheme="minorEastAsia" w:hAnsiTheme="minorHAnsi" w:cstheme="minorBidi"/>
          <w:sz w:val="22"/>
          <w:szCs w:val="22"/>
        </w:rPr>
      </w:pPr>
      <w:ins w:id="1268" w:author="Author" w:date="2014-09-04T10:40:00Z">
        <w:del w:id="1269" w:author="Author" w:date="2014-10-30T09:53:00Z">
          <w:r w:rsidDel="005D0680">
            <w:delText>Figure 2</w:delText>
          </w:r>
          <w:r w:rsidDel="005D0680">
            <w:noBreakHyphen/>
            <w:delText>15: Authorization Data Format Structure</w:delText>
          </w:r>
          <w:r w:rsidDel="005D0680">
            <w:tab/>
            <w:delText>27</w:delText>
          </w:r>
        </w:del>
      </w:ins>
    </w:p>
    <w:p w14:paraId="2F53818F" w14:textId="77777777" w:rsidR="00492DAE" w:rsidDel="005D0680" w:rsidRDefault="00492DAE">
      <w:pPr>
        <w:pStyle w:val="TableofFigures"/>
        <w:rPr>
          <w:ins w:id="1270" w:author="Author" w:date="2014-09-04T10:40:00Z"/>
          <w:del w:id="1271" w:author="Author" w:date="2014-10-30T09:53:00Z"/>
          <w:rFonts w:asciiTheme="minorHAnsi" w:eastAsiaTheme="minorEastAsia" w:hAnsiTheme="minorHAnsi" w:cstheme="minorBidi"/>
          <w:sz w:val="22"/>
          <w:szCs w:val="22"/>
        </w:rPr>
      </w:pPr>
      <w:ins w:id="1272" w:author="Author" w:date="2014-09-04T10:40:00Z">
        <w:del w:id="1273" w:author="Author" w:date="2014-10-30T09:53:00Z">
          <w:r w:rsidDel="005D0680">
            <w:delText>Figure 2</w:delText>
          </w:r>
          <w:r w:rsidDel="005D0680">
            <w:noBreakHyphen/>
            <w:delText>16. Use case - users set up by Dad</w:delText>
          </w:r>
          <w:r w:rsidDel="005D0680">
            <w:tab/>
            <w:delText>39</w:delText>
          </w:r>
        </w:del>
      </w:ins>
    </w:p>
    <w:p w14:paraId="319E235E" w14:textId="77777777" w:rsidR="00492DAE" w:rsidDel="005D0680" w:rsidRDefault="00492DAE">
      <w:pPr>
        <w:pStyle w:val="TableofFigures"/>
        <w:rPr>
          <w:ins w:id="1274" w:author="Author" w:date="2014-09-04T10:40:00Z"/>
          <w:del w:id="1275" w:author="Author" w:date="2014-10-30T09:53:00Z"/>
          <w:rFonts w:asciiTheme="minorHAnsi" w:eastAsiaTheme="minorEastAsia" w:hAnsiTheme="minorHAnsi" w:cstheme="minorBidi"/>
          <w:sz w:val="22"/>
          <w:szCs w:val="22"/>
        </w:rPr>
      </w:pPr>
      <w:ins w:id="1276" w:author="Author" w:date="2014-09-04T10:40:00Z">
        <w:del w:id="1277" w:author="Author" w:date="2014-10-30T09:53:00Z">
          <w:r w:rsidDel="005D0680">
            <w:delText>Figure 2</w:delText>
          </w:r>
          <w:r w:rsidDel="005D0680">
            <w:noBreakHyphen/>
            <w:delText>17. Use case - living room set up by Dad</w:delText>
          </w:r>
          <w:r w:rsidDel="005D0680">
            <w:tab/>
            <w:delText>40</w:delText>
          </w:r>
        </w:del>
      </w:ins>
    </w:p>
    <w:p w14:paraId="1ABF8D84" w14:textId="77777777" w:rsidR="00492DAE" w:rsidDel="005D0680" w:rsidRDefault="00492DAE">
      <w:pPr>
        <w:pStyle w:val="TableofFigures"/>
        <w:rPr>
          <w:ins w:id="1278" w:author="Author" w:date="2014-09-04T10:40:00Z"/>
          <w:del w:id="1279" w:author="Author" w:date="2014-10-30T09:53:00Z"/>
          <w:rFonts w:asciiTheme="minorHAnsi" w:eastAsiaTheme="minorEastAsia" w:hAnsiTheme="minorHAnsi" w:cstheme="minorBidi"/>
          <w:sz w:val="22"/>
          <w:szCs w:val="22"/>
        </w:rPr>
      </w:pPr>
      <w:ins w:id="1280" w:author="Author" w:date="2014-09-04T10:40:00Z">
        <w:del w:id="1281" w:author="Author" w:date="2014-10-30T09:53:00Z">
          <w:r w:rsidDel="005D0680">
            <w:delText>Figure 2</w:delText>
          </w:r>
          <w:r w:rsidDel="005D0680">
            <w:noBreakHyphen/>
            <w:delText>18. Use case - son's bedroom set up by son</w:delText>
          </w:r>
          <w:r w:rsidDel="005D0680">
            <w:tab/>
            <w:delText>41</w:delText>
          </w:r>
        </w:del>
      </w:ins>
    </w:p>
    <w:p w14:paraId="41A4B58E" w14:textId="77777777" w:rsidR="00492DAE" w:rsidDel="005D0680" w:rsidRDefault="00492DAE">
      <w:pPr>
        <w:pStyle w:val="TableofFigures"/>
        <w:rPr>
          <w:ins w:id="1282" w:author="Author" w:date="2014-09-04T10:40:00Z"/>
          <w:del w:id="1283" w:author="Author" w:date="2014-10-30T09:53:00Z"/>
          <w:rFonts w:asciiTheme="minorHAnsi" w:eastAsiaTheme="minorEastAsia" w:hAnsiTheme="minorHAnsi" w:cstheme="minorBidi"/>
          <w:sz w:val="22"/>
          <w:szCs w:val="22"/>
        </w:rPr>
      </w:pPr>
      <w:ins w:id="1284" w:author="Author" w:date="2014-09-04T10:40:00Z">
        <w:del w:id="1285" w:author="Author" w:date="2014-10-30T09:53:00Z">
          <w:r w:rsidDel="005D0680">
            <w:delText>Figure 2</w:delText>
          </w:r>
          <w:r w:rsidDel="005D0680">
            <w:noBreakHyphen/>
            <w:delText>19. Use case - master bedroom set up by Dad</w:delText>
          </w:r>
          <w:r w:rsidDel="005D0680">
            <w:tab/>
            <w:delText>42</w:delText>
          </w:r>
        </w:del>
      </w:ins>
    </w:p>
    <w:p w14:paraId="66D5CFB1" w14:textId="77777777" w:rsidR="00492DAE" w:rsidDel="005D0680" w:rsidRDefault="00492DAE">
      <w:pPr>
        <w:pStyle w:val="TableofFigures"/>
        <w:rPr>
          <w:ins w:id="1286" w:author="Author" w:date="2014-09-04T10:40:00Z"/>
          <w:del w:id="1287" w:author="Author" w:date="2014-10-30T09:53:00Z"/>
          <w:rFonts w:asciiTheme="minorHAnsi" w:eastAsiaTheme="minorEastAsia" w:hAnsiTheme="minorHAnsi" w:cstheme="minorBidi"/>
          <w:sz w:val="22"/>
          <w:szCs w:val="22"/>
        </w:rPr>
      </w:pPr>
      <w:ins w:id="1288" w:author="Author" w:date="2014-09-04T10:40:00Z">
        <w:del w:id="1289" w:author="Author" w:date="2014-10-30T09:53:00Z">
          <w:r w:rsidDel="005D0680">
            <w:delText>Figure 2</w:delText>
          </w:r>
          <w:r w:rsidDel="005D0680">
            <w:noBreakHyphen/>
            <w:delText>20. Use case – Son can control different TVs in the house</w:delText>
          </w:r>
          <w:r w:rsidDel="005D0680">
            <w:tab/>
            <w:delText>43</w:delText>
          </w:r>
        </w:del>
      </w:ins>
    </w:p>
    <w:p w14:paraId="338DA19A" w14:textId="77777777" w:rsidR="00492DAE" w:rsidDel="005D0680" w:rsidRDefault="00492DAE">
      <w:pPr>
        <w:pStyle w:val="TableofFigures"/>
        <w:rPr>
          <w:ins w:id="1290" w:author="Author" w:date="2014-09-04T10:40:00Z"/>
          <w:del w:id="1291" w:author="Author" w:date="2014-10-30T09:53:00Z"/>
          <w:rFonts w:asciiTheme="minorHAnsi" w:eastAsiaTheme="minorEastAsia" w:hAnsiTheme="minorHAnsi" w:cstheme="minorBidi"/>
          <w:sz w:val="22"/>
          <w:szCs w:val="22"/>
        </w:rPr>
      </w:pPr>
      <w:ins w:id="1292" w:author="Author" w:date="2014-09-04T10:40:00Z">
        <w:del w:id="1293" w:author="Author" w:date="2014-10-30T09:53:00Z">
          <w:r w:rsidDel="005D0680">
            <w:delText>Figure 2</w:delText>
          </w:r>
          <w:r w:rsidDel="005D0680">
            <w:noBreakHyphen/>
            <w:delText>21. Use case - Living room tablet controls TVs</w:delText>
          </w:r>
          <w:r w:rsidDel="005D0680">
            <w:tab/>
            <w:delText>44</w:delText>
          </w:r>
        </w:del>
      </w:ins>
    </w:p>
    <w:p w14:paraId="5B7D64CA" w14:textId="77777777" w:rsidR="00DF5298" w:rsidDel="005D0680" w:rsidRDefault="00DF5298">
      <w:pPr>
        <w:pStyle w:val="TableofFigures"/>
        <w:rPr>
          <w:del w:id="1294" w:author="Author" w:date="2014-10-30T09:53:00Z"/>
          <w:rFonts w:asciiTheme="minorHAnsi" w:eastAsiaTheme="minorEastAsia" w:hAnsiTheme="minorHAnsi" w:cstheme="minorBidi"/>
          <w:sz w:val="22"/>
          <w:szCs w:val="22"/>
        </w:rPr>
      </w:pPr>
      <w:del w:id="1295" w:author="Author" w:date="2014-10-30T09:53:00Z">
        <w:r w:rsidDel="005D0680">
          <w:delText>Figure 2</w:delText>
        </w:r>
        <w:r w:rsidDel="005D0680">
          <w:noBreakHyphen/>
          <w:delText>1. Security system diagram</w:delText>
        </w:r>
        <w:r w:rsidDel="005D0680">
          <w:tab/>
        </w:r>
        <w:r w:rsidR="00776C0A" w:rsidDel="005D0680">
          <w:delText>8</w:delText>
        </w:r>
      </w:del>
    </w:p>
    <w:p w14:paraId="74907D09" w14:textId="77777777" w:rsidR="00DF5298" w:rsidDel="005D0680" w:rsidRDefault="00DF5298">
      <w:pPr>
        <w:pStyle w:val="TableofFigures"/>
        <w:rPr>
          <w:del w:id="1296" w:author="Author" w:date="2014-10-30T09:53:00Z"/>
          <w:rFonts w:asciiTheme="minorHAnsi" w:eastAsiaTheme="minorEastAsia" w:hAnsiTheme="minorHAnsi" w:cstheme="minorBidi"/>
          <w:sz w:val="22"/>
          <w:szCs w:val="22"/>
        </w:rPr>
      </w:pPr>
      <w:del w:id="1297" w:author="Author" w:date="2014-10-30T09:53:00Z">
        <w:r w:rsidDel="005D0680">
          <w:delText>Figure 2</w:delText>
        </w:r>
        <w:r w:rsidDel="005D0680">
          <w:noBreakHyphen/>
          <w:delText>2. Claim a factory-reset device without out-of-band registration data</w:delText>
        </w:r>
        <w:r w:rsidDel="005D0680">
          <w:tab/>
        </w:r>
        <w:r w:rsidR="00776C0A" w:rsidDel="005D0680">
          <w:delText>11</w:delText>
        </w:r>
      </w:del>
    </w:p>
    <w:p w14:paraId="6619B26F" w14:textId="77777777" w:rsidR="00DF5298" w:rsidDel="005D0680" w:rsidRDefault="00DF5298">
      <w:pPr>
        <w:pStyle w:val="TableofFigures"/>
        <w:rPr>
          <w:del w:id="1298" w:author="Author" w:date="2014-10-30T09:53:00Z"/>
          <w:rFonts w:asciiTheme="minorHAnsi" w:eastAsiaTheme="minorEastAsia" w:hAnsiTheme="minorHAnsi" w:cstheme="minorBidi"/>
          <w:sz w:val="22"/>
          <w:szCs w:val="22"/>
        </w:rPr>
      </w:pPr>
      <w:del w:id="1299" w:author="Author" w:date="2014-10-30T09:53:00Z">
        <w:r w:rsidDel="005D0680">
          <w:delText>Figure 2</w:delText>
        </w:r>
        <w:r w:rsidDel="005D0680">
          <w:noBreakHyphen/>
          <w:delText>3. Claiming a factory-reset device using out-of-band registration data</w:delText>
        </w:r>
        <w:r w:rsidDel="005D0680">
          <w:tab/>
        </w:r>
        <w:r w:rsidR="00776C0A" w:rsidDel="005D0680">
          <w:delText>12</w:delText>
        </w:r>
      </w:del>
    </w:p>
    <w:p w14:paraId="02DF4962" w14:textId="77777777" w:rsidR="00DF5298" w:rsidDel="005D0680" w:rsidRDefault="00DF5298">
      <w:pPr>
        <w:pStyle w:val="TableofFigures"/>
        <w:rPr>
          <w:del w:id="1300" w:author="Author" w:date="2014-10-30T09:53:00Z"/>
          <w:rFonts w:asciiTheme="minorHAnsi" w:eastAsiaTheme="minorEastAsia" w:hAnsiTheme="minorHAnsi" w:cstheme="minorBidi"/>
          <w:sz w:val="22"/>
          <w:szCs w:val="22"/>
        </w:rPr>
      </w:pPr>
      <w:del w:id="1301" w:author="Author" w:date="2014-10-30T09:53:00Z">
        <w:r w:rsidDel="005D0680">
          <w:delText>Figure 2</w:delText>
        </w:r>
        <w:r w:rsidDel="005D0680">
          <w:noBreakHyphen/>
          <w:delText>4. Install an ANY-USER policy</w:delText>
        </w:r>
        <w:r w:rsidDel="005D0680">
          <w:tab/>
        </w:r>
        <w:r w:rsidR="00776C0A" w:rsidDel="005D0680">
          <w:delText>13</w:delText>
        </w:r>
      </w:del>
    </w:p>
    <w:p w14:paraId="4B0EEE25" w14:textId="77777777" w:rsidR="00DF5298" w:rsidDel="005D0680" w:rsidRDefault="00DF5298">
      <w:pPr>
        <w:pStyle w:val="TableofFigures"/>
        <w:rPr>
          <w:del w:id="1302" w:author="Author" w:date="2014-10-30T09:53:00Z"/>
          <w:rFonts w:asciiTheme="minorHAnsi" w:eastAsiaTheme="minorEastAsia" w:hAnsiTheme="minorHAnsi" w:cstheme="minorBidi"/>
          <w:sz w:val="22"/>
          <w:szCs w:val="22"/>
        </w:rPr>
      </w:pPr>
      <w:del w:id="1303" w:author="Author" w:date="2014-10-30T09:53:00Z">
        <w:r w:rsidDel="005D0680">
          <w:delText>Figure 2</w:delText>
        </w:r>
        <w:r w:rsidDel="005D0680">
          <w:noBreakHyphen/>
          <w:delText>5. Install a guild-specific policy</w:delText>
        </w:r>
        <w:r w:rsidDel="005D0680">
          <w:tab/>
        </w:r>
        <w:r w:rsidR="00776C0A" w:rsidDel="005D0680">
          <w:delText>14</w:delText>
        </w:r>
      </w:del>
    </w:p>
    <w:p w14:paraId="16D2EE78" w14:textId="77777777" w:rsidR="00DF5298" w:rsidDel="005D0680" w:rsidRDefault="00DF5298">
      <w:pPr>
        <w:pStyle w:val="TableofFigures"/>
        <w:rPr>
          <w:del w:id="1304" w:author="Author" w:date="2014-10-30T09:53:00Z"/>
          <w:rFonts w:asciiTheme="minorHAnsi" w:eastAsiaTheme="minorEastAsia" w:hAnsiTheme="minorHAnsi" w:cstheme="minorBidi"/>
          <w:sz w:val="22"/>
          <w:szCs w:val="22"/>
        </w:rPr>
      </w:pPr>
      <w:del w:id="1305" w:author="Author" w:date="2014-10-30T09:53:00Z">
        <w:r w:rsidDel="005D0680">
          <w:delText>Figure 2</w:delText>
        </w:r>
        <w:r w:rsidDel="005D0680">
          <w:noBreakHyphen/>
          <w:delText>6. Add an application to a guild</w:delText>
        </w:r>
        <w:r w:rsidDel="005D0680">
          <w:tab/>
        </w:r>
        <w:r w:rsidR="00776C0A" w:rsidDel="005D0680">
          <w:delText>15</w:delText>
        </w:r>
      </w:del>
    </w:p>
    <w:p w14:paraId="351320BA" w14:textId="77777777" w:rsidR="00DF5298" w:rsidDel="005D0680" w:rsidRDefault="00DF5298">
      <w:pPr>
        <w:pStyle w:val="TableofFigures"/>
        <w:rPr>
          <w:del w:id="1306" w:author="Author" w:date="2014-10-30T09:53:00Z"/>
          <w:rFonts w:asciiTheme="minorHAnsi" w:eastAsiaTheme="minorEastAsia" w:hAnsiTheme="minorHAnsi" w:cstheme="minorBidi"/>
          <w:sz w:val="22"/>
          <w:szCs w:val="22"/>
        </w:rPr>
      </w:pPr>
      <w:del w:id="1307" w:author="Author" w:date="2014-10-30T09:53:00Z">
        <w:r w:rsidDel="005D0680">
          <w:delText>Figure 2</w:delText>
        </w:r>
        <w:r w:rsidDel="005D0680">
          <w:noBreakHyphen/>
          <w:delText>7. Add a user to a guild</w:delText>
        </w:r>
        <w:r w:rsidDel="005D0680">
          <w:tab/>
        </w:r>
        <w:r w:rsidR="00776C0A" w:rsidDel="005D0680">
          <w:delText>16</w:delText>
        </w:r>
      </w:del>
    </w:p>
    <w:p w14:paraId="39DB3CB6" w14:textId="77777777" w:rsidR="00DF5298" w:rsidDel="005D0680" w:rsidRDefault="00DF5298">
      <w:pPr>
        <w:pStyle w:val="TableofFigures"/>
        <w:rPr>
          <w:del w:id="1308" w:author="Author" w:date="2014-10-30T09:53:00Z"/>
          <w:rFonts w:asciiTheme="minorHAnsi" w:eastAsiaTheme="minorEastAsia" w:hAnsiTheme="minorHAnsi" w:cstheme="minorBidi"/>
          <w:sz w:val="22"/>
          <w:szCs w:val="22"/>
        </w:rPr>
      </w:pPr>
      <w:del w:id="1309" w:author="Author" w:date="2014-10-30T09:53:00Z">
        <w:r w:rsidDel="005D0680">
          <w:delText>Figure 2</w:delText>
        </w:r>
        <w:r w:rsidDel="005D0680">
          <w:noBreakHyphen/>
          <w:delText>8. Distribution of policy updates and certificate</w:delText>
        </w:r>
        <w:r w:rsidDel="005D0680">
          <w:tab/>
        </w:r>
        <w:r w:rsidR="00776C0A" w:rsidDel="005D0680">
          <w:delText>20</w:delText>
        </w:r>
      </w:del>
    </w:p>
    <w:p w14:paraId="2AB4F45A" w14:textId="77777777" w:rsidR="00DF5298" w:rsidDel="005D0680" w:rsidRDefault="00DF5298">
      <w:pPr>
        <w:pStyle w:val="TableofFigures"/>
        <w:rPr>
          <w:del w:id="1310" w:author="Author" w:date="2014-10-30T09:53:00Z"/>
          <w:rFonts w:asciiTheme="minorHAnsi" w:eastAsiaTheme="minorEastAsia" w:hAnsiTheme="minorHAnsi" w:cstheme="minorBidi"/>
          <w:sz w:val="22"/>
          <w:szCs w:val="22"/>
        </w:rPr>
      </w:pPr>
      <w:del w:id="1311" w:author="Author" w:date="2014-10-30T09:53:00Z">
        <w:r w:rsidDel="005D0680">
          <w:delText>Figure 2</w:delText>
        </w:r>
        <w:r w:rsidDel="005D0680">
          <w:noBreakHyphen/>
          <w:delText>9. Validation Flow</w:delText>
        </w:r>
        <w:r w:rsidDel="005D0680">
          <w:tab/>
        </w:r>
        <w:r w:rsidR="00776C0A" w:rsidDel="005D0680">
          <w:delText>21</w:delText>
        </w:r>
      </w:del>
    </w:p>
    <w:p w14:paraId="7B0ED930" w14:textId="77777777" w:rsidR="00DF5298" w:rsidDel="005D0680" w:rsidRDefault="00DF5298">
      <w:pPr>
        <w:pStyle w:val="TableofFigures"/>
        <w:rPr>
          <w:del w:id="1312" w:author="Author" w:date="2014-10-30T09:53:00Z"/>
          <w:rFonts w:asciiTheme="minorHAnsi" w:eastAsiaTheme="minorEastAsia" w:hAnsiTheme="minorHAnsi" w:cstheme="minorBidi"/>
          <w:sz w:val="22"/>
          <w:szCs w:val="22"/>
        </w:rPr>
      </w:pPr>
      <w:del w:id="1313" w:author="Author" w:date="2014-10-30T09:53:00Z">
        <w:r w:rsidDel="005D0680">
          <w:delText>Figure 2</w:delText>
        </w:r>
        <w:r w:rsidDel="005D0680">
          <w:noBreakHyphen/>
          <w:delText>10. Validating a consumer policy</w:delText>
        </w:r>
        <w:r w:rsidDel="005D0680">
          <w:tab/>
        </w:r>
        <w:r w:rsidR="00776C0A" w:rsidDel="005D0680">
          <w:delText>22</w:delText>
        </w:r>
      </w:del>
    </w:p>
    <w:p w14:paraId="03AF04FF" w14:textId="77777777" w:rsidR="00DF5298" w:rsidDel="005D0680" w:rsidRDefault="00DF5298">
      <w:pPr>
        <w:pStyle w:val="TableofFigures"/>
        <w:rPr>
          <w:del w:id="1314" w:author="Author" w:date="2014-10-30T09:53:00Z"/>
          <w:rFonts w:asciiTheme="minorHAnsi" w:eastAsiaTheme="minorEastAsia" w:hAnsiTheme="minorHAnsi" w:cstheme="minorBidi"/>
          <w:sz w:val="22"/>
          <w:szCs w:val="22"/>
        </w:rPr>
      </w:pPr>
      <w:del w:id="1315" w:author="Author" w:date="2014-10-30T09:53:00Z">
        <w:r w:rsidDel="005D0680">
          <w:delText>Figure 2</w:delText>
        </w:r>
        <w:r w:rsidDel="005D0680">
          <w:noBreakHyphen/>
          <w:delText>11. Exchange a trust profile</w:delText>
        </w:r>
        <w:r w:rsidDel="005D0680">
          <w:tab/>
        </w:r>
        <w:r w:rsidR="00776C0A" w:rsidDel="005D0680">
          <w:delText>23</w:delText>
        </w:r>
      </w:del>
    </w:p>
    <w:p w14:paraId="6C5F562B" w14:textId="77777777" w:rsidR="00DF5298" w:rsidDel="005D0680" w:rsidRDefault="00DF5298">
      <w:pPr>
        <w:pStyle w:val="TableofFigures"/>
        <w:rPr>
          <w:del w:id="1316" w:author="Author" w:date="2014-10-30T09:53:00Z"/>
          <w:rFonts w:asciiTheme="minorHAnsi" w:eastAsiaTheme="minorEastAsia" w:hAnsiTheme="minorHAnsi" w:cstheme="minorBidi"/>
          <w:sz w:val="22"/>
          <w:szCs w:val="22"/>
        </w:rPr>
      </w:pPr>
      <w:del w:id="1317" w:author="Author" w:date="2014-10-30T09:53:00Z">
        <w:r w:rsidDel="005D0680">
          <w:delText>Figure 2</w:delText>
        </w:r>
        <w:r w:rsidDel="005D0680">
          <w:noBreakHyphen/>
          <w:delText>12. Anonymous access</w:delText>
        </w:r>
        <w:r w:rsidDel="005D0680">
          <w:tab/>
        </w:r>
        <w:r w:rsidR="00776C0A" w:rsidDel="005D0680">
          <w:delText>24</w:delText>
        </w:r>
      </w:del>
    </w:p>
    <w:p w14:paraId="20799DEB" w14:textId="77777777" w:rsidR="00DF5298" w:rsidDel="005D0680" w:rsidRDefault="00DF5298">
      <w:pPr>
        <w:pStyle w:val="TableofFigures"/>
        <w:rPr>
          <w:del w:id="1318" w:author="Author" w:date="2014-10-30T09:53:00Z"/>
          <w:rFonts w:asciiTheme="minorHAnsi" w:eastAsiaTheme="minorEastAsia" w:hAnsiTheme="minorHAnsi" w:cstheme="minorBidi"/>
          <w:sz w:val="22"/>
          <w:szCs w:val="22"/>
        </w:rPr>
      </w:pPr>
      <w:del w:id="1319" w:author="Author" w:date="2014-10-30T09:53:00Z">
        <w:r w:rsidDel="005D0680">
          <w:delText>Figure 2</w:delText>
        </w:r>
        <w:r w:rsidDel="005D0680">
          <w:noBreakHyphen/>
          <w:delText>13. Validating an admin user</w:delText>
        </w:r>
        <w:r w:rsidDel="005D0680">
          <w:tab/>
        </w:r>
        <w:r w:rsidR="00776C0A" w:rsidDel="005D0680">
          <w:delText>25</w:delText>
        </w:r>
      </w:del>
    </w:p>
    <w:p w14:paraId="74AC023B" w14:textId="77777777" w:rsidR="00DF5298" w:rsidDel="005D0680" w:rsidRDefault="00DF5298">
      <w:pPr>
        <w:pStyle w:val="TableofFigures"/>
        <w:rPr>
          <w:del w:id="1320" w:author="Author" w:date="2014-10-30T09:53:00Z"/>
          <w:rFonts w:asciiTheme="minorHAnsi" w:eastAsiaTheme="minorEastAsia" w:hAnsiTheme="minorHAnsi" w:cstheme="minorBidi"/>
          <w:sz w:val="22"/>
          <w:szCs w:val="22"/>
        </w:rPr>
      </w:pPr>
      <w:del w:id="1321" w:author="Author" w:date="2014-10-30T09:53:00Z">
        <w:r w:rsidDel="005D0680">
          <w:delText>Figure 2</w:delText>
        </w:r>
        <w:r w:rsidDel="005D0680">
          <w:noBreakHyphen/>
          <w:delText>14. Validating a session-based signal</w:delText>
        </w:r>
        <w:r w:rsidDel="005D0680">
          <w:tab/>
        </w:r>
        <w:r w:rsidR="00776C0A" w:rsidDel="005D0680">
          <w:delText>26</w:delText>
        </w:r>
      </w:del>
    </w:p>
    <w:p w14:paraId="05DE84AD" w14:textId="77777777" w:rsidR="00DF5298" w:rsidDel="005D0680" w:rsidRDefault="00DF5298">
      <w:pPr>
        <w:pStyle w:val="TableofFigures"/>
        <w:rPr>
          <w:del w:id="1322" w:author="Author" w:date="2014-10-30T09:53:00Z"/>
          <w:rFonts w:asciiTheme="minorHAnsi" w:eastAsiaTheme="minorEastAsia" w:hAnsiTheme="minorHAnsi" w:cstheme="minorBidi"/>
          <w:sz w:val="22"/>
          <w:szCs w:val="22"/>
        </w:rPr>
      </w:pPr>
      <w:del w:id="1323" w:author="Author" w:date="2014-10-30T09:53:00Z">
        <w:r w:rsidDel="005D0680">
          <w:delText>Figure 2</w:delText>
        </w:r>
        <w:r w:rsidDel="005D0680">
          <w:noBreakHyphen/>
          <w:delText>15: Authorization Data Format Structure</w:delText>
        </w:r>
        <w:r w:rsidDel="005D0680">
          <w:tab/>
        </w:r>
        <w:r w:rsidR="00776C0A" w:rsidDel="005D0680">
          <w:delText>27</w:delText>
        </w:r>
      </w:del>
    </w:p>
    <w:p w14:paraId="4494A269" w14:textId="77777777" w:rsidR="00DF5298" w:rsidDel="005D0680" w:rsidRDefault="00DF5298">
      <w:pPr>
        <w:pStyle w:val="TableofFigures"/>
        <w:rPr>
          <w:del w:id="1324" w:author="Author" w:date="2014-10-30T09:53:00Z"/>
          <w:rFonts w:asciiTheme="minorHAnsi" w:eastAsiaTheme="minorEastAsia" w:hAnsiTheme="minorHAnsi" w:cstheme="minorBidi"/>
          <w:sz w:val="22"/>
          <w:szCs w:val="22"/>
        </w:rPr>
      </w:pPr>
      <w:del w:id="1325" w:author="Author" w:date="2014-10-30T09:53:00Z">
        <w:r w:rsidDel="005D0680">
          <w:delText>Figure 2</w:delText>
        </w:r>
        <w:r w:rsidDel="005D0680">
          <w:noBreakHyphen/>
          <w:delText>16. Use case - users set up by Dad</w:delText>
        </w:r>
        <w:r w:rsidDel="005D0680">
          <w:tab/>
        </w:r>
        <w:r w:rsidR="00776C0A" w:rsidDel="005D0680">
          <w:delText>39</w:delText>
        </w:r>
      </w:del>
    </w:p>
    <w:p w14:paraId="15276D84" w14:textId="77777777" w:rsidR="00DF5298" w:rsidDel="005D0680" w:rsidRDefault="00DF5298">
      <w:pPr>
        <w:pStyle w:val="TableofFigures"/>
        <w:rPr>
          <w:del w:id="1326" w:author="Author" w:date="2014-10-30T09:53:00Z"/>
          <w:rFonts w:asciiTheme="minorHAnsi" w:eastAsiaTheme="minorEastAsia" w:hAnsiTheme="minorHAnsi" w:cstheme="minorBidi"/>
          <w:sz w:val="22"/>
          <w:szCs w:val="22"/>
        </w:rPr>
      </w:pPr>
      <w:del w:id="1327" w:author="Author" w:date="2014-10-30T09:53:00Z">
        <w:r w:rsidDel="005D0680">
          <w:delText>Figure 2</w:delText>
        </w:r>
        <w:r w:rsidDel="005D0680">
          <w:noBreakHyphen/>
          <w:delText>17. Use case - living room set up by Dad</w:delText>
        </w:r>
        <w:r w:rsidDel="005D0680">
          <w:tab/>
        </w:r>
        <w:r w:rsidR="00776C0A" w:rsidDel="005D0680">
          <w:delText>40</w:delText>
        </w:r>
      </w:del>
    </w:p>
    <w:p w14:paraId="24A10C7D" w14:textId="77777777" w:rsidR="00DF5298" w:rsidDel="005D0680" w:rsidRDefault="00DF5298">
      <w:pPr>
        <w:pStyle w:val="TableofFigures"/>
        <w:rPr>
          <w:del w:id="1328" w:author="Author" w:date="2014-10-30T09:53:00Z"/>
          <w:rFonts w:asciiTheme="minorHAnsi" w:eastAsiaTheme="minorEastAsia" w:hAnsiTheme="minorHAnsi" w:cstheme="minorBidi"/>
          <w:sz w:val="22"/>
          <w:szCs w:val="22"/>
        </w:rPr>
      </w:pPr>
      <w:del w:id="1329" w:author="Author" w:date="2014-10-30T09:53:00Z">
        <w:r w:rsidDel="005D0680">
          <w:delText>Figure 2</w:delText>
        </w:r>
        <w:r w:rsidDel="005D0680">
          <w:noBreakHyphen/>
          <w:delText>18. Use case - son's bedroom set up by son</w:delText>
        </w:r>
        <w:r w:rsidDel="005D0680">
          <w:tab/>
        </w:r>
        <w:r w:rsidR="00776C0A" w:rsidDel="005D0680">
          <w:delText>41</w:delText>
        </w:r>
      </w:del>
    </w:p>
    <w:p w14:paraId="5168DF57" w14:textId="77777777" w:rsidR="00DF5298" w:rsidDel="005D0680" w:rsidRDefault="00DF5298">
      <w:pPr>
        <w:pStyle w:val="TableofFigures"/>
        <w:rPr>
          <w:del w:id="1330" w:author="Author" w:date="2014-10-30T09:53:00Z"/>
          <w:rFonts w:asciiTheme="minorHAnsi" w:eastAsiaTheme="minorEastAsia" w:hAnsiTheme="minorHAnsi" w:cstheme="minorBidi"/>
          <w:sz w:val="22"/>
          <w:szCs w:val="22"/>
        </w:rPr>
      </w:pPr>
      <w:del w:id="1331" w:author="Author" w:date="2014-10-30T09:53:00Z">
        <w:r w:rsidDel="005D0680">
          <w:delText>Figure 2</w:delText>
        </w:r>
        <w:r w:rsidDel="005D0680">
          <w:noBreakHyphen/>
          <w:delText>19. Use case - master bedroom set up by Dad</w:delText>
        </w:r>
        <w:r w:rsidDel="005D0680">
          <w:tab/>
        </w:r>
        <w:r w:rsidR="00776C0A" w:rsidDel="005D0680">
          <w:delText>42</w:delText>
        </w:r>
      </w:del>
    </w:p>
    <w:p w14:paraId="3F4CF4D5" w14:textId="77777777" w:rsidR="00DF5298" w:rsidDel="005D0680" w:rsidRDefault="00DF5298">
      <w:pPr>
        <w:pStyle w:val="TableofFigures"/>
        <w:rPr>
          <w:del w:id="1332" w:author="Author" w:date="2014-10-30T09:53:00Z"/>
          <w:rFonts w:asciiTheme="minorHAnsi" w:eastAsiaTheme="minorEastAsia" w:hAnsiTheme="minorHAnsi" w:cstheme="minorBidi"/>
          <w:sz w:val="22"/>
          <w:szCs w:val="22"/>
        </w:rPr>
      </w:pPr>
      <w:del w:id="1333" w:author="Author" w:date="2014-10-30T09:53:00Z">
        <w:r w:rsidDel="005D0680">
          <w:delText>Figure 2</w:delText>
        </w:r>
        <w:r w:rsidDel="005D0680">
          <w:noBreakHyphen/>
          <w:delText>20. Use case – Son can control different TVs in the house</w:delText>
        </w:r>
        <w:r w:rsidDel="005D0680">
          <w:tab/>
        </w:r>
        <w:r w:rsidR="00776C0A" w:rsidDel="005D0680">
          <w:delText>43</w:delText>
        </w:r>
      </w:del>
    </w:p>
    <w:p w14:paraId="06595C42" w14:textId="77777777" w:rsidR="00DF5298" w:rsidDel="005D0680" w:rsidRDefault="00DF5298">
      <w:pPr>
        <w:pStyle w:val="TableofFigures"/>
        <w:rPr>
          <w:del w:id="1334" w:author="Author" w:date="2014-10-30T09:53:00Z"/>
          <w:rFonts w:asciiTheme="minorHAnsi" w:eastAsiaTheme="minorEastAsia" w:hAnsiTheme="minorHAnsi" w:cstheme="minorBidi"/>
          <w:sz w:val="22"/>
          <w:szCs w:val="22"/>
        </w:rPr>
      </w:pPr>
      <w:del w:id="1335" w:author="Author" w:date="2014-10-30T09:53:00Z">
        <w:r w:rsidDel="005D0680">
          <w:delText>Figure 2</w:delText>
        </w:r>
        <w:r w:rsidDel="005D0680">
          <w:noBreakHyphen/>
          <w:delText>21. Use case - Living room tablet controls TVs</w:delText>
        </w:r>
        <w:r w:rsidDel="005D0680">
          <w:tab/>
        </w:r>
        <w:r w:rsidR="00776C0A" w:rsidDel="005D0680">
          <w:delText>44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5B96873C" w14:textId="77777777" w:rsidR="005D0680" w:rsidRDefault="00294B4C">
      <w:pPr>
        <w:pStyle w:val="TableofFigures"/>
        <w:rPr>
          <w:ins w:id="1336" w:author="Author" w:date="2014-10-30T09:53: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337" w:author="Author" w:date="2014-10-30T09:53:00Z">
        <w:r w:rsidR="005D0680">
          <w:t>Table 2</w:t>
        </w:r>
        <w:r w:rsidR="005D0680">
          <w:noBreakHyphen/>
          <w:t>1. Security 2.0 premises</w:t>
        </w:r>
        <w:r w:rsidR="005D0680">
          <w:tab/>
        </w:r>
        <w:r w:rsidR="005D0680">
          <w:fldChar w:fldCharType="begin"/>
        </w:r>
        <w:r w:rsidR="005D0680">
          <w:instrText xml:space="preserve"> PAGEREF _Toc402426147 \h </w:instrText>
        </w:r>
      </w:ins>
      <w:r w:rsidR="005D0680">
        <w:fldChar w:fldCharType="separate"/>
      </w:r>
      <w:ins w:id="1338" w:author="Author" w:date="2014-10-30T09:53:00Z">
        <w:r w:rsidR="005D0680">
          <w:t>8</w:t>
        </w:r>
        <w:r w:rsidR="005D0680">
          <w:fldChar w:fldCharType="end"/>
        </w:r>
      </w:ins>
    </w:p>
    <w:p w14:paraId="38CEDF31" w14:textId="77777777" w:rsidR="005D0680" w:rsidRDefault="005D0680">
      <w:pPr>
        <w:pStyle w:val="TableofFigures"/>
        <w:rPr>
          <w:ins w:id="1339" w:author="Author" w:date="2014-10-30T09:53:00Z"/>
          <w:rFonts w:asciiTheme="minorHAnsi" w:eastAsiaTheme="minorEastAsia" w:hAnsiTheme="minorHAnsi" w:cstheme="minorBidi"/>
          <w:sz w:val="22"/>
          <w:szCs w:val="22"/>
        </w:rPr>
      </w:pPr>
      <w:ins w:id="1340" w:author="Author" w:date="2014-10-30T09:53:00Z">
        <w:r>
          <w:t>Table 2</w:t>
        </w:r>
        <w:r>
          <w:noBreakHyphen/>
          <w:t>2. Policy certificate fields</w:t>
        </w:r>
        <w:r>
          <w:tab/>
        </w:r>
        <w:r>
          <w:fldChar w:fldCharType="begin"/>
        </w:r>
        <w:r>
          <w:instrText xml:space="preserve"> PAGEREF _Toc402426148 \h </w:instrText>
        </w:r>
      </w:ins>
      <w:r>
        <w:fldChar w:fldCharType="separate"/>
      </w:r>
      <w:ins w:id="1341" w:author="Author" w:date="2014-10-30T09:53:00Z">
        <w:r>
          <w:t>33</w:t>
        </w:r>
        <w:r>
          <w:fldChar w:fldCharType="end"/>
        </w:r>
      </w:ins>
    </w:p>
    <w:p w14:paraId="73551ED5" w14:textId="77777777" w:rsidR="005D0680" w:rsidRDefault="005D0680">
      <w:pPr>
        <w:pStyle w:val="TableofFigures"/>
        <w:rPr>
          <w:ins w:id="1342" w:author="Author" w:date="2014-10-30T09:53:00Z"/>
          <w:rFonts w:asciiTheme="minorHAnsi" w:eastAsiaTheme="minorEastAsia" w:hAnsiTheme="minorHAnsi" w:cstheme="minorBidi"/>
          <w:sz w:val="22"/>
          <w:szCs w:val="22"/>
        </w:rPr>
      </w:pPr>
      <w:ins w:id="1343" w:author="Author" w:date="2014-10-30T09:53:00Z">
        <w:r>
          <w:t>Table 2</w:t>
        </w:r>
        <w:r>
          <w:noBreakHyphen/>
          <w:t>3. Guild-specific certificate fields</w:t>
        </w:r>
        <w:r>
          <w:tab/>
        </w:r>
        <w:r>
          <w:fldChar w:fldCharType="begin"/>
        </w:r>
        <w:r>
          <w:instrText xml:space="preserve"> PAGEREF _Toc402426149 \h </w:instrText>
        </w:r>
      </w:ins>
      <w:r>
        <w:fldChar w:fldCharType="separate"/>
      </w:r>
      <w:ins w:id="1344" w:author="Author" w:date="2014-10-30T09:53:00Z">
        <w:r>
          <w:t>34</w:t>
        </w:r>
        <w:r>
          <w:fldChar w:fldCharType="end"/>
        </w:r>
      </w:ins>
    </w:p>
    <w:p w14:paraId="238CCEE3" w14:textId="77777777" w:rsidR="005D0680" w:rsidRDefault="005D0680">
      <w:pPr>
        <w:pStyle w:val="TableofFigures"/>
        <w:rPr>
          <w:ins w:id="1345" w:author="Author" w:date="2014-10-30T09:53:00Z"/>
          <w:rFonts w:asciiTheme="minorHAnsi" w:eastAsiaTheme="minorEastAsia" w:hAnsiTheme="minorHAnsi" w:cstheme="minorBidi"/>
          <w:sz w:val="22"/>
          <w:szCs w:val="22"/>
        </w:rPr>
      </w:pPr>
      <w:ins w:id="1346" w:author="Author" w:date="2014-10-30T09:53:00Z">
        <w:r>
          <w:t>Table 2</w:t>
        </w:r>
        <w:r>
          <w:noBreakHyphen/>
          <w:t>4. User equivalence certificate fields</w:t>
        </w:r>
        <w:r>
          <w:tab/>
        </w:r>
        <w:r>
          <w:fldChar w:fldCharType="begin"/>
        </w:r>
        <w:r>
          <w:instrText xml:space="preserve"> PAGEREF _Toc402426150 \h </w:instrText>
        </w:r>
      </w:ins>
      <w:r>
        <w:fldChar w:fldCharType="separate"/>
      </w:r>
      <w:ins w:id="1347" w:author="Author" w:date="2014-10-30T09:53:00Z">
        <w:r>
          <w:t>34</w:t>
        </w:r>
        <w:r>
          <w:fldChar w:fldCharType="end"/>
        </w:r>
      </w:ins>
    </w:p>
    <w:p w14:paraId="6BE99787" w14:textId="77777777" w:rsidR="005D0680" w:rsidRDefault="005D0680">
      <w:pPr>
        <w:pStyle w:val="TableofFigures"/>
        <w:rPr>
          <w:ins w:id="1348" w:author="Author" w:date="2014-10-30T09:53:00Z"/>
          <w:rFonts w:asciiTheme="minorHAnsi" w:eastAsiaTheme="minorEastAsia" w:hAnsiTheme="minorHAnsi" w:cstheme="minorBidi"/>
          <w:sz w:val="22"/>
          <w:szCs w:val="22"/>
        </w:rPr>
      </w:pPr>
      <w:ins w:id="1349" w:author="Author" w:date="2014-10-30T09:53:00Z">
        <w:r>
          <w:t>Table 2</w:t>
        </w:r>
        <w:r>
          <w:noBreakHyphen/>
          <w:t>5. Identity certificate fields</w:t>
        </w:r>
        <w:r>
          <w:tab/>
        </w:r>
        <w:r>
          <w:fldChar w:fldCharType="begin"/>
        </w:r>
        <w:r>
          <w:instrText xml:space="preserve"> PAGEREF _Toc402426151 \h </w:instrText>
        </w:r>
      </w:ins>
      <w:r>
        <w:fldChar w:fldCharType="separate"/>
      </w:r>
      <w:ins w:id="1350" w:author="Author" w:date="2014-10-30T09:53:00Z">
        <w:r>
          <w:t>35</w:t>
        </w:r>
        <w:r>
          <w:fldChar w:fldCharType="end"/>
        </w:r>
      </w:ins>
    </w:p>
    <w:p w14:paraId="7B6717AA" w14:textId="77777777" w:rsidR="005D0680" w:rsidRDefault="005D0680">
      <w:pPr>
        <w:pStyle w:val="TableofFigures"/>
        <w:rPr>
          <w:ins w:id="1351" w:author="Author" w:date="2014-10-30T09:53:00Z"/>
          <w:rFonts w:asciiTheme="minorHAnsi" w:eastAsiaTheme="minorEastAsia" w:hAnsiTheme="minorHAnsi" w:cstheme="minorBidi"/>
          <w:sz w:val="22"/>
          <w:szCs w:val="22"/>
        </w:rPr>
      </w:pPr>
      <w:ins w:id="1352" w:author="Author" w:date="2014-10-30T09:53:00Z">
        <w:r>
          <w:t>Table 2</w:t>
        </w:r>
        <w:r>
          <w:noBreakHyphen/>
          <w:t>6. Guild equivalence certificate fields</w:t>
        </w:r>
        <w:r>
          <w:tab/>
        </w:r>
        <w:r>
          <w:fldChar w:fldCharType="begin"/>
        </w:r>
        <w:r>
          <w:instrText xml:space="preserve"> PAGEREF _Toc402426152 \h </w:instrText>
        </w:r>
      </w:ins>
      <w:r>
        <w:fldChar w:fldCharType="separate"/>
      </w:r>
      <w:ins w:id="1353" w:author="Author" w:date="2014-10-30T09:53:00Z">
        <w:r>
          <w:t>35</w:t>
        </w:r>
        <w:r>
          <w:fldChar w:fldCharType="end"/>
        </w:r>
      </w:ins>
    </w:p>
    <w:p w14:paraId="352B24D9" w14:textId="77777777" w:rsidR="00EA49EB" w:rsidDel="005D0680" w:rsidRDefault="00EA49EB">
      <w:pPr>
        <w:pStyle w:val="TableofFigures"/>
        <w:rPr>
          <w:ins w:id="1354" w:author="Author" w:date="2014-09-05T10:08:00Z"/>
          <w:del w:id="1355" w:author="Author" w:date="2014-10-30T09:53:00Z"/>
          <w:rFonts w:asciiTheme="minorHAnsi" w:eastAsiaTheme="minorEastAsia" w:hAnsiTheme="minorHAnsi" w:cstheme="minorBidi"/>
          <w:sz w:val="22"/>
          <w:szCs w:val="22"/>
        </w:rPr>
      </w:pPr>
      <w:ins w:id="1356" w:author="Author" w:date="2014-09-05T10:08:00Z">
        <w:del w:id="1357" w:author="Author" w:date="2014-10-30T09:53:00Z">
          <w:r w:rsidDel="005D0680">
            <w:delText>Table 2</w:delText>
          </w:r>
          <w:r w:rsidDel="005D0680">
            <w:noBreakHyphen/>
            <w:delText>1. Security 2.0 premises</w:delText>
          </w:r>
          <w:r w:rsidDel="005D0680">
            <w:tab/>
            <w:delText>8</w:delText>
          </w:r>
        </w:del>
      </w:ins>
    </w:p>
    <w:p w14:paraId="5331736B" w14:textId="77777777" w:rsidR="00EA49EB" w:rsidDel="005D0680" w:rsidRDefault="00EA49EB">
      <w:pPr>
        <w:pStyle w:val="TableofFigures"/>
        <w:rPr>
          <w:ins w:id="1358" w:author="Author" w:date="2014-09-05T10:08:00Z"/>
          <w:del w:id="1359" w:author="Author" w:date="2014-10-30T09:53:00Z"/>
          <w:rFonts w:asciiTheme="minorHAnsi" w:eastAsiaTheme="minorEastAsia" w:hAnsiTheme="minorHAnsi" w:cstheme="minorBidi"/>
          <w:sz w:val="22"/>
          <w:szCs w:val="22"/>
        </w:rPr>
      </w:pPr>
      <w:ins w:id="1360" w:author="Author" w:date="2014-09-05T10:08:00Z">
        <w:del w:id="1361" w:author="Author" w:date="2014-10-30T09:53:00Z">
          <w:r w:rsidDel="005D0680">
            <w:delText>Table 2</w:delText>
          </w:r>
          <w:r w:rsidDel="005D0680">
            <w:noBreakHyphen/>
            <w:delText>2. Policy certificate fields</w:delText>
          </w:r>
          <w:r w:rsidDel="005D0680">
            <w:tab/>
            <w:delText>37</w:delText>
          </w:r>
        </w:del>
      </w:ins>
    </w:p>
    <w:p w14:paraId="2B25C0DD" w14:textId="77777777" w:rsidR="00EA49EB" w:rsidDel="005D0680" w:rsidRDefault="00EA49EB">
      <w:pPr>
        <w:pStyle w:val="TableofFigures"/>
        <w:rPr>
          <w:ins w:id="1362" w:author="Author" w:date="2014-09-05T10:08:00Z"/>
          <w:del w:id="1363" w:author="Author" w:date="2014-10-30T09:53:00Z"/>
          <w:rFonts w:asciiTheme="minorHAnsi" w:eastAsiaTheme="minorEastAsia" w:hAnsiTheme="minorHAnsi" w:cstheme="minorBidi"/>
          <w:sz w:val="22"/>
          <w:szCs w:val="22"/>
        </w:rPr>
      </w:pPr>
      <w:ins w:id="1364" w:author="Author" w:date="2014-09-05T10:08:00Z">
        <w:del w:id="1365" w:author="Author" w:date="2014-10-30T09:53:00Z">
          <w:r w:rsidDel="005D0680">
            <w:delText>Table 2</w:delText>
          </w:r>
          <w:r w:rsidDel="005D0680">
            <w:noBreakHyphen/>
            <w:delText>3. Guild-specific certificate fields</w:delText>
          </w:r>
          <w:r w:rsidDel="005D0680">
            <w:tab/>
            <w:delText>38</w:delText>
          </w:r>
        </w:del>
      </w:ins>
    </w:p>
    <w:p w14:paraId="6264B4D3" w14:textId="77777777" w:rsidR="00EA49EB" w:rsidDel="005D0680" w:rsidRDefault="00EA49EB">
      <w:pPr>
        <w:pStyle w:val="TableofFigures"/>
        <w:rPr>
          <w:ins w:id="1366" w:author="Author" w:date="2014-09-05T10:08:00Z"/>
          <w:del w:id="1367" w:author="Author" w:date="2014-10-30T09:53:00Z"/>
          <w:rFonts w:asciiTheme="minorHAnsi" w:eastAsiaTheme="minorEastAsia" w:hAnsiTheme="minorHAnsi" w:cstheme="minorBidi"/>
          <w:sz w:val="22"/>
          <w:szCs w:val="22"/>
        </w:rPr>
      </w:pPr>
      <w:ins w:id="1368" w:author="Author" w:date="2014-09-05T10:08:00Z">
        <w:del w:id="1369" w:author="Author" w:date="2014-10-30T09:53:00Z">
          <w:r w:rsidDel="005D0680">
            <w:delText>Table 2</w:delText>
          </w:r>
          <w:r w:rsidDel="005D0680">
            <w:noBreakHyphen/>
            <w:delText>4. User equivalence certificate fields</w:delText>
          </w:r>
          <w:r w:rsidDel="005D0680">
            <w:tab/>
            <w:delText>38</w:delText>
          </w:r>
        </w:del>
      </w:ins>
    </w:p>
    <w:p w14:paraId="4C79FAFD" w14:textId="77777777" w:rsidR="00EA49EB" w:rsidDel="005D0680" w:rsidRDefault="00EA49EB">
      <w:pPr>
        <w:pStyle w:val="TableofFigures"/>
        <w:rPr>
          <w:ins w:id="1370" w:author="Author" w:date="2014-09-05T10:08:00Z"/>
          <w:del w:id="1371" w:author="Author" w:date="2014-10-30T09:53:00Z"/>
          <w:rFonts w:asciiTheme="minorHAnsi" w:eastAsiaTheme="minorEastAsia" w:hAnsiTheme="minorHAnsi" w:cstheme="minorBidi"/>
          <w:sz w:val="22"/>
          <w:szCs w:val="22"/>
        </w:rPr>
      </w:pPr>
      <w:ins w:id="1372" w:author="Author" w:date="2014-09-05T10:08:00Z">
        <w:del w:id="1373" w:author="Author" w:date="2014-10-30T09:53:00Z">
          <w:r w:rsidDel="005D0680">
            <w:delText>Table 2</w:delText>
          </w:r>
          <w:r w:rsidDel="005D0680">
            <w:noBreakHyphen/>
            <w:delText>5. Identity certificate fields</w:delText>
          </w:r>
          <w:r w:rsidDel="005D0680">
            <w:tab/>
            <w:delText>39</w:delText>
          </w:r>
        </w:del>
      </w:ins>
    </w:p>
    <w:p w14:paraId="7E9E8ACE" w14:textId="77777777" w:rsidR="00EA49EB" w:rsidDel="005D0680" w:rsidRDefault="00EA49EB">
      <w:pPr>
        <w:pStyle w:val="TableofFigures"/>
        <w:rPr>
          <w:ins w:id="1374" w:author="Author" w:date="2014-09-05T10:08:00Z"/>
          <w:del w:id="1375" w:author="Author" w:date="2014-10-30T09:53:00Z"/>
          <w:rFonts w:asciiTheme="minorHAnsi" w:eastAsiaTheme="minorEastAsia" w:hAnsiTheme="minorHAnsi" w:cstheme="minorBidi"/>
          <w:sz w:val="22"/>
          <w:szCs w:val="22"/>
        </w:rPr>
      </w:pPr>
      <w:ins w:id="1376" w:author="Author" w:date="2014-09-05T10:08:00Z">
        <w:del w:id="1377" w:author="Author" w:date="2014-10-30T09:53:00Z">
          <w:r w:rsidDel="005D0680">
            <w:delText>Table 2</w:delText>
          </w:r>
          <w:r w:rsidDel="005D0680">
            <w:noBreakHyphen/>
            <w:delText>6. Guild equivalence certificate fields</w:delText>
          </w:r>
          <w:r w:rsidDel="005D0680">
            <w:tab/>
            <w:delText>40</w:delText>
          </w:r>
        </w:del>
      </w:ins>
    </w:p>
    <w:p w14:paraId="6EB5D69D" w14:textId="77777777" w:rsidR="002C73CC" w:rsidDel="005D0680" w:rsidRDefault="002C73CC">
      <w:pPr>
        <w:pStyle w:val="TableofFigures"/>
        <w:rPr>
          <w:ins w:id="1378" w:author="Author" w:date="2014-09-04T15:19:00Z"/>
          <w:del w:id="1379" w:author="Author" w:date="2014-10-30T09:53:00Z"/>
          <w:rFonts w:asciiTheme="minorHAnsi" w:eastAsiaTheme="minorEastAsia" w:hAnsiTheme="minorHAnsi" w:cstheme="minorBidi"/>
          <w:sz w:val="22"/>
          <w:szCs w:val="22"/>
        </w:rPr>
      </w:pPr>
      <w:ins w:id="1380" w:author="Author" w:date="2014-09-04T15:19:00Z">
        <w:del w:id="1381" w:author="Author" w:date="2014-10-30T09:53:00Z">
          <w:r w:rsidDel="005D0680">
            <w:delText>Table 2</w:delText>
          </w:r>
          <w:r w:rsidDel="005D0680">
            <w:noBreakHyphen/>
            <w:delText>1. Security 2.0 premises</w:delText>
          </w:r>
          <w:r w:rsidDel="005D0680">
            <w:tab/>
            <w:delText>8</w:delText>
          </w:r>
        </w:del>
      </w:ins>
    </w:p>
    <w:p w14:paraId="50F73294" w14:textId="77777777" w:rsidR="002C73CC" w:rsidDel="005D0680" w:rsidRDefault="002C73CC">
      <w:pPr>
        <w:pStyle w:val="TableofFigures"/>
        <w:rPr>
          <w:ins w:id="1382" w:author="Author" w:date="2014-09-04T15:19:00Z"/>
          <w:del w:id="1383" w:author="Author" w:date="2014-10-30T09:53:00Z"/>
          <w:rFonts w:asciiTheme="minorHAnsi" w:eastAsiaTheme="minorEastAsia" w:hAnsiTheme="minorHAnsi" w:cstheme="minorBidi"/>
          <w:sz w:val="22"/>
          <w:szCs w:val="22"/>
        </w:rPr>
      </w:pPr>
      <w:ins w:id="1384" w:author="Author" w:date="2014-09-04T15:19:00Z">
        <w:del w:id="1385" w:author="Author" w:date="2014-10-30T09:53:00Z">
          <w:r w:rsidDel="005D0680">
            <w:delText>Table 2</w:delText>
          </w:r>
          <w:r w:rsidDel="005D0680">
            <w:noBreakHyphen/>
            <w:delText>2. Policy certificate fields</w:delText>
          </w:r>
          <w:r w:rsidDel="005D0680">
            <w:tab/>
            <w:delText>37</w:delText>
          </w:r>
        </w:del>
      </w:ins>
    </w:p>
    <w:p w14:paraId="365C472F" w14:textId="77777777" w:rsidR="002C73CC" w:rsidDel="005D0680" w:rsidRDefault="002C73CC">
      <w:pPr>
        <w:pStyle w:val="TableofFigures"/>
        <w:rPr>
          <w:ins w:id="1386" w:author="Author" w:date="2014-09-04T15:19:00Z"/>
          <w:del w:id="1387" w:author="Author" w:date="2014-10-30T09:53:00Z"/>
          <w:rFonts w:asciiTheme="minorHAnsi" w:eastAsiaTheme="minorEastAsia" w:hAnsiTheme="minorHAnsi" w:cstheme="minorBidi"/>
          <w:sz w:val="22"/>
          <w:szCs w:val="22"/>
        </w:rPr>
      </w:pPr>
      <w:ins w:id="1388" w:author="Author" w:date="2014-09-04T15:19:00Z">
        <w:del w:id="1389" w:author="Author" w:date="2014-10-30T09:53:00Z">
          <w:r w:rsidDel="005D0680">
            <w:delText>Table 2</w:delText>
          </w:r>
          <w:r w:rsidDel="005D0680">
            <w:noBreakHyphen/>
            <w:delText>3. Guild-specific certificate fields</w:delText>
          </w:r>
          <w:r w:rsidDel="005D0680">
            <w:tab/>
            <w:delText>38</w:delText>
          </w:r>
        </w:del>
      </w:ins>
    </w:p>
    <w:p w14:paraId="0D23B3BD" w14:textId="77777777" w:rsidR="002C73CC" w:rsidDel="005D0680" w:rsidRDefault="002C73CC">
      <w:pPr>
        <w:pStyle w:val="TableofFigures"/>
        <w:rPr>
          <w:ins w:id="1390" w:author="Author" w:date="2014-09-04T15:19:00Z"/>
          <w:del w:id="1391" w:author="Author" w:date="2014-10-30T09:53:00Z"/>
          <w:rFonts w:asciiTheme="minorHAnsi" w:eastAsiaTheme="minorEastAsia" w:hAnsiTheme="minorHAnsi" w:cstheme="minorBidi"/>
          <w:sz w:val="22"/>
          <w:szCs w:val="22"/>
        </w:rPr>
      </w:pPr>
      <w:ins w:id="1392" w:author="Author" w:date="2014-09-04T15:19:00Z">
        <w:del w:id="1393" w:author="Author" w:date="2014-10-30T09:53:00Z">
          <w:r w:rsidDel="005D0680">
            <w:delText>Table 2</w:delText>
          </w:r>
          <w:r w:rsidDel="005D0680">
            <w:noBreakHyphen/>
            <w:delText>4. User equivalence certificate fields</w:delText>
          </w:r>
          <w:r w:rsidDel="005D0680">
            <w:tab/>
            <w:delText>38</w:delText>
          </w:r>
        </w:del>
      </w:ins>
    </w:p>
    <w:p w14:paraId="2DB30F16" w14:textId="77777777" w:rsidR="002C73CC" w:rsidDel="005D0680" w:rsidRDefault="002C73CC">
      <w:pPr>
        <w:pStyle w:val="TableofFigures"/>
        <w:rPr>
          <w:ins w:id="1394" w:author="Author" w:date="2014-09-04T15:19:00Z"/>
          <w:del w:id="1395" w:author="Author" w:date="2014-10-30T09:53:00Z"/>
          <w:rFonts w:asciiTheme="minorHAnsi" w:eastAsiaTheme="minorEastAsia" w:hAnsiTheme="minorHAnsi" w:cstheme="minorBidi"/>
          <w:sz w:val="22"/>
          <w:szCs w:val="22"/>
        </w:rPr>
      </w:pPr>
      <w:ins w:id="1396" w:author="Author" w:date="2014-09-04T15:19:00Z">
        <w:del w:id="1397" w:author="Author" w:date="2014-10-30T09:53:00Z">
          <w:r w:rsidDel="005D0680">
            <w:delText>Table 2</w:delText>
          </w:r>
          <w:r w:rsidDel="005D0680">
            <w:noBreakHyphen/>
            <w:delText>5. Identity certificate fields</w:delText>
          </w:r>
          <w:r w:rsidDel="005D0680">
            <w:tab/>
            <w:delText>39</w:delText>
          </w:r>
        </w:del>
      </w:ins>
    </w:p>
    <w:p w14:paraId="49568606" w14:textId="77777777" w:rsidR="002C73CC" w:rsidDel="005D0680" w:rsidRDefault="002C73CC">
      <w:pPr>
        <w:pStyle w:val="TableofFigures"/>
        <w:rPr>
          <w:ins w:id="1398" w:author="Author" w:date="2014-09-04T15:19:00Z"/>
          <w:del w:id="1399" w:author="Author" w:date="2014-10-30T09:53:00Z"/>
          <w:rFonts w:asciiTheme="minorHAnsi" w:eastAsiaTheme="minorEastAsia" w:hAnsiTheme="minorHAnsi" w:cstheme="minorBidi"/>
          <w:sz w:val="22"/>
          <w:szCs w:val="22"/>
        </w:rPr>
      </w:pPr>
      <w:ins w:id="1400" w:author="Author" w:date="2014-09-04T15:19:00Z">
        <w:del w:id="1401" w:author="Author" w:date="2014-10-30T09:53:00Z">
          <w:r w:rsidDel="005D0680">
            <w:delText>Table 2</w:delText>
          </w:r>
          <w:r w:rsidDel="005D0680">
            <w:noBreakHyphen/>
            <w:delText>6. Guild equivalence certificate fields</w:delText>
          </w:r>
          <w:r w:rsidDel="005D0680">
            <w:tab/>
            <w:delText>40</w:delText>
          </w:r>
        </w:del>
      </w:ins>
    </w:p>
    <w:p w14:paraId="17607584" w14:textId="77777777" w:rsidR="007A541D" w:rsidDel="005D0680" w:rsidRDefault="007A541D">
      <w:pPr>
        <w:pStyle w:val="TableofFigures"/>
        <w:rPr>
          <w:ins w:id="1402" w:author="Author" w:date="2014-09-04T14:57:00Z"/>
          <w:del w:id="1403" w:author="Author" w:date="2014-10-30T09:53:00Z"/>
          <w:rFonts w:asciiTheme="minorHAnsi" w:eastAsiaTheme="minorEastAsia" w:hAnsiTheme="minorHAnsi" w:cstheme="minorBidi"/>
          <w:sz w:val="22"/>
          <w:szCs w:val="22"/>
        </w:rPr>
      </w:pPr>
      <w:ins w:id="1404" w:author="Author" w:date="2014-09-04T14:57:00Z">
        <w:del w:id="1405" w:author="Author" w:date="2014-10-30T09:53:00Z">
          <w:r w:rsidDel="005D0680">
            <w:delText>Table 2</w:delText>
          </w:r>
          <w:r w:rsidDel="005D0680">
            <w:noBreakHyphen/>
            <w:delText>1. Security 2.0 premises</w:delText>
          </w:r>
          <w:r w:rsidDel="005D0680">
            <w:tab/>
            <w:delText>8</w:delText>
          </w:r>
        </w:del>
      </w:ins>
    </w:p>
    <w:p w14:paraId="6A88FA8E" w14:textId="77777777" w:rsidR="007A541D" w:rsidDel="005D0680" w:rsidRDefault="007A541D">
      <w:pPr>
        <w:pStyle w:val="TableofFigures"/>
        <w:rPr>
          <w:ins w:id="1406" w:author="Author" w:date="2014-09-04T14:57:00Z"/>
          <w:del w:id="1407" w:author="Author" w:date="2014-10-30T09:53:00Z"/>
          <w:rFonts w:asciiTheme="minorHAnsi" w:eastAsiaTheme="minorEastAsia" w:hAnsiTheme="minorHAnsi" w:cstheme="minorBidi"/>
          <w:sz w:val="22"/>
          <w:szCs w:val="22"/>
        </w:rPr>
      </w:pPr>
      <w:ins w:id="1408" w:author="Author" w:date="2014-09-04T14:57:00Z">
        <w:del w:id="1409" w:author="Author" w:date="2014-10-30T09:53:00Z">
          <w:r w:rsidDel="005D0680">
            <w:delText>Table 2</w:delText>
          </w:r>
          <w:r w:rsidDel="005D0680">
            <w:noBreakHyphen/>
            <w:delText>2. Policy certificate fields</w:delText>
          </w:r>
          <w:r w:rsidDel="005D0680">
            <w:tab/>
            <w:delText>37</w:delText>
          </w:r>
        </w:del>
      </w:ins>
    </w:p>
    <w:p w14:paraId="2400FCDE" w14:textId="77777777" w:rsidR="007A541D" w:rsidDel="005D0680" w:rsidRDefault="007A541D">
      <w:pPr>
        <w:pStyle w:val="TableofFigures"/>
        <w:rPr>
          <w:ins w:id="1410" w:author="Author" w:date="2014-09-04T14:57:00Z"/>
          <w:del w:id="1411" w:author="Author" w:date="2014-10-30T09:53:00Z"/>
          <w:rFonts w:asciiTheme="minorHAnsi" w:eastAsiaTheme="minorEastAsia" w:hAnsiTheme="minorHAnsi" w:cstheme="minorBidi"/>
          <w:sz w:val="22"/>
          <w:szCs w:val="22"/>
        </w:rPr>
      </w:pPr>
      <w:ins w:id="1412" w:author="Author" w:date="2014-09-04T14:57:00Z">
        <w:del w:id="1413" w:author="Author" w:date="2014-10-30T09:53:00Z">
          <w:r w:rsidDel="005D0680">
            <w:delText>Table 2</w:delText>
          </w:r>
          <w:r w:rsidDel="005D0680">
            <w:noBreakHyphen/>
            <w:delText>3. Guild-specific certificate fields</w:delText>
          </w:r>
          <w:r w:rsidDel="005D0680">
            <w:tab/>
            <w:delText>38</w:delText>
          </w:r>
        </w:del>
      </w:ins>
    </w:p>
    <w:p w14:paraId="54F19DF9" w14:textId="77777777" w:rsidR="007A541D" w:rsidDel="005D0680" w:rsidRDefault="007A541D">
      <w:pPr>
        <w:pStyle w:val="TableofFigures"/>
        <w:rPr>
          <w:ins w:id="1414" w:author="Author" w:date="2014-09-04T14:57:00Z"/>
          <w:del w:id="1415" w:author="Author" w:date="2014-10-30T09:53:00Z"/>
          <w:rFonts w:asciiTheme="minorHAnsi" w:eastAsiaTheme="minorEastAsia" w:hAnsiTheme="minorHAnsi" w:cstheme="minorBidi"/>
          <w:sz w:val="22"/>
          <w:szCs w:val="22"/>
        </w:rPr>
      </w:pPr>
      <w:ins w:id="1416" w:author="Author" w:date="2014-09-04T14:57:00Z">
        <w:del w:id="1417" w:author="Author" w:date="2014-10-30T09:53:00Z">
          <w:r w:rsidDel="005D0680">
            <w:delText>Table 2</w:delText>
          </w:r>
          <w:r w:rsidDel="005D0680">
            <w:noBreakHyphen/>
            <w:delText>4. User equivalence certificate fields</w:delText>
          </w:r>
          <w:r w:rsidDel="005D0680">
            <w:tab/>
            <w:delText>38</w:delText>
          </w:r>
        </w:del>
      </w:ins>
    </w:p>
    <w:p w14:paraId="544644AE" w14:textId="77777777" w:rsidR="007A541D" w:rsidDel="005D0680" w:rsidRDefault="007A541D">
      <w:pPr>
        <w:pStyle w:val="TableofFigures"/>
        <w:rPr>
          <w:ins w:id="1418" w:author="Author" w:date="2014-09-04T14:57:00Z"/>
          <w:del w:id="1419" w:author="Author" w:date="2014-10-30T09:53:00Z"/>
          <w:rFonts w:asciiTheme="minorHAnsi" w:eastAsiaTheme="minorEastAsia" w:hAnsiTheme="minorHAnsi" w:cstheme="minorBidi"/>
          <w:sz w:val="22"/>
          <w:szCs w:val="22"/>
        </w:rPr>
      </w:pPr>
      <w:ins w:id="1420" w:author="Author" w:date="2014-09-04T14:57:00Z">
        <w:del w:id="1421" w:author="Author" w:date="2014-10-30T09:53:00Z">
          <w:r w:rsidDel="005D0680">
            <w:delText>Table 2</w:delText>
          </w:r>
          <w:r w:rsidDel="005D0680">
            <w:noBreakHyphen/>
            <w:delText>5. Identity certificate fields</w:delText>
          </w:r>
          <w:r w:rsidDel="005D0680">
            <w:tab/>
            <w:delText>39</w:delText>
          </w:r>
        </w:del>
      </w:ins>
    </w:p>
    <w:p w14:paraId="26C59E48" w14:textId="77777777" w:rsidR="007A541D" w:rsidDel="005D0680" w:rsidRDefault="007A541D">
      <w:pPr>
        <w:pStyle w:val="TableofFigures"/>
        <w:rPr>
          <w:ins w:id="1422" w:author="Author" w:date="2014-09-04T14:57:00Z"/>
          <w:del w:id="1423" w:author="Author" w:date="2014-10-30T09:53:00Z"/>
          <w:rFonts w:asciiTheme="minorHAnsi" w:eastAsiaTheme="minorEastAsia" w:hAnsiTheme="minorHAnsi" w:cstheme="minorBidi"/>
          <w:sz w:val="22"/>
          <w:szCs w:val="22"/>
        </w:rPr>
      </w:pPr>
      <w:ins w:id="1424" w:author="Author" w:date="2014-09-04T14:57:00Z">
        <w:del w:id="1425" w:author="Author" w:date="2014-10-30T09:53:00Z">
          <w:r w:rsidDel="005D0680">
            <w:delText>Table 2</w:delText>
          </w:r>
          <w:r w:rsidDel="005D0680">
            <w:noBreakHyphen/>
            <w:delText>6. Guild equivalence certificate fields</w:delText>
          </w:r>
          <w:r w:rsidDel="005D0680">
            <w:tab/>
            <w:delText>40</w:delText>
          </w:r>
        </w:del>
      </w:ins>
    </w:p>
    <w:p w14:paraId="0655E62F" w14:textId="77777777" w:rsidR="00DF5298" w:rsidDel="005D0680" w:rsidRDefault="00DF5298">
      <w:pPr>
        <w:pStyle w:val="TableofFigures"/>
        <w:rPr>
          <w:del w:id="1426" w:author="Author" w:date="2014-10-30T09:53:00Z"/>
          <w:rFonts w:asciiTheme="minorHAnsi" w:eastAsiaTheme="minorEastAsia" w:hAnsiTheme="minorHAnsi" w:cstheme="minorBidi"/>
          <w:sz w:val="22"/>
          <w:szCs w:val="22"/>
        </w:rPr>
      </w:pPr>
      <w:del w:id="1427" w:author="Author" w:date="2014-10-30T09:53:00Z">
        <w:r w:rsidDel="005D0680">
          <w:delText>Table 2</w:delText>
        </w:r>
        <w:r w:rsidDel="005D0680">
          <w:noBreakHyphen/>
          <w:delText>1. Security 2.0 premises</w:delText>
        </w:r>
        <w:r w:rsidDel="005D0680">
          <w:tab/>
        </w:r>
        <w:r w:rsidR="00776C0A" w:rsidDel="005D0680">
          <w:delText>8</w:delText>
        </w:r>
      </w:del>
    </w:p>
    <w:p w14:paraId="286C4B21" w14:textId="77777777" w:rsidR="00DF5298" w:rsidDel="005D0680" w:rsidRDefault="00DF5298">
      <w:pPr>
        <w:pStyle w:val="TableofFigures"/>
        <w:rPr>
          <w:del w:id="1428" w:author="Author" w:date="2014-10-30T09:53:00Z"/>
          <w:rFonts w:asciiTheme="minorHAnsi" w:eastAsiaTheme="minorEastAsia" w:hAnsiTheme="minorHAnsi" w:cstheme="minorBidi"/>
          <w:sz w:val="22"/>
          <w:szCs w:val="22"/>
        </w:rPr>
      </w:pPr>
      <w:del w:id="1429" w:author="Author" w:date="2014-10-30T09:53:00Z">
        <w:r w:rsidDel="005D0680">
          <w:delText>Table 2</w:delText>
        </w:r>
        <w:r w:rsidDel="005D0680">
          <w:noBreakHyphen/>
          <w:delText>2. Policy certificate fields</w:delText>
        </w:r>
        <w:r w:rsidDel="005D0680">
          <w:tab/>
        </w:r>
        <w:r w:rsidR="00776C0A" w:rsidDel="005D0680">
          <w:delText>35</w:delText>
        </w:r>
      </w:del>
    </w:p>
    <w:p w14:paraId="5D8AF15A" w14:textId="77777777" w:rsidR="00DF5298" w:rsidDel="005D0680" w:rsidRDefault="00DF5298">
      <w:pPr>
        <w:pStyle w:val="TableofFigures"/>
        <w:rPr>
          <w:del w:id="1430" w:author="Author" w:date="2014-10-30T09:53:00Z"/>
          <w:rFonts w:asciiTheme="minorHAnsi" w:eastAsiaTheme="minorEastAsia" w:hAnsiTheme="minorHAnsi" w:cstheme="minorBidi"/>
          <w:sz w:val="22"/>
          <w:szCs w:val="22"/>
        </w:rPr>
      </w:pPr>
      <w:del w:id="1431" w:author="Author" w:date="2014-10-30T09:53:00Z">
        <w:r w:rsidDel="005D0680">
          <w:delText>Table 2</w:delText>
        </w:r>
        <w:r w:rsidDel="005D0680">
          <w:noBreakHyphen/>
          <w:delText>3. Guild-specific certificate fields</w:delText>
        </w:r>
        <w:r w:rsidDel="005D0680">
          <w:tab/>
        </w:r>
        <w:r w:rsidR="00776C0A" w:rsidDel="005D0680">
          <w:delText>36</w:delText>
        </w:r>
      </w:del>
    </w:p>
    <w:p w14:paraId="3659E4A9" w14:textId="77777777" w:rsidR="00DF5298" w:rsidDel="005D0680" w:rsidRDefault="00DF5298">
      <w:pPr>
        <w:pStyle w:val="TableofFigures"/>
        <w:rPr>
          <w:del w:id="1432" w:author="Author" w:date="2014-10-30T09:53:00Z"/>
          <w:rFonts w:asciiTheme="minorHAnsi" w:eastAsiaTheme="minorEastAsia" w:hAnsiTheme="minorHAnsi" w:cstheme="minorBidi"/>
          <w:sz w:val="22"/>
          <w:szCs w:val="22"/>
        </w:rPr>
      </w:pPr>
      <w:del w:id="1433" w:author="Author" w:date="2014-10-30T09:53:00Z">
        <w:r w:rsidDel="005D0680">
          <w:delText>Table 2</w:delText>
        </w:r>
        <w:r w:rsidDel="005D0680">
          <w:noBreakHyphen/>
          <w:delText>4. User equivalence certificate fields</w:delText>
        </w:r>
        <w:r w:rsidDel="005D0680">
          <w:tab/>
        </w:r>
        <w:r w:rsidR="00776C0A" w:rsidDel="005D0680">
          <w:delText>36</w:delText>
        </w:r>
      </w:del>
    </w:p>
    <w:p w14:paraId="31A5EE81" w14:textId="77777777" w:rsidR="00DF5298" w:rsidDel="005D0680" w:rsidRDefault="00DF5298">
      <w:pPr>
        <w:pStyle w:val="TableofFigures"/>
        <w:rPr>
          <w:del w:id="1434" w:author="Author" w:date="2014-10-30T09:53:00Z"/>
          <w:rFonts w:asciiTheme="minorHAnsi" w:eastAsiaTheme="minorEastAsia" w:hAnsiTheme="minorHAnsi" w:cstheme="minorBidi"/>
          <w:sz w:val="22"/>
          <w:szCs w:val="22"/>
        </w:rPr>
      </w:pPr>
      <w:del w:id="1435" w:author="Author" w:date="2014-10-30T09:53:00Z">
        <w:r w:rsidDel="005D0680">
          <w:delText>Table 2</w:delText>
        </w:r>
        <w:r w:rsidDel="005D0680">
          <w:noBreakHyphen/>
          <w:delText>5. Identity certificate fields</w:delText>
        </w:r>
        <w:r w:rsidDel="005D0680">
          <w:tab/>
        </w:r>
        <w:r w:rsidR="00776C0A" w:rsidDel="005D0680">
          <w:delText>37</w:delText>
        </w:r>
      </w:del>
    </w:p>
    <w:p w14:paraId="45BB8CCD" w14:textId="77777777" w:rsidR="00DF5298" w:rsidDel="005D0680" w:rsidRDefault="00DF5298">
      <w:pPr>
        <w:pStyle w:val="TableofFigures"/>
        <w:rPr>
          <w:del w:id="1436" w:author="Author" w:date="2014-10-30T09:53:00Z"/>
          <w:rFonts w:asciiTheme="minorHAnsi" w:eastAsiaTheme="minorEastAsia" w:hAnsiTheme="minorHAnsi" w:cstheme="minorBidi"/>
          <w:sz w:val="22"/>
          <w:szCs w:val="22"/>
        </w:rPr>
      </w:pPr>
      <w:del w:id="1437" w:author="Author" w:date="2014-10-30T09:53:00Z">
        <w:r w:rsidDel="005D0680">
          <w:delText>Table 2</w:delText>
        </w:r>
        <w:r w:rsidDel="005D0680">
          <w:noBreakHyphen/>
          <w:delText>6. Guild equivalence certificate fields</w:delText>
        </w:r>
        <w:r w:rsidDel="005D0680">
          <w:tab/>
        </w:r>
        <w:r w:rsidR="00776C0A" w:rsidDel="005D0680">
          <w:delText>38</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1438" w:name="_Toc368911281"/>
      <w:bookmarkStart w:id="1439" w:name="_Toc402426176"/>
      <w:r w:rsidRPr="00FE774D">
        <w:lastRenderedPageBreak/>
        <w:t>Introduction</w:t>
      </w:r>
      <w:bookmarkEnd w:id="1439"/>
    </w:p>
    <w:p w14:paraId="5FC8226F" w14:textId="77777777" w:rsidR="00AE4C57" w:rsidRPr="00B94E70" w:rsidRDefault="005D2554" w:rsidP="00B94E70">
      <w:pPr>
        <w:pStyle w:val="Heading2"/>
      </w:pPr>
      <w:bookmarkStart w:id="1440" w:name="_Toc368911282"/>
      <w:bookmarkStart w:id="1441" w:name="_Toc402426177"/>
      <w:bookmarkEnd w:id="1438"/>
      <w:r>
        <w:t xml:space="preserve">Purpose and </w:t>
      </w:r>
      <w:r w:rsidR="00BC03FC">
        <w:t>s</w:t>
      </w:r>
      <w:r w:rsidR="00AE4C57" w:rsidRPr="00B94E70">
        <w:t>cope</w:t>
      </w:r>
      <w:bookmarkEnd w:id="1440"/>
      <w:bookmarkEnd w:id="1441"/>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1442" w:name="_Toc368911284"/>
      <w:bookmarkStart w:id="1443" w:name="_Toc379471817"/>
      <w:bookmarkStart w:id="1444" w:name="_Toc368911286"/>
      <w:bookmarkStart w:id="1445" w:name="_Toc402426178"/>
      <w:r w:rsidRPr="00F0473D">
        <w:t>Revision</w:t>
      </w:r>
      <w:r w:rsidR="005D2554">
        <w:t xml:space="preserve"> h</w:t>
      </w:r>
      <w:r w:rsidRPr="00742DC8">
        <w:t>istory</w:t>
      </w:r>
      <w:bookmarkEnd w:id="1442"/>
      <w:bookmarkEnd w:id="1443"/>
      <w:bookmarkEnd w:id="1445"/>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rPr>
          <w:ins w:id="1446" w:author="Author" w:date="2014-09-04T09:04:00Z"/>
        </w:trPr>
        <w:tc>
          <w:tcPr>
            <w:tcW w:w="1890" w:type="dxa"/>
          </w:tcPr>
          <w:p w14:paraId="0B027D9C" w14:textId="77777777" w:rsidR="002B7CB7" w:rsidRDefault="002B7CB7" w:rsidP="008531EC">
            <w:pPr>
              <w:pStyle w:val="tableentry"/>
              <w:rPr>
                <w:ins w:id="1447" w:author="Author" w:date="2014-09-04T09:04:00Z"/>
              </w:rPr>
            </w:pPr>
            <w:ins w:id="1448" w:author="Author" w:date="2014-09-04T09:04:00Z">
              <w:r>
                <w:t>Rev 1 Update 2</w:t>
              </w:r>
            </w:ins>
          </w:p>
        </w:tc>
        <w:tc>
          <w:tcPr>
            <w:tcW w:w="1871" w:type="dxa"/>
          </w:tcPr>
          <w:p w14:paraId="799981DD" w14:textId="5ADF4E4A" w:rsidR="002B7CB7" w:rsidRDefault="002B7CB7">
            <w:pPr>
              <w:pStyle w:val="tableentry"/>
              <w:rPr>
                <w:ins w:id="1449" w:author="Author" w:date="2014-09-04T09:04:00Z"/>
              </w:rPr>
            </w:pPr>
            <w:ins w:id="1450" w:author="Author" w:date="2014-09-04T09:04:00Z">
              <w:r>
                <w:t xml:space="preserve">September </w:t>
              </w:r>
            </w:ins>
            <w:ins w:id="1451" w:author="Author" w:date="2014-09-08T08:38:00Z">
              <w:r w:rsidR="00BB714E">
                <w:t>8</w:t>
              </w:r>
            </w:ins>
            <w:ins w:id="1452" w:author="Author" w:date="2014-09-05T10:08:00Z">
              <w:del w:id="1453" w:author="Author" w:date="2014-09-08T08:38:00Z">
                <w:r w:rsidR="00EA49EB" w:rsidDel="00BB714E">
                  <w:delText>5</w:delText>
                </w:r>
              </w:del>
            </w:ins>
            <w:ins w:id="1454" w:author="Author" w:date="2014-09-04T09:04:00Z">
              <w:del w:id="1455" w:author="Author" w:date="2014-09-05T10:08:00Z">
                <w:r w:rsidDel="00EA49EB">
                  <w:delText>4</w:delText>
                </w:r>
              </w:del>
              <w:r>
                <w:t>, 2014</w:t>
              </w:r>
            </w:ins>
          </w:p>
        </w:tc>
        <w:tc>
          <w:tcPr>
            <w:tcW w:w="4879" w:type="dxa"/>
          </w:tcPr>
          <w:p w14:paraId="11180455" w14:textId="77777777" w:rsidR="002B7CB7" w:rsidRDefault="002B7CB7" w:rsidP="008531EC">
            <w:pPr>
              <w:pStyle w:val="tableentry"/>
              <w:rPr>
                <w:ins w:id="1456" w:author="Author" w:date="2014-09-04T09:04:00Z"/>
              </w:rPr>
            </w:pPr>
            <w:ins w:id="1457" w:author="Author" w:date="2014-09-04T09:04:00Z">
              <w:r>
                <w:t>Update with comments and agreement from the technical conference call on September 3, 2014.</w:t>
              </w:r>
            </w:ins>
          </w:p>
        </w:tc>
      </w:tr>
      <w:tr w:rsidR="001B16E3" w:rsidRPr="00F0473D" w14:paraId="098B053D" w14:textId="77777777" w:rsidTr="00373FF5">
        <w:trPr>
          <w:ins w:id="1458" w:author="Author" w:date="2014-10-30T08:47:00Z"/>
        </w:trPr>
        <w:tc>
          <w:tcPr>
            <w:tcW w:w="1890" w:type="dxa"/>
          </w:tcPr>
          <w:p w14:paraId="02EABDED" w14:textId="0EF94A58" w:rsidR="001B16E3" w:rsidRDefault="001B16E3" w:rsidP="001B16E3">
            <w:pPr>
              <w:pStyle w:val="tableentry"/>
              <w:rPr>
                <w:ins w:id="1459" w:author="Author" w:date="2014-10-30T08:47:00Z"/>
              </w:rPr>
            </w:pPr>
            <w:ins w:id="1460" w:author="Author" w:date="2014-10-30T08:47:00Z">
              <w:r>
                <w:t>Rev 1 Update 3</w:t>
              </w:r>
            </w:ins>
          </w:p>
        </w:tc>
        <w:tc>
          <w:tcPr>
            <w:tcW w:w="1871" w:type="dxa"/>
          </w:tcPr>
          <w:p w14:paraId="0284EC44" w14:textId="16BFE861" w:rsidR="001B16E3" w:rsidRDefault="001B16E3" w:rsidP="001B16E3">
            <w:pPr>
              <w:pStyle w:val="tableentry"/>
              <w:rPr>
                <w:ins w:id="1461" w:author="Author" w:date="2014-10-30T08:47:00Z"/>
              </w:rPr>
            </w:pPr>
            <w:ins w:id="1462" w:author="Author" w:date="2014-10-30T08:47:00Z">
              <w:r>
                <w:t>October 30, 2014</w:t>
              </w:r>
            </w:ins>
          </w:p>
        </w:tc>
        <w:tc>
          <w:tcPr>
            <w:tcW w:w="4879" w:type="dxa"/>
          </w:tcPr>
          <w:p w14:paraId="4068A4E7" w14:textId="734D1CDA" w:rsidR="001B16E3" w:rsidRDefault="001B16E3" w:rsidP="00EB2CFA">
            <w:pPr>
              <w:pStyle w:val="tableentry"/>
              <w:rPr>
                <w:ins w:id="1463" w:author="Author" w:date="2014-10-30T08:47:00Z"/>
              </w:rPr>
              <w:pPrChange w:id="1464" w:author="Author" w:date="2014-10-30T08:48:00Z">
                <w:pPr>
                  <w:pStyle w:val="tableentry"/>
                </w:pPr>
              </w:pPrChange>
            </w:pPr>
            <w:ins w:id="1465" w:author="Author" w:date="2014-10-30T08:47:00Z">
              <w:r>
                <w:t xml:space="preserve">Update </w:t>
              </w:r>
            </w:ins>
            <w:ins w:id="1466" w:author="Author" w:date="2014-10-30T08:48:00Z">
              <w:r>
                <w:t xml:space="preserve">the authorization data section based on agreement </w:t>
              </w:r>
            </w:ins>
            <w:ins w:id="1467" w:author="Author" w:date="2014-10-30T08:47:00Z">
              <w:r>
                <w:t>from the technical conference call on October 14, 2014.</w:t>
              </w:r>
            </w:ins>
          </w:p>
        </w:tc>
      </w:tr>
    </w:tbl>
    <w:p w14:paraId="5E0EF9FC" w14:textId="77777777" w:rsidR="00AE4C57" w:rsidRDefault="00AE4C57" w:rsidP="00B94E70">
      <w:pPr>
        <w:pStyle w:val="Heading2"/>
      </w:pPr>
      <w:bookmarkStart w:id="1468" w:name="_Toc402426179"/>
      <w:r w:rsidRPr="00F0473D">
        <w:t xml:space="preserve">Acronyms and </w:t>
      </w:r>
      <w:r w:rsidR="00BC03FC">
        <w:t>t</w:t>
      </w:r>
      <w:r w:rsidRPr="00F0473D">
        <w:t>erms</w:t>
      </w:r>
      <w:bookmarkEnd w:id="1444"/>
      <w:bookmarkEnd w:id="1468"/>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lastRenderedPageBreak/>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1469" w:name="_Toc402426180"/>
      <w:r>
        <w:lastRenderedPageBreak/>
        <w:t>System</w:t>
      </w:r>
      <w:r w:rsidR="00223069" w:rsidRPr="001F03FC">
        <w:t xml:space="preserve"> </w:t>
      </w:r>
      <w:r w:rsidR="006D2D6C" w:rsidRPr="001F03FC">
        <w:t>Design</w:t>
      </w:r>
      <w:bookmarkEnd w:id="1469"/>
    </w:p>
    <w:p w14:paraId="028E5022" w14:textId="77777777" w:rsidR="006D2D6C" w:rsidRPr="001F03FC" w:rsidRDefault="006D2D6C" w:rsidP="001F03FC">
      <w:pPr>
        <w:pStyle w:val="Heading2"/>
      </w:pPr>
      <w:bookmarkStart w:id="1470" w:name="_Toc402426181"/>
      <w:r w:rsidRPr="001F03FC">
        <w:t>Overview</w:t>
      </w:r>
      <w:bookmarkEnd w:id="1470"/>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76168166" r:id="rId26"/>
        </w:object>
      </w:r>
    </w:p>
    <w:p w14:paraId="0EE8C25E" w14:textId="77777777" w:rsidR="003443AB" w:rsidRDefault="005D2554" w:rsidP="00873242">
      <w:pPr>
        <w:pStyle w:val="Caption"/>
      </w:pPr>
      <w:bookmarkStart w:id="1471" w:name="_Ref393889463"/>
      <w:bookmarkStart w:id="1472" w:name="_Toc402426154"/>
      <w:r>
        <w:t xml:space="preserve">Figure </w:t>
      </w:r>
      <w:ins w:id="1473" w:author="Author" w:date="2014-09-04T14:53:00Z">
        <w:r w:rsidR="002F6854">
          <w:fldChar w:fldCharType="begin"/>
        </w:r>
        <w:r w:rsidR="002F6854">
          <w:instrText xml:space="preserve"> STYLEREF 1 \s </w:instrText>
        </w:r>
      </w:ins>
      <w:r w:rsidR="002F6854">
        <w:fldChar w:fldCharType="separate"/>
      </w:r>
      <w:r w:rsidR="002F6854">
        <w:rPr>
          <w:noProof/>
        </w:rPr>
        <w:t>2</w:t>
      </w:r>
      <w:ins w:id="1474"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75" w:author="Author" w:date="2014-09-04T14:53:00Z">
        <w:r w:rsidR="002F6854">
          <w:rPr>
            <w:noProof/>
          </w:rPr>
          <w:t>1</w:t>
        </w:r>
        <w:r w:rsidR="002F6854">
          <w:fldChar w:fldCharType="end"/>
        </w:r>
      </w:ins>
      <w:del w:id="1476"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w:delText>
        </w:r>
        <w:r w:rsidR="0011033B" w:rsidDel="002F6854">
          <w:fldChar w:fldCharType="end"/>
        </w:r>
      </w:del>
      <w:bookmarkEnd w:id="1471"/>
      <w:r>
        <w:t>. Security system diagram</w:t>
      </w:r>
      <w:bookmarkEnd w:id="1472"/>
    </w:p>
    <w:p w14:paraId="12755C5B" w14:textId="77777777" w:rsidR="005D2554" w:rsidRDefault="005D2554" w:rsidP="005D2554">
      <w:pPr>
        <w:pStyle w:val="Heading2"/>
      </w:pPr>
      <w:bookmarkStart w:id="1477" w:name="_Toc402426182"/>
      <w:r>
        <w:t>Premises</w:t>
      </w:r>
      <w:bookmarkEnd w:id="1477"/>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1478" w:name="_Ref393889708"/>
      <w:bookmarkStart w:id="1479" w:name="_Toc402426147"/>
      <w:r>
        <w:t xml:space="preserve">Table </w:t>
      </w:r>
      <w:fldSimple w:instr=" STYLEREF 1 \s ">
        <w:r w:rsidR="00776C0A">
          <w:rPr>
            <w:noProof/>
          </w:rPr>
          <w:t>2</w:t>
        </w:r>
      </w:fldSimple>
      <w:r w:rsidR="00E37DF9">
        <w:noBreakHyphen/>
      </w:r>
      <w:fldSimple w:instr=" SEQ Table \* ARABIC \s 1 ">
        <w:r w:rsidR="00776C0A">
          <w:rPr>
            <w:noProof/>
          </w:rPr>
          <w:t>1</w:t>
        </w:r>
      </w:fldSimple>
      <w:bookmarkEnd w:id="1478"/>
      <w:r>
        <w:t>. Security 2.0 premises</w:t>
      </w:r>
      <w:bookmarkEnd w:id="1479"/>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ins w:id="1480" w:author="Author" w:date="2014-09-04T15:01:00Z">
              <w:r w:rsidR="007E0D8D">
                <w:t xml:space="preserve"> GUID</w:t>
              </w:r>
            </w:ins>
            <w:ins w:id="1481" w:author="Author" w:date="2014-09-04T15:03:00Z">
              <w:r w:rsidR="007E0D8D">
                <w:t xml:space="preserve"> and </w:t>
              </w:r>
            </w:ins>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77777777" w:rsidR="00D71FEF" w:rsidRDefault="00D71FEF" w:rsidP="007E1B72">
            <w:pPr>
              <w:pStyle w:val="tablebulletlvl1"/>
              <w:rPr>
                <w:ins w:id="1482" w:author="Author" w:date="2014-09-05T08:18:00Z"/>
              </w:rPr>
            </w:pPr>
            <w:r>
              <w:t xml:space="preserve">A newer </w:t>
            </w:r>
            <w:r w:rsidR="000F0855">
              <w:t xml:space="preserve">signed </w:t>
            </w:r>
            <w:r>
              <w:t>policy can be installed by a</w:t>
            </w:r>
            <w:r w:rsidR="00640B05">
              <w:t>ny peer</w:t>
            </w:r>
            <w:del w:id="1483" w:author="Author" w:date="2014-09-04T15:06:00Z">
              <w:r w:rsidR="00640B05" w:rsidDel="001F5175">
                <w:delText xml:space="preserve"> </w:delText>
              </w:r>
            </w:del>
            <w:r w:rsidR="000F0855">
              <w:t>.</w:t>
            </w:r>
            <w:r>
              <w:t xml:space="preserve"> Developers can define policy templates to help the user with policy building.</w:t>
            </w:r>
          </w:p>
          <w:p w14:paraId="3E9757F3" w14:textId="77777777" w:rsidR="00643405" w:rsidRDefault="00643405" w:rsidP="007E1B72">
            <w:pPr>
              <w:pStyle w:val="tablebulletlvl1"/>
            </w:pPr>
            <w:ins w:id="1484" w:author="Author" w:date="2014-09-05T08:18:00Z">
              <w:r>
                <w:t xml:space="preserve">Signed policy data must </w:t>
              </w:r>
              <w:commentRangeStart w:id="1485"/>
              <w:r>
                <w:t>be</w:t>
              </w:r>
              <w:commentRangeEnd w:id="1485"/>
              <w:r>
                <w:rPr>
                  <w:rStyle w:val="CommentReference"/>
                  <w:rFonts w:ascii="Times" w:eastAsia="Times" w:hAnsi="Times"/>
                </w:rPr>
                <w:commentReference w:id="1485"/>
              </w:r>
              <w:r>
                <w:t xml:space="preserve"> encrypted if it is not delivered by the admin</w:t>
              </w:r>
            </w:ins>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77777777" w:rsidR="00D71FEF" w:rsidRDefault="00D71FEF" w:rsidP="007E1B72">
            <w:pPr>
              <w:pStyle w:val="tablebulletlvl1"/>
            </w:pPr>
            <w:r>
              <w:t xml:space="preserve">Authorization data are not present in the membership </w:t>
            </w:r>
            <w:del w:id="1486" w:author="Author" w:date="2014-09-04T15:13:00Z">
              <w:r w:rsidDel="001F4FD1">
                <w:delText xml:space="preserve">or the policy </w:delText>
              </w:r>
            </w:del>
            <w:r>
              <w:t>certificate</w:t>
            </w:r>
          </w:p>
          <w:p w14:paraId="53706154" w14:textId="77777777" w:rsidR="00D71FEF" w:rsidRDefault="00D71FEF" w:rsidP="007E1B72">
            <w:pPr>
              <w:pStyle w:val="tablebulletlvl1"/>
            </w:pPr>
            <w:r>
              <w:t>The</w:t>
            </w:r>
            <w:ins w:id="1487" w:author="Author" w:date="2014-09-04T15:14:00Z">
              <w:r w:rsidR="001F4FD1">
                <w:t xml:space="preserve"> membership </w:t>
              </w:r>
            </w:ins>
            <w:del w:id="1488" w:author="Author" w:date="2014-09-04T15:14:00Z">
              <w:r w:rsidDel="001F4FD1">
                <w:delText xml:space="preserve"> certificate holds the digest of the </w:delText>
              </w:r>
            </w:del>
            <w:r>
              <w:t>authorization data</w:t>
            </w:r>
            <w:ins w:id="1489" w:author="Author" w:date="2014-09-04T15:14:00Z">
              <w:r w:rsidR="001F4FD1">
                <w:t xml:space="preserve"> is signed by the </w:t>
              </w:r>
            </w:ins>
            <w:ins w:id="1490" w:author="Author" w:date="2014-09-04T15:15:00Z">
              <w:r w:rsidR="001F4FD1">
                <w:t>membership</w:t>
              </w:r>
            </w:ins>
            <w:ins w:id="1491" w:author="Author" w:date="2014-09-04T15:14:00Z">
              <w:r w:rsidR="001F4FD1">
                <w:t xml:space="preserve"> </w:t>
              </w:r>
            </w:ins>
            <w:ins w:id="1492" w:author="Author" w:date="2014-09-04T15:15:00Z">
              <w:r w:rsidR="001F4FD1">
                <w:t>certificate issuer</w:t>
              </w:r>
            </w:ins>
            <w:del w:id="1493" w:author="Author" w:date="2014-09-04T15:14:00Z">
              <w:r w:rsidDel="001F4FD1">
                <w:delText>.</w:delText>
              </w:r>
            </w:del>
          </w:p>
          <w:p w14:paraId="1952C226" w14:textId="77777777" w:rsidR="00D71FEF" w:rsidDel="00643405" w:rsidRDefault="00D71FEF" w:rsidP="005A4E4D">
            <w:pPr>
              <w:pStyle w:val="tablebulletlvl1"/>
              <w:rPr>
                <w:ins w:id="1494" w:author="Author" w:date="2014-09-04T15:15:00Z"/>
                <w:del w:id="1495" w:author="Author" w:date="2014-09-05T08:18:00Z"/>
              </w:rPr>
            </w:pPr>
            <w:r>
              <w:t>Authorization data can be requested from the certificate holder.</w:t>
            </w:r>
          </w:p>
          <w:p w14:paraId="16EEF9E2" w14:textId="77777777" w:rsidR="001F4FD1" w:rsidRDefault="001F4FD1">
            <w:pPr>
              <w:pStyle w:val="tablebulletlvl1"/>
            </w:pPr>
            <w:ins w:id="1496" w:author="Author" w:date="2014-09-04T15:15:00Z">
              <w:del w:id="1497" w:author="Author" w:date="2014-09-05T08:18:00Z">
                <w:r w:rsidDel="00643405">
                  <w:delText>Authorization data must be encrypted if it is not delivered by the admin</w:delText>
                </w:r>
              </w:del>
            </w:ins>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7777777" w:rsidR="00D71FEF" w:rsidRDefault="00D71FEF" w:rsidP="00373FF5">
            <w:pPr>
              <w:pStyle w:val="tablebulletlvl1"/>
              <w:numPr>
                <w:ilvl w:val="0"/>
                <w:numId w:val="0"/>
              </w:numPr>
              <w:ind w:left="245" w:hanging="245"/>
            </w:pPr>
            <w:r>
              <w:t>Certificate that signs the identity information and optional vCard data.</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5615256C" w14:textId="77777777" w:rsidR="00D71FEF" w:rsidDel="001F4FD1" w:rsidRDefault="00640B05" w:rsidP="001F4FD1">
            <w:pPr>
              <w:pStyle w:val="tablebulletlvl1"/>
              <w:rPr>
                <w:del w:id="1498" w:author="Author" w:date="2014-09-04T15:16:00Z"/>
              </w:rPr>
            </w:pPr>
            <w:r>
              <w:t xml:space="preserve">An application </w:t>
            </w:r>
            <w:r w:rsidR="00D71FEF">
              <w:t xml:space="preserve">trusts identity certificate issued by any of the application’s </w:t>
            </w:r>
            <w:r>
              <w:t>certificate authorities</w:t>
            </w:r>
            <w:r w:rsidR="00D71FEF">
              <w:t xml:space="preserve"> and guild equivalence authorities.</w:t>
            </w:r>
          </w:p>
          <w:p w14:paraId="04497668" w14:textId="77777777" w:rsidR="00D71FEF" w:rsidRDefault="00D71FEF">
            <w:pPr>
              <w:pStyle w:val="tablebulletlvl1"/>
            </w:pPr>
            <w:del w:id="1499" w:author="Author" w:date="2014-09-04T15:16:00Z">
              <w:r w:rsidDel="001F4FD1">
                <w:delText>An application may have one or more identity certificates.</w:delText>
              </w:r>
            </w:del>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7F856420" w14:textId="77777777" w:rsidR="000F0855" w:rsidDel="001F5175" w:rsidRDefault="000F0855" w:rsidP="001F4FD1">
            <w:pPr>
              <w:pStyle w:val="tablebulletlvl1"/>
              <w:rPr>
                <w:del w:id="1500" w:author="Author" w:date="2014-09-04T15:12:00Z"/>
              </w:rPr>
            </w:pPr>
            <w:r>
              <w:t>Security Manager can push signed policy to subject application</w:t>
            </w:r>
          </w:p>
          <w:p w14:paraId="3B5F1E2E" w14:textId="77777777" w:rsidR="000F0855" w:rsidRDefault="000F0855">
            <w:pPr>
              <w:pStyle w:val="tablebulletlvl1"/>
            </w:pPr>
            <w:del w:id="1501" w:author="Author" w:date="2014-09-04T15:12:00Z">
              <w:r w:rsidDel="001F5175">
                <w:delText>Security Manager provides interface for application to retrieve policy updates</w:delText>
              </w:r>
            </w:del>
          </w:p>
        </w:tc>
      </w:tr>
    </w:tbl>
    <w:p w14:paraId="1725D49B" w14:textId="77777777" w:rsidR="000A5F7E" w:rsidRDefault="007E1B72" w:rsidP="000A5F7E">
      <w:pPr>
        <w:pStyle w:val="Heading2"/>
      </w:pPr>
      <w:bookmarkStart w:id="1502" w:name="_Toc402426183"/>
      <w:r>
        <w:t>Typical operation</w:t>
      </w:r>
      <w:r w:rsidR="00FD63CD">
        <w:t>s</w:t>
      </w:r>
      <w:bookmarkEnd w:id="1502"/>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1503" w:name="_Toc402426184"/>
      <w:r>
        <w:t>Claim a factory</w:t>
      </w:r>
      <w:r w:rsidR="00640B05">
        <w:t>-</w:t>
      </w:r>
      <w:r>
        <w:t>reset device</w:t>
      </w:r>
      <w:bookmarkEnd w:id="1503"/>
    </w:p>
    <w:p w14:paraId="73BB33B2" w14:textId="77777777" w:rsidR="007E1B72" w:rsidRPr="00373FF5" w:rsidRDefault="007E1B72" w:rsidP="007E1B72">
      <w:pPr>
        <w:pStyle w:val="body"/>
        <w:rPr>
          <w:i/>
        </w:rPr>
      </w:pPr>
      <w:r w:rsidRPr="007E1B72">
        <w:t>A user can claim any factory</w:t>
      </w:r>
      <w:r w:rsidR="00604DD6">
        <w:t xml:space="preserve"> </w:t>
      </w:r>
      <w:r w:rsidRPr="007E1B72">
        <w:t>reset device during the claiming interval. Claiming is first-come</w:t>
      </w:r>
      <w:r w:rsidR="00604DD6">
        <w:t xml:space="preserve">, first-claim action. </w:t>
      </w:r>
      <w:r w:rsidRPr="007E1B72">
        <w:t xml:space="preserve">That user becomes the </w:t>
      </w:r>
      <w:r w:rsidR="00640B05">
        <w:t>admin</w:t>
      </w:r>
      <w:r w:rsidRPr="007E1B72">
        <w:t>. If there is no claimant during the claiming interval, the device becomes unclaimable</w:t>
      </w:r>
      <w:r w:rsidR="00C45D76">
        <w:t>.  The procedure to make the device to become claimable again is manufacturer’s specific.</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77777777" w:rsidR="005C704D" w:rsidRDefault="00235BCD" w:rsidP="005C704D">
      <w:pPr>
        <w:pStyle w:val="figureanchor"/>
      </w:pPr>
      <w:r>
        <w:object w:dxaOrig="9177" w:dyaOrig="7537" w14:anchorId="5F46420A">
          <v:shape id="_x0000_i1026" type="#_x0000_t75" style="width:436.5pt;height:357.75pt" o:ole="">
            <v:imagedata r:id="rId29" o:title=""/>
          </v:shape>
          <o:OLEObject Type="Embed" ProgID="Visio.Drawing.11" ShapeID="_x0000_i1026" DrawAspect="Content" ObjectID="_1476168167" r:id="rId30"/>
        </w:object>
      </w:r>
      <w:r w:rsidDel="00235BCD">
        <w:t xml:space="preserve"> </w:t>
      </w:r>
    </w:p>
    <w:p w14:paraId="77809632" w14:textId="77777777" w:rsidR="00E95C06" w:rsidRPr="007E1B72" w:rsidRDefault="00E95C06" w:rsidP="00E95C06">
      <w:pPr>
        <w:pStyle w:val="Caption"/>
      </w:pPr>
      <w:bookmarkStart w:id="1504" w:name="_Toc402426155"/>
      <w:r>
        <w:t xml:space="preserve">Figure </w:t>
      </w:r>
      <w:ins w:id="1505" w:author="Author" w:date="2014-09-04T14:53:00Z">
        <w:r w:rsidR="002F6854">
          <w:fldChar w:fldCharType="begin"/>
        </w:r>
        <w:r w:rsidR="002F6854">
          <w:instrText xml:space="preserve"> STYLEREF 1 \s </w:instrText>
        </w:r>
      </w:ins>
      <w:r w:rsidR="002F6854">
        <w:fldChar w:fldCharType="separate"/>
      </w:r>
      <w:r w:rsidR="002F6854">
        <w:rPr>
          <w:noProof/>
        </w:rPr>
        <w:t>2</w:t>
      </w:r>
      <w:ins w:id="150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507" w:author="Author" w:date="2014-09-04T14:53:00Z">
        <w:r w:rsidR="002F6854">
          <w:rPr>
            <w:noProof/>
          </w:rPr>
          <w:t>2</w:t>
        </w:r>
        <w:r w:rsidR="002F6854">
          <w:fldChar w:fldCharType="end"/>
        </w:r>
      </w:ins>
      <w:del w:id="150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w:delText>
        </w:r>
        <w:r w:rsidR="0011033B" w:rsidDel="002F6854">
          <w:fldChar w:fldCharType="end"/>
        </w:r>
      </w:del>
      <w:r>
        <w:t xml:space="preserve">. </w:t>
      </w:r>
      <w:r w:rsidRPr="00E95C06">
        <w:t>Claim a factory</w:t>
      </w:r>
      <w:r w:rsidR="00640B05">
        <w:t>-</w:t>
      </w:r>
      <w:r w:rsidRPr="00E95C06">
        <w:t>reset device w</w:t>
      </w:r>
      <w:r>
        <w:t>ithout out-of-band</w:t>
      </w:r>
      <w:r w:rsidRPr="00E95C06">
        <w:t xml:space="preserve"> registration data</w:t>
      </w:r>
      <w:bookmarkEnd w:id="1504"/>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7777777" w:rsidR="00E95C06" w:rsidRDefault="00235BCD" w:rsidP="00E95C06">
      <w:pPr>
        <w:pStyle w:val="figureanchor"/>
      </w:pPr>
      <w:r>
        <w:object w:dxaOrig="9177" w:dyaOrig="7342" w14:anchorId="25605858">
          <v:shape id="_x0000_i1027" type="#_x0000_t75" style="width:436.5pt;height:348.75pt" o:ole="">
            <v:imagedata r:id="rId31" o:title=""/>
          </v:shape>
          <o:OLEObject Type="Embed" ProgID="Visio.Drawing.11" ShapeID="_x0000_i1027" DrawAspect="Content" ObjectID="_1476168168" r:id="rId32"/>
        </w:object>
      </w:r>
      <w:r w:rsidDel="00235BCD">
        <w:t xml:space="preserve"> </w:t>
      </w:r>
    </w:p>
    <w:p w14:paraId="3708A890" w14:textId="77777777" w:rsidR="00E95C06" w:rsidRDefault="00E95C06" w:rsidP="00E95C06">
      <w:pPr>
        <w:pStyle w:val="Caption"/>
      </w:pPr>
      <w:bookmarkStart w:id="1509" w:name="_Toc402426156"/>
      <w:r>
        <w:t xml:space="preserve">Figure </w:t>
      </w:r>
      <w:ins w:id="1510" w:author="Author" w:date="2014-09-04T14:53:00Z">
        <w:r w:rsidR="002F6854">
          <w:fldChar w:fldCharType="begin"/>
        </w:r>
        <w:r w:rsidR="002F6854">
          <w:instrText xml:space="preserve"> STYLEREF 1 \s </w:instrText>
        </w:r>
      </w:ins>
      <w:r w:rsidR="002F6854">
        <w:fldChar w:fldCharType="separate"/>
      </w:r>
      <w:r w:rsidR="002F6854">
        <w:rPr>
          <w:noProof/>
        </w:rPr>
        <w:t>2</w:t>
      </w:r>
      <w:ins w:id="151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512" w:author="Author" w:date="2014-09-04T14:53:00Z">
        <w:r w:rsidR="002F6854">
          <w:rPr>
            <w:noProof/>
          </w:rPr>
          <w:t>3</w:t>
        </w:r>
        <w:r w:rsidR="002F6854">
          <w:fldChar w:fldCharType="end"/>
        </w:r>
      </w:ins>
      <w:del w:id="151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3</w:delText>
        </w:r>
        <w:r w:rsidR="0011033B" w:rsidDel="002F6854">
          <w:fldChar w:fldCharType="end"/>
        </w:r>
      </w:del>
      <w:r>
        <w:t>. Claiming a factory</w:t>
      </w:r>
      <w:r w:rsidR="00640B05">
        <w:t>-</w:t>
      </w:r>
      <w:r>
        <w:t xml:space="preserve">reset device using out-of-band </w:t>
      </w:r>
      <w:r w:rsidRPr="00E95C06">
        <w:t>registration data</w:t>
      </w:r>
      <w:bookmarkEnd w:id="1509"/>
    </w:p>
    <w:p w14:paraId="62376CEF" w14:textId="77777777" w:rsidR="005C7089" w:rsidRDefault="00E95C06" w:rsidP="005C7089">
      <w:pPr>
        <w:pStyle w:val="Heading3"/>
      </w:pPr>
      <w:bookmarkStart w:id="1514" w:name="_Toc402426185"/>
      <w:r>
        <w:t>Define a guild</w:t>
      </w:r>
      <w:bookmarkEnd w:id="1514"/>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1515" w:name="_Toc402426186"/>
      <w:r>
        <w:t>Example of building a policy</w:t>
      </w:r>
      <w:bookmarkEnd w:id="1515"/>
    </w:p>
    <w:p w14:paraId="360B796C" w14:textId="77777777" w:rsidR="00963130" w:rsidRPr="001F03FC"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p>
    <w:p w14:paraId="713DFB26" w14:textId="77777777" w:rsidR="002F4AE2" w:rsidRDefault="00E95C06" w:rsidP="002F4AE2">
      <w:pPr>
        <w:pStyle w:val="Heading3"/>
      </w:pPr>
      <w:bookmarkStart w:id="1516" w:name="_Toc402426187"/>
      <w:r>
        <w:lastRenderedPageBreak/>
        <w:t>Install an ANY-USER policy</w:t>
      </w:r>
      <w:bookmarkEnd w:id="1516"/>
    </w:p>
    <w:p w14:paraId="71D8D59D" w14:textId="77777777" w:rsidR="00E95C06" w:rsidRDefault="00E95C06" w:rsidP="001F03FC">
      <w:pPr>
        <w:pStyle w:val="body"/>
      </w:pPr>
      <w:r w:rsidRPr="00E95C06">
        <w:t>A</w:t>
      </w:r>
      <w:r w:rsidR="00BD568C">
        <w:t>n admin</w:t>
      </w:r>
      <w:r w:rsidRPr="00E95C06">
        <w:t xml:space="preserve"> can install an </w:t>
      </w:r>
      <w:r w:rsidR="005A1F58">
        <w:t xml:space="preserve">ANY-USER policy </w:t>
      </w:r>
      <w:r w:rsidR="00BD568C">
        <w:t>for the application</w:t>
      </w:r>
      <w:r w:rsidR="005A1F58">
        <w:t xml:space="preserve">. </w:t>
      </w:r>
      <w:r w:rsidRPr="00E95C06">
        <w:t>This policy specifies all the authorizations for any user.</w:t>
      </w:r>
    </w:p>
    <w:p w14:paraId="2687EF22" w14:textId="77777777" w:rsidR="00186B4B" w:rsidRDefault="008C0457" w:rsidP="00186B4B">
      <w:pPr>
        <w:pStyle w:val="figureanchor"/>
      </w:pPr>
      <w:r>
        <w:object w:dxaOrig="10571" w:dyaOrig="7194" w14:anchorId="7C29F238">
          <v:shape id="_x0000_i1028" type="#_x0000_t75" style="width:435.75pt;height:296.25pt" o:ole="">
            <v:imagedata r:id="rId33" o:title=""/>
          </v:shape>
          <o:OLEObject Type="Embed" ProgID="Visio.Drawing.11" ShapeID="_x0000_i1028" DrawAspect="Content" ObjectID="_1476168169" r:id="rId34"/>
        </w:object>
      </w:r>
      <w:r w:rsidR="0041205A" w:rsidDel="0041205A">
        <w:t xml:space="preserve"> </w:t>
      </w:r>
    </w:p>
    <w:p w14:paraId="47EDB202" w14:textId="77777777" w:rsidR="00E95C06" w:rsidRDefault="00E95C06" w:rsidP="00E95C06">
      <w:pPr>
        <w:pStyle w:val="Caption"/>
      </w:pPr>
      <w:bookmarkStart w:id="1517" w:name="_Toc402426157"/>
      <w:r>
        <w:t xml:space="preserve">Figure </w:t>
      </w:r>
      <w:ins w:id="1518" w:author="Author" w:date="2014-09-04T14:53:00Z">
        <w:r w:rsidR="002F6854">
          <w:fldChar w:fldCharType="begin"/>
        </w:r>
        <w:r w:rsidR="002F6854">
          <w:instrText xml:space="preserve"> STYLEREF 1 \s </w:instrText>
        </w:r>
      </w:ins>
      <w:r w:rsidR="002F6854">
        <w:fldChar w:fldCharType="separate"/>
      </w:r>
      <w:r w:rsidR="002F6854">
        <w:rPr>
          <w:noProof/>
        </w:rPr>
        <w:t>2</w:t>
      </w:r>
      <w:ins w:id="151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520" w:author="Author" w:date="2014-09-04T14:53:00Z">
        <w:r w:rsidR="002F6854">
          <w:rPr>
            <w:noProof/>
          </w:rPr>
          <w:t>4</w:t>
        </w:r>
        <w:r w:rsidR="002F6854">
          <w:fldChar w:fldCharType="end"/>
        </w:r>
      </w:ins>
      <w:del w:id="1521"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4</w:delText>
        </w:r>
        <w:r w:rsidR="0011033B" w:rsidDel="002F6854">
          <w:fldChar w:fldCharType="end"/>
        </w:r>
      </w:del>
      <w:r>
        <w:t>. Install an ANY-USER policy</w:t>
      </w:r>
      <w:bookmarkEnd w:id="1517"/>
    </w:p>
    <w:p w14:paraId="04D2DB95" w14:textId="77777777" w:rsidR="00E95C06" w:rsidRDefault="00E95C06" w:rsidP="00E95C06">
      <w:pPr>
        <w:pStyle w:val="Heading3"/>
      </w:pPr>
      <w:bookmarkStart w:id="1522" w:name="_Toc402426188"/>
      <w:r>
        <w:t>Install a guild</w:t>
      </w:r>
      <w:r w:rsidR="006C62EE">
        <w:t>-specific</w:t>
      </w:r>
      <w:r>
        <w:t xml:space="preserve"> </w:t>
      </w:r>
      <w:r w:rsidR="006C62EE">
        <w:t>policy</w:t>
      </w:r>
      <w:bookmarkEnd w:id="1522"/>
    </w:p>
    <w:p w14:paraId="283EA957" w14:textId="77777777" w:rsidR="00E95C06" w:rsidRDefault="00E95C06" w:rsidP="00E95C06">
      <w:pPr>
        <w:pStyle w:val="body"/>
      </w:pPr>
      <w:r>
        <w:t>A</w:t>
      </w:r>
      <w:r w:rsidR="008C0457">
        <w:t>n admin</w:t>
      </w:r>
      <w:r>
        <w:t xml:space="preserve"> can install a guild-specific policy on the application.  This policy specifies how the given application behave</w:t>
      </w:r>
      <w:r w:rsidR="008C0457">
        <w:t>s</w:t>
      </w:r>
      <w:r>
        <w:t xml:space="preserve"> based on its role as </w:t>
      </w:r>
      <w:r w:rsidR="008C0457">
        <w:t xml:space="preserve">a </w:t>
      </w:r>
      <w:r>
        <w:t xml:space="preserve">provider </w:t>
      </w:r>
      <w:r w:rsidR="008A2003">
        <w:t>and/</w:t>
      </w:r>
      <w:r>
        <w:t xml:space="preserve">or </w:t>
      </w:r>
      <w:r w:rsidR="008C0457">
        <w:t xml:space="preserve">a </w:t>
      </w:r>
      <w:r>
        <w:t xml:space="preserve">consumer. </w:t>
      </w:r>
      <w:r w:rsidR="006C62EE">
        <w:t xml:space="preserve">See </w:t>
      </w:r>
      <w:r w:rsidR="006C62EE">
        <w:fldChar w:fldCharType="begin"/>
      </w:r>
      <w:r w:rsidR="006C62EE">
        <w:instrText xml:space="preserve"> REF _Ref393891371 \h </w:instrText>
      </w:r>
      <w:r w:rsidR="006C62EE">
        <w:fldChar w:fldCharType="separate"/>
      </w:r>
      <w:r w:rsidR="00776C0A">
        <w:t>Authorization data format</w:t>
      </w:r>
      <w:r w:rsidR="006C62EE">
        <w:fldChar w:fldCharType="end"/>
      </w:r>
      <w:r w:rsidR="006C62EE">
        <w:t xml:space="preserve"> </w:t>
      </w:r>
      <w:r>
        <w:t>for more details on the format of the authorization data. Typically</w:t>
      </w:r>
      <w:r w:rsidR="006C62EE">
        <w:t>,</w:t>
      </w:r>
      <w:r>
        <w:t xml:space="preserve"> a provider has policies installed, but occasionally a </w:t>
      </w:r>
      <w:r w:rsidR="0041205A">
        <w:t xml:space="preserve">consumer </w:t>
      </w:r>
      <w:r>
        <w:t xml:space="preserve">may also have a policy. For a provider, the policy specifies all the authorizations to any consumer presenting a guild membership certificate.   </w:t>
      </w:r>
      <w:r w:rsidR="0041205A">
        <w:t>For a consumer, the policy specifies whether it has the privilege to send a command to the provider or to receive a signal from the provider.</w:t>
      </w:r>
      <w:r>
        <w:t xml:space="preserve"> </w:t>
      </w:r>
    </w:p>
    <w:p w14:paraId="06F329A7" w14:textId="77777777" w:rsidR="00E95C06" w:rsidRDefault="00E95C06" w:rsidP="00E95C06">
      <w:pPr>
        <w:pStyle w:val="body"/>
      </w:pPr>
      <w:r>
        <w:t>Installing a guild</w:t>
      </w:r>
      <w:r w:rsidR="006C62EE">
        <w:t>-specific</w:t>
      </w:r>
      <w:r>
        <w:t xml:space="preserve"> policy does not allow </w:t>
      </w:r>
      <w:r w:rsidR="0041205A">
        <w:t xml:space="preserve">the holding </w:t>
      </w:r>
      <w:r w:rsidR="008C0457">
        <w:t>application</w:t>
      </w:r>
      <w:r>
        <w:t xml:space="preserve"> </w:t>
      </w:r>
      <w:r w:rsidR="006C62EE">
        <w:t xml:space="preserve">to </w:t>
      </w:r>
      <w:r>
        <w:t>acces</w:t>
      </w:r>
      <w:r w:rsidR="006C62EE">
        <w:t>s</w:t>
      </w:r>
      <w:r>
        <w:t xml:space="preserve"> other </w:t>
      </w:r>
      <w:r w:rsidR="008C0457">
        <w:t xml:space="preserve">applications </w:t>
      </w:r>
      <w:r>
        <w:t>in the guild.</w:t>
      </w:r>
    </w:p>
    <w:p w14:paraId="3991A43D" w14:textId="77777777" w:rsidR="006B4D67" w:rsidRDefault="008C0457" w:rsidP="006B4D67">
      <w:pPr>
        <w:pStyle w:val="figureanchor"/>
      </w:pPr>
      <w:r>
        <w:object w:dxaOrig="10299" w:dyaOrig="7010" w14:anchorId="703E4EC5">
          <v:shape id="_x0000_i1029" type="#_x0000_t75" style="width:435.75pt;height:296.25pt" o:ole="">
            <v:imagedata r:id="rId35" o:title=""/>
          </v:shape>
          <o:OLEObject Type="Embed" ProgID="Visio.Drawing.11" ShapeID="_x0000_i1029" DrawAspect="Content" ObjectID="_1476168170" r:id="rId36"/>
        </w:object>
      </w:r>
    </w:p>
    <w:p w14:paraId="23569752" w14:textId="77777777" w:rsidR="00E95C06" w:rsidRDefault="00E95C06" w:rsidP="00E95C06">
      <w:pPr>
        <w:pStyle w:val="Caption"/>
      </w:pPr>
      <w:bookmarkStart w:id="1523" w:name="_Toc402426158"/>
      <w:r>
        <w:t xml:space="preserve">Figure </w:t>
      </w:r>
      <w:ins w:id="1524" w:author="Author" w:date="2014-09-04T14:53:00Z">
        <w:r w:rsidR="002F6854">
          <w:fldChar w:fldCharType="begin"/>
        </w:r>
        <w:r w:rsidR="002F6854">
          <w:instrText xml:space="preserve"> STYLEREF 1 \s </w:instrText>
        </w:r>
      </w:ins>
      <w:r w:rsidR="002F6854">
        <w:fldChar w:fldCharType="separate"/>
      </w:r>
      <w:r w:rsidR="002F6854">
        <w:rPr>
          <w:noProof/>
        </w:rPr>
        <w:t>2</w:t>
      </w:r>
      <w:ins w:id="152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526" w:author="Author" w:date="2014-09-04T14:53:00Z">
        <w:r w:rsidR="002F6854">
          <w:rPr>
            <w:noProof/>
          </w:rPr>
          <w:t>5</w:t>
        </w:r>
        <w:r w:rsidR="002F6854">
          <w:fldChar w:fldCharType="end"/>
        </w:r>
      </w:ins>
      <w:del w:id="152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5</w:delText>
        </w:r>
        <w:r w:rsidR="0011033B" w:rsidDel="002F6854">
          <w:fldChar w:fldCharType="end"/>
        </w:r>
      </w:del>
      <w:r>
        <w:t>. Install a guild</w:t>
      </w:r>
      <w:r w:rsidR="006C62EE">
        <w:t>-specific policy</w:t>
      </w:r>
      <w:bookmarkEnd w:id="1523"/>
    </w:p>
    <w:p w14:paraId="4BF7F27D" w14:textId="77777777" w:rsidR="00E95C06" w:rsidRDefault="00E95C06" w:rsidP="00E95C06">
      <w:pPr>
        <w:pStyle w:val="Heading3"/>
      </w:pPr>
      <w:bookmarkStart w:id="1528" w:name="_Toc402426189"/>
      <w:r>
        <w:t>Add a</w:t>
      </w:r>
      <w:r w:rsidR="008C0457">
        <w:t xml:space="preserve">n application </w:t>
      </w:r>
      <w:r>
        <w:t>to a guild</w:t>
      </w:r>
      <w:bookmarkEnd w:id="1528"/>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77777777" w:rsidR="006B4D67" w:rsidRDefault="008C0457" w:rsidP="006B4D67">
      <w:pPr>
        <w:pStyle w:val="figureanchor"/>
      </w:pPr>
      <w:r>
        <w:object w:dxaOrig="10587" w:dyaOrig="6490" w14:anchorId="2160C24C">
          <v:shape id="_x0000_i1030" type="#_x0000_t75" style="width:437.25pt;height:267pt" o:ole="">
            <v:imagedata r:id="rId37" o:title=""/>
          </v:shape>
          <o:OLEObject Type="Embed" ProgID="Visio.Drawing.11" ShapeID="_x0000_i1030" DrawAspect="Content" ObjectID="_1476168171" r:id="rId38"/>
        </w:object>
      </w:r>
    </w:p>
    <w:p w14:paraId="655B3BE6" w14:textId="77777777" w:rsidR="00E95C06" w:rsidRPr="00E95C06" w:rsidRDefault="00E95C06" w:rsidP="00E95C06">
      <w:pPr>
        <w:pStyle w:val="Caption"/>
      </w:pPr>
      <w:bookmarkStart w:id="1529" w:name="_Toc402426159"/>
      <w:r>
        <w:t xml:space="preserve">Figure </w:t>
      </w:r>
      <w:ins w:id="1530" w:author="Author" w:date="2014-09-04T14:53:00Z">
        <w:r w:rsidR="002F6854">
          <w:fldChar w:fldCharType="begin"/>
        </w:r>
        <w:r w:rsidR="002F6854">
          <w:instrText xml:space="preserve"> STYLEREF 1 \s </w:instrText>
        </w:r>
      </w:ins>
      <w:r w:rsidR="002F6854">
        <w:fldChar w:fldCharType="separate"/>
      </w:r>
      <w:r w:rsidR="002F6854">
        <w:rPr>
          <w:noProof/>
        </w:rPr>
        <w:t>2</w:t>
      </w:r>
      <w:ins w:id="153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532" w:author="Author" w:date="2014-09-04T14:53:00Z">
        <w:r w:rsidR="002F6854">
          <w:rPr>
            <w:noProof/>
          </w:rPr>
          <w:t>6</w:t>
        </w:r>
        <w:r w:rsidR="002F6854">
          <w:fldChar w:fldCharType="end"/>
        </w:r>
      </w:ins>
      <w:del w:id="153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6</w:delText>
        </w:r>
        <w:r w:rsidR="0011033B" w:rsidDel="002F6854">
          <w:fldChar w:fldCharType="end"/>
        </w:r>
      </w:del>
      <w:r>
        <w:t>. Add a</w:t>
      </w:r>
      <w:r w:rsidR="008C0457">
        <w:t xml:space="preserve">n application </w:t>
      </w:r>
      <w:r>
        <w:t>to a guild</w:t>
      </w:r>
      <w:bookmarkEnd w:id="1529"/>
    </w:p>
    <w:p w14:paraId="7815C45D" w14:textId="77777777" w:rsidR="002F4AE2" w:rsidRDefault="002F4AE2" w:rsidP="00E95C06">
      <w:pPr>
        <w:pStyle w:val="Heading3"/>
      </w:pPr>
      <w:r w:rsidRPr="001F03FC">
        <w:t xml:space="preserve"> </w:t>
      </w:r>
      <w:bookmarkStart w:id="1534" w:name="_Toc402426190"/>
      <w:r w:rsidR="00E95C06">
        <w:t>Add a user to a guild</w:t>
      </w:r>
      <w:bookmarkEnd w:id="1534"/>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77777777" w:rsidR="00E95C06" w:rsidRDefault="00D912C4" w:rsidP="006B4D67">
      <w:pPr>
        <w:pStyle w:val="figureanchor"/>
      </w:pPr>
      <w:r>
        <w:object w:dxaOrig="8484" w:dyaOrig="6202" w14:anchorId="180A9249">
          <v:shape id="_x0000_i1031" type="#_x0000_t75" style="width:424.5pt;height:309.75pt" o:ole="">
            <v:imagedata r:id="rId39" o:title=""/>
          </v:shape>
          <o:OLEObject Type="Embed" ProgID="Visio.Drawing.11" ShapeID="_x0000_i1031" DrawAspect="Content" ObjectID="_1476168172" r:id="rId40"/>
        </w:object>
      </w:r>
    </w:p>
    <w:p w14:paraId="2AF76044" w14:textId="77777777" w:rsidR="00E95C06" w:rsidRDefault="00E95C06" w:rsidP="00E95C06">
      <w:pPr>
        <w:pStyle w:val="Caption"/>
      </w:pPr>
      <w:bookmarkStart w:id="1535" w:name="_Toc402426160"/>
      <w:r>
        <w:t xml:space="preserve">Figure </w:t>
      </w:r>
      <w:ins w:id="1536" w:author="Author" w:date="2014-09-04T14:53:00Z">
        <w:r w:rsidR="002F6854">
          <w:fldChar w:fldCharType="begin"/>
        </w:r>
        <w:r w:rsidR="002F6854">
          <w:instrText xml:space="preserve"> STYLEREF 1 \s </w:instrText>
        </w:r>
      </w:ins>
      <w:r w:rsidR="002F6854">
        <w:fldChar w:fldCharType="separate"/>
      </w:r>
      <w:r w:rsidR="002F6854">
        <w:rPr>
          <w:noProof/>
        </w:rPr>
        <w:t>2</w:t>
      </w:r>
      <w:ins w:id="153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538" w:author="Author" w:date="2014-09-04T14:53:00Z">
        <w:r w:rsidR="002F6854">
          <w:rPr>
            <w:noProof/>
          </w:rPr>
          <w:t>7</w:t>
        </w:r>
        <w:r w:rsidR="002F6854">
          <w:fldChar w:fldCharType="end"/>
        </w:r>
      </w:ins>
      <w:del w:id="153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7</w:delText>
        </w:r>
        <w:r w:rsidR="0011033B" w:rsidDel="002F6854">
          <w:fldChar w:fldCharType="end"/>
        </w:r>
      </w:del>
      <w:r>
        <w:t>. Add a user to a guild</w:t>
      </w:r>
      <w:bookmarkEnd w:id="1535"/>
    </w:p>
    <w:p w14:paraId="6F34E478" w14:textId="77777777" w:rsidR="00D912C4" w:rsidRDefault="00BC6ABA" w:rsidP="00D912C4">
      <w:pPr>
        <w:pStyle w:val="Heading3"/>
      </w:pPr>
      <w:bookmarkStart w:id="1540" w:name="_Toc402426191"/>
      <w:r>
        <w:t>Delegating</w:t>
      </w:r>
      <w:r w:rsidR="00D912C4">
        <w:t xml:space="preserve"> m</w:t>
      </w:r>
      <w:r w:rsidR="00D912C4" w:rsidRPr="00E95C06">
        <w:t xml:space="preserve">embership </w:t>
      </w:r>
      <w:r w:rsidR="00D912C4">
        <w:t>c</w:t>
      </w:r>
      <w:r w:rsidR="00D912C4" w:rsidRPr="00E95C06">
        <w:t>ertificate</w:t>
      </w:r>
      <w:bookmarkEnd w:id="1540"/>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77777777" w:rsidR="00D912C4" w:rsidRDefault="008D240F" w:rsidP="00D912C4">
      <w:pPr>
        <w:pStyle w:val="figureanchor"/>
      </w:pPr>
      <w:r>
        <w:object w:dxaOrig="11664" w:dyaOrig="12394" w14:anchorId="689AC898">
          <v:shape id="_x0000_i1032" type="#_x0000_t75" style="width:439.5pt;height:466.5pt" o:ole="">
            <v:imagedata r:id="rId41" o:title=""/>
          </v:shape>
          <o:OLEObject Type="Embed" ProgID="Visio.Drawing.11" ShapeID="_x0000_i1032" DrawAspect="Content" ObjectID="_1476168173" r:id="rId42"/>
        </w:object>
      </w:r>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1541" w:name="_Toc402426192"/>
      <w:r w:rsidRPr="00E95C06">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541"/>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3" type="#_x0000_t75" style="width:6in;height:385.5pt" o:ole="">
            <v:imagedata r:id="rId43" o:title=""/>
          </v:shape>
          <o:OLEObject Type="Embed" ProgID="Visio.Drawing.11" ShapeID="_x0000_i1033" DrawAspect="Content" ObjectID="_1476168174" r:id="rId44"/>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1542" w:name="_Toc394915129"/>
      <w:bookmarkStart w:id="1543" w:name="_Toc394916407"/>
      <w:bookmarkStart w:id="1544" w:name="_Toc395099884"/>
      <w:bookmarkStart w:id="1545" w:name="_Toc395181124"/>
      <w:bookmarkStart w:id="1546" w:name="_Toc395182201"/>
      <w:bookmarkStart w:id="1547" w:name="_Toc395257835"/>
      <w:bookmarkStart w:id="1548" w:name="_Toc394915130"/>
      <w:bookmarkStart w:id="1549" w:name="_Toc394916408"/>
      <w:bookmarkStart w:id="1550" w:name="_Toc395099885"/>
      <w:bookmarkStart w:id="1551" w:name="_Toc395181125"/>
      <w:bookmarkStart w:id="1552" w:name="_Toc395182202"/>
      <w:bookmarkStart w:id="1553" w:name="_Toc395257836"/>
      <w:bookmarkStart w:id="1554" w:name="_Toc394915131"/>
      <w:bookmarkStart w:id="1555" w:name="_Toc394916409"/>
      <w:bookmarkStart w:id="1556" w:name="_Toc395099886"/>
      <w:bookmarkStart w:id="1557" w:name="_Toc395181126"/>
      <w:bookmarkStart w:id="1558" w:name="_Toc395182203"/>
      <w:bookmarkStart w:id="1559" w:name="_Toc395257837"/>
      <w:bookmarkStart w:id="1560" w:name="_Toc394915132"/>
      <w:bookmarkStart w:id="1561" w:name="_Toc394916410"/>
      <w:bookmarkStart w:id="1562" w:name="_Toc395099887"/>
      <w:bookmarkStart w:id="1563" w:name="_Toc395181127"/>
      <w:bookmarkStart w:id="1564" w:name="_Toc395182204"/>
      <w:bookmarkStart w:id="1565" w:name="_Toc395257838"/>
      <w:bookmarkStart w:id="1566" w:name="_Toc402426193"/>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r>
        <w:t xml:space="preserve">Certificate </w:t>
      </w:r>
      <w:r w:rsidR="00A309EA">
        <w:t>revocatio</w:t>
      </w:r>
      <w:r>
        <w:t>n</w:t>
      </w:r>
      <w:bookmarkEnd w:id="1566"/>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 basic information and return whether the given certificate is revoked.</w:t>
      </w:r>
    </w:p>
    <w:p w14:paraId="32DE6DCE" w14:textId="77777777" w:rsidR="00877C3E" w:rsidRDefault="00877C3E" w:rsidP="00A309EA">
      <w:pPr>
        <w:pStyle w:val="body"/>
      </w:pPr>
      <w:r>
        <w:t>The application checks its installed policy for the Security Manager guild.  If there is no such guild or the application can’t locate any of the Security Manager, the certificate revocation check will be skipped.</w:t>
      </w:r>
    </w:p>
    <w:p w14:paraId="1A274949" w14:textId="77777777" w:rsidR="008F644D" w:rsidRDefault="008F644D" w:rsidP="00A309EA">
      <w:pPr>
        <w:pStyle w:val="body"/>
      </w:pPr>
      <w:r>
        <w:t>If a membership certificate is revoked, all signed authorization data related to the membership certificate is no longer valid.</w:t>
      </w:r>
      <w:r w:rsidR="007E3DDD">
        <w:t xml:space="preserve">  The relationship is defined by the matching issuer public key, subject public key, and guild ID.</w:t>
      </w:r>
    </w:p>
    <w:p w14:paraId="70333A00" w14:textId="77777777" w:rsidR="00E95C06" w:rsidRDefault="00A309EA" w:rsidP="00A309EA">
      <w:pPr>
        <w:pStyle w:val="Heading3"/>
      </w:pPr>
      <w:bookmarkStart w:id="1567" w:name="_Toc396401512"/>
      <w:bookmarkStart w:id="1568" w:name="_Toc396401613"/>
      <w:bookmarkStart w:id="1569" w:name="_Toc396744699"/>
      <w:bookmarkStart w:id="1570" w:name="_Toc396917904"/>
      <w:bookmarkStart w:id="1571" w:name="_Toc396401513"/>
      <w:bookmarkStart w:id="1572" w:name="_Toc396401614"/>
      <w:bookmarkStart w:id="1573" w:name="_Toc396744700"/>
      <w:bookmarkStart w:id="1574" w:name="_Toc396917905"/>
      <w:bookmarkStart w:id="1575" w:name="_Toc396401522"/>
      <w:bookmarkStart w:id="1576" w:name="_Toc396401623"/>
      <w:bookmarkStart w:id="1577" w:name="_Toc396744709"/>
      <w:bookmarkStart w:id="1578" w:name="_Toc396917914"/>
      <w:bookmarkStart w:id="1579" w:name="_Toc396401523"/>
      <w:bookmarkStart w:id="1580" w:name="_Toc396401624"/>
      <w:bookmarkStart w:id="1581" w:name="_Toc396744710"/>
      <w:bookmarkStart w:id="1582" w:name="_Toc396917915"/>
      <w:bookmarkStart w:id="1583" w:name="_Toc396401524"/>
      <w:bookmarkStart w:id="1584" w:name="_Toc396401625"/>
      <w:bookmarkStart w:id="1585" w:name="_Toc396744711"/>
      <w:bookmarkStart w:id="1586" w:name="_Toc396917916"/>
      <w:bookmarkStart w:id="1587" w:name="_Toc396401525"/>
      <w:bookmarkStart w:id="1588" w:name="_Toc396401626"/>
      <w:bookmarkStart w:id="1589" w:name="_Toc396744712"/>
      <w:bookmarkStart w:id="1590" w:name="_Toc396917917"/>
      <w:bookmarkStart w:id="1591" w:name="_Toc402426194"/>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r w:rsidRPr="00A309EA">
        <w:lastRenderedPageBreak/>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1591"/>
    </w:p>
    <w:p w14:paraId="784512F3" w14:textId="77777777"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ins w:id="1592" w:author="Author" w:date="2014-09-04T10:33:00Z">
        <w:r w:rsidR="008E6BD1">
          <w:t>, encrypt the updated policy</w:t>
        </w:r>
      </w:ins>
      <w:r w:rsidR="00A309EA">
        <w:t xml:space="preserve"> and </w:t>
      </w:r>
      <w:r w:rsidR="00540EEB">
        <w:t>deliver</w:t>
      </w:r>
      <w:r w:rsidR="00A309EA">
        <w:t xml:space="preserve"> them to the </w:t>
      </w:r>
      <w:r w:rsidR="004A1E4A">
        <w:t xml:space="preserve">Distribution Service </w:t>
      </w:r>
      <w:r w:rsidR="00FC5206">
        <w:t xml:space="preserve">for </w:t>
      </w:r>
      <w:r w:rsidR="00A309EA">
        <w:t>distribution</w:t>
      </w:r>
      <w:r w:rsidR="00FC5206">
        <w:t xml:space="preserve"> </w:t>
      </w:r>
      <w:r w:rsidR="00A309EA">
        <w:t xml:space="preserve">to the </w:t>
      </w:r>
      <w:r w:rsidR="002302E0">
        <w:t>applications</w:t>
      </w:r>
      <w:r>
        <w:t xml:space="preserve"> he/she owns</w:t>
      </w:r>
      <w:r w:rsidR="00A309EA">
        <w:t xml:space="preserve">.  </w:t>
      </w:r>
      <w:r>
        <w:t xml:space="preserve">These </w:t>
      </w:r>
      <w:r w:rsidR="004A1E4A">
        <w:t xml:space="preserve">policy updates and </w:t>
      </w:r>
      <w:r>
        <w:t xml:space="preserve">certificates are signed </w:t>
      </w:r>
      <w:r w:rsidR="00966043">
        <w:t>by an admin</w:t>
      </w:r>
      <w:r w:rsidR="007D7EC3">
        <w:t>,</w:t>
      </w:r>
      <w:r>
        <w:t xml:space="preserve"> and the subject is the specific application.  As the result, the application will trust the certificate and </w:t>
      </w:r>
      <w:r w:rsidR="004A1E4A">
        <w:t>the signed policy updates.</w:t>
      </w:r>
    </w:p>
    <w:p w14:paraId="0CF4E559" w14:textId="77777777"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del w:id="1593" w:author="Author" w:date="2014-09-05T08:20:00Z">
        <w:r w:rsidR="004B32E6" w:rsidDel="00643405">
          <w:delText xml:space="preserve">allow for </w:delText>
        </w:r>
        <w:r w:rsidDel="00643405">
          <w:delText>push and pull strategy</w:delText>
        </w:r>
        <w:r w:rsidR="004B32E6" w:rsidDel="00643405">
          <w:delText xml:space="preserve"> to </w:delText>
        </w:r>
      </w:del>
      <w:r w:rsidR="004B32E6">
        <w:t>distribute updates to applications.</w:t>
      </w:r>
    </w:p>
    <w:p w14:paraId="2A0F3E8E" w14:textId="77777777" w:rsidR="00A309EA" w:rsidRDefault="00A309EA" w:rsidP="00A309EA">
      <w:pPr>
        <w:pStyle w:val="body"/>
      </w:pPr>
      <w:del w:id="1594" w:author="Author" w:date="2014-09-04T10:35:00Z">
        <w:r w:rsidDel="008E6BD1">
          <w:delText xml:space="preserve">The </w:delText>
        </w:r>
        <w:r w:rsidR="004B32E6" w:rsidDel="008E6BD1">
          <w:delText xml:space="preserve">Distribution Service </w:delText>
        </w:r>
        <w:r w:rsidDel="008E6BD1">
          <w:delText>broadcasts t</w:delText>
        </w:r>
        <w:r w:rsidR="008C2E6F" w:rsidDel="008E6BD1">
          <w:delText>hat updates are available</w:delText>
        </w:r>
        <w:r w:rsidDel="008E6BD1">
          <w:delText xml:space="preserve"> so the </w:delText>
        </w:r>
        <w:r w:rsidR="001B172B" w:rsidDel="008E6BD1">
          <w:delText xml:space="preserve">applications </w:delText>
        </w:r>
        <w:r w:rsidDel="008E6BD1">
          <w:delText xml:space="preserve">can connect </w:delText>
        </w:r>
        <w:r w:rsidR="004B32E6" w:rsidDel="008E6BD1">
          <w:delText>to it</w:delText>
        </w:r>
        <w:r w:rsidDel="008E6BD1">
          <w:delText xml:space="preserve"> </w:delText>
        </w:r>
        <w:r w:rsidR="004B32E6" w:rsidDel="008E6BD1">
          <w:delText xml:space="preserve">in order to </w:delText>
        </w:r>
        <w:r w:rsidDel="008E6BD1">
          <w:delText>retr</w:delText>
        </w:r>
        <w:r w:rsidR="005A1F58" w:rsidDel="008E6BD1">
          <w:delText>ieve the upda</w:delText>
        </w:r>
        <w:r w:rsidR="004B32E6" w:rsidDel="008E6BD1">
          <w:delText>tes</w:delText>
        </w:r>
      </w:del>
      <w:ins w:id="1595" w:author="Author" w:date="2014-09-04T10:35:00Z">
        <w:r w:rsidR="008E6BD1">
          <w:t xml:space="preserve">Using the destination GUID, </w:t>
        </w:r>
      </w:ins>
      <w:del w:id="1596" w:author="Author" w:date="2014-09-04T10:35:00Z">
        <w:r w:rsidR="005A1F58" w:rsidDel="008E6BD1">
          <w:delText xml:space="preserve">. </w:delText>
        </w:r>
      </w:del>
      <w:ins w:id="1597" w:author="Author" w:date="2014-09-04T10:35:00Z">
        <w:r w:rsidR="008E6BD1">
          <w:t>t</w:t>
        </w:r>
      </w:ins>
      <w:del w:id="1598" w:author="Author" w:date="2014-09-04T10:35:00Z">
        <w:r w:rsidDel="008E6BD1">
          <w:delText>T</w:delText>
        </w:r>
      </w:del>
      <w:r>
        <w:t xml:space="preserve">he </w:t>
      </w:r>
      <w:r w:rsidR="004B32E6">
        <w:t>Distribution Service</w:t>
      </w:r>
      <w:ins w:id="1599" w:author="Author" w:date="2014-09-04T10:36:00Z">
        <w:r w:rsidR="008E6BD1">
          <w:t xml:space="preserve"> discovers the target and attempts to </w:t>
        </w:r>
      </w:ins>
      <w:del w:id="1600" w:author="Author" w:date="2014-09-04T10:36:00Z">
        <w:r w:rsidDel="008E6BD1">
          <w:delText xml:space="preserve"> </w:delText>
        </w:r>
        <w:r w:rsidR="0039636A" w:rsidDel="008E6BD1">
          <w:delText xml:space="preserve">attempts </w:delText>
        </w:r>
        <w:r w:rsidDel="008E6BD1">
          <w:delText>to</w:delText>
        </w:r>
      </w:del>
      <w:r>
        <w:t xml:space="preserve"> install the updated </w:t>
      </w:r>
      <w:ins w:id="1601" w:author="Author" w:date="2014-09-04T13:34:00Z">
        <w:r w:rsidR="00B035F8">
          <w:t xml:space="preserve">policies and </w:t>
        </w:r>
      </w:ins>
      <w:r>
        <w:t>certificates</w:t>
      </w:r>
      <w:ins w:id="1602" w:author="Author" w:date="2014-09-04T10:36:00Z">
        <w:r w:rsidR="008E6BD1">
          <w:t>.</w:t>
        </w:r>
      </w:ins>
      <w:del w:id="1603" w:author="Author" w:date="2014-09-04T10:36:00Z">
        <w:r w:rsidDel="008E6BD1">
          <w:delText xml:space="preserve"> if any </w:delText>
        </w:r>
        <w:r w:rsidR="001B172B" w:rsidDel="008E6BD1">
          <w:delText>application</w:delText>
        </w:r>
        <w:r w:rsidDel="008E6BD1">
          <w:delText xml:space="preserve"> does not retrieve its update</w:delText>
        </w:r>
        <w:r w:rsidR="004B32E6" w:rsidDel="008E6BD1">
          <w:delText xml:space="preserve">s </w:delText>
        </w:r>
        <w:r w:rsidDel="008E6BD1">
          <w:delText xml:space="preserve">after </w:delText>
        </w:r>
        <w:r w:rsidR="0039636A" w:rsidDel="008E6BD1">
          <w:delText xml:space="preserve">a </w:delText>
        </w:r>
        <w:r w:rsidDel="008E6BD1">
          <w:delText>certain time period.</w:delText>
        </w:r>
      </w:del>
    </w:p>
    <w:p w14:paraId="25DFA268" w14:textId="77777777" w:rsidR="00A309EA" w:rsidDel="008E6BD1" w:rsidRDefault="00A309EA" w:rsidP="00A309EA">
      <w:pPr>
        <w:pStyle w:val="body"/>
        <w:rPr>
          <w:del w:id="1604" w:author="Author" w:date="2014-09-04T10:36:00Z"/>
        </w:rPr>
      </w:pPr>
      <w:del w:id="1605" w:author="Author" w:date="2014-09-04T10:36:00Z">
        <w:r w:rsidDel="008E6BD1">
          <w:delText xml:space="preserve">A typical notification message from the </w:delText>
        </w:r>
        <w:r w:rsidR="008A4C93" w:rsidDel="008E6BD1">
          <w:delText xml:space="preserve">Distribution Service </w:delText>
        </w:r>
        <w:r w:rsidDel="008E6BD1">
          <w:delText xml:space="preserve">contains the issuer’s public key, </w:delText>
        </w:r>
        <w:r w:rsidR="00113629" w:rsidDel="008E6BD1">
          <w:delText xml:space="preserve">peerID or </w:delText>
        </w:r>
        <w:r w:rsidDel="008E6BD1">
          <w:delText>guild ID, and version information.</w:delText>
        </w:r>
      </w:del>
    </w:p>
    <w:p w14:paraId="0F663AF0" w14:textId="77777777" w:rsidR="00853F0A" w:rsidRDefault="00853F0A" w:rsidP="00A309EA">
      <w:pPr>
        <w:pStyle w:val="body"/>
      </w:pPr>
    </w:p>
    <w:p w14:paraId="5FEFC3C8" w14:textId="77777777" w:rsidR="00853F0A" w:rsidDel="00492DAE" w:rsidRDefault="005A4E4D" w:rsidP="002B7CB7">
      <w:pPr>
        <w:pStyle w:val="Heading3"/>
        <w:rPr>
          <w:del w:id="1606" w:author="Author" w:date="2014-09-04T10:41:00Z"/>
        </w:rPr>
      </w:pPr>
      <w:ins w:id="1607" w:author="Author" w:date="2014-09-05T09:59:00Z">
        <w:r>
          <w:object w:dxaOrig="11447" w:dyaOrig="10320" w14:anchorId="61A24446">
            <v:shape id="_x0000_i1034" type="#_x0000_t75" style="width:444.75pt;height:401.25pt" o:ole="">
              <v:imagedata r:id="rId45" o:title=""/>
            </v:shape>
            <o:OLEObject Type="Embed" ProgID="Visio.Drawing.11" ShapeID="_x0000_i1034" DrawAspect="Content" ObjectID="_1476168175" r:id="rId46"/>
          </w:object>
        </w:r>
      </w:ins>
      <w:ins w:id="1608" w:author="Author" w:date="2014-09-05T09:59:00Z">
        <w:r w:rsidDel="005A4E4D">
          <w:t xml:space="preserve"> </w:t>
        </w:r>
      </w:ins>
      <w:ins w:id="1609" w:author="Author" w:date="2014-09-04T13:35:00Z">
        <w:del w:id="1610" w:author="Author" w:date="2014-09-05T09:59:00Z">
          <w:r w:rsidR="00B035F8" w:rsidDel="005A4E4D">
            <w:object w:dxaOrig="11447" w:dyaOrig="10320" w14:anchorId="29221190">
              <v:shape id="_x0000_i1035" type="#_x0000_t75" style="width:444.75pt;height:401.25pt" o:ole="">
                <v:imagedata r:id="rId47" o:title=""/>
              </v:shape>
              <o:OLEObject Type="Embed" ProgID="Visio.Drawing.11" ShapeID="_x0000_i1035" DrawAspect="Content" ObjectID="_1476168176" r:id="rId48"/>
            </w:object>
          </w:r>
        </w:del>
      </w:ins>
      <w:del w:id="1611" w:author="Author" w:date="2014-09-04T10:41:00Z">
        <w:r w:rsidR="00853F0A" w:rsidDel="00492DAE">
          <w:delText>Application Manifest (Work-in-progress)</w:delText>
        </w:r>
      </w:del>
    </w:p>
    <w:p w14:paraId="0C36AB26" w14:textId="77777777" w:rsidR="00853F0A" w:rsidRPr="00853F0A" w:rsidDel="00492DAE" w:rsidRDefault="00853F0A">
      <w:pPr>
        <w:pStyle w:val="body"/>
        <w:rPr>
          <w:del w:id="1612" w:author="Author" w:date="2014-09-04T10:41:00Z"/>
        </w:rPr>
      </w:pPr>
      <w:del w:id="1613" w:author="Author" w:date="2014-09-04T10:41:00Z">
        <w:r w:rsidDel="00492DAE">
          <w:delText xml:space="preserve">This is place holder for the description of the application manifest and process. </w:delText>
        </w:r>
      </w:del>
    </w:p>
    <w:p w14:paraId="28507BF7" w14:textId="77777777" w:rsidR="00DE249D" w:rsidRDefault="004125B0" w:rsidP="00DE249D">
      <w:pPr>
        <w:pStyle w:val="figureanchor"/>
      </w:pPr>
      <w:del w:id="1614" w:author="Author" w:date="2014-09-04T13:35:00Z">
        <w:r w:rsidDel="00B035F8">
          <w:object w:dxaOrig="10991" w:dyaOrig="10320" w14:anchorId="1B089CE1">
            <v:shape id="_x0000_i1036" type="#_x0000_t75" style="width:441pt;height:413.25pt" o:ole="">
              <v:imagedata r:id="rId49" o:title=""/>
            </v:shape>
            <o:OLEObject Type="Embed" ProgID="Visio.Drawing.11" ShapeID="_x0000_i1036" DrawAspect="Content" ObjectID="_1476168177" r:id="rId50"/>
          </w:object>
        </w:r>
      </w:del>
    </w:p>
    <w:p w14:paraId="32B07E2F" w14:textId="77777777" w:rsidR="00A309EA" w:rsidRDefault="00A309EA" w:rsidP="00A309EA">
      <w:pPr>
        <w:pStyle w:val="Caption"/>
      </w:pPr>
      <w:bookmarkStart w:id="1615" w:name="_Toc402426161"/>
      <w:r>
        <w:t xml:space="preserve">Figure </w:t>
      </w:r>
      <w:ins w:id="1616" w:author="Author" w:date="2014-09-04T14:53:00Z">
        <w:r w:rsidR="002F6854">
          <w:fldChar w:fldCharType="begin"/>
        </w:r>
        <w:r w:rsidR="002F6854">
          <w:instrText xml:space="preserve"> STYLEREF 1 \s </w:instrText>
        </w:r>
      </w:ins>
      <w:r w:rsidR="002F6854">
        <w:fldChar w:fldCharType="separate"/>
      </w:r>
      <w:r w:rsidR="002F6854">
        <w:rPr>
          <w:noProof/>
        </w:rPr>
        <w:t>2</w:t>
      </w:r>
      <w:ins w:id="161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18" w:author="Author" w:date="2014-09-04T14:53:00Z">
        <w:r w:rsidR="002F6854">
          <w:rPr>
            <w:noProof/>
          </w:rPr>
          <w:t>8</w:t>
        </w:r>
        <w:r w:rsidR="002F6854">
          <w:fldChar w:fldCharType="end"/>
        </w:r>
      </w:ins>
      <w:del w:id="161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8</w:delText>
        </w:r>
        <w:r w:rsidR="0011033B" w:rsidDel="002F6854">
          <w:fldChar w:fldCharType="end"/>
        </w:r>
      </w:del>
      <w:r>
        <w:t xml:space="preserve">. </w:t>
      </w:r>
      <w:r w:rsidRPr="00A309EA">
        <w:t xml:space="preserve">Distribution of </w:t>
      </w:r>
      <w:r w:rsidR="0039636A">
        <w:t>p</w:t>
      </w:r>
      <w:r w:rsidRPr="00A309EA">
        <w:t>olicy</w:t>
      </w:r>
      <w:r w:rsidR="004B32E6">
        <w:t xml:space="preserve"> updates and </w:t>
      </w:r>
      <w:r w:rsidR="0039636A">
        <w:t>certificate</w:t>
      </w:r>
      <w:bookmarkEnd w:id="1615"/>
    </w:p>
    <w:p w14:paraId="37E5A78B" w14:textId="77777777" w:rsidR="00492DAE" w:rsidRDefault="00492DAE" w:rsidP="00492DAE">
      <w:pPr>
        <w:pStyle w:val="Heading3"/>
        <w:rPr>
          <w:ins w:id="1620" w:author="Author" w:date="2014-09-04T10:40:00Z"/>
        </w:rPr>
      </w:pPr>
      <w:bookmarkStart w:id="1621" w:name="_Toc402426195"/>
      <w:ins w:id="1622" w:author="Author" w:date="2014-09-04T10:40:00Z">
        <w:r>
          <w:t>Application Manifest</w:t>
        </w:r>
        <w:bookmarkEnd w:id="1621"/>
        <w:del w:id="1623" w:author="Author" w:date="2014-09-04T13:39:00Z">
          <w:r w:rsidDel="00560055">
            <w:delText xml:space="preserve"> (Work-in-progress)</w:delText>
          </w:r>
        </w:del>
      </w:ins>
    </w:p>
    <w:p w14:paraId="00594A81" w14:textId="77777777" w:rsidR="00D469E1" w:rsidRPr="00643405" w:rsidRDefault="00D469E1">
      <w:pPr>
        <w:pStyle w:val="body"/>
        <w:rPr>
          <w:ins w:id="1624" w:author="Author" w:date="2014-09-04T13:51:00Z"/>
        </w:rPr>
        <w:pPrChange w:id="1625" w:author="Author" w:date="2014-09-04T13:56:00Z">
          <w:pPr>
            <w:spacing w:before="0" w:after="0" w:line="240" w:lineRule="auto"/>
            <w:ind w:left="0"/>
          </w:pPr>
        </w:pPrChange>
      </w:pPr>
      <w:ins w:id="1626" w:author="Author" w:date="2014-09-04T13:51:00Z">
        <w:r w:rsidRPr="00DB5BE2">
          <w:t xml:space="preserve">The main goal of a manifest is to inform the </w:t>
        </w:r>
      </w:ins>
      <w:ins w:id="1627" w:author="Author" w:date="2014-09-04T13:53:00Z">
        <w:r>
          <w:t>end-</w:t>
        </w:r>
      </w:ins>
      <w:ins w:id="1628" w:author="Author" w:date="2014-09-04T13:51:00Z">
        <w:r w:rsidRPr="00DB5BE2">
          <w:t>user which services an application</w:t>
        </w:r>
      </w:ins>
      <w:ins w:id="1629" w:author="Author" w:date="2014-09-04T13:54:00Z">
        <w:r>
          <w:t xml:space="preserve"> </w:t>
        </w:r>
      </w:ins>
      <w:ins w:id="1630" w:author="Author" w:date="2014-09-04T13:51:00Z">
        <w:r w:rsidRPr="00DB5BE2">
          <w:t>will provide and consume.  Manifest enforcement ensure</w:t>
        </w:r>
      </w:ins>
      <w:ins w:id="1631" w:author="Author" w:date="2014-09-04T14:31:00Z">
        <w:r w:rsidR="00C2063B">
          <w:t>s</w:t>
        </w:r>
      </w:ins>
      <w:ins w:id="1632" w:author="Author" w:date="2014-09-04T13:51:00Z">
        <w:r w:rsidRPr="00DB5BE2">
          <w:t xml:space="preserve"> the application cannot provide </w:t>
        </w:r>
      </w:ins>
      <w:ins w:id="1633" w:author="Author" w:date="2014-09-04T13:55:00Z">
        <w:r>
          <w:t>n</w:t>
        </w:r>
      </w:ins>
      <w:ins w:id="1634" w:author="Author" w:date="2014-09-04T13:51:00Z">
        <w:r w:rsidRPr="00DB5BE2">
          <w:t xml:space="preserve">or consume any unwarranted services. The </w:t>
        </w:r>
      </w:ins>
      <w:ins w:id="1635" w:author="Author" w:date="2014-09-04T13:56:00Z">
        <w:r>
          <w:t xml:space="preserve">trustworthy </w:t>
        </w:r>
      </w:ins>
      <w:ins w:id="1636" w:author="Author" w:date="2014-09-04T13:51:00Z">
        <w:r w:rsidRPr="00DB5BE2">
          <w:t>description of the interfaces shall</w:t>
        </w:r>
      </w:ins>
      <w:ins w:id="1637" w:author="Author" w:date="2014-09-04T13:55:00Z">
        <w:r>
          <w:t xml:space="preserve"> </w:t>
        </w:r>
      </w:ins>
      <w:ins w:id="1638" w:author="Author" w:date="2014-09-04T13:51:00Z">
        <w:r w:rsidRPr="00DB5BE2">
          <w:t>be presented to the user in a human readable and localized fashion.</w:t>
        </w:r>
      </w:ins>
    </w:p>
    <w:p w14:paraId="7C8BE384" w14:textId="77777777" w:rsidR="00D469E1" w:rsidRDefault="00D469E1">
      <w:pPr>
        <w:pStyle w:val="body"/>
        <w:rPr>
          <w:ins w:id="1639" w:author="Author" w:date="2014-09-04T14:00:00Z"/>
        </w:rPr>
        <w:pPrChange w:id="1640" w:author="Author" w:date="2014-09-04T13:57:00Z">
          <w:pPr>
            <w:spacing w:before="0" w:after="0" w:line="240" w:lineRule="auto"/>
            <w:ind w:left="0"/>
          </w:pPr>
        </w:pPrChange>
      </w:pPr>
      <w:ins w:id="1641" w:author="Author" w:date="2014-09-04T13:51:00Z">
        <w:r w:rsidRPr="00BB714E">
          <w:t xml:space="preserve">The manifest shall be enforced by the </w:t>
        </w:r>
      </w:ins>
      <w:ins w:id="1642" w:author="Author" w:date="2014-09-04T13:57:00Z">
        <w:r>
          <w:t xml:space="preserve">receiving </w:t>
        </w:r>
      </w:ins>
      <w:ins w:id="1643" w:author="Author" w:date="2014-09-04T13:51:00Z">
        <w:r w:rsidRPr="00DB5BE2">
          <w:t>peer, as a malicious application may not</w:t>
        </w:r>
      </w:ins>
      <w:ins w:id="1644" w:author="Author" w:date="2014-09-04T13:58:00Z">
        <w:r w:rsidR="00E438F7">
          <w:t xml:space="preserve"> </w:t>
        </w:r>
      </w:ins>
      <w:ins w:id="1645" w:author="Author" w:date="2014-09-04T13:51:00Z">
        <w:del w:id="1646" w:author="Author" w:date="2014-09-04T13:58:00Z">
          <w:r w:rsidRPr="00DB5BE2" w:rsidDel="00E438F7">
            <w:delText xml:space="preserve">  </w:delText>
          </w:r>
        </w:del>
        <w:r w:rsidRPr="00DB5BE2">
          <w:t>be trusted to enforce it locally.</w:t>
        </w:r>
      </w:ins>
    </w:p>
    <w:p w14:paraId="1DA4490D" w14:textId="77777777" w:rsidR="00494B65" w:rsidRDefault="00494B65">
      <w:pPr>
        <w:pStyle w:val="Heading4"/>
        <w:rPr>
          <w:ins w:id="1647" w:author="Author" w:date="2014-09-04T14:00:00Z"/>
        </w:rPr>
        <w:pPrChange w:id="1648" w:author="Author" w:date="2014-09-04T14:00:00Z">
          <w:pPr>
            <w:spacing w:before="0" w:after="0" w:line="240" w:lineRule="auto"/>
            <w:ind w:left="0"/>
          </w:pPr>
        </w:pPrChange>
      </w:pPr>
      <w:ins w:id="1649" w:author="Author" w:date="2014-09-04T14:00:00Z">
        <w:r>
          <w:t>Manifest Format</w:t>
        </w:r>
      </w:ins>
    </w:p>
    <w:p w14:paraId="42933098" w14:textId="77777777" w:rsidR="00494B65" w:rsidRDefault="00494B65">
      <w:pPr>
        <w:pStyle w:val="body"/>
        <w:rPr>
          <w:ins w:id="1650" w:author="Author" w:date="2014-09-04T14:02:00Z"/>
        </w:rPr>
        <w:pPrChange w:id="1651" w:author="Author" w:date="2014-09-04T14:00:00Z">
          <w:pPr>
            <w:spacing w:before="0" w:after="0" w:line="240" w:lineRule="auto"/>
            <w:ind w:left="0"/>
          </w:pPr>
        </w:pPrChange>
      </w:pPr>
      <w:ins w:id="1652" w:author="Author" w:date="2014-09-04T14:00:00Z">
        <w:r>
          <w:t xml:space="preserve">The format of the manifest is similar to the format of the authorization data.  Please refer to the section </w:t>
        </w:r>
      </w:ins>
      <w:ins w:id="1653" w:author="Author" w:date="2014-09-04T14:01:00Z">
        <w:r w:rsidRPr="00F96F83">
          <w:rPr>
            <w:i/>
            <w:u w:val="single"/>
            <w:rPrChange w:id="1654" w:author="Author" w:date="2014-09-04T14:01:00Z">
              <w:rPr/>
            </w:rPrChange>
          </w:rPr>
          <w:fldChar w:fldCharType="begin"/>
        </w:r>
        <w:r w:rsidRPr="00F96F83">
          <w:rPr>
            <w:i/>
            <w:u w:val="single"/>
            <w:rPrChange w:id="1655" w:author="Author" w:date="2014-09-04T14:01:00Z">
              <w:rPr/>
            </w:rPrChange>
          </w:rPr>
          <w:instrText xml:space="preserve"> REF _Ref397602622 \h </w:instrText>
        </w:r>
      </w:ins>
      <w:r w:rsidRPr="00F96F83">
        <w:rPr>
          <w:i/>
          <w:u w:val="single"/>
          <w:rPrChange w:id="1656" w:author="Author" w:date="2014-09-04T14:01:00Z">
            <w:rPr>
              <w:i/>
            </w:rPr>
          </w:rPrChange>
        </w:rPr>
        <w:instrText xml:space="preserve"> \* MERGEFORMAT </w:instrText>
      </w:r>
      <w:r w:rsidRPr="00F96F83">
        <w:rPr>
          <w:i/>
          <w:u w:val="single"/>
          <w:rPrChange w:id="1657" w:author="Author" w:date="2014-09-04T14:01:00Z">
            <w:rPr>
              <w:i/>
              <w:u w:val="single"/>
            </w:rPr>
          </w:rPrChange>
        </w:rPr>
      </w:r>
      <w:r w:rsidRPr="00F96F83">
        <w:rPr>
          <w:i/>
          <w:u w:val="single"/>
          <w:rPrChange w:id="1658" w:author="Author" w:date="2014-09-04T14:01:00Z">
            <w:rPr/>
          </w:rPrChange>
        </w:rPr>
        <w:fldChar w:fldCharType="separate"/>
      </w:r>
      <w:ins w:id="1659" w:author="Author" w:date="2014-09-04T14:01:00Z">
        <w:r w:rsidRPr="00F96F83">
          <w:rPr>
            <w:i/>
            <w:u w:val="single"/>
            <w:rPrChange w:id="1660" w:author="Author" w:date="2014-09-04T14:01:00Z">
              <w:rPr/>
            </w:rPrChange>
          </w:rPr>
          <w:t>Policy Templates</w:t>
        </w:r>
        <w:r w:rsidRPr="00F96F83">
          <w:rPr>
            <w:i/>
            <w:u w:val="single"/>
            <w:rPrChange w:id="1661" w:author="Author" w:date="2014-09-04T14:01:00Z">
              <w:rPr/>
            </w:rPrChange>
          </w:rPr>
          <w:fldChar w:fldCharType="end"/>
        </w:r>
        <w:r>
          <w:rPr>
            <w:i/>
            <w:u w:val="single"/>
          </w:rPr>
          <w:t xml:space="preserve"> </w:t>
        </w:r>
        <w:r>
          <w:t>below for more information.</w:t>
        </w:r>
      </w:ins>
    </w:p>
    <w:p w14:paraId="23BC0BE4" w14:textId="77777777" w:rsidR="00F96F83" w:rsidRDefault="00F96F83">
      <w:pPr>
        <w:pStyle w:val="Heading4"/>
        <w:rPr>
          <w:ins w:id="1662" w:author="Author" w:date="2014-09-04T14:02:00Z"/>
        </w:rPr>
        <w:pPrChange w:id="1663" w:author="Author" w:date="2014-09-04T14:02:00Z">
          <w:pPr>
            <w:spacing w:before="0" w:after="0" w:line="240" w:lineRule="auto"/>
            <w:ind w:left="0"/>
          </w:pPr>
        </w:pPrChange>
      </w:pPr>
      <w:ins w:id="1664" w:author="Author" w:date="2014-09-04T14:02:00Z">
        <w:r>
          <w:lastRenderedPageBreak/>
          <w:t>Trusted Description</w:t>
        </w:r>
      </w:ins>
    </w:p>
    <w:p w14:paraId="0020E70C" w14:textId="43CB6452" w:rsidR="00F96F83" w:rsidRDefault="00F96F83">
      <w:pPr>
        <w:pStyle w:val="body"/>
        <w:rPr>
          <w:ins w:id="1665" w:author="Author" w:date="2014-09-04T14:03:00Z"/>
        </w:rPr>
        <w:pPrChange w:id="1666" w:author="Author" w:date="2014-09-04T14:02:00Z">
          <w:pPr>
            <w:spacing w:before="0" w:after="0" w:line="240" w:lineRule="auto"/>
            <w:ind w:left="0"/>
          </w:pPr>
        </w:pPrChange>
      </w:pPr>
      <w:ins w:id="1667" w:author="Author" w:date="2014-09-04T14:02:00Z">
        <w:r>
          <w:t xml:space="preserve">The manifest data provided by the application does not contain any description.  The </w:t>
        </w:r>
      </w:ins>
      <w:ins w:id="1668" w:author="Author" w:date="2014-09-04T14:03:00Z">
        <w:r>
          <w:t xml:space="preserve">description would be provided via HTTPS </w:t>
        </w:r>
      </w:ins>
      <w:ins w:id="1669" w:author="Author" w:date="2014-09-08T08:39:00Z">
        <w:r w:rsidR="00BB714E">
          <w:t>by</w:t>
        </w:r>
      </w:ins>
      <w:ins w:id="1670" w:author="Author" w:date="2014-09-04T14:03:00Z">
        <w:del w:id="1671" w:author="Author" w:date="2014-09-08T08:39:00Z">
          <w:r w:rsidDel="00BB714E">
            <w:delText>to</w:delText>
          </w:r>
        </w:del>
        <w:r>
          <w:t xml:space="preserve"> a </w:t>
        </w:r>
      </w:ins>
      <w:ins w:id="1672" w:author="Author" w:date="2014-09-04T14:32:00Z">
        <w:r w:rsidR="00C307B8">
          <w:t>Service Description Server</w:t>
        </w:r>
      </w:ins>
      <w:ins w:id="1673" w:author="Author" w:date="2014-09-04T14:03:00Z">
        <w:del w:id="1674" w:author="Author" w:date="2014-09-04T14:32:00Z">
          <w:r w:rsidDel="00C307B8">
            <w:delText>site</w:delText>
          </w:r>
        </w:del>
        <w:r>
          <w:t>:</w:t>
        </w:r>
      </w:ins>
    </w:p>
    <w:p w14:paraId="094C7A33" w14:textId="77777777" w:rsidR="00F96F83" w:rsidRDefault="00F96F83">
      <w:pPr>
        <w:pStyle w:val="body"/>
        <w:numPr>
          <w:ilvl w:val="0"/>
          <w:numId w:val="84"/>
        </w:numPr>
        <w:rPr>
          <w:ins w:id="1675" w:author="Author" w:date="2014-09-04T14:06:00Z"/>
        </w:rPr>
        <w:pPrChange w:id="1676" w:author="Author" w:date="2014-09-04T14:06:00Z">
          <w:pPr>
            <w:spacing w:before="0" w:after="0" w:line="240" w:lineRule="auto"/>
          </w:pPr>
        </w:pPrChange>
      </w:pPr>
      <w:ins w:id="1677" w:author="Author" w:date="2014-09-04T14:06:00Z">
        <w:r>
          <w:t>Provided by the developer using the reserve domain name of the interface name</w:t>
        </w:r>
      </w:ins>
    </w:p>
    <w:p w14:paraId="55F8AAE7" w14:textId="77777777" w:rsidR="00F96F83" w:rsidRDefault="00F96F83">
      <w:pPr>
        <w:pStyle w:val="body"/>
        <w:numPr>
          <w:ilvl w:val="0"/>
          <w:numId w:val="84"/>
        </w:numPr>
        <w:rPr>
          <w:ins w:id="1678" w:author="Author" w:date="2014-09-04T14:06:00Z"/>
        </w:rPr>
        <w:pPrChange w:id="1679" w:author="Author" w:date="2014-09-04T14:06:00Z">
          <w:pPr>
            <w:spacing w:before="0" w:after="0" w:line="240" w:lineRule="auto"/>
          </w:pPr>
        </w:pPrChange>
      </w:pPr>
      <w:ins w:id="1680" w:author="Author" w:date="2014-09-04T14:06:00Z">
        <w:r>
          <w:t>Provided by the AllSeen Alliance</w:t>
        </w:r>
      </w:ins>
    </w:p>
    <w:p w14:paraId="3FC146DC" w14:textId="05FD6F86" w:rsidR="00F96F83" w:rsidRPr="00DB5BE2" w:rsidRDefault="00F96F83">
      <w:pPr>
        <w:pStyle w:val="body"/>
        <w:rPr>
          <w:ins w:id="1681" w:author="Author" w:date="2014-09-04T13:51:00Z"/>
        </w:rPr>
        <w:pPrChange w:id="1682" w:author="Author" w:date="2014-09-04T14:07:00Z">
          <w:pPr>
            <w:spacing w:before="0" w:after="0" w:line="240" w:lineRule="auto"/>
          </w:pPr>
        </w:pPrChange>
      </w:pPr>
      <w:ins w:id="1683" w:author="Author" w:date="2014-09-04T14:07:00Z">
        <w:r>
          <w:t xml:space="preserve">The developer must at least provide the description for the interface.  </w:t>
        </w:r>
      </w:ins>
      <w:ins w:id="1684" w:author="Author" w:date="2014-09-05T10:02:00Z">
        <w:r w:rsidR="00476668">
          <w:t xml:space="preserve">An interface member listed </w:t>
        </w:r>
      </w:ins>
      <w:ins w:id="1685" w:author="Author" w:date="2014-09-04T14:07:00Z">
        <w:del w:id="1686" w:author="Author" w:date="2014-09-05T10:02:00Z">
          <w:r w:rsidDel="00476668">
            <w:delText xml:space="preserve">Each rule </w:delText>
          </w:r>
        </w:del>
        <w:r>
          <w:t xml:space="preserve">in the manifest should have a description.  If there is no description for </w:t>
        </w:r>
      </w:ins>
      <w:ins w:id="1687" w:author="Author" w:date="2014-09-05T10:02:00Z">
        <w:r w:rsidR="00476668">
          <w:t>the member</w:t>
        </w:r>
      </w:ins>
      <w:ins w:id="1688" w:author="Author" w:date="2014-09-04T14:07:00Z">
        <w:del w:id="1689" w:author="Author" w:date="2014-09-05T10:02:00Z">
          <w:r w:rsidDel="00476668">
            <w:delText>rule</w:delText>
          </w:r>
        </w:del>
        <w:r>
          <w:t>, the interface descr</w:t>
        </w:r>
      </w:ins>
      <w:ins w:id="1690" w:author="Author" w:date="2014-09-04T14:09:00Z">
        <w:r>
          <w:t>iption will be used in its place.</w:t>
        </w:r>
      </w:ins>
    </w:p>
    <w:p w14:paraId="74C84680" w14:textId="77777777" w:rsidR="00A85EF6" w:rsidRDefault="00A85EF6">
      <w:pPr>
        <w:pStyle w:val="Heading4"/>
        <w:rPr>
          <w:ins w:id="1691" w:author="Author" w:date="2014-09-04T14:27:00Z"/>
        </w:rPr>
        <w:pPrChange w:id="1692" w:author="Author" w:date="2014-09-04T14:11:00Z">
          <w:pPr>
            <w:pStyle w:val="body"/>
          </w:pPr>
        </w:pPrChange>
      </w:pPr>
      <w:ins w:id="1693" w:author="Author" w:date="2014-09-04T14:27:00Z">
        <w:r>
          <w:t>Manifest enforcement</w:t>
        </w:r>
      </w:ins>
    </w:p>
    <w:p w14:paraId="4245A1DF" w14:textId="77777777" w:rsidR="00A85EF6" w:rsidRPr="00A85EF6" w:rsidRDefault="00A85EF6">
      <w:pPr>
        <w:pStyle w:val="body"/>
        <w:rPr>
          <w:ins w:id="1694" w:author="Author" w:date="2014-09-04T14:27:00Z"/>
        </w:rPr>
      </w:pPr>
      <w:ins w:id="1695" w:author="Author" w:date="2014-09-04T14:27:00Z">
        <w:r>
          <w:t xml:space="preserve">As manifest are incorporated in the membership policy, no additional enforcement mechanism is required.  The remote peer will intersect the rules in its local policy with the rules defined </w:t>
        </w:r>
      </w:ins>
      <w:ins w:id="1696" w:author="Author" w:date="2014-09-04T14:29:00Z">
        <w:r>
          <w:t>in the</w:t>
        </w:r>
      </w:ins>
      <w:ins w:id="1697" w:author="Author" w:date="2014-09-04T14:27:00Z">
        <w:r>
          <w:t xml:space="preserve"> </w:t>
        </w:r>
      </w:ins>
      <w:ins w:id="1698" w:author="Author" w:date="2014-09-04T14:29:00Z">
        <w:r>
          <w:t>membership policy to enforce the application manifest.</w:t>
        </w:r>
      </w:ins>
    </w:p>
    <w:p w14:paraId="045FCE25" w14:textId="77777777" w:rsidR="00A85EF6" w:rsidRDefault="00BF4F1B">
      <w:pPr>
        <w:pStyle w:val="Heading4"/>
        <w:rPr>
          <w:ins w:id="1699" w:author="Author" w:date="2014-09-04T14:30:00Z"/>
        </w:rPr>
        <w:pPrChange w:id="1700" w:author="Author" w:date="2014-09-04T14:11:00Z">
          <w:pPr>
            <w:pStyle w:val="body"/>
          </w:pPr>
        </w:pPrChange>
      </w:pPr>
      <w:ins w:id="1701" w:author="Author" w:date="2014-09-04T14:12:00Z">
        <w:r>
          <w:t>Generating Policy and Membership Based on Manifest</w:t>
        </w:r>
      </w:ins>
    </w:p>
    <w:p w14:paraId="6A7404A8" w14:textId="77777777" w:rsidR="00A85EF6" w:rsidRDefault="00A85EF6">
      <w:pPr>
        <w:pStyle w:val="body"/>
        <w:rPr>
          <w:ins w:id="1702" w:author="Author" w:date="2014-09-04T14:31:00Z"/>
        </w:rPr>
      </w:pPr>
      <w:ins w:id="1703" w:author="Author" w:date="2014-09-04T14:30:00Z">
        <w:r>
          <w:t xml:space="preserve">The following flow shows how the Security Manager uses the manifest data provided by the application to generate </w:t>
        </w:r>
      </w:ins>
      <w:ins w:id="1704" w:author="Author" w:date="2014-09-04T14:31:00Z">
        <w:r>
          <w:t xml:space="preserve">local </w:t>
        </w:r>
      </w:ins>
      <w:ins w:id="1705" w:author="Author" w:date="2014-09-04T14:30:00Z">
        <w:r>
          <w:t>policy and membership policies</w:t>
        </w:r>
      </w:ins>
      <w:ins w:id="1706" w:author="Author" w:date="2014-09-04T14:31:00Z">
        <w:r>
          <w:t>.</w:t>
        </w:r>
      </w:ins>
    </w:p>
    <w:p w14:paraId="7FE3891A" w14:textId="77777777" w:rsidR="002F6854" w:rsidRDefault="00C307B8">
      <w:pPr>
        <w:pStyle w:val="Heading4"/>
        <w:numPr>
          <w:ilvl w:val="0"/>
          <w:numId w:val="0"/>
        </w:numPr>
        <w:rPr>
          <w:ins w:id="1707" w:author="Author" w:date="2014-09-04T14:53:00Z"/>
        </w:rPr>
      </w:pPr>
      <w:ins w:id="1708" w:author="Author" w:date="2014-09-04T14:52:00Z">
        <w:r>
          <w:object w:dxaOrig="11507" w:dyaOrig="8290" w14:anchorId="347715DE">
            <v:shape id="_x0000_i1037" type="#_x0000_t75" style="width:468pt;height:336.75pt" o:ole="">
              <v:imagedata r:id="rId51" o:title=""/>
            </v:shape>
            <o:OLEObject Type="Embed" ProgID="Visio.Drawing.11" ShapeID="_x0000_i1037" DrawAspect="Content" ObjectID="_1476168178" r:id="rId52"/>
          </w:object>
        </w:r>
      </w:ins>
    </w:p>
    <w:p w14:paraId="570FB61C" w14:textId="77777777" w:rsidR="002F6854" w:rsidRDefault="002F6854">
      <w:pPr>
        <w:pStyle w:val="Caption"/>
        <w:rPr>
          <w:ins w:id="1709" w:author="Author" w:date="2014-09-04T14:53:00Z"/>
        </w:rPr>
      </w:pPr>
      <w:bookmarkStart w:id="1710" w:name="_Toc402426162"/>
      <w:ins w:id="1711" w:author="Author" w:date="2014-09-04T14:53:00Z">
        <w:r>
          <w:t xml:space="preserve">Figure </w:t>
        </w:r>
        <w:r>
          <w:fldChar w:fldCharType="begin"/>
        </w:r>
        <w:r>
          <w:instrText xml:space="preserve"> STYLEREF 1 \s </w:instrText>
        </w:r>
      </w:ins>
      <w:r>
        <w:fldChar w:fldCharType="separate"/>
      </w:r>
      <w:r>
        <w:rPr>
          <w:noProof/>
        </w:rPr>
        <w:t>2</w:t>
      </w:r>
      <w:ins w:id="1712" w:author="Author" w:date="2014-09-04T14:53:00Z">
        <w:r>
          <w:fldChar w:fldCharType="end"/>
        </w:r>
        <w:r>
          <w:noBreakHyphen/>
        </w:r>
        <w:r>
          <w:fldChar w:fldCharType="begin"/>
        </w:r>
        <w:r>
          <w:instrText xml:space="preserve"> SEQ Figure \* ARABIC \s 1 </w:instrText>
        </w:r>
      </w:ins>
      <w:r>
        <w:fldChar w:fldCharType="separate"/>
      </w:r>
      <w:ins w:id="1713" w:author="Author" w:date="2014-09-04T14:53:00Z">
        <w:r>
          <w:rPr>
            <w:noProof/>
          </w:rPr>
          <w:t>9</w:t>
        </w:r>
        <w:r>
          <w:fldChar w:fldCharType="end"/>
        </w:r>
        <w:r>
          <w:t>: Building Policy using manifest</w:t>
        </w:r>
        <w:bookmarkEnd w:id="1710"/>
      </w:ins>
    </w:p>
    <w:p w14:paraId="10CA4031" w14:textId="77777777" w:rsidR="00492DAE" w:rsidRPr="00853F0A" w:rsidRDefault="00492DAE">
      <w:pPr>
        <w:pStyle w:val="Heading4"/>
        <w:numPr>
          <w:ilvl w:val="0"/>
          <w:numId w:val="0"/>
        </w:numPr>
        <w:rPr>
          <w:ins w:id="1714" w:author="Author" w:date="2014-09-04T10:40:00Z"/>
        </w:rPr>
        <w:pPrChange w:id="1715" w:author="Author" w:date="2014-09-04T14:31:00Z">
          <w:pPr>
            <w:pStyle w:val="body"/>
          </w:pPr>
        </w:pPrChange>
      </w:pPr>
      <w:ins w:id="1716" w:author="Author" w:date="2014-09-04T10:40:00Z">
        <w:del w:id="1717" w:author="Author" w:date="2014-09-04T13:40:00Z">
          <w:r w:rsidDel="00560055">
            <w:delText>This is place holder for the description of the application manifest and process.</w:delText>
          </w:r>
        </w:del>
        <w:del w:id="1718" w:author="Author" w:date="2014-09-04T14:11:00Z">
          <w:r w:rsidDel="00306817">
            <w:delText xml:space="preserve"> </w:delText>
          </w:r>
        </w:del>
      </w:ins>
    </w:p>
    <w:p w14:paraId="3A0D607B" w14:textId="77777777" w:rsidR="00A309EA" w:rsidRDefault="00EB3E29" w:rsidP="00EB3E29">
      <w:pPr>
        <w:pStyle w:val="Heading2"/>
      </w:pPr>
      <w:bookmarkStart w:id="1719" w:name="_Toc402426196"/>
      <w:r>
        <w:t>Access validation</w:t>
      </w:r>
      <w:bookmarkEnd w:id="1719"/>
    </w:p>
    <w:p w14:paraId="2E3B2FDE" w14:textId="77777777" w:rsidR="00EB3E29" w:rsidRDefault="00EB3E29" w:rsidP="00EB3E29">
      <w:pPr>
        <w:pStyle w:val="Heading3"/>
      </w:pPr>
      <w:bookmarkStart w:id="1720" w:name="_Toc402426197"/>
      <w:r>
        <w:t>Validation flow</w:t>
      </w:r>
      <w:bookmarkEnd w:id="1720"/>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8" type="#_x0000_t75" style="width:433.5pt;height:356.25pt" o:ole="">
            <v:imagedata r:id="rId53" o:title=""/>
          </v:shape>
          <o:OLEObject Type="Embed" ProgID="Visio.Drawing.11" ShapeID="_x0000_i1038" DrawAspect="Content" ObjectID="_1476168179" r:id="rId54"/>
        </w:object>
      </w:r>
    </w:p>
    <w:p w14:paraId="66A66A16" w14:textId="77777777" w:rsidR="00EE4B77" w:rsidRDefault="00EE4B77" w:rsidP="00EE4B77">
      <w:pPr>
        <w:pStyle w:val="Caption"/>
      </w:pPr>
      <w:bookmarkStart w:id="1721" w:name="_Toc402426163"/>
      <w:r>
        <w:t xml:space="preserve">Figure </w:t>
      </w:r>
      <w:ins w:id="1722" w:author="Author" w:date="2014-09-04T14:53:00Z">
        <w:r w:rsidR="002F6854">
          <w:fldChar w:fldCharType="begin"/>
        </w:r>
        <w:r w:rsidR="002F6854">
          <w:instrText xml:space="preserve"> STYLEREF 1 \s </w:instrText>
        </w:r>
      </w:ins>
      <w:r w:rsidR="002F6854">
        <w:fldChar w:fldCharType="separate"/>
      </w:r>
      <w:r w:rsidR="002F6854">
        <w:rPr>
          <w:noProof/>
        </w:rPr>
        <w:t>2</w:t>
      </w:r>
      <w:ins w:id="172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724" w:author="Author" w:date="2014-09-04T14:53:00Z">
        <w:r w:rsidR="002F6854">
          <w:rPr>
            <w:noProof/>
          </w:rPr>
          <w:t>10</w:t>
        </w:r>
        <w:r w:rsidR="002F6854">
          <w:fldChar w:fldCharType="end"/>
        </w:r>
      </w:ins>
      <w:del w:id="172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9</w:delText>
        </w:r>
        <w:r w:rsidR="0011033B" w:rsidDel="002F6854">
          <w:fldChar w:fldCharType="end"/>
        </w:r>
      </w:del>
      <w:r>
        <w:t xml:space="preserve">. </w:t>
      </w:r>
      <w:r w:rsidRPr="00EE4B77">
        <w:t>Validation Flow</w:t>
      </w:r>
      <w:bookmarkEnd w:id="1721"/>
    </w:p>
    <w:p w14:paraId="1940C043" w14:textId="77777777" w:rsidR="00EE4B77" w:rsidRDefault="00EE4B77" w:rsidP="00EE4B77">
      <w:pPr>
        <w:pStyle w:val="Heading3"/>
      </w:pPr>
      <w:bookmarkStart w:id="1726" w:name="_Toc402426198"/>
      <w:r>
        <w:t>Validating a consumer policy</w:t>
      </w:r>
      <w:bookmarkEnd w:id="1726"/>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9" type="#_x0000_t75" style="width:438pt;height:416.25pt" o:ole="">
            <v:imagedata r:id="rId55" o:title=""/>
          </v:shape>
          <o:OLEObject Type="Embed" ProgID="Visio.Drawing.11" ShapeID="_x0000_i1039" DrawAspect="Content" ObjectID="_1476168180" r:id="rId56"/>
        </w:object>
      </w:r>
    </w:p>
    <w:p w14:paraId="5B4C0CDC" w14:textId="77777777" w:rsidR="00EE4B77" w:rsidRDefault="00EE4B77" w:rsidP="00EE4B77">
      <w:pPr>
        <w:pStyle w:val="Caption"/>
      </w:pPr>
      <w:bookmarkStart w:id="1727" w:name="_Toc402426164"/>
      <w:r>
        <w:t xml:space="preserve">Figure </w:t>
      </w:r>
      <w:ins w:id="1728" w:author="Author" w:date="2014-09-04T14:53:00Z">
        <w:r w:rsidR="002F6854">
          <w:fldChar w:fldCharType="begin"/>
        </w:r>
        <w:r w:rsidR="002F6854">
          <w:instrText xml:space="preserve"> STYLEREF 1 \s </w:instrText>
        </w:r>
      </w:ins>
      <w:r w:rsidR="002F6854">
        <w:fldChar w:fldCharType="separate"/>
      </w:r>
      <w:r w:rsidR="002F6854">
        <w:rPr>
          <w:noProof/>
        </w:rPr>
        <w:t>2</w:t>
      </w:r>
      <w:ins w:id="172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730" w:author="Author" w:date="2014-09-04T14:53:00Z">
        <w:r w:rsidR="002F6854">
          <w:rPr>
            <w:noProof/>
          </w:rPr>
          <w:t>11</w:t>
        </w:r>
        <w:r w:rsidR="002F6854">
          <w:fldChar w:fldCharType="end"/>
        </w:r>
      </w:ins>
      <w:del w:id="1731"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10</w:delText>
        </w:r>
        <w:r w:rsidR="0011033B" w:rsidDel="002F6854">
          <w:fldChar w:fldCharType="end"/>
        </w:r>
      </w:del>
      <w:r>
        <w:t xml:space="preserve">. </w:t>
      </w:r>
      <w:r w:rsidRPr="00EE4B77">
        <w:t xml:space="preserve">Validating </w:t>
      </w:r>
      <w:r w:rsidR="005E6BED">
        <w:t>a c</w:t>
      </w:r>
      <w:r w:rsidRPr="00EE4B77">
        <w:t xml:space="preserve">onsumer </w:t>
      </w:r>
      <w:r w:rsidR="005E6BED">
        <w:t>p</w:t>
      </w:r>
      <w:r w:rsidRPr="00EE4B77">
        <w:t>olicy</w:t>
      </w:r>
      <w:bookmarkEnd w:id="1727"/>
    </w:p>
    <w:p w14:paraId="0F9648E3" w14:textId="77777777" w:rsidR="00EE4B77" w:rsidRDefault="005E6BED" w:rsidP="00EE4B77">
      <w:pPr>
        <w:pStyle w:val="Heading3"/>
      </w:pPr>
      <w:bookmarkStart w:id="1732" w:name="_Toc402426199"/>
      <w:r>
        <w:t>Exchanging a t</w:t>
      </w:r>
      <w:r w:rsidR="00EE4B77" w:rsidRPr="00EE4B77">
        <w:t xml:space="preserve">rust </w:t>
      </w:r>
      <w:r>
        <w:t>profile during session e</w:t>
      </w:r>
      <w:r w:rsidR="00EE4B77" w:rsidRPr="00EE4B77">
        <w:t>stablishment</w:t>
      </w:r>
      <w:bookmarkEnd w:id="1732"/>
    </w:p>
    <w:p w14:paraId="1376F4B3" w14:textId="77777777" w:rsidR="00EE4B77" w:rsidRDefault="00EE4B77" w:rsidP="00EE4B77">
      <w:pPr>
        <w:pStyle w:val="body"/>
      </w:pPr>
      <w:r>
        <w:t xml:space="preserve">During the </w:t>
      </w:r>
      <w:r w:rsidR="005E6BED">
        <w:t xml:space="preserve">AllJoyn </w:t>
      </w:r>
      <w:r>
        <w:t xml:space="preserve">session establishment, the peers exchange the trust profile to determine what they have in common.  </w:t>
      </w:r>
    </w:p>
    <w:p w14:paraId="55962E66" w14:textId="77777777" w:rsidR="00EE4B77" w:rsidRDefault="00EE4B77" w:rsidP="005E6BED">
      <w:pPr>
        <w:pStyle w:val="bulletlv1"/>
      </w:pPr>
      <w:r>
        <w:t xml:space="preserve">A consumer’s trust profile typically holds the list of membership guilds (guild ID and </w:t>
      </w:r>
      <w:r w:rsidR="00121F12">
        <w:t>membership cert signer chain</w:t>
      </w:r>
      <w:r>
        <w:t xml:space="preserve">), </w:t>
      </w:r>
      <w:r w:rsidR="00121F12">
        <w:t>at least one certificate (typically it’s the identi</w:t>
      </w:r>
      <w:r w:rsidR="00513DA9">
        <w:t>t</w:t>
      </w:r>
      <w:r w:rsidR="00121F12">
        <w:t xml:space="preserve">y certificate) with the </w:t>
      </w:r>
      <w:r w:rsidR="00DF5658">
        <w:t xml:space="preserve">issuer’s certificate </w:t>
      </w:r>
      <w:r>
        <w:t>chain</w:t>
      </w:r>
      <w:r w:rsidR="00121F12">
        <w:t xml:space="preserve"> attached.</w:t>
      </w:r>
    </w:p>
    <w:p w14:paraId="7D7EE1CF" w14:textId="77777777" w:rsidR="00EE4B77" w:rsidRDefault="00EE4B77" w:rsidP="005E6BED">
      <w:pPr>
        <w:pStyle w:val="bulletlv1"/>
      </w:pPr>
      <w:r>
        <w:t xml:space="preserve">A provider’s trust profile typically holds the list of policy guilds (guild ID and guild-authority), membership guilds (guild ID and </w:t>
      </w:r>
      <w:r w:rsidR="00121F12">
        <w:t xml:space="preserve">membership cert </w:t>
      </w:r>
      <w:r>
        <w:t xml:space="preserve">signer chain), </w:t>
      </w:r>
      <w:r w:rsidR="00121F12">
        <w:t>at least one certificate (typically it’s the identi</w:t>
      </w:r>
      <w:r w:rsidR="00513DA9">
        <w:t>t</w:t>
      </w:r>
      <w:r w:rsidR="00121F12">
        <w:t>y certificate) with the issuer’s certificate chain attached.</w:t>
      </w:r>
    </w:p>
    <w:p w14:paraId="07A9AB7A" w14:textId="77777777" w:rsidR="00EE4B77" w:rsidRDefault="00EE4B77" w:rsidP="00EE4B77">
      <w:pPr>
        <w:pStyle w:val="body"/>
      </w:pPr>
      <w:r>
        <w:lastRenderedPageBreak/>
        <w:t xml:space="preserve">This process is initiated by the </w:t>
      </w:r>
      <w:r w:rsidR="00121F12">
        <w:t>session joiner</w:t>
      </w:r>
      <w:r>
        <w:t xml:space="preserve"> side</w:t>
      </w:r>
      <w:r w:rsidR="00121F12">
        <w:t xml:space="preserve"> (typically it’s the consumer side).  </w:t>
      </w:r>
      <w:r>
        <w:t>Based on the trust profile data received, the consumer determines which membership certifi</w:t>
      </w:r>
      <w:r w:rsidR="005E6BED">
        <w:t xml:space="preserve">cates to send to the provider. </w:t>
      </w:r>
      <w:r>
        <w:t xml:space="preserve">The consumer also determines which membership certificates it requests from </w:t>
      </w:r>
      <w:r w:rsidR="005E6BED">
        <w:t xml:space="preserve">the provider. </w:t>
      </w:r>
      <w:r>
        <w:t>The access data are cached on both sides to enforce the authorization rules as the message comes in.</w:t>
      </w:r>
    </w:p>
    <w:p w14:paraId="132422BE" w14:textId="77777777" w:rsidR="004A05BD" w:rsidRDefault="00BA2BB6" w:rsidP="004A05BD">
      <w:pPr>
        <w:pStyle w:val="figureanchor"/>
      </w:pPr>
      <w:r>
        <w:object w:dxaOrig="11121" w:dyaOrig="12322" w14:anchorId="619B0406">
          <v:shape id="_x0000_i1040" type="#_x0000_t75" style="width:435pt;height:481.5pt" o:ole="">
            <v:imagedata r:id="rId57" o:title=""/>
          </v:shape>
          <o:OLEObject Type="Embed" ProgID="Visio.Drawing.11" ShapeID="_x0000_i1040" DrawAspect="Content" ObjectID="_1476168181" r:id="rId58"/>
        </w:object>
      </w:r>
    </w:p>
    <w:p w14:paraId="6C558812" w14:textId="77777777" w:rsidR="00EE4B77" w:rsidRPr="00EE4B77" w:rsidRDefault="00EE4B77" w:rsidP="004A05BD">
      <w:pPr>
        <w:pStyle w:val="Caption"/>
      </w:pPr>
      <w:bookmarkStart w:id="1733" w:name="_Toc402426165"/>
      <w:r>
        <w:t xml:space="preserve">Figure </w:t>
      </w:r>
      <w:ins w:id="1734" w:author="Author" w:date="2014-09-04T14:53:00Z">
        <w:r w:rsidR="002F6854">
          <w:fldChar w:fldCharType="begin"/>
        </w:r>
        <w:r w:rsidR="002F6854">
          <w:instrText xml:space="preserve"> STYLEREF 1 \s </w:instrText>
        </w:r>
      </w:ins>
      <w:r w:rsidR="002F6854">
        <w:fldChar w:fldCharType="separate"/>
      </w:r>
      <w:r w:rsidR="002F6854">
        <w:rPr>
          <w:noProof/>
        </w:rPr>
        <w:t>2</w:t>
      </w:r>
      <w:ins w:id="173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736" w:author="Author" w:date="2014-09-04T14:53:00Z">
        <w:r w:rsidR="002F6854">
          <w:rPr>
            <w:noProof/>
          </w:rPr>
          <w:t>12</w:t>
        </w:r>
        <w:r w:rsidR="002F6854">
          <w:fldChar w:fldCharType="end"/>
        </w:r>
      </w:ins>
      <w:del w:id="173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11</w:delText>
        </w:r>
        <w:r w:rsidR="0011033B" w:rsidDel="002F6854">
          <w:fldChar w:fldCharType="end"/>
        </w:r>
      </w:del>
      <w:r>
        <w:t>. Exchange</w:t>
      </w:r>
      <w:r w:rsidR="005E6BED">
        <w:t xml:space="preserve"> a</w:t>
      </w:r>
      <w:r>
        <w:t xml:space="preserve"> trust profile</w:t>
      </w:r>
      <w:bookmarkEnd w:id="1733"/>
    </w:p>
    <w:p w14:paraId="28520B75" w14:textId="77777777" w:rsidR="00EE4B77" w:rsidRDefault="004A05BD" w:rsidP="004A05BD">
      <w:pPr>
        <w:pStyle w:val="Heading3"/>
      </w:pPr>
      <w:bookmarkStart w:id="1738" w:name="_Toc402426200"/>
      <w:r>
        <w:lastRenderedPageBreak/>
        <w:t>Anonymous session</w:t>
      </w:r>
      <w:bookmarkEnd w:id="1738"/>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41" type="#_x0000_t75" style="width:435.75pt;height:365.25pt" o:ole="">
            <v:imagedata r:id="rId59" o:title=""/>
          </v:shape>
          <o:OLEObject Type="Embed" ProgID="Visio.Drawing.11" ShapeID="_x0000_i1041" DrawAspect="Content" ObjectID="_1476168182" r:id="rId60"/>
        </w:object>
      </w:r>
    </w:p>
    <w:p w14:paraId="04BCB1FE" w14:textId="77777777" w:rsidR="004A05BD" w:rsidRDefault="004A05BD" w:rsidP="004A05BD">
      <w:pPr>
        <w:pStyle w:val="Caption"/>
      </w:pPr>
      <w:bookmarkStart w:id="1739" w:name="_Toc402426166"/>
      <w:r>
        <w:t xml:space="preserve">Figure </w:t>
      </w:r>
      <w:ins w:id="1740" w:author="Author" w:date="2014-09-04T14:53:00Z">
        <w:r w:rsidR="002F6854">
          <w:fldChar w:fldCharType="begin"/>
        </w:r>
        <w:r w:rsidR="002F6854">
          <w:instrText xml:space="preserve"> STYLEREF 1 \s </w:instrText>
        </w:r>
      </w:ins>
      <w:r w:rsidR="002F6854">
        <w:fldChar w:fldCharType="separate"/>
      </w:r>
      <w:r w:rsidR="002F6854">
        <w:rPr>
          <w:noProof/>
        </w:rPr>
        <w:t>2</w:t>
      </w:r>
      <w:ins w:id="174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742" w:author="Author" w:date="2014-09-04T14:53:00Z">
        <w:r w:rsidR="002F6854">
          <w:rPr>
            <w:noProof/>
          </w:rPr>
          <w:t>13</w:t>
        </w:r>
        <w:r w:rsidR="002F6854">
          <w:fldChar w:fldCharType="end"/>
        </w:r>
      </w:ins>
      <w:del w:id="174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12</w:delText>
        </w:r>
        <w:r w:rsidR="0011033B" w:rsidDel="002F6854">
          <w:fldChar w:fldCharType="end"/>
        </w:r>
      </w:del>
      <w:r>
        <w:t xml:space="preserve">. Anonymous </w:t>
      </w:r>
      <w:r w:rsidR="005E6BED">
        <w:t>access</w:t>
      </w:r>
      <w:bookmarkEnd w:id="1739"/>
    </w:p>
    <w:p w14:paraId="5605067C" w14:textId="77777777" w:rsidR="004A05BD" w:rsidRDefault="004A05BD" w:rsidP="004A05BD">
      <w:pPr>
        <w:pStyle w:val="Heading3"/>
      </w:pPr>
      <w:bookmarkStart w:id="1744" w:name="_Toc402426201"/>
      <w:r>
        <w:lastRenderedPageBreak/>
        <w:t>V</w:t>
      </w:r>
      <w:r w:rsidRPr="004A05BD">
        <w:t>alidating a</w:t>
      </w:r>
      <w:r w:rsidR="00BA2BB6">
        <w:t xml:space="preserve">n admin </w:t>
      </w:r>
      <w:r w:rsidRPr="004A05BD">
        <w:t>user</w:t>
      </w:r>
      <w:bookmarkEnd w:id="1744"/>
    </w:p>
    <w:p w14:paraId="19D69924" w14:textId="77777777" w:rsidR="00473EB4" w:rsidRDefault="00BA2BB6" w:rsidP="00473EB4">
      <w:pPr>
        <w:pStyle w:val="figureanchor"/>
      </w:pPr>
      <w:r>
        <w:object w:dxaOrig="10813" w:dyaOrig="7893" w14:anchorId="0BDA229C">
          <v:shape id="_x0000_i1042" type="#_x0000_t75" style="width:435.75pt;height:318pt" o:ole="">
            <v:imagedata r:id="rId61" o:title=""/>
          </v:shape>
          <o:OLEObject Type="Embed" ProgID="Visio.Drawing.11" ShapeID="_x0000_i1042" DrawAspect="Content" ObjectID="_1476168183" r:id="rId62"/>
        </w:object>
      </w:r>
    </w:p>
    <w:p w14:paraId="58BDC89A" w14:textId="77777777" w:rsidR="004A05BD" w:rsidRDefault="00473EB4" w:rsidP="00473EB4">
      <w:pPr>
        <w:pStyle w:val="Caption"/>
      </w:pPr>
      <w:bookmarkStart w:id="1745" w:name="_Toc402426167"/>
      <w:r>
        <w:t xml:space="preserve">Figure </w:t>
      </w:r>
      <w:ins w:id="1746" w:author="Author" w:date="2014-09-04T14:53:00Z">
        <w:r w:rsidR="002F6854">
          <w:fldChar w:fldCharType="begin"/>
        </w:r>
        <w:r w:rsidR="002F6854">
          <w:instrText xml:space="preserve"> STYLEREF 1 \s </w:instrText>
        </w:r>
      </w:ins>
      <w:r w:rsidR="002F6854">
        <w:fldChar w:fldCharType="separate"/>
      </w:r>
      <w:r w:rsidR="002F6854">
        <w:rPr>
          <w:noProof/>
        </w:rPr>
        <w:t>2</w:t>
      </w:r>
      <w:ins w:id="174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748" w:author="Author" w:date="2014-09-04T14:53:00Z">
        <w:r w:rsidR="002F6854">
          <w:rPr>
            <w:noProof/>
          </w:rPr>
          <w:t>14</w:t>
        </w:r>
        <w:r w:rsidR="002F6854">
          <w:fldChar w:fldCharType="end"/>
        </w:r>
      </w:ins>
      <w:del w:id="174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13</w:delText>
        </w:r>
        <w:r w:rsidR="0011033B" w:rsidDel="002F6854">
          <w:fldChar w:fldCharType="end"/>
        </w:r>
      </w:del>
      <w:r>
        <w:t>. Validating a</w:t>
      </w:r>
      <w:r w:rsidR="00BA2BB6">
        <w:t>n admin</w:t>
      </w:r>
      <w:r>
        <w:t xml:space="preserve"> user</w:t>
      </w:r>
      <w:bookmarkEnd w:id="1745"/>
    </w:p>
    <w:p w14:paraId="03C5A393" w14:textId="77777777" w:rsidR="00473EB4" w:rsidRDefault="00473EB4" w:rsidP="00473EB4">
      <w:pPr>
        <w:pStyle w:val="Heading3"/>
      </w:pPr>
      <w:bookmarkStart w:id="1750" w:name="_Toc402426202"/>
      <w:r>
        <w:t xml:space="preserve">Emitting </w:t>
      </w:r>
      <w:r w:rsidR="005E6BED">
        <w:t>a</w:t>
      </w:r>
      <w:r>
        <w:t xml:space="preserve"> </w:t>
      </w:r>
      <w:r w:rsidR="005E6BED">
        <w:t>s</w:t>
      </w:r>
      <w:r>
        <w:t xml:space="preserve">ession-based </w:t>
      </w:r>
      <w:r w:rsidR="005E6BED">
        <w:t>s</w:t>
      </w:r>
      <w:r>
        <w:t>ignal</w:t>
      </w:r>
      <w:bookmarkEnd w:id="1750"/>
    </w:p>
    <w:p w14:paraId="5020F9E5" w14:textId="77777777" w:rsidR="00473EB4" w:rsidRDefault="00473EB4" w:rsidP="00473EB4">
      <w:pPr>
        <w:pStyle w:val="body"/>
      </w:pPr>
      <w:r>
        <w:t xml:space="preserve">Before emitting a session-based signal to existing connections, the provider verifies whether it is allowed to emit the given signal to the guild members. </w:t>
      </w:r>
      <w:r w:rsidR="002A596E">
        <w:t xml:space="preserve">The provider also verifies that the recipient is authorized to receive the signal.  </w:t>
      </w:r>
      <w:r w:rsidR="00513DA9">
        <w:t>Upon receipt of the signal, t</w:t>
      </w:r>
      <w:r>
        <w:t xml:space="preserve">he </w:t>
      </w:r>
      <w:r w:rsidR="007F518F">
        <w:t xml:space="preserve">consumer </w:t>
      </w:r>
      <w:r>
        <w:t>checks whether it has a policy to allow it to 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3" type="#_x0000_t75" style="width:429.75pt;height:381pt" o:ole="">
            <v:imagedata r:id="rId63" o:title=""/>
          </v:shape>
          <o:OLEObject Type="Embed" ProgID="Visio.Drawing.11" ShapeID="_x0000_i1043" DrawAspect="Content" ObjectID="_1476168184" r:id="rId64"/>
        </w:object>
      </w:r>
    </w:p>
    <w:p w14:paraId="0592D5D7" w14:textId="77777777" w:rsidR="00473EB4" w:rsidRPr="00473EB4" w:rsidRDefault="00473EB4" w:rsidP="00473EB4">
      <w:pPr>
        <w:pStyle w:val="Caption"/>
      </w:pPr>
      <w:bookmarkStart w:id="1751" w:name="_Toc402426168"/>
      <w:r>
        <w:t xml:space="preserve">Figure </w:t>
      </w:r>
      <w:ins w:id="1752" w:author="Author" w:date="2014-09-04T14:53:00Z">
        <w:r w:rsidR="002F6854">
          <w:fldChar w:fldCharType="begin"/>
        </w:r>
        <w:r w:rsidR="002F6854">
          <w:instrText xml:space="preserve"> STYLEREF 1 \s </w:instrText>
        </w:r>
      </w:ins>
      <w:r w:rsidR="002F6854">
        <w:fldChar w:fldCharType="separate"/>
      </w:r>
      <w:r w:rsidR="002F6854">
        <w:rPr>
          <w:noProof/>
        </w:rPr>
        <w:t>2</w:t>
      </w:r>
      <w:ins w:id="175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754" w:author="Author" w:date="2014-09-04T14:53:00Z">
        <w:r w:rsidR="002F6854">
          <w:rPr>
            <w:noProof/>
          </w:rPr>
          <w:t>15</w:t>
        </w:r>
        <w:r w:rsidR="002F6854">
          <w:fldChar w:fldCharType="end"/>
        </w:r>
      </w:ins>
      <w:del w:id="175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14</w:delText>
        </w:r>
        <w:r w:rsidR="0011033B" w:rsidDel="002F6854">
          <w:fldChar w:fldCharType="end"/>
        </w:r>
      </w:del>
      <w:r>
        <w:t xml:space="preserve">. </w:t>
      </w:r>
      <w:r w:rsidRPr="00473EB4">
        <w:t>Validating</w:t>
      </w:r>
      <w:r w:rsidR="005E6BED">
        <w:t xml:space="preserve"> a</w:t>
      </w:r>
      <w:r w:rsidRPr="00473EB4">
        <w:t xml:space="preserve"> session-based signal</w:t>
      </w:r>
      <w:bookmarkEnd w:id="1751"/>
    </w:p>
    <w:p w14:paraId="6D2242B0" w14:textId="77777777" w:rsidR="006D2D6C" w:rsidRDefault="00473EB4" w:rsidP="006D2D6C">
      <w:pPr>
        <w:pStyle w:val="Heading2"/>
      </w:pPr>
      <w:bookmarkStart w:id="1756" w:name="_Ref393891371"/>
      <w:bookmarkStart w:id="1757" w:name="_Toc402426203"/>
      <w:r>
        <w:t>Authorization data format</w:t>
      </w:r>
      <w:bookmarkEnd w:id="1756"/>
      <w:bookmarkEnd w:id="1757"/>
    </w:p>
    <w:p w14:paraId="566552DF" w14:textId="77777777" w:rsidR="000E1906" w:rsidRDefault="000E1906" w:rsidP="002B7CB7">
      <w:pPr>
        <w:pStyle w:val="Heading3"/>
      </w:pPr>
      <w:bookmarkStart w:id="1758" w:name="_Toc402426204"/>
      <w:r>
        <w:t xml:space="preserve">The </w:t>
      </w:r>
      <w:del w:id="1759" w:author="Author" w:date="2014-09-04T09:06:00Z">
        <w:r w:rsidDel="002B7CB7">
          <w:delText>format</w:delText>
        </w:r>
        <w:r w:rsidR="00AE3393" w:rsidDel="002B7CB7">
          <w:delText xml:space="preserve"> syntax</w:delText>
        </w:r>
        <w:r w:rsidDel="002B7CB7">
          <w:delText xml:space="preserve"> is not yet agreed</w:delText>
        </w:r>
      </w:del>
      <w:ins w:id="1760" w:author="Author" w:date="2014-09-04T09:06:00Z">
        <w:r w:rsidR="002B7CB7">
          <w:t>format is binary and exchanged between peers using AllJoyn marshalling</w:t>
        </w:r>
      </w:ins>
      <w:bookmarkEnd w:id="1758"/>
    </w:p>
    <w:p w14:paraId="08291573" w14:textId="77777777" w:rsidR="002B7CB7" w:rsidRDefault="000E1906">
      <w:pPr>
        <w:pStyle w:val="body"/>
        <w:rPr>
          <w:ins w:id="1761" w:author="Author" w:date="2014-09-04T09:08:00Z"/>
        </w:rPr>
        <w:pPrChange w:id="1762" w:author="Author" w:date="2014-09-04T09:08:00Z">
          <w:pPr>
            <w:pStyle w:val="body"/>
            <w:numPr>
              <w:numId w:val="82"/>
            </w:numPr>
            <w:ind w:left="1440" w:hanging="360"/>
          </w:pPr>
        </w:pPrChange>
      </w:pPr>
      <w:r>
        <w:t xml:space="preserve">The </w:t>
      </w:r>
      <w:ins w:id="1763" w:author="Author" w:date="2014-09-04T09:07:00Z">
        <w:r w:rsidR="002B7CB7">
          <w:t>authorization data will be in binary format.  The following guidelines are used for exchanging and persisting the authorization data:</w:t>
        </w:r>
      </w:ins>
    </w:p>
    <w:p w14:paraId="2B28877D" w14:textId="77777777" w:rsidR="002B7CB7" w:rsidRDefault="002B7CB7">
      <w:pPr>
        <w:pStyle w:val="body"/>
        <w:numPr>
          <w:ilvl w:val="0"/>
          <w:numId w:val="83"/>
        </w:numPr>
        <w:rPr>
          <w:ins w:id="1764" w:author="Author" w:date="2014-09-04T09:09:00Z"/>
        </w:rPr>
        <w:pPrChange w:id="1765" w:author="Author" w:date="2014-09-04T09:09:00Z">
          <w:pPr>
            <w:pStyle w:val="body"/>
            <w:numPr>
              <w:numId w:val="82"/>
            </w:numPr>
            <w:ind w:left="1440" w:hanging="360"/>
          </w:pPr>
        </w:pPrChange>
      </w:pPr>
      <w:ins w:id="1766" w:author="Author" w:date="2014-09-04T09:09:00Z">
        <w:r>
          <w:t>The authorization data will use AllJoyn marshalling to exchange with other peers</w:t>
        </w:r>
      </w:ins>
      <w:ins w:id="1767" w:author="Author" w:date="2014-09-04T09:19:00Z">
        <w:r w:rsidR="00B116B0">
          <w:t>.</w:t>
        </w:r>
      </w:ins>
    </w:p>
    <w:p w14:paraId="4CE28E6A" w14:textId="77777777" w:rsidR="002B7CB7" w:rsidRDefault="002B7CB7">
      <w:pPr>
        <w:pStyle w:val="body"/>
        <w:numPr>
          <w:ilvl w:val="0"/>
          <w:numId w:val="83"/>
        </w:numPr>
        <w:rPr>
          <w:ins w:id="1768" w:author="Author" w:date="2014-09-04T09:10:00Z"/>
        </w:rPr>
        <w:pPrChange w:id="1769" w:author="Author" w:date="2014-09-04T09:09:00Z">
          <w:pPr>
            <w:pStyle w:val="body"/>
            <w:numPr>
              <w:numId w:val="82"/>
            </w:numPr>
            <w:ind w:left="1440" w:hanging="360"/>
          </w:pPr>
        </w:pPrChange>
      </w:pPr>
      <w:ins w:id="1770" w:author="Author" w:date="2014-09-04T09:10:00Z">
        <w:r>
          <w:t>The AllJoyn marshalling will be used to generate signed buffer for DSA purpose</w:t>
        </w:r>
      </w:ins>
      <w:ins w:id="1771" w:author="Author" w:date="2014-09-04T09:19:00Z">
        <w:r w:rsidR="00B116B0">
          <w:t>.</w:t>
        </w:r>
      </w:ins>
    </w:p>
    <w:p w14:paraId="2A7E67B4" w14:textId="77777777" w:rsidR="002B7CB7" w:rsidRDefault="002B7CB7">
      <w:pPr>
        <w:pStyle w:val="body"/>
        <w:numPr>
          <w:ilvl w:val="0"/>
          <w:numId w:val="83"/>
        </w:numPr>
        <w:rPr>
          <w:ins w:id="1772" w:author="Author" w:date="2014-09-04T09:16:00Z"/>
        </w:rPr>
        <w:pPrChange w:id="1773" w:author="Author" w:date="2014-09-04T09:09:00Z">
          <w:pPr>
            <w:pStyle w:val="body"/>
            <w:numPr>
              <w:numId w:val="82"/>
            </w:numPr>
            <w:ind w:left="1440" w:hanging="360"/>
          </w:pPr>
        </w:pPrChange>
      </w:pPr>
      <w:ins w:id="1774" w:author="Author" w:date="2014-09-04T09:11:00Z">
        <w:r>
          <w:t>The AllJoyn marshalling will be used to serialize the data for persistence purpose</w:t>
        </w:r>
      </w:ins>
      <w:ins w:id="1775" w:author="Author" w:date="2014-09-04T09:19:00Z">
        <w:r w:rsidR="00B116B0">
          <w:t>.</w:t>
        </w:r>
      </w:ins>
    </w:p>
    <w:p w14:paraId="4E5D2D25" w14:textId="77777777" w:rsidR="00B116B0" w:rsidRDefault="00B116B0">
      <w:pPr>
        <w:pStyle w:val="body"/>
        <w:numPr>
          <w:ilvl w:val="0"/>
          <w:numId w:val="83"/>
        </w:numPr>
        <w:rPr>
          <w:ins w:id="1776" w:author="Author" w:date="2014-09-04T09:09:00Z"/>
        </w:rPr>
        <w:pPrChange w:id="1777" w:author="Author" w:date="2014-09-04T09:09:00Z">
          <w:pPr>
            <w:pStyle w:val="body"/>
            <w:numPr>
              <w:numId w:val="82"/>
            </w:numPr>
            <w:ind w:left="1440" w:hanging="360"/>
          </w:pPr>
        </w:pPrChange>
      </w:pPr>
      <w:ins w:id="1778" w:author="Author" w:date="2014-09-04T09:18:00Z">
        <w:r>
          <w:t>The parser will ignore any field that it does not support.</w:t>
        </w:r>
      </w:ins>
    </w:p>
    <w:p w14:paraId="6799CC97" w14:textId="77777777" w:rsidR="009105EA" w:rsidDel="002B7CB7" w:rsidRDefault="000E1906">
      <w:pPr>
        <w:pStyle w:val="body"/>
        <w:rPr>
          <w:del w:id="1779" w:author="Author" w:date="2014-09-04T09:08:00Z"/>
        </w:rPr>
      </w:pPr>
      <w:del w:id="1780" w:author="Author" w:date="2014-09-04T09:08:00Z">
        <w:r w:rsidDel="002B7CB7">
          <w:delText xml:space="preserve">format </w:delText>
        </w:r>
        <w:r w:rsidR="00AE3393" w:rsidDel="002B7CB7">
          <w:delText xml:space="preserve">syntax </w:delText>
        </w:r>
        <w:r w:rsidDel="002B7CB7">
          <w:delText>of the authorization data is not yet agreed.  As the result, in this section, the examples are listed in some tabular format as illustration.</w:delText>
        </w:r>
        <w:r w:rsidR="009105EA" w:rsidDel="002B7CB7">
          <w:delText xml:space="preserve">  </w:delText>
        </w:r>
      </w:del>
    </w:p>
    <w:p w14:paraId="124AA921" w14:textId="77777777" w:rsidR="009105EA" w:rsidDel="002B7CB7" w:rsidRDefault="009105EA">
      <w:pPr>
        <w:pStyle w:val="body"/>
        <w:rPr>
          <w:del w:id="1781" w:author="Author" w:date="2014-09-04T09:08:00Z"/>
        </w:rPr>
      </w:pPr>
      <w:del w:id="1782" w:author="Author" w:date="2014-09-04T09:08:00Z">
        <w:r w:rsidDel="002B7CB7">
          <w:delText>T</w:delText>
        </w:r>
        <w:r w:rsidR="009266DC" w:rsidDel="002B7CB7">
          <w:delText xml:space="preserve">hree </w:delText>
        </w:r>
        <w:r w:rsidDel="002B7CB7">
          <w:delText>proposed formats are:</w:delText>
        </w:r>
      </w:del>
    </w:p>
    <w:p w14:paraId="55471C85" w14:textId="77777777" w:rsidR="009266DC" w:rsidRDefault="009266DC">
      <w:pPr>
        <w:pStyle w:val="body"/>
        <w:pPrChange w:id="1783" w:author="Author" w:date="2014-09-04T09:08:00Z">
          <w:pPr>
            <w:pStyle w:val="body"/>
            <w:numPr>
              <w:numId w:val="82"/>
            </w:numPr>
            <w:ind w:left="1440" w:hanging="360"/>
          </w:pPr>
        </w:pPrChange>
      </w:pPr>
      <w:del w:id="1784" w:author="Author" w:date="2014-09-04T09:11:00Z">
        <w:r w:rsidDel="002B7CB7">
          <w:delText>Use AllJoyn message encoding to encode the authorization data.  This will eliminate the needs of additional parsing codes in the application.  The application uses its own methodology to persist the data for exchange with other peers.</w:delText>
        </w:r>
      </w:del>
    </w:p>
    <w:p w14:paraId="241E09BD" w14:textId="77777777" w:rsidR="009105EA" w:rsidDel="002B7CB7" w:rsidRDefault="009105EA" w:rsidP="002B7CB7">
      <w:pPr>
        <w:pStyle w:val="body"/>
        <w:numPr>
          <w:ilvl w:val="0"/>
          <w:numId w:val="82"/>
        </w:numPr>
        <w:rPr>
          <w:del w:id="1785" w:author="Author" w:date="2014-09-04T09:12:00Z"/>
        </w:rPr>
      </w:pPr>
      <w:del w:id="1786" w:author="Author" w:date="2014-09-04T09:12:00Z">
        <w:r w:rsidDel="002B7CB7">
          <w:lastRenderedPageBreak/>
          <w:delText>Expressed the authorization data in JSON</w:delText>
        </w:r>
        <w:bookmarkStart w:id="1787" w:name="_Toc397606009"/>
        <w:bookmarkStart w:id="1788" w:name="_Toc397607375"/>
        <w:bookmarkStart w:id="1789" w:name="_Toc397675095"/>
        <w:bookmarkStart w:id="1790" w:name="_Toc402426205"/>
        <w:bookmarkEnd w:id="1787"/>
        <w:bookmarkEnd w:id="1788"/>
        <w:bookmarkEnd w:id="1789"/>
        <w:bookmarkEnd w:id="1790"/>
      </w:del>
    </w:p>
    <w:p w14:paraId="2F684EF5" w14:textId="77777777" w:rsidR="00473EB4" w:rsidDel="002B7CB7" w:rsidRDefault="009105EA" w:rsidP="002B7CB7">
      <w:pPr>
        <w:pStyle w:val="body"/>
        <w:numPr>
          <w:ilvl w:val="0"/>
          <w:numId w:val="82"/>
        </w:numPr>
        <w:rPr>
          <w:del w:id="1791" w:author="Author" w:date="2014-09-04T09:12:00Z"/>
        </w:rPr>
      </w:pPr>
      <w:del w:id="1792" w:author="Author" w:date="2014-09-04T09:12:00Z">
        <w:r w:rsidDel="002B7CB7">
          <w:delText>Expressed the autho</w:delText>
        </w:r>
        <w:r w:rsidR="0062366E" w:rsidDel="002B7CB7">
          <w:delText>riz</w:delText>
        </w:r>
        <w:r w:rsidDel="002B7CB7">
          <w:delText>ation data in XACML (eXtensible Access Control Markup Language)</w:delText>
        </w:r>
        <w:r w:rsidR="0062366E" w:rsidDel="002B7CB7">
          <w:delText>.   XACML is very much verbose than JSON.</w:delText>
        </w:r>
        <w:bookmarkStart w:id="1793" w:name="_Toc397606010"/>
        <w:bookmarkStart w:id="1794" w:name="_Toc397607376"/>
        <w:bookmarkStart w:id="1795" w:name="_Toc397675096"/>
        <w:bookmarkStart w:id="1796" w:name="_Toc402426206"/>
        <w:bookmarkEnd w:id="1793"/>
        <w:bookmarkEnd w:id="1794"/>
        <w:bookmarkEnd w:id="1795"/>
        <w:bookmarkEnd w:id="1796"/>
      </w:del>
    </w:p>
    <w:p w14:paraId="4FA9E8CA" w14:textId="77777777" w:rsidR="00473EB4" w:rsidRDefault="00473EB4" w:rsidP="00473EB4">
      <w:pPr>
        <w:pStyle w:val="Heading3"/>
      </w:pPr>
      <w:bookmarkStart w:id="1797" w:name="_Toc402426207"/>
      <w:r>
        <w:t>Format</w:t>
      </w:r>
      <w:r w:rsidR="00AE3393">
        <w:t xml:space="preserve"> Structure</w:t>
      </w:r>
      <w:bookmarkEnd w:id="1797"/>
    </w:p>
    <w:p w14:paraId="44547AC7" w14:textId="77777777" w:rsidR="00AE3393" w:rsidRDefault="00AE3393" w:rsidP="002B7CB7">
      <w:pPr>
        <w:pStyle w:val="body"/>
      </w:pPr>
      <w:r>
        <w:t>The following diagram describes the format structure of the authorization data.</w:t>
      </w:r>
    </w:p>
    <w:p w14:paraId="77F7059F" w14:textId="02AFB4F7" w:rsidR="0011033B" w:rsidRDefault="001B16E3" w:rsidP="002B7CB7">
      <w:pPr>
        <w:pStyle w:val="body"/>
        <w:keepNext/>
      </w:pPr>
      <w:ins w:id="1798" w:author="Author" w:date="2014-10-30T08:50:00Z">
        <w:r>
          <w:object w:dxaOrig="9086" w:dyaOrig="6530" w14:anchorId="678C0BDB">
            <v:shape id="_x0000_i1052" type="#_x0000_t75" style="width:454.5pt;height:326.25pt" o:ole="">
              <v:imagedata r:id="rId65" o:title=""/>
            </v:shape>
            <o:OLEObject Type="Embed" ProgID="Visio.Drawing.11" ShapeID="_x0000_i1052" DrawAspect="Content" ObjectID="_1476168185" r:id="rId66"/>
          </w:object>
        </w:r>
      </w:ins>
      <w:ins w:id="1799" w:author="Author" w:date="2014-09-04T09:12:00Z">
        <w:del w:id="1800" w:author="Author" w:date="2014-10-30T08:50:00Z">
          <w:r w:rsidR="009C3EC7" w:rsidDel="001B16E3">
            <w:object w:dxaOrig="9302" w:dyaOrig="11327" w14:anchorId="0B44E54E">
              <v:shape id="_x0000_i1044" type="#_x0000_t75" style="width:465pt;height:452.25pt" o:ole="">
                <v:imagedata r:id="rId67" o:title="" croptop="13194f"/>
              </v:shape>
              <o:OLEObject Type="Embed" ProgID="Visio.Drawing.11" ShapeID="_x0000_i1044" DrawAspect="Content" ObjectID="_1476168186" r:id="rId68"/>
            </w:object>
          </w:r>
        </w:del>
      </w:ins>
      <w:del w:id="1801" w:author="Author" w:date="2014-09-04T09:12:00Z">
        <w:r w:rsidR="00660DFE" w:rsidDel="009C3EC7">
          <w:object w:dxaOrig="9293" w:dyaOrig="11327" w14:anchorId="6D1D9DA7">
            <v:shape id="_x0000_i1045" type="#_x0000_t75" style="width:465pt;height:428.25pt" o:ole="">
              <v:imagedata r:id="rId69" o:title="" croptop="15972f"/>
            </v:shape>
            <o:OLEObject Type="Embed" ProgID="Visio.Drawing.11" ShapeID="_x0000_i1045" DrawAspect="Content" ObjectID="_1476168187" r:id="rId70"/>
          </w:object>
        </w:r>
      </w:del>
    </w:p>
    <w:p w14:paraId="5A9FA317" w14:textId="77777777" w:rsidR="0011033B" w:rsidRDefault="0011033B">
      <w:pPr>
        <w:pStyle w:val="Caption"/>
      </w:pPr>
      <w:bookmarkStart w:id="1802" w:name="_Toc402426169"/>
      <w:r>
        <w:t xml:space="preserve">Figure </w:t>
      </w:r>
      <w:ins w:id="1803" w:author="Author" w:date="2014-09-04T14:53:00Z">
        <w:r w:rsidR="002F6854">
          <w:fldChar w:fldCharType="begin"/>
        </w:r>
        <w:r w:rsidR="002F6854">
          <w:instrText xml:space="preserve"> STYLEREF 1 \s </w:instrText>
        </w:r>
      </w:ins>
      <w:r w:rsidR="002F6854">
        <w:fldChar w:fldCharType="separate"/>
      </w:r>
      <w:r w:rsidR="002F6854">
        <w:rPr>
          <w:noProof/>
        </w:rPr>
        <w:t>2</w:t>
      </w:r>
      <w:ins w:id="1804"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805" w:author="Author" w:date="2014-09-04T14:53:00Z">
        <w:r w:rsidR="002F6854">
          <w:rPr>
            <w:noProof/>
          </w:rPr>
          <w:t>16</w:t>
        </w:r>
        <w:r w:rsidR="002F6854">
          <w:fldChar w:fldCharType="end"/>
        </w:r>
      </w:ins>
      <w:del w:id="1806" w:author="Author" w:date="2014-09-04T14:53:00Z">
        <w:r w:rsidDel="002F6854">
          <w:fldChar w:fldCharType="begin"/>
        </w:r>
        <w:r w:rsidDel="002F6854">
          <w:delInstrText xml:space="preserve"> STYLEREF 1 \s </w:delInstrText>
        </w:r>
        <w:r w:rsidDel="002F6854">
          <w:fldChar w:fldCharType="separate"/>
        </w:r>
        <w:r w:rsidR="00776C0A" w:rsidDel="002F6854">
          <w:rPr>
            <w:noProof/>
          </w:rPr>
          <w:delText>2</w:delText>
        </w:r>
        <w:r w:rsidDel="002F6854">
          <w:fldChar w:fldCharType="end"/>
        </w:r>
        <w:r w:rsidDel="002F6854">
          <w:noBreakHyphen/>
        </w:r>
        <w:r w:rsidDel="002F6854">
          <w:fldChar w:fldCharType="begin"/>
        </w:r>
        <w:r w:rsidDel="002F6854">
          <w:delInstrText xml:space="preserve"> SEQ Figure \* ARABIC \s 1 </w:delInstrText>
        </w:r>
        <w:r w:rsidDel="002F6854">
          <w:fldChar w:fldCharType="separate"/>
        </w:r>
        <w:r w:rsidR="00776C0A" w:rsidDel="002F6854">
          <w:rPr>
            <w:noProof/>
          </w:rPr>
          <w:delText>15</w:delText>
        </w:r>
        <w:r w:rsidDel="002F6854">
          <w:fldChar w:fldCharType="end"/>
        </w:r>
      </w:del>
      <w:r>
        <w:t>: Authorization Data Format Structure</w:t>
      </w:r>
      <w:bookmarkEnd w:id="1802"/>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Change w:id="1807" w:author="Author" w:date="2014-09-04T09:14:00Z">
          <w:tblPr>
            <w:tblStyle w:val="TableGrid"/>
            <w:tblW w:w="8640" w:type="dxa"/>
            <w:tblInd w:w="835" w:type="dxa"/>
            <w:tblLayout w:type="fixed"/>
            <w:tblLook w:val="04A0" w:firstRow="1" w:lastRow="0" w:firstColumn="1" w:lastColumn="0" w:noHBand="0" w:noVBand="1"/>
          </w:tblPr>
        </w:tblPrChange>
      </w:tblPr>
      <w:tblGrid>
        <w:gridCol w:w="1350"/>
        <w:gridCol w:w="985"/>
        <w:gridCol w:w="1076"/>
        <w:gridCol w:w="5229"/>
        <w:tblGridChange w:id="1808">
          <w:tblGrid>
            <w:gridCol w:w="1080"/>
            <w:gridCol w:w="1255"/>
            <w:gridCol w:w="1076"/>
            <w:gridCol w:w="5229"/>
          </w:tblGrid>
        </w:tblGridChange>
      </w:tblGrid>
      <w:tr w:rsidR="00473EB4" w14:paraId="1E2EAC09" w14:textId="77777777" w:rsidTr="00AC6BEE">
        <w:trPr>
          <w:cnfStyle w:val="100000000000" w:firstRow="1" w:lastRow="0" w:firstColumn="0" w:lastColumn="0" w:oddVBand="0" w:evenVBand="0" w:oddHBand="0" w:evenHBand="0" w:firstRowFirstColumn="0" w:firstRowLastColumn="0" w:lastRowFirstColumn="0" w:lastRowLastColumn="0"/>
          <w:tblHeader/>
          <w:trPrChange w:id="1809" w:author="Author" w:date="2014-09-04T09:14:00Z">
            <w:trPr>
              <w:tblHeader/>
            </w:trPr>
          </w:trPrChange>
        </w:trPr>
        <w:tc>
          <w:tcPr>
            <w:tcW w:w="1350" w:type="dxa"/>
            <w:tcPrChange w:id="1810" w:author="Author" w:date="2014-09-04T09:14:00Z">
              <w:tcPr>
                <w:tcW w:w="1080" w:type="dxa"/>
              </w:tcPr>
            </w:tcPrChange>
          </w:tcPr>
          <w:p w14:paraId="7B4CF59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Name</w:t>
            </w:r>
          </w:p>
        </w:tc>
        <w:tc>
          <w:tcPr>
            <w:tcW w:w="985" w:type="dxa"/>
            <w:tcPrChange w:id="1811" w:author="Author" w:date="2014-09-04T09:14:00Z">
              <w:tcPr>
                <w:tcW w:w="1255" w:type="dxa"/>
              </w:tcPr>
            </w:tcPrChange>
          </w:tcPr>
          <w:p w14:paraId="5277179F"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76" w:type="dxa"/>
            <w:tcPrChange w:id="1812" w:author="Author" w:date="2014-09-04T09:14:00Z">
              <w:tcPr>
                <w:tcW w:w="1076" w:type="dxa"/>
              </w:tcPr>
            </w:tcPrChange>
          </w:tcPr>
          <w:p w14:paraId="3DD20036"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5229" w:type="dxa"/>
            <w:tcPrChange w:id="1813" w:author="Author" w:date="2014-09-04T09:14:00Z">
              <w:tcPr>
                <w:tcW w:w="5229" w:type="dxa"/>
              </w:tcPr>
            </w:tcPrChange>
          </w:tcPr>
          <w:p w14:paraId="3C5EDC1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473EB4" w14:paraId="4B3D2A8B" w14:textId="77777777" w:rsidTr="00AC6BEE">
        <w:tc>
          <w:tcPr>
            <w:tcW w:w="1350" w:type="dxa"/>
            <w:tcPrChange w:id="1814" w:author="Author" w:date="2014-09-04T09:14:00Z">
              <w:tcPr>
                <w:tcW w:w="1080" w:type="dxa"/>
              </w:tcPr>
            </w:tcPrChange>
          </w:tcPr>
          <w:p w14:paraId="7F8A9FE5" w14:textId="77777777" w:rsidR="00473EB4" w:rsidRPr="00073BE6" w:rsidRDefault="00572C5F" w:rsidP="00473EB4">
            <w:pPr>
              <w:pStyle w:val="tableentry"/>
            </w:pPr>
            <w:r>
              <w:t>version</w:t>
            </w:r>
          </w:p>
        </w:tc>
        <w:tc>
          <w:tcPr>
            <w:tcW w:w="985" w:type="dxa"/>
            <w:tcPrChange w:id="1815" w:author="Author" w:date="2014-09-04T09:14:00Z">
              <w:tcPr>
                <w:tcW w:w="1255" w:type="dxa"/>
              </w:tcPr>
            </w:tcPrChange>
          </w:tcPr>
          <w:p w14:paraId="0425111A" w14:textId="77777777" w:rsidR="00473EB4" w:rsidRPr="00073BE6" w:rsidRDefault="00572C5F" w:rsidP="007D1AAA">
            <w:pPr>
              <w:pStyle w:val="tableentry"/>
            </w:pPr>
            <w:r>
              <w:t>number</w:t>
            </w:r>
          </w:p>
        </w:tc>
        <w:tc>
          <w:tcPr>
            <w:tcW w:w="1076" w:type="dxa"/>
            <w:tcPrChange w:id="1816" w:author="Author" w:date="2014-09-04T09:14:00Z">
              <w:tcPr>
                <w:tcW w:w="1076" w:type="dxa"/>
              </w:tcPr>
            </w:tcPrChange>
          </w:tcPr>
          <w:p w14:paraId="1D0DBE22" w14:textId="77777777" w:rsidR="00473EB4" w:rsidRPr="00073BE6" w:rsidRDefault="00572C5F" w:rsidP="00473EB4">
            <w:pPr>
              <w:pStyle w:val="tableentry"/>
            </w:pPr>
            <w:r>
              <w:t>yes</w:t>
            </w:r>
          </w:p>
        </w:tc>
        <w:tc>
          <w:tcPr>
            <w:tcW w:w="5229" w:type="dxa"/>
            <w:tcPrChange w:id="1817" w:author="Author" w:date="2014-09-04T09:14:00Z">
              <w:tcPr>
                <w:tcW w:w="5229" w:type="dxa"/>
              </w:tcPr>
            </w:tcPrChange>
          </w:tcPr>
          <w:p w14:paraId="3343CDDB" w14:textId="77777777" w:rsidR="00473EB4" w:rsidRPr="00073BE6" w:rsidRDefault="00572C5F">
            <w:pPr>
              <w:pStyle w:val="tableentry"/>
            </w:pPr>
            <w:r>
              <w:t xml:space="preserve">The </w:t>
            </w:r>
            <w:ins w:id="1818" w:author="Author" w:date="2014-09-04T09:14:00Z">
              <w:r w:rsidR="00B116B0">
                <w:t xml:space="preserve">specification </w:t>
              </w:r>
            </w:ins>
            <w:r>
              <w:t>version number</w:t>
            </w:r>
            <w:ins w:id="1819" w:author="Author" w:date="2014-09-04T09:15:00Z">
              <w:r w:rsidR="00B116B0">
                <w:t>.  The current spec version number is 1.</w:t>
              </w:r>
            </w:ins>
            <w:del w:id="1820" w:author="Author" w:date="2014-09-04T09:14:00Z">
              <w:r w:rsidDel="00B116B0">
                <w:delText xml:space="preserve"> of the policy</w:delText>
              </w:r>
            </w:del>
          </w:p>
        </w:tc>
      </w:tr>
      <w:tr w:rsidR="00B116B0" w14:paraId="3FC6FDC3" w14:textId="77777777" w:rsidTr="00AC6BEE">
        <w:trPr>
          <w:ins w:id="1821" w:author="Author" w:date="2014-09-04T09:13:00Z"/>
        </w:trPr>
        <w:tc>
          <w:tcPr>
            <w:tcW w:w="1350" w:type="dxa"/>
            <w:tcPrChange w:id="1822" w:author="Author" w:date="2014-09-04T09:14:00Z">
              <w:tcPr>
                <w:tcW w:w="1080" w:type="dxa"/>
              </w:tcPr>
            </w:tcPrChange>
          </w:tcPr>
          <w:p w14:paraId="0495E420" w14:textId="77777777" w:rsidR="00B116B0" w:rsidRDefault="00B116B0" w:rsidP="00473EB4">
            <w:pPr>
              <w:pStyle w:val="tableentry"/>
              <w:rPr>
                <w:ins w:id="1823" w:author="Author" w:date="2014-09-04T09:13:00Z"/>
              </w:rPr>
            </w:pPr>
            <w:ins w:id="1824" w:author="Author" w:date="2014-09-04T09:13:00Z">
              <w:r>
                <w:t>serialNumber</w:t>
              </w:r>
            </w:ins>
          </w:p>
        </w:tc>
        <w:tc>
          <w:tcPr>
            <w:tcW w:w="985" w:type="dxa"/>
            <w:tcPrChange w:id="1825" w:author="Author" w:date="2014-09-04T09:14:00Z">
              <w:tcPr>
                <w:tcW w:w="1255" w:type="dxa"/>
              </w:tcPr>
            </w:tcPrChange>
          </w:tcPr>
          <w:p w14:paraId="055D5A00" w14:textId="77777777" w:rsidR="00B116B0" w:rsidRDefault="00B116B0" w:rsidP="007D1AAA">
            <w:pPr>
              <w:pStyle w:val="tableentry"/>
              <w:rPr>
                <w:ins w:id="1826" w:author="Author" w:date="2014-09-04T09:13:00Z"/>
              </w:rPr>
            </w:pPr>
            <w:ins w:id="1827" w:author="Author" w:date="2014-09-04T09:14:00Z">
              <w:r>
                <w:t>number</w:t>
              </w:r>
            </w:ins>
          </w:p>
        </w:tc>
        <w:tc>
          <w:tcPr>
            <w:tcW w:w="1076" w:type="dxa"/>
            <w:tcPrChange w:id="1828" w:author="Author" w:date="2014-09-04T09:14:00Z">
              <w:tcPr>
                <w:tcW w:w="1076" w:type="dxa"/>
              </w:tcPr>
            </w:tcPrChange>
          </w:tcPr>
          <w:p w14:paraId="69525238" w14:textId="77777777" w:rsidR="00B116B0" w:rsidRDefault="00B116B0" w:rsidP="00473EB4">
            <w:pPr>
              <w:pStyle w:val="tableentry"/>
              <w:rPr>
                <w:ins w:id="1829" w:author="Author" w:date="2014-09-04T09:13:00Z"/>
              </w:rPr>
            </w:pPr>
            <w:ins w:id="1830" w:author="Author" w:date="2014-09-04T09:14:00Z">
              <w:r>
                <w:t>yes</w:t>
              </w:r>
            </w:ins>
          </w:p>
        </w:tc>
        <w:tc>
          <w:tcPr>
            <w:tcW w:w="5229" w:type="dxa"/>
            <w:tcPrChange w:id="1831" w:author="Author" w:date="2014-09-04T09:14:00Z">
              <w:tcPr>
                <w:tcW w:w="5229" w:type="dxa"/>
              </w:tcPr>
            </w:tcPrChange>
          </w:tcPr>
          <w:p w14:paraId="16290C3B" w14:textId="77777777" w:rsidR="00B116B0" w:rsidRDefault="00B116B0">
            <w:pPr>
              <w:pStyle w:val="tableentry"/>
              <w:rPr>
                <w:ins w:id="1832" w:author="Author" w:date="2014-09-04T09:13:00Z"/>
              </w:rPr>
            </w:pPr>
            <w:ins w:id="1833" w:author="Author" w:date="2014-09-04T09:14:00Z">
              <w:r>
                <w:t>The serial number of the policy</w:t>
              </w:r>
            </w:ins>
          </w:p>
        </w:tc>
      </w:tr>
      <w:tr w:rsidR="00572C5F" w14:paraId="57496D0C" w14:textId="77777777" w:rsidTr="00AC6BEE">
        <w:tc>
          <w:tcPr>
            <w:tcW w:w="1350" w:type="dxa"/>
            <w:tcPrChange w:id="1834" w:author="Author" w:date="2014-09-04T09:14:00Z">
              <w:tcPr>
                <w:tcW w:w="1080" w:type="dxa"/>
              </w:tcPr>
            </w:tcPrChange>
          </w:tcPr>
          <w:p w14:paraId="500202DF" w14:textId="29BE2A7E" w:rsidR="00572C5F" w:rsidRDefault="00572C5F" w:rsidP="00572C5F">
            <w:pPr>
              <w:pStyle w:val="tableentry"/>
            </w:pPr>
            <w:r>
              <w:t>admin</w:t>
            </w:r>
            <w:ins w:id="1835" w:author="Author" w:date="2014-10-30T08:51:00Z">
              <w:r w:rsidR="001B16E3">
                <w:t>s</w:t>
              </w:r>
            </w:ins>
          </w:p>
        </w:tc>
        <w:tc>
          <w:tcPr>
            <w:tcW w:w="985" w:type="dxa"/>
            <w:tcPrChange w:id="1836" w:author="Author" w:date="2014-09-04T09:14:00Z">
              <w:tcPr>
                <w:tcW w:w="1255" w:type="dxa"/>
              </w:tcPr>
            </w:tcPrChange>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Change w:id="1837" w:author="Author" w:date="2014-09-04T09:14:00Z">
              <w:tcPr>
                <w:tcW w:w="1076" w:type="dxa"/>
              </w:tcPr>
            </w:tcPrChange>
          </w:tcPr>
          <w:p w14:paraId="256C53FF" w14:textId="77777777" w:rsidR="00572C5F" w:rsidRDefault="00572C5F" w:rsidP="00572C5F">
            <w:pPr>
              <w:pStyle w:val="tableentry"/>
            </w:pPr>
            <w:r>
              <w:t>no</w:t>
            </w:r>
          </w:p>
        </w:tc>
        <w:tc>
          <w:tcPr>
            <w:tcW w:w="5229" w:type="dxa"/>
            <w:tcPrChange w:id="1838" w:author="Author" w:date="2014-09-04T09:14:00Z">
              <w:tcPr>
                <w:tcW w:w="5229" w:type="dxa"/>
              </w:tcPr>
            </w:tcPrChange>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AC6BEE">
        <w:tc>
          <w:tcPr>
            <w:tcW w:w="1350" w:type="dxa"/>
            <w:tcPrChange w:id="1839" w:author="Author" w:date="2014-09-04T09:14:00Z">
              <w:tcPr>
                <w:tcW w:w="1080" w:type="dxa"/>
              </w:tcPr>
            </w:tcPrChange>
          </w:tcPr>
          <w:p w14:paraId="36E93E00" w14:textId="7F70F78B" w:rsidR="00572C5F" w:rsidRPr="00073BE6" w:rsidRDefault="001B16E3" w:rsidP="00572C5F">
            <w:pPr>
              <w:pStyle w:val="tableentry"/>
            </w:pPr>
            <w:ins w:id="1840" w:author="Author" w:date="2014-10-30T08:51:00Z">
              <w:r>
                <w:t>terms</w:t>
              </w:r>
            </w:ins>
            <w:del w:id="1841" w:author="Author" w:date="2014-10-30T08:51:00Z">
              <w:r w:rsidR="00572C5F" w:rsidRPr="00073BE6" w:rsidDel="001B16E3">
                <w:delText>provider</w:delText>
              </w:r>
            </w:del>
          </w:p>
        </w:tc>
        <w:tc>
          <w:tcPr>
            <w:tcW w:w="985" w:type="dxa"/>
            <w:tcPrChange w:id="1842" w:author="Author" w:date="2014-09-04T09:14:00Z">
              <w:tcPr>
                <w:tcW w:w="1255" w:type="dxa"/>
              </w:tcPr>
            </w:tcPrChange>
          </w:tcPr>
          <w:p w14:paraId="2CFC5B45" w14:textId="2BD58330" w:rsidR="00572C5F" w:rsidRDefault="00572C5F" w:rsidP="00572C5F">
            <w:pPr>
              <w:pStyle w:val="tableentry"/>
            </w:pPr>
            <w:r>
              <w:t>A</w:t>
            </w:r>
            <w:r w:rsidRPr="00073BE6">
              <w:t xml:space="preserve">rray of </w:t>
            </w:r>
            <w:r>
              <w:t xml:space="preserve"> Policy</w:t>
            </w:r>
            <w:r w:rsidRPr="00073BE6">
              <w:t xml:space="preserve"> </w:t>
            </w:r>
            <w:ins w:id="1843" w:author="Author" w:date="2014-10-30T08:51:00Z">
              <w:r w:rsidR="001B16E3">
                <w:t xml:space="preserve">terms </w:t>
              </w:r>
            </w:ins>
            <w:del w:id="1844" w:author="Author" w:date="2014-10-30T08:51:00Z">
              <w:r w:rsidDel="001B16E3">
                <w:delText xml:space="preserve">Item </w:delText>
              </w:r>
            </w:del>
            <w:del w:id="1845" w:author="Author" w:date="2014-10-30T08:52:00Z">
              <w:r w:rsidRPr="00073BE6" w:rsidDel="001B16E3">
                <w:delText>o</w:delText>
              </w:r>
            </w:del>
            <w:del w:id="1846" w:author="Author" w:date="2014-10-30T08:51:00Z">
              <w:r w:rsidRPr="00073BE6" w:rsidDel="001B16E3">
                <w:delText>bjects</w:delText>
              </w:r>
            </w:del>
          </w:p>
        </w:tc>
        <w:tc>
          <w:tcPr>
            <w:tcW w:w="1076" w:type="dxa"/>
            <w:tcPrChange w:id="1847" w:author="Author" w:date="2014-09-04T09:14:00Z">
              <w:tcPr>
                <w:tcW w:w="1076" w:type="dxa"/>
              </w:tcPr>
            </w:tcPrChange>
          </w:tcPr>
          <w:p w14:paraId="684634AA" w14:textId="77777777" w:rsidR="00572C5F" w:rsidRDefault="00572C5F" w:rsidP="00572C5F">
            <w:pPr>
              <w:pStyle w:val="tableentry"/>
            </w:pPr>
            <w:r>
              <w:t>no</w:t>
            </w:r>
          </w:p>
        </w:tc>
        <w:tc>
          <w:tcPr>
            <w:tcW w:w="5229" w:type="dxa"/>
            <w:tcPrChange w:id="1848" w:author="Author" w:date="2014-09-04T09:14:00Z">
              <w:tcPr>
                <w:tcW w:w="5229" w:type="dxa"/>
              </w:tcPr>
            </w:tcPrChange>
          </w:tcPr>
          <w:p w14:paraId="685F4C5A" w14:textId="671365EE" w:rsidR="00572C5F" w:rsidRDefault="00572C5F" w:rsidP="00EB2CFA">
            <w:pPr>
              <w:pStyle w:val="tableentry"/>
              <w:pPrChange w:id="1849" w:author="Author" w:date="2014-10-30T08:53:00Z">
                <w:pPr>
                  <w:pStyle w:val="tableentry"/>
                </w:pPr>
              </w:pPrChange>
            </w:pPr>
            <w:r>
              <w:t>L</w:t>
            </w:r>
            <w:r w:rsidRPr="00073BE6">
              <w:t xml:space="preserve">ist of </w:t>
            </w:r>
            <w:del w:id="1850" w:author="Author" w:date="2014-10-30T08:52:00Z">
              <w:r w:rsidRPr="00073BE6" w:rsidDel="001B16E3">
                <w:delText xml:space="preserve">provider </w:delText>
              </w:r>
            </w:del>
            <w:r>
              <w:t xml:space="preserve">policy </w:t>
            </w:r>
            <w:ins w:id="1851" w:author="Author" w:date="2014-10-30T08:52:00Z">
              <w:r w:rsidR="001B16E3">
                <w:t>term</w:t>
              </w:r>
            </w:ins>
            <w:del w:id="1852" w:author="Author" w:date="2014-10-30T08:52:00Z">
              <w:r w:rsidDel="001B16E3">
                <w:delText>item</w:delText>
              </w:r>
            </w:del>
            <w:r>
              <w:t>s</w:t>
            </w:r>
            <w:r w:rsidRPr="00073BE6">
              <w:t>. A</w:t>
            </w:r>
            <w:del w:id="1853" w:author="Author" w:date="2014-10-30T08:52:00Z">
              <w:r w:rsidRPr="00073BE6" w:rsidDel="001B16E3">
                <w:delText xml:space="preserve"> provider</w:delText>
              </w:r>
            </w:del>
            <w:r w:rsidRPr="00073BE6">
              <w:t xml:space="preserve"> </w:t>
            </w:r>
            <w:ins w:id="1854" w:author="Author" w:date="2014-10-30T08:52:00Z">
              <w:r w:rsidR="001B16E3">
                <w:t>term s</w:t>
              </w:r>
            </w:ins>
            <w:del w:id="1855" w:author="Author" w:date="2014-10-30T08:52:00Z">
              <w:r w:rsidDel="001B16E3">
                <w:delText>policy</w:delText>
              </w:r>
              <w:r w:rsidRPr="00073BE6" w:rsidDel="001B16E3">
                <w:delText xml:space="preserve"> s</w:delText>
              </w:r>
            </w:del>
            <w:r w:rsidRPr="00073BE6">
              <w:t xml:space="preserve">pecifies the </w:t>
            </w:r>
            <w:ins w:id="1856" w:author="Author" w:date="2014-10-30T08:53:00Z">
              <w:r w:rsidR="001B16E3">
                <w:t xml:space="preserve">permissions </w:t>
              </w:r>
            </w:ins>
            <w:del w:id="1857" w:author="Author" w:date="2014-10-30T08:53:00Z">
              <w:r w:rsidRPr="00073BE6" w:rsidDel="001B16E3">
                <w:delText xml:space="preserve">features </w:delText>
              </w:r>
            </w:del>
            <w:r w:rsidRPr="00073BE6">
              <w:t xml:space="preserve">the application can </w:t>
            </w:r>
            <w:ins w:id="1858" w:author="Author" w:date="2014-10-30T08:53:00Z">
              <w:r w:rsidR="001B16E3">
                <w:t>perform.</w:t>
              </w:r>
            </w:ins>
            <w:del w:id="1859" w:author="Author" w:date="2014-10-30T08:53:00Z">
              <w:r w:rsidRPr="00073BE6" w:rsidDel="001B16E3">
                <w:delText>provide to others.</w:delText>
              </w:r>
            </w:del>
          </w:p>
        </w:tc>
      </w:tr>
      <w:tr w:rsidR="00572C5F" w:rsidDel="001B16E3" w14:paraId="363CB0F9" w14:textId="6B62AD6E" w:rsidTr="00AC6BEE">
        <w:trPr>
          <w:del w:id="1860" w:author="Author" w:date="2014-10-30T08:54:00Z"/>
        </w:trPr>
        <w:tc>
          <w:tcPr>
            <w:tcW w:w="1350" w:type="dxa"/>
            <w:tcPrChange w:id="1861" w:author="Author" w:date="2014-09-04T09:14:00Z">
              <w:tcPr>
                <w:tcW w:w="1080" w:type="dxa"/>
              </w:tcPr>
            </w:tcPrChange>
          </w:tcPr>
          <w:p w14:paraId="5EFABCB7" w14:textId="4C49438E" w:rsidR="00572C5F" w:rsidRPr="00073BE6" w:rsidDel="001B16E3" w:rsidRDefault="00572C5F" w:rsidP="00572C5F">
            <w:pPr>
              <w:pStyle w:val="tableentry"/>
              <w:rPr>
                <w:del w:id="1862" w:author="Author" w:date="2014-10-30T08:54:00Z"/>
              </w:rPr>
            </w:pPr>
            <w:del w:id="1863" w:author="Author" w:date="2014-10-30T08:54:00Z">
              <w:r w:rsidRPr="00073BE6" w:rsidDel="001B16E3">
                <w:delText>consumer</w:delText>
              </w:r>
            </w:del>
          </w:p>
        </w:tc>
        <w:tc>
          <w:tcPr>
            <w:tcW w:w="985" w:type="dxa"/>
            <w:tcPrChange w:id="1864" w:author="Author" w:date="2014-09-04T09:14:00Z">
              <w:tcPr>
                <w:tcW w:w="1255" w:type="dxa"/>
              </w:tcPr>
            </w:tcPrChange>
          </w:tcPr>
          <w:p w14:paraId="5426A1C1" w14:textId="0D8B763C" w:rsidR="00572C5F" w:rsidRPr="00073BE6" w:rsidDel="001B16E3" w:rsidRDefault="00572C5F" w:rsidP="00572C5F">
            <w:pPr>
              <w:pStyle w:val="tableentry"/>
              <w:rPr>
                <w:del w:id="1865" w:author="Author" w:date="2014-10-30T08:54:00Z"/>
              </w:rPr>
            </w:pPr>
            <w:del w:id="1866" w:author="Author" w:date="2014-10-30T08:54:00Z">
              <w:r w:rsidDel="001B16E3">
                <w:delText>A</w:delText>
              </w:r>
              <w:r w:rsidRPr="00073BE6" w:rsidDel="001B16E3">
                <w:delText xml:space="preserve">rray of </w:delText>
              </w:r>
              <w:r w:rsidDel="001B16E3">
                <w:delText xml:space="preserve">ACL </w:delText>
              </w:r>
              <w:r w:rsidRPr="00073BE6" w:rsidDel="001B16E3">
                <w:delText>objects</w:delText>
              </w:r>
            </w:del>
          </w:p>
        </w:tc>
        <w:tc>
          <w:tcPr>
            <w:tcW w:w="1076" w:type="dxa"/>
            <w:tcPrChange w:id="1867" w:author="Author" w:date="2014-09-04T09:14:00Z">
              <w:tcPr>
                <w:tcW w:w="1076" w:type="dxa"/>
              </w:tcPr>
            </w:tcPrChange>
          </w:tcPr>
          <w:p w14:paraId="69184AD1" w14:textId="4E0454C8" w:rsidR="00572C5F" w:rsidRPr="00073BE6" w:rsidDel="001B16E3" w:rsidRDefault="00572C5F" w:rsidP="00572C5F">
            <w:pPr>
              <w:pStyle w:val="tableentry"/>
              <w:rPr>
                <w:del w:id="1868" w:author="Author" w:date="2014-10-30T08:54:00Z"/>
              </w:rPr>
            </w:pPr>
            <w:del w:id="1869" w:author="Author" w:date="2014-10-30T08:54:00Z">
              <w:r w:rsidDel="001B16E3">
                <w:delText>no</w:delText>
              </w:r>
            </w:del>
          </w:p>
        </w:tc>
        <w:tc>
          <w:tcPr>
            <w:tcW w:w="5229" w:type="dxa"/>
            <w:tcPrChange w:id="1870" w:author="Author" w:date="2014-09-04T09:14:00Z">
              <w:tcPr>
                <w:tcW w:w="5229" w:type="dxa"/>
              </w:tcPr>
            </w:tcPrChange>
          </w:tcPr>
          <w:p w14:paraId="63FB2EBB" w14:textId="30BA051B" w:rsidR="00572C5F" w:rsidDel="001B16E3" w:rsidRDefault="00572C5F" w:rsidP="00572C5F">
            <w:pPr>
              <w:pStyle w:val="tableentry"/>
              <w:rPr>
                <w:del w:id="1871" w:author="Author" w:date="2014-10-30T08:54:00Z"/>
              </w:rPr>
            </w:pPr>
            <w:del w:id="1872" w:author="Author" w:date="2014-10-30T08:54:00Z">
              <w:r w:rsidDel="001B16E3">
                <w:delText>L</w:delText>
              </w:r>
              <w:r w:rsidRPr="00073BE6" w:rsidDel="001B16E3">
                <w:delText>ist of consumer</w:delText>
              </w:r>
              <w:r w:rsidDel="001B16E3">
                <w:delText xml:space="preserve"> ACL</w:delText>
              </w:r>
              <w:r w:rsidRPr="00073BE6" w:rsidDel="001B16E3">
                <w:delText xml:space="preserve">s. A consumer </w:delText>
              </w:r>
              <w:r w:rsidDel="001B16E3">
                <w:delText>ACL</w:delText>
              </w:r>
              <w:r w:rsidRPr="00073BE6" w:rsidDel="001B16E3">
                <w:delText xml:space="preserve"> specifies the features the application can invoke on others.</w:delText>
              </w:r>
            </w:del>
          </w:p>
        </w:tc>
      </w:tr>
      <w:tr w:rsidR="00660DFE" w:rsidDel="001B16E3" w14:paraId="4D04E459" w14:textId="15E041EC" w:rsidTr="00AC6BEE">
        <w:trPr>
          <w:del w:id="1873" w:author="Author" w:date="2014-10-30T08:54:00Z"/>
        </w:trPr>
        <w:tc>
          <w:tcPr>
            <w:tcW w:w="1350" w:type="dxa"/>
            <w:tcPrChange w:id="1874" w:author="Author" w:date="2014-09-04T09:14:00Z">
              <w:tcPr>
                <w:tcW w:w="1080" w:type="dxa"/>
              </w:tcPr>
            </w:tcPrChange>
          </w:tcPr>
          <w:p w14:paraId="515E0FA8" w14:textId="0F33A2BD" w:rsidR="00660DFE" w:rsidRPr="00073BE6" w:rsidDel="001B16E3" w:rsidRDefault="00660DFE" w:rsidP="00572C5F">
            <w:pPr>
              <w:pStyle w:val="tableentry"/>
              <w:rPr>
                <w:del w:id="1875" w:author="Author" w:date="2014-10-30T08:54:00Z"/>
              </w:rPr>
            </w:pPr>
            <w:del w:id="1876" w:author="Author" w:date="2014-10-30T08:54:00Z">
              <w:r w:rsidDel="001B16E3">
                <w:delText>signature</w:delText>
              </w:r>
            </w:del>
          </w:p>
        </w:tc>
        <w:tc>
          <w:tcPr>
            <w:tcW w:w="985" w:type="dxa"/>
            <w:tcPrChange w:id="1877" w:author="Author" w:date="2014-09-04T09:14:00Z">
              <w:tcPr>
                <w:tcW w:w="1255" w:type="dxa"/>
              </w:tcPr>
            </w:tcPrChange>
          </w:tcPr>
          <w:p w14:paraId="208B79A6" w14:textId="7A2725B9" w:rsidR="00660DFE" w:rsidDel="001B16E3" w:rsidRDefault="00D37FDB" w:rsidP="00572C5F">
            <w:pPr>
              <w:pStyle w:val="tableentry"/>
              <w:rPr>
                <w:del w:id="1878" w:author="Author" w:date="2014-10-30T08:54:00Z"/>
              </w:rPr>
            </w:pPr>
            <w:del w:id="1879" w:author="Author" w:date="2014-10-30T08:54:00Z">
              <w:r w:rsidDel="001B16E3">
                <w:delText>Signature object</w:delText>
              </w:r>
            </w:del>
          </w:p>
        </w:tc>
        <w:tc>
          <w:tcPr>
            <w:tcW w:w="1076" w:type="dxa"/>
            <w:tcPrChange w:id="1880" w:author="Author" w:date="2014-09-04T09:14:00Z">
              <w:tcPr>
                <w:tcW w:w="1076" w:type="dxa"/>
              </w:tcPr>
            </w:tcPrChange>
          </w:tcPr>
          <w:p w14:paraId="21C69213" w14:textId="6CC442D3" w:rsidR="00660DFE" w:rsidDel="001B16E3" w:rsidRDefault="00660DFE" w:rsidP="00572C5F">
            <w:pPr>
              <w:pStyle w:val="tableentry"/>
              <w:rPr>
                <w:del w:id="1881" w:author="Author" w:date="2014-10-30T08:54:00Z"/>
              </w:rPr>
            </w:pPr>
            <w:del w:id="1882" w:author="Author" w:date="2014-10-30T08:54:00Z">
              <w:r w:rsidDel="001B16E3">
                <w:delText>no</w:delText>
              </w:r>
            </w:del>
          </w:p>
        </w:tc>
        <w:tc>
          <w:tcPr>
            <w:tcW w:w="5229" w:type="dxa"/>
            <w:tcPrChange w:id="1883" w:author="Author" w:date="2014-09-04T09:14:00Z">
              <w:tcPr>
                <w:tcW w:w="5229" w:type="dxa"/>
              </w:tcPr>
            </w:tcPrChange>
          </w:tcPr>
          <w:p w14:paraId="59DEA24A" w14:textId="216409FF" w:rsidR="00660DFE" w:rsidDel="001B16E3" w:rsidRDefault="00660DFE" w:rsidP="00572C5F">
            <w:pPr>
              <w:pStyle w:val="tableentry"/>
              <w:rPr>
                <w:del w:id="1884" w:author="Author" w:date="2014-10-30T08:54:00Z"/>
              </w:rPr>
            </w:pPr>
            <w:del w:id="1885" w:author="Author" w:date="2014-10-30T08:54:00Z">
              <w:r w:rsidDel="001B16E3">
                <w:delText>The signature data if the policy needs to be signed by an admin</w:delText>
              </w:r>
            </w:del>
          </w:p>
        </w:tc>
      </w:tr>
    </w:tbl>
    <w:p w14:paraId="4FB900A6" w14:textId="574DBCBF" w:rsidR="00473EB4" w:rsidRPr="00473EB4" w:rsidRDefault="00746C3F" w:rsidP="00473EB4">
      <w:pPr>
        <w:pStyle w:val="subheadindented"/>
      </w:pPr>
      <w:r>
        <w:t>Policy</w:t>
      </w:r>
      <w:r w:rsidR="00660DFE">
        <w:t xml:space="preserve"> </w:t>
      </w:r>
      <w:ins w:id="1886" w:author="Author" w:date="2014-10-30T08:55:00Z">
        <w:r w:rsidR="001B16E3">
          <w:t>Term</w:t>
        </w:r>
      </w:ins>
      <w:del w:id="1887" w:author="Author" w:date="2014-10-30T08:55:00Z">
        <w:r w:rsidR="00660DFE" w:rsidDel="001B16E3">
          <w:delText>Item</w:delText>
        </w:r>
        <w:r w:rsidDel="001B16E3">
          <w:delText>/</w:delText>
        </w:r>
        <w:r w:rsidR="000A2B02" w:rsidDel="001B16E3">
          <w:delText>ACL</w:delText>
        </w:r>
      </w:del>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373FF5">
        <w:tc>
          <w:tcPr>
            <w:tcW w:w="1095" w:type="dxa"/>
          </w:tcPr>
          <w:p w14:paraId="6A54E948" w14:textId="5C4EC633" w:rsidR="00473EB4" w:rsidRPr="00C854D0" w:rsidRDefault="00473EB4" w:rsidP="00473EB4">
            <w:pPr>
              <w:pStyle w:val="tableentry"/>
            </w:pPr>
            <w:r w:rsidRPr="00C854D0">
              <w:t>peer</w:t>
            </w:r>
            <w:ins w:id="1888" w:author="Author" w:date="2014-10-30T08:55:00Z">
              <w:r w:rsidR="001B16E3">
                <w:t>s</w:t>
              </w:r>
            </w:ins>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Change w:id="1889" w:author="Author" w:date="2014-09-04T09:20:00Z">
                <w:tblPr>
                  <w:tblStyle w:val="TableGrid"/>
                  <w:tblW w:w="0" w:type="auto"/>
                  <w:tblInd w:w="0" w:type="dxa"/>
                  <w:tblLayout w:type="fixed"/>
                  <w:tblLook w:val="04A0" w:firstRow="1" w:lastRow="0" w:firstColumn="1" w:lastColumn="0" w:noHBand="0" w:noVBand="1"/>
                </w:tblPr>
              </w:tblPrChange>
            </w:tblPr>
            <w:tblGrid>
              <w:gridCol w:w="957"/>
              <w:gridCol w:w="900"/>
              <w:gridCol w:w="1080"/>
              <w:gridCol w:w="2250"/>
              <w:tblGridChange w:id="1890">
                <w:tblGrid>
                  <w:gridCol w:w="1047"/>
                  <w:gridCol w:w="810"/>
                  <w:gridCol w:w="1080"/>
                  <w:gridCol w:w="2250"/>
                </w:tblGrid>
              </w:tblGridChange>
            </w:tblGrid>
            <w:tr w:rsidR="008E1E87" w:rsidRPr="001D32B6" w14:paraId="2E52B5CA" w14:textId="77777777" w:rsidTr="00AC6BEE">
              <w:trPr>
                <w:cnfStyle w:val="100000000000" w:firstRow="1" w:lastRow="0" w:firstColumn="0" w:lastColumn="0" w:oddVBand="0" w:evenVBand="0" w:oddHBand="0" w:evenHBand="0" w:firstRowFirstColumn="0" w:firstRowLastColumn="0" w:lastRowFirstColumn="0" w:lastRowLastColumn="0"/>
              </w:trPr>
              <w:tc>
                <w:tcPr>
                  <w:tcW w:w="957" w:type="dxa"/>
                  <w:tcPrChange w:id="1891" w:author="Author" w:date="2014-09-04T09:20:00Z">
                    <w:tcPr>
                      <w:tcW w:w="1047" w:type="dxa"/>
                    </w:tcPr>
                  </w:tcPrChange>
                </w:tcPr>
                <w:p w14:paraId="123223BF"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Name</w:t>
                  </w:r>
                </w:p>
              </w:tc>
              <w:tc>
                <w:tcPr>
                  <w:tcW w:w="900" w:type="dxa"/>
                  <w:tcPrChange w:id="1892" w:author="Author" w:date="2014-09-04T09:20:00Z">
                    <w:tcPr>
                      <w:tcW w:w="810" w:type="dxa"/>
                    </w:tcPr>
                  </w:tcPrChange>
                </w:tcPr>
                <w:p w14:paraId="28921C12"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 xml:space="preserve">Data </w:t>
                  </w:r>
                </w:p>
                <w:p w14:paraId="084BB589"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Type</w:t>
                  </w:r>
                </w:p>
              </w:tc>
              <w:tc>
                <w:tcPr>
                  <w:tcW w:w="1080" w:type="dxa"/>
                  <w:tcPrChange w:id="1893" w:author="Author" w:date="2014-09-04T09:20:00Z">
                    <w:tcPr>
                      <w:tcW w:w="1080" w:type="dxa"/>
                    </w:tcPr>
                  </w:tcPrChange>
                </w:tcPr>
                <w:p w14:paraId="5B7FF7D3"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Required</w:t>
                  </w:r>
                </w:p>
              </w:tc>
              <w:tc>
                <w:tcPr>
                  <w:tcW w:w="2250" w:type="dxa"/>
                  <w:tcPrChange w:id="1894" w:author="Author" w:date="2014-09-04T09:20:00Z">
                    <w:tcPr>
                      <w:tcW w:w="2250" w:type="dxa"/>
                    </w:tcPr>
                  </w:tcPrChange>
                </w:tcPr>
                <w:p w14:paraId="57533630"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Description</w:t>
                  </w:r>
                </w:p>
              </w:tc>
            </w:tr>
            <w:tr w:rsidR="008E1E87" w:rsidRPr="001D32B6" w14:paraId="52F8D7F0" w14:textId="77777777" w:rsidTr="00AC6BEE">
              <w:tc>
                <w:tcPr>
                  <w:tcW w:w="957" w:type="dxa"/>
                  <w:tcPrChange w:id="1895" w:author="Author" w:date="2014-09-04T09:20:00Z">
                    <w:tcPr>
                      <w:tcW w:w="1047" w:type="dxa"/>
                    </w:tcPr>
                  </w:tcPrChange>
                </w:tcPr>
                <w:p w14:paraId="3614E4DE" w14:textId="77777777" w:rsidR="008E1E87" w:rsidRPr="001D32B6" w:rsidRDefault="008E1E87" w:rsidP="005E6BED">
                  <w:pPr>
                    <w:pStyle w:val="tableentry"/>
                  </w:pPr>
                  <w:r w:rsidRPr="001D32B6">
                    <w:t>type</w:t>
                  </w:r>
                </w:p>
              </w:tc>
              <w:tc>
                <w:tcPr>
                  <w:tcW w:w="900" w:type="dxa"/>
                  <w:tcPrChange w:id="1896" w:author="Author" w:date="2014-09-04T09:20:00Z">
                    <w:tcPr>
                      <w:tcW w:w="810" w:type="dxa"/>
                    </w:tcPr>
                  </w:tcPrChange>
                </w:tcPr>
                <w:p w14:paraId="5A9CF45C" w14:textId="77777777" w:rsidR="008E1E87" w:rsidRPr="001D32B6" w:rsidRDefault="00B116B0" w:rsidP="005E6BED">
                  <w:pPr>
                    <w:pStyle w:val="tableentry"/>
                  </w:pPr>
                  <w:ins w:id="1897" w:author="Author" w:date="2014-09-04T09:20:00Z">
                    <w:r>
                      <w:t>number</w:t>
                    </w:r>
                  </w:ins>
                  <w:del w:id="1898" w:author="Author" w:date="2014-09-04T09:20:00Z">
                    <w:r w:rsidR="008E1E87" w:rsidRPr="001D32B6" w:rsidDel="00B116B0">
                      <w:delText>string</w:delText>
                    </w:r>
                  </w:del>
                </w:p>
              </w:tc>
              <w:tc>
                <w:tcPr>
                  <w:tcW w:w="1080" w:type="dxa"/>
                  <w:tcPrChange w:id="1899" w:author="Author" w:date="2014-09-04T09:20:00Z">
                    <w:tcPr>
                      <w:tcW w:w="1080" w:type="dxa"/>
                    </w:tcPr>
                  </w:tcPrChange>
                </w:tcPr>
                <w:p w14:paraId="525753D9" w14:textId="77777777" w:rsidR="008E1E87" w:rsidRPr="001D32B6" w:rsidRDefault="008E1E87" w:rsidP="005E6BED">
                  <w:pPr>
                    <w:pStyle w:val="tableentry"/>
                  </w:pPr>
                  <w:r w:rsidRPr="001D32B6">
                    <w:t>yes</w:t>
                  </w:r>
                </w:p>
              </w:tc>
              <w:tc>
                <w:tcPr>
                  <w:tcW w:w="2250" w:type="dxa"/>
                  <w:tcPrChange w:id="1900" w:author="Author" w:date="2014-09-04T09:20:00Z">
                    <w:tcPr>
                      <w:tcW w:w="2250" w:type="dxa"/>
                    </w:tcPr>
                  </w:tcPrChange>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BDB9A0D" w14:textId="77777777" w:rsidR="008E1E87" w:rsidRPr="001D32B6" w:rsidRDefault="008E1E87" w:rsidP="00373FF5">
                  <w:pPr>
                    <w:pStyle w:val="tableentry"/>
                    <w:numPr>
                      <w:ilvl w:val="0"/>
                      <w:numId w:val="77"/>
                    </w:numPr>
                  </w:pPr>
                  <w:r w:rsidRPr="001D32B6">
                    <w:t xml:space="preserve">PSK </w:t>
                  </w:r>
                </w:p>
                <w:p w14:paraId="22B1A743" w14:textId="77777777" w:rsidR="008E1E87" w:rsidRPr="001D32B6" w:rsidRDefault="008E1E87" w:rsidP="00373FF5">
                  <w:pPr>
                    <w:pStyle w:val="tableentry"/>
                    <w:numPr>
                      <w:ilvl w:val="0"/>
                      <w:numId w:val="77"/>
                    </w:numPr>
                  </w:pPr>
                  <w:r w:rsidRPr="001D32B6">
                    <w:t>DSA</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AC6BEE">
              <w:tc>
                <w:tcPr>
                  <w:tcW w:w="957" w:type="dxa"/>
                  <w:tcPrChange w:id="1901" w:author="Author" w:date="2014-09-04T09:20:00Z">
                    <w:tcPr>
                      <w:tcW w:w="1047" w:type="dxa"/>
                    </w:tcPr>
                  </w:tcPrChange>
                </w:tcPr>
                <w:p w14:paraId="2F81055B" w14:textId="77777777" w:rsidR="008E1E87" w:rsidRPr="001D32B6" w:rsidRDefault="008E1E87" w:rsidP="005E6BED">
                  <w:pPr>
                    <w:pStyle w:val="tableentry"/>
                  </w:pPr>
                  <w:r w:rsidRPr="001D32B6">
                    <w:t>ID</w:t>
                  </w:r>
                </w:p>
              </w:tc>
              <w:tc>
                <w:tcPr>
                  <w:tcW w:w="900" w:type="dxa"/>
                  <w:tcPrChange w:id="1902" w:author="Author" w:date="2014-09-04T09:20:00Z">
                    <w:tcPr>
                      <w:tcW w:w="810" w:type="dxa"/>
                    </w:tcPr>
                  </w:tcPrChange>
                </w:tcPr>
                <w:p w14:paraId="03B72E82" w14:textId="77777777" w:rsidR="008E1E87" w:rsidRPr="001D32B6" w:rsidRDefault="008E1E87" w:rsidP="005E6BED">
                  <w:pPr>
                    <w:pStyle w:val="tableentry"/>
                  </w:pPr>
                  <w:del w:id="1903" w:author="Author" w:date="2014-09-04T09:21:00Z">
                    <w:r w:rsidRPr="001D32B6" w:rsidDel="00B116B0">
                      <w:delText>string</w:delText>
                    </w:r>
                  </w:del>
                  <w:ins w:id="1904" w:author="Author" w:date="2014-09-04T09:21:00Z">
                    <w:r w:rsidR="00B116B0">
                      <w:t>bytes</w:t>
                    </w:r>
                  </w:ins>
                </w:p>
              </w:tc>
              <w:tc>
                <w:tcPr>
                  <w:tcW w:w="1080" w:type="dxa"/>
                  <w:tcPrChange w:id="1905" w:author="Author" w:date="2014-09-04T09:20:00Z">
                    <w:tcPr>
                      <w:tcW w:w="1080" w:type="dxa"/>
                    </w:tcPr>
                  </w:tcPrChange>
                </w:tcPr>
                <w:p w14:paraId="257FD86A" w14:textId="77777777" w:rsidR="008E1E87" w:rsidRPr="001D32B6" w:rsidRDefault="008E1E87" w:rsidP="005E6BED">
                  <w:pPr>
                    <w:pStyle w:val="tableentry"/>
                  </w:pPr>
                  <w:r w:rsidRPr="001D32B6">
                    <w:t>no</w:t>
                  </w:r>
                </w:p>
              </w:tc>
              <w:tc>
                <w:tcPr>
                  <w:tcW w:w="2250" w:type="dxa"/>
                  <w:tcPrChange w:id="1906" w:author="Author" w:date="2014-09-04T09:20:00Z">
                    <w:tcPr>
                      <w:tcW w:w="2250" w:type="dxa"/>
                    </w:tcPr>
                  </w:tcPrChange>
                </w:tcPr>
                <w:p w14:paraId="349E3446" w14:textId="77777777" w:rsidR="001D32B6" w:rsidRPr="001D32B6" w:rsidRDefault="008E1E87" w:rsidP="005E6BED">
                  <w:pPr>
                    <w:pStyle w:val="tableentry"/>
                  </w:pPr>
                  <w:r w:rsidRPr="001D32B6">
                    <w:t>The peer ID</w:t>
                  </w:r>
                  <w:r w:rsidR="001D32B6" w:rsidRPr="001D32B6">
                    <w:t xml:space="preserve">. </w:t>
                  </w:r>
                  <w:r w:rsidR="000D255A">
                    <w:t xml:space="preserve"> Depending on </w:t>
                  </w:r>
                  <w:r w:rsidR="001D32B6" w:rsidRPr="001D32B6">
                    <w:t>peer type, the ID is:</w:t>
                  </w:r>
                </w:p>
                <w:p w14:paraId="34482C22" w14:textId="77777777" w:rsidR="001D32B6" w:rsidRPr="001D32B6" w:rsidRDefault="001D32B6" w:rsidP="00373FF5">
                  <w:pPr>
                    <w:pStyle w:val="tableentry"/>
                    <w:numPr>
                      <w:ilvl w:val="0"/>
                      <w:numId w:val="78"/>
                    </w:numPr>
                  </w:pPr>
                  <w:r w:rsidRPr="001D32B6">
                    <w:t>ANY – not applicable</w:t>
                  </w:r>
                </w:p>
                <w:p w14:paraId="4FD1F1DD" w14:textId="77777777" w:rsidR="001D32B6" w:rsidRPr="001D32B6" w:rsidRDefault="001D32B6" w:rsidP="00373FF5">
                  <w:pPr>
                    <w:pStyle w:val="tableentry"/>
                    <w:numPr>
                      <w:ilvl w:val="0"/>
                      <w:numId w:val="78"/>
                    </w:numPr>
                  </w:pPr>
                  <w:r w:rsidRPr="001D32B6">
                    <w:t>PSK – the PSK name</w:t>
                  </w:r>
                </w:p>
                <w:p w14:paraId="44387923" w14:textId="77777777" w:rsidR="001D32B6" w:rsidRPr="001D32B6" w:rsidRDefault="001D32B6" w:rsidP="00373FF5">
                  <w:pPr>
                    <w:pStyle w:val="tableentry"/>
                    <w:numPr>
                      <w:ilvl w:val="0"/>
                      <w:numId w:val="78"/>
                    </w:numPr>
                  </w:pPr>
                  <w:r w:rsidRPr="001D32B6">
                    <w:t>DSA – the public key</w:t>
                  </w:r>
                </w:p>
                <w:p w14:paraId="458C02FD" w14:textId="77777777" w:rsidR="001D32B6" w:rsidRPr="001D32B6" w:rsidRDefault="001D32B6" w:rsidP="00373FF5">
                  <w:pPr>
                    <w:pStyle w:val="tableentry"/>
                    <w:numPr>
                      <w:ilvl w:val="0"/>
                      <w:numId w:val="78"/>
                    </w:numPr>
                  </w:pPr>
                  <w:r w:rsidRPr="001D32B6">
                    <w:t>GUILD – the GUID of the guild</w:t>
                  </w:r>
                </w:p>
              </w:tc>
            </w:tr>
            <w:tr w:rsidR="008E1E87" w:rsidRPr="001D32B6" w14:paraId="77462E2C" w14:textId="77777777" w:rsidTr="00AC6BEE">
              <w:tc>
                <w:tcPr>
                  <w:tcW w:w="957" w:type="dxa"/>
                  <w:tcPrChange w:id="1907" w:author="Author" w:date="2014-09-04T09:20:00Z">
                    <w:tcPr>
                      <w:tcW w:w="1047" w:type="dxa"/>
                    </w:tcPr>
                  </w:tcPrChange>
                </w:tcPr>
                <w:p w14:paraId="7CF6B4C7" w14:textId="77777777" w:rsidR="008E1E87" w:rsidRPr="001D32B6" w:rsidRDefault="008E1E87" w:rsidP="005E6BED">
                  <w:pPr>
                    <w:pStyle w:val="tableentry"/>
                  </w:pPr>
                  <w:r w:rsidRPr="001D32B6">
                    <w:t>authority</w:t>
                  </w:r>
                </w:p>
              </w:tc>
              <w:tc>
                <w:tcPr>
                  <w:tcW w:w="900" w:type="dxa"/>
                  <w:tcPrChange w:id="1908" w:author="Author" w:date="2014-09-04T09:20:00Z">
                    <w:tcPr>
                      <w:tcW w:w="810" w:type="dxa"/>
                    </w:tcPr>
                  </w:tcPrChange>
                </w:tcPr>
                <w:p w14:paraId="1F8242C9" w14:textId="77777777" w:rsidR="008E1E87" w:rsidRPr="001D32B6" w:rsidRDefault="00B116B0" w:rsidP="005E6BED">
                  <w:pPr>
                    <w:pStyle w:val="tableentry"/>
                  </w:pPr>
                  <w:ins w:id="1909" w:author="Author" w:date="2014-09-04T09:21:00Z">
                    <w:r>
                      <w:t>bytes</w:t>
                    </w:r>
                  </w:ins>
                  <w:del w:id="1910" w:author="Author" w:date="2014-09-04T09:21:00Z">
                    <w:r w:rsidR="008E1E87" w:rsidRPr="001D32B6" w:rsidDel="00B116B0">
                      <w:delText>string</w:delText>
                    </w:r>
                  </w:del>
                </w:p>
              </w:tc>
              <w:tc>
                <w:tcPr>
                  <w:tcW w:w="1080" w:type="dxa"/>
                  <w:tcPrChange w:id="1911" w:author="Author" w:date="2014-09-04T09:20:00Z">
                    <w:tcPr>
                      <w:tcW w:w="1080" w:type="dxa"/>
                    </w:tcPr>
                  </w:tcPrChange>
                </w:tcPr>
                <w:p w14:paraId="6348E2AC" w14:textId="77777777" w:rsidR="008E1E87" w:rsidRPr="001D32B6" w:rsidRDefault="008E1E87" w:rsidP="005E6BED">
                  <w:pPr>
                    <w:pStyle w:val="tableentry"/>
                  </w:pPr>
                  <w:r w:rsidRPr="001D32B6">
                    <w:t>no</w:t>
                  </w:r>
                </w:p>
              </w:tc>
              <w:tc>
                <w:tcPr>
                  <w:tcW w:w="2250" w:type="dxa"/>
                  <w:tcPrChange w:id="1912" w:author="Author" w:date="2014-09-04T09:20:00Z">
                    <w:tcPr>
                      <w:tcW w:w="2250" w:type="dxa"/>
                    </w:tcPr>
                  </w:tcPrChange>
                </w:tcPr>
                <w:p w14:paraId="7E2CCF86" w14:textId="77777777" w:rsidR="00BA2BB6" w:rsidRDefault="008E1E87">
                  <w:pPr>
                    <w:pStyle w:val="tableentry"/>
                  </w:pPr>
                  <w:r w:rsidRPr="001D32B6">
                    <w:t xml:space="preserve">The </w:t>
                  </w:r>
                  <w:r w:rsidR="000D255A">
                    <w:t xml:space="preserve">guild </w:t>
                  </w:r>
                  <w:r w:rsidRPr="001D32B6">
                    <w:t>authori</w:t>
                  </w:r>
                  <w:r w:rsidR="00BA2BB6">
                    <w:t>ty.</w:t>
                  </w:r>
                  <w:r w:rsidR="000D255A">
                    <w:t xml:space="preserve">  This field is applica</w:t>
                  </w:r>
                  <w:r w:rsidR="00BA2BB6">
                    <w:t xml:space="preserve">ble </w:t>
                  </w:r>
                  <w:r w:rsidR="000D255A">
                    <w:t xml:space="preserve">for a guild.  </w:t>
                  </w:r>
                </w:p>
                <w:p w14:paraId="18224F3A" w14:textId="77777777" w:rsidR="008E1E87" w:rsidRPr="001D32B6" w:rsidRDefault="000D255A">
                  <w:pPr>
                    <w:pStyle w:val="tableentry"/>
                  </w:pPr>
                  <w:r>
                    <w:t>The guild authority becomes a certificate authority for the</w:t>
                  </w:r>
                  <w:r w:rsidR="00BA2BB6">
                    <w:t xml:space="preserve"> given guild.</w:t>
                  </w:r>
                </w:p>
              </w:tc>
            </w:tr>
            <w:tr w:rsidR="000D255A" w:rsidRPr="001D32B6" w14:paraId="38557F5C" w14:textId="77777777" w:rsidTr="00AC6BEE">
              <w:tc>
                <w:tcPr>
                  <w:tcW w:w="957" w:type="dxa"/>
                  <w:tcPrChange w:id="1913" w:author="Author" w:date="2014-09-04T09:20:00Z">
                    <w:tcPr>
                      <w:tcW w:w="1047" w:type="dxa"/>
                    </w:tcPr>
                  </w:tcPrChange>
                </w:tcPr>
                <w:p w14:paraId="5A664079" w14:textId="77777777" w:rsidR="000D255A" w:rsidRPr="001D32B6" w:rsidRDefault="000D255A" w:rsidP="005E6BED">
                  <w:pPr>
                    <w:pStyle w:val="tableentry"/>
                  </w:pPr>
                  <w:r>
                    <w:t>psk</w:t>
                  </w:r>
                </w:p>
              </w:tc>
              <w:tc>
                <w:tcPr>
                  <w:tcW w:w="900" w:type="dxa"/>
                  <w:tcPrChange w:id="1914" w:author="Author" w:date="2014-09-04T09:20:00Z">
                    <w:tcPr>
                      <w:tcW w:w="810" w:type="dxa"/>
                    </w:tcPr>
                  </w:tcPrChange>
                </w:tcPr>
                <w:p w14:paraId="1FC450C7" w14:textId="77777777" w:rsidR="000D255A" w:rsidRPr="001D32B6" w:rsidDel="000D255A" w:rsidRDefault="00B116B0" w:rsidP="005E6BED">
                  <w:pPr>
                    <w:pStyle w:val="tableentry"/>
                  </w:pPr>
                  <w:ins w:id="1915" w:author="Author" w:date="2014-09-04T09:21:00Z">
                    <w:r>
                      <w:t>bytes</w:t>
                    </w:r>
                  </w:ins>
                  <w:del w:id="1916" w:author="Author" w:date="2014-09-04T09:21:00Z">
                    <w:r w:rsidR="000D255A" w:rsidRPr="00E70CA9" w:rsidDel="00B116B0">
                      <w:delText>string</w:delText>
                    </w:r>
                  </w:del>
                </w:p>
              </w:tc>
              <w:tc>
                <w:tcPr>
                  <w:tcW w:w="1080" w:type="dxa"/>
                  <w:tcPrChange w:id="1917" w:author="Author" w:date="2014-09-04T09:20:00Z">
                    <w:tcPr>
                      <w:tcW w:w="1080" w:type="dxa"/>
                    </w:tcPr>
                  </w:tcPrChange>
                </w:tcPr>
                <w:p w14:paraId="495BAE92" w14:textId="77777777" w:rsidR="000D255A" w:rsidRPr="001D32B6" w:rsidRDefault="000D255A" w:rsidP="005E6BED">
                  <w:pPr>
                    <w:pStyle w:val="tableentry"/>
                  </w:pPr>
                  <w:r w:rsidRPr="00E70CA9">
                    <w:t>no</w:t>
                  </w:r>
                </w:p>
              </w:tc>
              <w:tc>
                <w:tcPr>
                  <w:tcW w:w="2250" w:type="dxa"/>
                  <w:tcPrChange w:id="1918" w:author="Author" w:date="2014-09-04T09:20:00Z">
                    <w:tcPr>
                      <w:tcW w:w="2250" w:type="dxa"/>
                    </w:tcPr>
                  </w:tcPrChange>
                </w:tcPr>
                <w:p w14:paraId="5D44ED6E" w14:textId="77777777" w:rsidR="000D255A" w:rsidRPr="001D32B6" w:rsidRDefault="000D255A" w:rsidP="00942D40">
                  <w:pPr>
                    <w:pStyle w:val="tableentry"/>
                  </w:pPr>
                  <w:r>
                    <w:t xml:space="preserve">The </w:t>
                  </w:r>
                  <w:del w:id="1919" w:author="Author" w:date="2014-09-04T09:21:00Z">
                    <w:r w:rsidDel="00B116B0">
                      <w:delText xml:space="preserve">hex encoded </w:delText>
                    </w:r>
                  </w:del>
                  <w:r>
                    <w:t>shared secret.  It is applicable for peer type PSK.</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6D6742E" w:rsidR="00473EB4" w:rsidRPr="00763A7A" w:rsidRDefault="00473EB4" w:rsidP="00473EB4">
            <w:pPr>
              <w:pStyle w:val="tableentry"/>
            </w:pPr>
            <w:del w:id="1920" w:author="Author" w:date="2014-10-30T08:56:00Z">
              <w:r w:rsidRPr="00763A7A" w:rsidDel="001B16E3">
                <w:lastRenderedPageBreak/>
                <w:delText>allow</w:delText>
              </w:r>
            </w:del>
            <w:ins w:id="1921" w:author="Author" w:date="2014-10-30T08:56:00Z">
              <w:r w:rsidR="001B16E3">
                <w:t>rules</w:t>
              </w:r>
            </w:ins>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r w:rsidR="00473EB4" w:rsidDel="001B16E3" w14:paraId="319BD803" w14:textId="43E74FC0" w:rsidTr="00373FF5">
        <w:trPr>
          <w:del w:id="1922" w:author="Author" w:date="2014-10-30T08:56:00Z"/>
        </w:trPr>
        <w:tc>
          <w:tcPr>
            <w:tcW w:w="1095" w:type="dxa"/>
          </w:tcPr>
          <w:p w14:paraId="5970C97D" w14:textId="38C163DC" w:rsidR="00473EB4" w:rsidRPr="00763A7A" w:rsidDel="001B16E3" w:rsidRDefault="00660DFE" w:rsidP="00473EB4">
            <w:pPr>
              <w:pStyle w:val="tableentry"/>
              <w:rPr>
                <w:del w:id="1923" w:author="Author" w:date="2014-10-30T08:56:00Z"/>
              </w:rPr>
            </w:pPr>
            <w:del w:id="1924" w:author="Author" w:date="2014-10-30T08:56:00Z">
              <w:r w:rsidDel="001B16E3">
                <w:delText>allowAllExcept</w:delText>
              </w:r>
            </w:del>
          </w:p>
        </w:tc>
        <w:tc>
          <w:tcPr>
            <w:tcW w:w="975" w:type="dxa"/>
          </w:tcPr>
          <w:p w14:paraId="56EEA975" w14:textId="45F17310" w:rsidR="00473EB4" w:rsidRPr="00763A7A" w:rsidDel="001B16E3" w:rsidRDefault="008E1E87" w:rsidP="00473EB4">
            <w:pPr>
              <w:pStyle w:val="tableentry"/>
              <w:rPr>
                <w:del w:id="1925" w:author="Author" w:date="2014-10-30T08:56:00Z"/>
              </w:rPr>
            </w:pPr>
            <w:del w:id="1926" w:author="Author" w:date="2014-10-30T08:56:00Z">
              <w:r w:rsidDel="001B16E3">
                <w:delText>a</w:delText>
              </w:r>
              <w:r w:rsidR="00473EB4" w:rsidRPr="00763A7A" w:rsidDel="001B16E3">
                <w:delText>rray of rules</w:delText>
              </w:r>
            </w:del>
          </w:p>
        </w:tc>
        <w:tc>
          <w:tcPr>
            <w:tcW w:w="1080" w:type="dxa"/>
          </w:tcPr>
          <w:p w14:paraId="1CE7E0AC" w14:textId="2D0E0022" w:rsidR="00473EB4" w:rsidDel="001B16E3" w:rsidRDefault="00473EB4" w:rsidP="00473EB4">
            <w:pPr>
              <w:pStyle w:val="tableentry"/>
              <w:rPr>
                <w:del w:id="1927" w:author="Author" w:date="2014-10-30T08:56:00Z"/>
              </w:rPr>
            </w:pPr>
            <w:del w:id="1928" w:author="Author" w:date="2014-10-30T08:56:00Z">
              <w:r w:rsidRPr="00763A7A" w:rsidDel="001B16E3">
                <w:delText>no</w:delText>
              </w:r>
            </w:del>
          </w:p>
        </w:tc>
        <w:tc>
          <w:tcPr>
            <w:tcW w:w="5490" w:type="dxa"/>
          </w:tcPr>
          <w:p w14:paraId="06A2E0EF" w14:textId="4F8BDE98" w:rsidR="00473EB4" w:rsidRPr="00FC5926" w:rsidDel="001B16E3" w:rsidRDefault="0025653B" w:rsidP="005E6BED">
            <w:pPr>
              <w:pStyle w:val="tableentry"/>
              <w:rPr>
                <w:del w:id="1929" w:author="Author" w:date="2014-10-30T08:56:00Z"/>
              </w:rPr>
            </w:pPr>
            <w:del w:id="1930" w:author="Author" w:date="2014-10-30T08:56:00Z">
              <w:r w:rsidDel="001B16E3">
                <w:rPr>
                  <w:lang w:eastAsia="ja-JP"/>
                </w:rPr>
                <w:delText>A short cut to say allow all except these rules.   This field is ignored if the allow field is present and different than “*”</w:delText>
              </w:r>
            </w:del>
          </w:p>
        </w:tc>
      </w:tr>
    </w:tbl>
    <w:p w14:paraId="42BAC4DB" w14:textId="6FFDF1BF" w:rsidR="00473EB4" w:rsidRPr="00473EB4" w:rsidRDefault="00473EB4" w:rsidP="00473EB4">
      <w:pPr>
        <w:pStyle w:val="subheadindented"/>
      </w:pPr>
      <w:r>
        <w:t>Rule</w:t>
      </w:r>
      <w:ins w:id="1931" w:author="Author" w:date="2014-10-30T08:57:00Z">
        <w:r w:rsidR="00EB2CFA">
          <w:t xml:space="preserve"> R</w:t>
        </w:r>
      </w:ins>
      <w:del w:id="1932" w:author="Author" w:date="2014-10-30T08:57:00Z">
        <w:r w:rsidDel="00EB2CFA">
          <w:delText xml:space="preserve"> used in Allow </w:delText>
        </w:r>
        <w:r w:rsidR="00D37FDB" w:rsidDel="00EB2CFA">
          <w:delText xml:space="preserve">or AllowAllExcept </w:delText>
        </w:r>
        <w:r w:rsidDel="00EB2CFA">
          <w:delText>r</w:delText>
        </w:r>
      </w:del>
      <w:r>
        <w:t>ecord</w:t>
      </w:r>
    </w:p>
    <w:tbl>
      <w:tblPr>
        <w:tblStyle w:val="TableGrid"/>
        <w:tblW w:w="8755" w:type="dxa"/>
        <w:tblInd w:w="835" w:type="dxa"/>
        <w:tblLook w:val="04A0" w:firstRow="1" w:lastRow="0" w:firstColumn="1" w:lastColumn="0" w:noHBand="0" w:noVBand="1"/>
        <w:tblPrChange w:id="1933" w:author="Author" w:date="2014-10-30T08:58:00Z">
          <w:tblPr>
            <w:tblStyle w:val="TableGrid"/>
            <w:tblW w:w="8755" w:type="dxa"/>
            <w:tblInd w:w="835" w:type="dxa"/>
            <w:tblLook w:val="04A0" w:firstRow="1" w:lastRow="0" w:firstColumn="1" w:lastColumn="0" w:noHBand="0" w:noVBand="1"/>
          </w:tblPr>
        </w:tblPrChange>
      </w:tblPr>
      <w:tblGrid>
        <w:gridCol w:w="1141"/>
        <w:gridCol w:w="1281"/>
        <w:gridCol w:w="1040"/>
        <w:gridCol w:w="1866"/>
        <w:gridCol w:w="3427"/>
        <w:tblGridChange w:id="1934">
          <w:tblGrid>
            <w:gridCol w:w="1141"/>
            <w:gridCol w:w="1281"/>
            <w:gridCol w:w="1040"/>
            <w:gridCol w:w="1866"/>
            <w:gridCol w:w="3427"/>
          </w:tblGrid>
        </w:tblGridChange>
      </w:tblGrid>
      <w:tr w:rsidR="00BD54B2" w14:paraId="6CA2FA55" w14:textId="77777777" w:rsidTr="00EB2CFA">
        <w:trPr>
          <w:cnfStyle w:val="100000000000" w:firstRow="1" w:lastRow="0" w:firstColumn="0" w:lastColumn="0" w:oddVBand="0" w:evenVBand="0" w:oddHBand="0" w:evenHBand="0" w:firstRowFirstColumn="0" w:firstRowLastColumn="0" w:lastRowFirstColumn="0" w:lastRowLastColumn="0"/>
          <w:tblHeader/>
          <w:trPrChange w:id="1935" w:author="Author" w:date="2014-10-30T08:58:00Z">
            <w:trPr>
              <w:tblHeader/>
            </w:trPr>
          </w:trPrChange>
        </w:trPr>
        <w:tc>
          <w:tcPr>
            <w:tcW w:w="1141" w:type="dxa"/>
            <w:tcPrChange w:id="1936" w:author="Author" w:date="2014-10-30T08:58:00Z">
              <w:tcPr>
                <w:tcW w:w="1141" w:type="dxa"/>
              </w:tcPr>
            </w:tcPrChange>
          </w:tcPr>
          <w:p w14:paraId="121ED044"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Name</w:t>
            </w:r>
          </w:p>
        </w:tc>
        <w:tc>
          <w:tcPr>
            <w:tcW w:w="1281" w:type="dxa"/>
            <w:tcPrChange w:id="1937" w:author="Author" w:date="2014-10-30T08:58:00Z">
              <w:tcPr>
                <w:tcW w:w="991" w:type="dxa"/>
              </w:tcPr>
            </w:tcPrChange>
          </w:tcPr>
          <w:p w14:paraId="432877DA"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40" w:type="dxa"/>
            <w:tcPrChange w:id="1938" w:author="Author" w:date="2014-10-30T08:58:00Z">
              <w:tcPr>
                <w:tcW w:w="1043" w:type="dxa"/>
              </w:tcPr>
            </w:tcPrChange>
          </w:tcPr>
          <w:p w14:paraId="028AB40D"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1866" w:type="dxa"/>
            <w:tcPrChange w:id="1939" w:author="Author" w:date="2014-10-30T08:58:00Z">
              <w:tcPr>
                <w:tcW w:w="1955" w:type="dxa"/>
              </w:tcPr>
            </w:tcPrChange>
          </w:tcPr>
          <w:p w14:paraId="1E29FFA3"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List of values</w:t>
            </w:r>
          </w:p>
        </w:tc>
        <w:tc>
          <w:tcPr>
            <w:tcW w:w="3427" w:type="dxa"/>
            <w:tcPrChange w:id="1940" w:author="Author" w:date="2014-10-30T08:58:00Z">
              <w:tcPr>
                <w:tcW w:w="3625" w:type="dxa"/>
              </w:tcPr>
            </w:tcPrChange>
          </w:tcPr>
          <w:p w14:paraId="4C40CA70"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BD54B2" w14:paraId="24ADDDC1" w14:textId="77777777" w:rsidTr="00EB2CFA">
        <w:tc>
          <w:tcPr>
            <w:tcW w:w="1141" w:type="dxa"/>
            <w:tcPrChange w:id="1941" w:author="Author" w:date="2014-10-30T08:58:00Z">
              <w:tcPr>
                <w:tcW w:w="1141" w:type="dxa"/>
              </w:tcPr>
            </w:tcPrChange>
          </w:tcPr>
          <w:p w14:paraId="436A924E" w14:textId="77777777" w:rsidR="00BD54B2" w:rsidRPr="00FC0477" w:rsidRDefault="00BD54B2" w:rsidP="00BD54B2">
            <w:pPr>
              <w:pStyle w:val="tableentry"/>
            </w:pPr>
            <w:r w:rsidRPr="00FC0477">
              <w:t>obj</w:t>
            </w:r>
          </w:p>
        </w:tc>
        <w:tc>
          <w:tcPr>
            <w:tcW w:w="1281" w:type="dxa"/>
            <w:tcPrChange w:id="1942" w:author="Author" w:date="2014-10-30T08:58:00Z">
              <w:tcPr>
                <w:tcW w:w="991" w:type="dxa"/>
              </w:tcPr>
            </w:tcPrChange>
          </w:tcPr>
          <w:p w14:paraId="6A7B84E3" w14:textId="77777777" w:rsidR="00BD54B2" w:rsidRPr="00FC0477" w:rsidRDefault="00BD54B2" w:rsidP="00BD54B2">
            <w:pPr>
              <w:pStyle w:val="tableentry"/>
            </w:pPr>
            <w:r w:rsidRPr="00FC0477">
              <w:t>string</w:t>
            </w:r>
          </w:p>
        </w:tc>
        <w:tc>
          <w:tcPr>
            <w:tcW w:w="1040" w:type="dxa"/>
            <w:tcPrChange w:id="1943" w:author="Author" w:date="2014-10-30T08:58:00Z">
              <w:tcPr>
                <w:tcW w:w="1043" w:type="dxa"/>
              </w:tcPr>
            </w:tcPrChange>
          </w:tcPr>
          <w:p w14:paraId="1FA5EE67" w14:textId="77777777" w:rsidR="00BD54B2" w:rsidRPr="00FC0477" w:rsidRDefault="00BD54B2" w:rsidP="00BD54B2">
            <w:pPr>
              <w:pStyle w:val="tableentry"/>
            </w:pPr>
            <w:r w:rsidRPr="00FC0477">
              <w:t>no</w:t>
            </w:r>
          </w:p>
        </w:tc>
        <w:tc>
          <w:tcPr>
            <w:tcW w:w="1866" w:type="dxa"/>
            <w:tcPrChange w:id="1944" w:author="Author" w:date="2014-10-30T08:58:00Z">
              <w:tcPr>
                <w:tcW w:w="1955" w:type="dxa"/>
              </w:tcPr>
            </w:tcPrChange>
          </w:tcPr>
          <w:p w14:paraId="3BB7BB83" w14:textId="77777777" w:rsidR="00BD54B2" w:rsidRPr="00FC0477" w:rsidRDefault="00BD54B2" w:rsidP="00BD54B2">
            <w:pPr>
              <w:pStyle w:val="tableentry"/>
            </w:pPr>
          </w:p>
        </w:tc>
        <w:tc>
          <w:tcPr>
            <w:tcW w:w="3427" w:type="dxa"/>
            <w:tcPrChange w:id="1945" w:author="Author" w:date="2014-10-30T08:58:00Z">
              <w:tcPr>
                <w:tcW w:w="3625" w:type="dxa"/>
              </w:tcPr>
            </w:tcPrChange>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EB2CFA">
        <w:tc>
          <w:tcPr>
            <w:tcW w:w="1141" w:type="dxa"/>
            <w:tcPrChange w:id="1946" w:author="Author" w:date="2014-10-30T08:58:00Z">
              <w:tcPr>
                <w:tcW w:w="1141" w:type="dxa"/>
              </w:tcPr>
            </w:tcPrChange>
          </w:tcPr>
          <w:p w14:paraId="3D20F122" w14:textId="77777777" w:rsidR="00BD54B2" w:rsidRPr="00FC0477" w:rsidRDefault="00BD54B2" w:rsidP="00BD54B2">
            <w:pPr>
              <w:pStyle w:val="tableentry"/>
            </w:pPr>
            <w:r w:rsidRPr="00FC0477">
              <w:t>ifn</w:t>
            </w:r>
          </w:p>
        </w:tc>
        <w:tc>
          <w:tcPr>
            <w:tcW w:w="1281" w:type="dxa"/>
            <w:tcPrChange w:id="1947" w:author="Author" w:date="2014-10-30T08:58:00Z">
              <w:tcPr>
                <w:tcW w:w="991" w:type="dxa"/>
              </w:tcPr>
            </w:tcPrChange>
          </w:tcPr>
          <w:p w14:paraId="33CF6BC9" w14:textId="77777777" w:rsidR="00BD54B2" w:rsidRPr="00FC0477" w:rsidRDefault="00BD54B2" w:rsidP="00BD54B2">
            <w:pPr>
              <w:pStyle w:val="tableentry"/>
            </w:pPr>
            <w:r w:rsidRPr="00FC0477">
              <w:t>string</w:t>
            </w:r>
          </w:p>
        </w:tc>
        <w:tc>
          <w:tcPr>
            <w:tcW w:w="1040" w:type="dxa"/>
            <w:tcPrChange w:id="1948" w:author="Author" w:date="2014-10-30T08:58:00Z">
              <w:tcPr>
                <w:tcW w:w="1043" w:type="dxa"/>
              </w:tcPr>
            </w:tcPrChange>
          </w:tcPr>
          <w:p w14:paraId="3766CDF8" w14:textId="77777777" w:rsidR="00BD54B2" w:rsidRPr="00FC0477" w:rsidRDefault="00BD54B2" w:rsidP="00BD54B2">
            <w:pPr>
              <w:pStyle w:val="tableentry"/>
            </w:pPr>
            <w:r w:rsidRPr="00FC0477">
              <w:t>no</w:t>
            </w:r>
          </w:p>
        </w:tc>
        <w:tc>
          <w:tcPr>
            <w:tcW w:w="1866" w:type="dxa"/>
            <w:tcPrChange w:id="1949" w:author="Author" w:date="2014-10-30T08:58:00Z">
              <w:tcPr>
                <w:tcW w:w="1955" w:type="dxa"/>
              </w:tcPr>
            </w:tcPrChange>
          </w:tcPr>
          <w:p w14:paraId="7DF875A9" w14:textId="77777777" w:rsidR="00BD54B2" w:rsidRPr="00FC0477" w:rsidRDefault="00BD54B2" w:rsidP="00BD54B2">
            <w:pPr>
              <w:pStyle w:val="tableentry"/>
            </w:pPr>
          </w:p>
        </w:tc>
        <w:tc>
          <w:tcPr>
            <w:tcW w:w="3427" w:type="dxa"/>
            <w:tcPrChange w:id="1950" w:author="Author" w:date="2014-10-30T08:58:00Z">
              <w:tcPr>
                <w:tcW w:w="3625" w:type="dxa"/>
              </w:tcPr>
            </w:tcPrChange>
          </w:tcPr>
          <w:p w14:paraId="3FC6DB0A" w14:textId="77777777" w:rsidR="00BD54B2" w:rsidRPr="009D2DDB" w:rsidRDefault="005E6BED" w:rsidP="00BD54B2">
            <w:pPr>
              <w:pStyle w:val="tableentry"/>
            </w:pPr>
            <w:r>
              <w:t xml:space="preserve">Interface name. </w:t>
            </w:r>
            <w:r w:rsidR="00BD54B2" w:rsidRPr="009D2DDB">
              <w:t>A * indicates a prefix match.</w:t>
            </w:r>
          </w:p>
        </w:tc>
      </w:tr>
      <w:tr w:rsidR="00BD54B2" w:rsidDel="00EB2CFA" w14:paraId="70B3AC7F" w14:textId="1CA8050D" w:rsidTr="00EB2CFA">
        <w:trPr>
          <w:del w:id="1951" w:author="Author" w:date="2014-10-30T08:58:00Z"/>
        </w:trPr>
        <w:tc>
          <w:tcPr>
            <w:tcW w:w="1141" w:type="dxa"/>
            <w:tcPrChange w:id="1952" w:author="Author" w:date="2014-10-30T08:58:00Z">
              <w:tcPr>
                <w:tcW w:w="1141" w:type="dxa"/>
              </w:tcPr>
            </w:tcPrChange>
          </w:tcPr>
          <w:p w14:paraId="5AB7E078" w14:textId="0316EF4E" w:rsidR="00BD54B2" w:rsidRPr="00FC0477" w:rsidDel="00EB2CFA" w:rsidRDefault="00BD54B2" w:rsidP="00BD54B2">
            <w:pPr>
              <w:pStyle w:val="tableentry"/>
              <w:rPr>
                <w:del w:id="1953" w:author="Author" w:date="2014-10-30T08:58:00Z"/>
              </w:rPr>
            </w:pPr>
            <w:del w:id="1954" w:author="Author" w:date="2014-10-30T08:58:00Z">
              <w:r w:rsidRPr="00FC0477" w:rsidDel="00EB2CFA">
                <w:delText>mbr</w:delText>
              </w:r>
            </w:del>
          </w:p>
        </w:tc>
        <w:tc>
          <w:tcPr>
            <w:tcW w:w="1281" w:type="dxa"/>
            <w:tcPrChange w:id="1955" w:author="Author" w:date="2014-10-30T08:58:00Z">
              <w:tcPr>
                <w:tcW w:w="991" w:type="dxa"/>
              </w:tcPr>
            </w:tcPrChange>
          </w:tcPr>
          <w:p w14:paraId="5B2B45EA" w14:textId="3C62AFEE" w:rsidR="00BD54B2" w:rsidRPr="00FC0477" w:rsidDel="00EB2CFA" w:rsidRDefault="00BD54B2" w:rsidP="00BD54B2">
            <w:pPr>
              <w:pStyle w:val="tableentry"/>
              <w:rPr>
                <w:del w:id="1956" w:author="Author" w:date="2014-10-30T08:58:00Z"/>
              </w:rPr>
            </w:pPr>
            <w:del w:id="1957" w:author="Author" w:date="2014-10-30T08:58:00Z">
              <w:r w:rsidRPr="00FC0477" w:rsidDel="00EB2CFA">
                <w:delText>string</w:delText>
              </w:r>
            </w:del>
          </w:p>
        </w:tc>
        <w:tc>
          <w:tcPr>
            <w:tcW w:w="1040" w:type="dxa"/>
            <w:tcPrChange w:id="1958" w:author="Author" w:date="2014-10-30T08:58:00Z">
              <w:tcPr>
                <w:tcW w:w="1043" w:type="dxa"/>
              </w:tcPr>
            </w:tcPrChange>
          </w:tcPr>
          <w:p w14:paraId="2626188C" w14:textId="31040EAF" w:rsidR="00BD54B2" w:rsidRPr="00FC0477" w:rsidDel="00EB2CFA" w:rsidRDefault="00BD54B2" w:rsidP="00BD54B2">
            <w:pPr>
              <w:pStyle w:val="tableentry"/>
              <w:rPr>
                <w:del w:id="1959" w:author="Author" w:date="2014-10-30T08:58:00Z"/>
              </w:rPr>
            </w:pPr>
            <w:del w:id="1960" w:author="Author" w:date="2014-10-30T08:58:00Z">
              <w:r w:rsidRPr="00FC0477" w:rsidDel="00EB2CFA">
                <w:delText>no</w:delText>
              </w:r>
            </w:del>
          </w:p>
        </w:tc>
        <w:tc>
          <w:tcPr>
            <w:tcW w:w="1866" w:type="dxa"/>
            <w:tcPrChange w:id="1961" w:author="Author" w:date="2014-10-30T08:58:00Z">
              <w:tcPr>
                <w:tcW w:w="1955" w:type="dxa"/>
              </w:tcPr>
            </w:tcPrChange>
          </w:tcPr>
          <w:p w14:paraId="1E8873F9" w14:textId="03B42585" w:rsidR="00BD54B2" w:rsidRPr="00FC0477" w:rsidDel="00EB2CFA" w:rsidRDefault="00BD54B2" w:rsidP="00BD54B2">
            <w:pPr>
              <w:pStyle w:val="tableentry"/>
              <w:rPr>
                <w:del w:id="1962" w:author="Author" w:date="2014-10-30T08:58:00Z"/>
              </w:rPr>
            </w:pPr>
          </w:p>
        </w:tc>
        <w:tc>
          <w:tcPr>
            <w:tcW w:w="3427" w:type="dxa"/>
            <w:tcPrChange w:id="1963" w:author="Author" w:date="2014-10-30T08:58:00Z">
              <w:tcPr>
                <w:tcW w:w="3625" w:type="dxa"/>
              </w:tcPr>
            </w:tcPrChange>
          </w:tcPr>
          <w:p w14:paraId="73D5EB60" w14:textId="17EA9021" w:rsidR="00BD54B2" w:rsidDel="00EB2CFA" w:rsidRDefault="005E6BED" w:rsidP="00BD54B2">
            <w:pPr>
              <w:pStyle w:val="tableentry"/>
              <w:rPr>
                <w:del w:id="1964" w:author="Author" w:date="2014-10-30T08:58:00Z"/>
              </w:rPr>
            </w:pPr>
            <w:del w:id="1965" w:author="Author" w:date="2014-10-30T08:58:00Z">
              <w:r w:rsidDel="00EB2CFA">
                <w:delText>M</w:delText>
              </w:r>
              <w:r w:rsidR="00BD54B2" w:rsidRPr="009D2DDB" w:rsidDel="00EB2CFA">
                <w:delText>ember name</w:delText>
              </w:r>
            </w:del>
          </w:p>
        </w:tc>
      </w:tr>
      <w:tr w:rsidR="00BD54B2" w:rsidDel="00EB2CFA" w14:paraId="61EB718B" w14:textId="5BA3037A" w:rsidTr="00EB2CFA">
        <w:trPr>
          <w:del w:id="1966" w:author="Author" w:date="2014-10-30T08:58:00Z"/>
        </w:trPr>
        <w:tc>
          <w:tcPr>
            <w:tcW w:w="1141" w:type="dxa"/>
            <w:tcPrChange w:id="1967" w:author="Author" w:date="2014-10-30T08:58:00Z">
              <w:tcPr>
                <w:tcW w:w="1141" w:type="dxa"/>
              </w:tcPr>
            </w:tcPrChange>
          </w:tcPr>
          <w:p w14:paraId="37ED7042" w14:textId="74D68D00" w:rsidR="00BD54B2" w:rsidRPr="00F74188" w:rsidDel="00EB2CFA" w:rsidRDefault="00BD54B2" w:rsidP="00BD54B2">
            <w:pPr>
              <w:pStyle w:val="tableentry"/>
              <w:rPr>
                <w:del w:id="1968" w:author="Author" w:date="2014-10-30T08:58:00Z"/>
              </w:rPr>
            </w:pPr>
            <w:del w:id="1969" w:author="Author" w:date="2014-10-30T08:58:00Z">
              <w:r w:rsidRPr="00F74188" w:rsidDel="00EB2CFA">
                <w:delText>type</w:delText>
              </w:r>
            </w:del>
          </w:p>
        </w:tc>
        <w:tc>
          <w:tcPr>
            <w:tcW w:w="1281" w:type="dxa"/>
            <w:tcPrChange w:id="1970" w:author="Author" w:date="2014-10-30T08:58:00Z">
              <w:tcPr>
                <w:tcW w:w="991" w:type="dxa"/>
              </w:tcPr>
            </w:tcPrChange>
          </w:tcPr>
          <w:p w14:paraId="2AF87203" w14:textId="0E48727A" w:rsidR="00BD54B2" w:rsidRPr="00F74188" w:rsidDel="00EB2CFA" w:rsidRDefault="00AC6BEE" w:rsidP="00BD54B2">
            <w:pPr>
              <w:pStyle w:val="tableentry"/>
              <w:rPr>
                <w:del w:id="1971" w:author="Author" w:date="2014-10-30T08:58:00Z"/>
              </w:rPr>
            </w:pPr>
            <w:ins w:id="1972" w:author="Author" w:date="2014-09-04T09:24:00Z">
              <w:del w:id="1973" w:author="Author" w:date="2014-10-30T08:58:00Z">
                <w:r w:rsidDel="00EB2CFA">
                  <w:delText>number</w:delText>
                </w:r>
              </w:del>
            </w:ins>
            <w:del w:id="1974" w:author="Author" w:date="2014-10-30T08:58:00Z">
              <w:r w:rsidR="00BD54B2" w:rsidRPr="00F74188" w:rsidDel="00EB2CFA">
                <w:delText>string</w:delText>
              </w:r>
            </w:del>
          </w:p>
        </w:tc>
        <w:tc>
          <w:tcPr>
            <w:tcW w:w="1040" w:type="dxa"/>
            <w:tcPrChange w:id="1975" w:author="Author" w:date="2014-10-30T08:58:00Z">
              <w:tcPr>
                <w:tcW w:w="1043" w:type="dxa"/>
              </w:tcPr>
            </w:tcPrChange>
          </w:tcPr>
          <w:p w14:paraId="183AB55C" w14:textId="0C5C5E9B" w:rsidR="00BD54B2" w:rsidRPr="00F74188" w:rsidDel="00EB2CFA" w:rsidRDefault="00BD54B2" w:rsidP="00BD54B2">
            <w:pPr>
              <w:pStyle w:val="tableentry"/>
              <w:rPr>
                <w:del w:id="1976" w:author="Author" w:date="2014-10-30T08:58:00Z"/>
              </w:rPr>
            </w:pPr>
            <w:del w:id="1977" w:author="Author" w:date="2014-10-30T08:58:00Z">
              <w:r w:rsidRPr="00F74188" w:rsidDel="00EB2CFA">
                <w:delText>no</w:delText>
              </w:r>
            </w:del>
          </w:p>
        </w:tc>
        <w:tc>
          <w:tcPr>
            <w:tcW w:w="1866" w:type="dxa"/>
            <w:tcPrChange w:id="1978" w:author="Author" w:date="2014-10-30T08:58:00Z">
              <w:tcPr>
                <w:tcW w:w="1955" w:type="dxa"/>
              </w:tcPr>
            </w:tcPrChange>
          </w:tcPr>
          <w:p w14:paraId="1F4C3CDA" w14:textId="4EA62132" w:rsidR="00BD54B2" w:rsidDel="00EB2CFA" w:rsidRDefault="00BD54B2" w:rsidP="00BD54B2">
            <w:pPr>
              <w:pStyle w:val="tablebulletlvl1"/>
              <w:rPr>
                <w:del w:id="1979" w:author="Author" w:date="2014-10-30T08:58:00Z"/>
              </w:rPr>
            </w:pPr>
            <w:del w:id="1980" w:author="Author" w:date="2014-10-30T08:58:00Z">
              <w:r w:rsidDel="00EB2CFA">
                <w:delText>M: method call</w:delText>
              </w:r>
            </w:del>
          </w:p>
          <w:p w14:paraId="4AC73409" w14:textId="5654608A" w:rsidR="00BD54B2" w:rsidDel="00EB2CFA" w:rsidRDefault="00BD54B2" w:rsidP="00BD54B2">
            <w:pPr>
              <w:pStyle w:val="tablebulletlvl1"/>
              <w:rPr>
                <w:del w:id="1981" w:author="Author" w:date="2014-10-30T08:58:00Z"/>
              </w:rPr>
            </w:pPr>
            <w:del w:id="1982" w:author="Author" w:date="2014-10-30T08:58:00Z">
              <w:r w:rsidDel="00EB2CFA">
                <w:delText>S: signal</w:delText>
              </w:r>
            </w:del>
          </w:p>
          <w:p w14:paraId="572429FD" w14:textId="27E7BAD3" w:rsidR="00BD54B2" w:rsidRPr="00073BE6" w:rsidDel="00EB2CFA" w:rsidRDefault="00BD54B2" w:rsidP="00BD54B2">
            <w:pPr>
              <w:pStyle w:val="tablebulletlvl1"/>
              <w:rPr>
                <w:del w:id="1983" w:author="Author" w:date="2014-10-30T08:58:00Z"/>
              </w:rPr>
            </w:pPr>
            <w:del w:id="1984" w:author="Author" w:date="2014-10-30T08:58:00Z">
              <w:r w:rsidDel="00EB2CFA">
                <w:delText>P: property</w:delText>
              </w:r>
            </w:del>
          </w:p>
        </w:tc>
        <w:tc>
          <w:tcPr>
            <w:tcW w:w="3427" w:type="dxa"/>
            <w:tcPrChange w:id="1985" w:author="Author" w:date="2014-10-30T08:58:00Z">
              <w:tcPr>
                <w:tcW w:w="3625" w:type="dxa"/>
              </w:tcPr>
            </w:tcPrChange>
          </w:tcPr>
          <w:p w14:paraId="216BBE41" w14:textId="0407323C" w:rsidR="00BD54B2" w:rsidDel="00EB2CFA" w:rsidRDefault="005E6BED" w:rsidP="00BD54B2">
            <w:pPr>
              <w:pStyle w:val="tableentry"/>
              <w:rPr>
                <w:del w:id="1986" w:author="Author" w:date="2014-10-30T08:58:00Z"/>
              </w:rPr>
            </w:pPr>
            <w:del w:id="1987" w:author="Author" w:date="2014-10-30T08:58:00Z">
              <w:r w:rsidDel="00EB2CFA">
                <w:delText>M</w:delText>
              </w:r>
              <w:r w:rsidR="00BD54B2" w:rsidDel="00EB2CFA">
                <w:delText>essage type. If the type is not specified</w:delText>
              </w:r>
              <w:r w:rsidR="000B6269" w:rsidDel="00EB2CFA">
                <w:delText>,</w:delText>
              </w:r>
              <w:r w:rsidR="00BD54B2" w:rsidDel="00EB2CFA">
                <w:delText xml:space="preserve"> the Interface definition will be examined in the following order to deter</w:delText>
              </w:r>
              <w:r w:rsidR="000B6269" w:rsidDel="00EB2CFA">
                <w:delText>mine whether the member name is.</w:delText>
              </w:r>
            </w:del>
          </w:p>
          <w:p w14:paraId="3D6E9A4E" w14:textId="7241D8ED" w:rsidR="00BD54B2" w:rsidDel="00EB2CFA" w:rsidRDefault="00BD54B2" w:rsidP="00BD54B2">
            <w:pPr>
              <w:pStyle w:val="tablenumbrdlst"/>
              <w:rPr>
                <w:del w:id="1988" w:author="Author" w:date="2014-10-30T08:58:00Z"/>
              </w:rPr>
            </w:pPr>
            <w:del w:id="1989" w:author="Author" w:date="2014-10-30T08:58:00Z">
              <w:r w:rsidDel="00EB2CFA">
                <w:delText xml:space="preserve">A method call or signal.  </w:delText>
              </w:r>
            </w:del>
          </w:p>
          <w:p w14:paraId="5722823E" w14:textId="27B4BC28" w:rsidR="00BD54B2" w:rsidRPr="00073BE6" w:rsidDel="00EB2CFA" w:rsidRDefault="00BD54B2" w:rsidP="00BD54B2">
            <w:pPr>
              <w:pStyle w:val="tablenumbrdlst"/>
              <w:rPr>
                <w:del w:id="1990" w:author="Author" w:date="2014-10-30T08:58:00Z"/>
              </w:rPr>
            </w:pPr>
            <w:del w:id="1991" w:author="Author" w:date="2014-10-30T08:58:00Z">
              <w:r w:rsidDel="00EB2CFA">
                <w:delText>A property.</w:delText>
              </w:r>
            </w:del>
          </w:p>
        </w:tc>
      </w:tr>
      <w:tr w:rsidR="00BD54B2" w:rsidDel="00EB2CFA" w14:paraId="2F8BF6DF" w14:textId="4AC8DA5B" w:rsidTr="00EB2CFA">
        <w:trPr>
          <w:del w:id="1992" w:author="Author" w:date="2014-10-30T08:58:00Z"/>
        </w:trPr>
        <w:tc>
          <w:tcPr>
            <w:tcW w:w="1141" w:type="dxa"/>
            <w:tcPrChange w:id="1993" w:author="Author" w:date="2014-10-30T08:58:00Z">
              <w:tcPr>
                <w:tcW w:w="1141" w:type="dxa"/>
              </w:tcPr>
            </w:tcPrChange>
          </w:tcPr>
          <w:p w14:paraId="206FC65A" w14:textId="17C93AF6" w:rsidR="00BD54B2" w:rsidRPr="00F74188" w:rsidDel="00EB2CFA" w:rsidRDefault="00BD54B2" w:rsidP="00BD54B2">
            <w:pPr>
              <w:pStyle w:val="tableentry"/>
              <w:rPr>
                <w:del w:id="1994" w:author="Author" w:date="2014-10-30T08:58:00Z"/>
              </w:rPr>
            </w:pPr>
            <w:del w:id="1995" w:author="Author" w:date="2014-10-30T08:58:00Z">
              <w:r w:rsidRPr="00F74188" w:rsidDel="00EB2CFA">
                <w:delText>read-only</w:delText>
              </w:r>
            </w:del>
          </w:p>
        </w:tc>
        <w:tc>
          <w:tcPr>
            <w:tcW w:w="1281" w:type="dxa"/>
            <w:tcPrChange w:id="1996" w:author="Author" w:date="2014-10-30T08:58:00Z">
              <w:tcPr>
                <w:tcW w:w="991" w:type="dxa"/>
              </w:tcPr>
            </w:tcPrChange>
          </w:tcPr>
          <w:p w14:paraId="7B1930E6" w14:textId="1DE7A877" w:rsidR="00BD54B2" w:rsidRPr="00F74188" w:rsidDel="00EB2CFA" w:rsidRDefault="00BD54B2" w:rsidP="00BD54B2">
            <w:pPr>
              <w:pStyle w:val="tableentry"/>
              <w:rPr>
                <w:del w:id="1997" w:author="Author" w:date="2014-10-30T08:58:00Z"/>
              </w:rPr>
            </w:pPr>
            <w:del w:id="1998" w:author="Author" w:date="2014-10-30T08:58:00Z">
              <w:r w:rsidRPr="00F74188" w:rsidDel="00EB2CFA">
                <w:delText>boolean</w:delText>
              </w:r>
            </w:del>
          </w:p>
        </w:tc>
        <w:tc>
          <w:tcPr>
            <w:tcW w:w="1040" w:type="dxa"/>
            <w:tcPrChange w:id="1999" w:author="Author" w:date="2014-10-30T08:58:00Z">
              <w:tcPr>
                <w:tcW w:w="1043" w:type="dxa"/>
              </w:tcPr>
            </w:tcPrChange>
          </w:tcPr>
          <w:p w14:paraId="1075EF54" w14:textId="5B36A071" w:rsidR="00BD54B2" w:rsidRPr="00F74188" w:rsidDel="00EB2CFA" w:rsidRDefault="00BD54B2" w:rsidP="00BD54B2">
            <w:pPr>
              <w:pStyle w:val="tableentry"/>
              <w:rPr>
                <w:del w:id="2000" w:author="Author" w:date="2014-10-30T08:58:00Z"/>
              </w:rPr>
            </w:pPr>
            <w:del w:id="2001" w:author="Author" w:date="2014-10-30T08:58:00Z">
              <w:r w:rsidRPr="00F74188" w:rsidDel="00EB2CFA">
                <w:delText>no</w:delText>
              </w:r>
            </w:del>
          </w:p>
        </w:tc>
        <w:tc>
          <w:tcPr>
            <w:tcW w:w="1866" w:type="dxa"/>
            <w:tcPrChange w:id="2002" w:author="Author" w:date="2014-10-30T08:58:00Z">
              <w:tcPr>
                <w:tcW w:w="1955" w:type="dxa"/>
              </w:tcPr>
            </w:tcPrChange>
          </w:tcPr>
          <w:p w14:paraId="176B2217" w14:textId="59B5E644" w:rsidR="00BD54B2" w:rsidRPr="00073BE6" w:rsidDel="00EB2CFA" w:rsidRDefault="00BD54B2" w:rsidP="00BD54B2">
            <w:pPr>
              <w:pStyle w:val="tableentry"/>
              <w:rPr>
                <w:del w:id="2003" w:author="Author" w:date="2014-10-30T08:58:00Z"/>
              </w:rPr>
            </w:pPr>
          </w:p>
        </w:tc>
        <w:tc>
          <w:tcPr>
            <w:tcW w:w="3427" w:type="dxa"/>
            <w:tcPrChange w:id="2004" w:author="Author" w:date="2014-10-30T08:58:00Z">
              <w:tcPr>
                <w:tcW w:w="3625" w:type="dxa"/>
              </w:tcPr>
            </w:tcPrChange>
          </w:tcPr>
          <w:p w14:paraId="04078528" w14:textId="150DBAED" w:rsidR="00BD54B2" w:rsidRPr="00CE4500" w:rsidDel="00EB2CFA" w:rsidRDefault="000B6269" w:rsidP="000B6269">
            <w:pPr>
              <w:pStyle w:val="tableentry"/>
              <w:rPr>
                <w:del w:id="2005" w:author="Author" w:date="2014-10-30T08:58:00Z"/>
              </w:rPr>
            </w:pPr>
            <w:del w:id="2006" w:author="Author" w:date="2014-10-30T08:58:00Z">
              <w:r w:rsidDel="00EB2CFA">
                <w:delText>R</w:delText>
              </w:r>
              <w:r w:rsidR="00BD54B2" w:rsidRPr="00CE4500" w:rsidDel="00EB2CFA">
                <w:delText>ead-only fla</w:delText>
              </w:r>
              <w:r w:rsidDel="00EB2CFA">
                <w:delText>g applicable to Property only.</w:delText>
              </w:r>
              <w:r w:rsidR="00BD54B2" w:rsidRPr="00CE4500" w:rsidDel="00EB2CFA">
                <w:delText xml:space="preserve"> The default value is false.</w:delText>
              </w:r>
            </w:del>
          </w:p>
        </w:tc>
      </w:tr>
      <w:tr w:rsidR="00BD54B2" w:rsidDel="00EB2CFA" w14:paraId="486E9D1A" w14:textId="6FEB0CE4" w:rsidTr="00EB2CFA">
        <w:trPr>
          <w:del w:id="2007" w:author="Author" w:date="2014-10-30T08:58:00Z"/>
        </w:trPr>
        <w:tc>
          <w:tcPr>
            <w:tcW w:w="1141" w:type="dxa"/>
            <w:tcPrChange w:id="2008" w:author="Author" w:date="2014-10-30T08:58:00Z">
              <w:tcPr>
                <w:tcW w:w="1141" w:type="dxa"/>
              </w:tcPr>
            </w:tcPrChange>
          </w:tcPr>
          <w:p w14:paraId="278A8A5A" w14:textId="166DC11C" w:rsidR="00BD54B2" w:rsidRPr="00F74188" w:rsidDel="00EB2CFA" w:rsidRDefault="00BD54B2" w:rsidP="00BD54B2">
            <w:pPr>
              <w:pStyle w:val="tableentry"/>
              <w:rPr>
                <w:del w:id="2009" w:author="Author" w:date="2014-10-30T08:58:00Z"/>
              </w:rPr>
            </w:pPr>
            <w:del w:id="2010" w:author="Author" w:date="2014-10-30T08:58:00Z">
              <w:r w:rsidRPr="00F74188" w:rsidDel="00EB2CFA">
                <w:delText>mutualAuth</w:delText>
              </w:r>
            </w:del>
          </w:p>
        </w:tc>
        <w:tc>
          <w:tcPr>
            <w:tcW w:w="1281" w:type="dxa"/>
            <w:tcPrChange w:id="2011" w:author="Author" w:date="2014-10-30T08:58:00Z">
              <w:tcPr>
                <w:tcW w:w="991" w:type="dxa"/>
              </w:tcPr>
            </w:tcPrChange>
          </w:tcPr>
          <w:p w14:paraId="08EA6129" w14:textId="0B95FFCE" w:rsidR="00BD54B2" w:rsidRPr="00F74188" w:rsidDel="00EB2CFA" w:rsidRDefault="00BD54B2" w:rsidP="00BD54B2">
            <w:pPr>
              <w:pStyle w:val="tableentry"/>
              <w:rPr>
                <w:del w:id="2012" w:author="Author" w:date="2014-10-30T08:58:00Z"/>
              </w:rPr>
            </w:pPr>
            <w:del w:id="2013" w:author="Author" w:date="2014-10-30T08:58:00Z">
              <w:r w:rsidRPr="00F74188" w:rsidDel="00EB2CFA">
                <w:delText>boolean</w:delText>
              </w:r>
            </w:del>
          </w:p>
        </w:tc>
        <w:tc>
          <w:tcPr>
            <w:tcW w:w="1040" w:type="dxa"/>
            <w:tcPrChange w:id="2014" w:author="Author" w:date="2014-10-30T08:58:00Z">
              <w:tcPr>
                <w:tcW w:w="1043" w:type="dxa"/>
              </w:tcPr>
            </w:tcPrChange>
          </w:tcPr>
          <w:p w14:paraId="229E19CB" w14:textId="07F7775E" w:rsidR="00BD54B2" w:rsidDel="00EB2CFA" w:rsidRDefault="00BD54B2" w:rsidP="00BD54B2">
            <w:pPr>
              <w:pStyle w:val="tableentry"/>
              <w:rPr>
                <w:del w:id="2015" w:author="Author" w:date="2014-10-30T08:58:00Z"/>
              </w:rPr>
            </w:pPr>
            <w:del w:id="2016" w:author="Author" w:date="2014-10-30T08:58:00Z">
              <w:r w:rsidRPr="00F74188" w:rsidDel="00EB2CFA">
                <w:delText>no</w:delText>
              </w:r>
            </w:del>
          </w:p>
        </w:tc>
        <w:tc>
          <w:tcPr>
            <w:tcW w:w="1866" w:type="dxa"/>
            <w:tcPrChange w:id="2017" w:author="Author" w:date="2014-10-30T08:58:00Z">
              <w:tcPr>
                <w:tcW w:w="1955" w:type="dxa"/>
              </w:tcPr>
            </w:tcPrChange>
          </w:tcPr>
          <w:p w14:paraId="2650478E" w14:textId="3BAB1123" w:rsidR="00BD54B2" w:rsidRPr="00073BE6" w:rsidDel="00EB2CFA" w:rsidRDefault="00BD54B2" w:rsidP="00BD54B2">
            <w:pPr>
              <w:pStyle w:val="tableentry"/>
              <w:rPr>
                <w:del w:id="2018" w:author="Author" w:date="2014-10-30T08:58:00Z"/>
              </w:rPr>
            </w:pPr>
          </w:p>
        </w:tc>
        <w:tc>
          <w:tcPr>
            <w:tcW w:w="3427" w:type="dxa"/>
            <w:tcPrChange w:id="2019" w:author="Author" w:date="2014-10-30T08:58:00Z">
              <w:tcPr>
                <w:tcW w:w="3625" w:type="dxa"/>
              </w:tcPr>
            </w:tcPrChange>
          </w:tcPr>
          <w:p w14:paraId="70D5DF03" w14:textId="12C9A497" w:rsidR="00BD54B2" w:rsidDel="00EB2CFA" w:rsidRDefault="000B6269" w:rsidP="00BD54B2">
            <w:pPr>
              <w:pStyle w:val="tableentry"/>
              <w:rPr>
                <w:del w:id="2020" w:author="Author" w:date="2014-10-30T08:58:00Z"/>
              </w:rPr>
            </w:pPr>
            <w:del w:id="2021" w:author="Author" w:date="2014-10-30T08:58:00Z">
              <w:r w:rsidDel="00EB2CFA">
                <w:delText xml:space="preserve">Mutual authorization required. </w:delText>
              </w:r>
              <w:r w:rsidR="00BD54B2" w:rsidRPr="00CE4500" w:rsidDel="00EB2CFA">
                <w:delText>Both peers (local and remote) are required to be granted.</w:delText>
              </w:r>
            </w:del>
          </w:p>
          <w:p w14:paraId="57D95A6B" w14:textId="13383F8F" w:rsidR="0025653B" w:rsidRPr="00CE4500" w:rsidDel="00EB2CFA" w:rsidRDefault="0025653B" w:rsidP="00BD54B2">
            <w:pPr>
              <w:pStyle w:val="tableentry"/>
              <w:rPr>
                <w:del w:id="2022" w:author="Author" w:date="2014-10-30T08:58:00Z"/>
              </w:rPr>
            </w:pPr>
            <w:del w:id="2023" w:author="Author" w:date="2014-10-30T08:58:00Z">
              <w:r w:rsidDel="00EB2CFA">
                <w:rPr>
                  <w:lang w:eastAsia="ja-JP"/>
                </w:rPr>
                <w:delText>Default is yes for signal and no for method call and property.</w:delText>
              </w:r>
            </w:del>
          </w:p>
        </w:tc>
      </w:tr>
    </w:tbl>
    <w:p w14:paraId="568DCD4E" w14:textId="77777777" w:rsidR="00D37FDB" w:rsidRDefault="00D37FDB" w:rsidP="002B7CB7">
      <w:pPr>
        <w:pStyle w:val="body"/>
        <w:rPr>
          <w:ins w:id="2024" w:author="Author" w:date="2014-10-30T08:57:00Z"/>
        </w:rPr>
      </w:pPr>
    </w:p>
    <w:p w14:paraId="54314F20" w14:textId="48E8783C" w:rsidR="00EB2CFA" w:rsidRPr="00473EB4" w:rsidRDefault="00EB2CFA" w:rsidP="00EB2CFA">
      <w:pPr>
        <w:pStyle w:val="subheadindented"/>
        <w:rPr>
          <w:ins w:id="2025" w:author="Author" w:date="2014-10-30T08:57:00Z"/>
        </w:rPr>
      </w:pPr>
      <w:ins w:id="2026" w:author="Author" w:date="2014-10-30T08:57:00Z">
        <w:r>
          <w:t xml:space="preserve">Interface Member </w:t>
        </w:r>
        <w:r>
          <w:t>Record</w:t>
        </w:r>
      </w:ins>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540A99">
        <w:trPr>
          <w:cnfStyle w:val="100000000000" w:firstRow="1" w:lastRow="0" w:firstColumn="0" w:lastColumn="0" w:oddVBand="0" w:evenVBand="0" w:oddHBand="0" w:evenHBand="0" w:firstRowFirstColumn="0" w:firstRowLastColumn="0" w:lastRowFirstColumn="0" w:lastRowLastColumn="0"/>
          <w:tblHeader/>
          <w:ins w:id="2027" w:author="Author" w:date="2014-10-30T08:57:00Z"/>
        </w:trPr>
        <w:tc>
          <w:tcPr>
            <w:tcW w:w="1141" w:type="dxa"/>
          </w:tcPr>
          <w:p w14:paraId="02B56E46" w14:textId="77777777" w:rsidR="00EB2CFA" w:rsidRDefault="00EB2CFA" w:rsidP="00540A99">
            <w:pPr>
              <w:pStyle w:val="tableheading"/>
              <w:rPr>
                <w:ins w:id="2028" w:author="Author" w:date="2014-10-30T08:57:00Z"/>
              </w:rPr>
            </w:pPr>
            <w:ins w:id="2029" w:author="Author" w:date="2014-10-30T08:57:00Z">
              <w:r>
                <w:t>Name</w:t>
              </w:r>
            </w:ins>
          </w:p>
        </w:tc>
        <w:tc>
          <w:tcPr>
            <w:tcW w:w="991" w:type="dxa"/>
          </w:tcPr>
          <w:p w14:paraId="05541946" w14:textId="77777777" w:rsidR="00EB2CFA" w:rsidRDefault="00EB2CFA" w:rsidP="00540A99">
            <w:pPr>
              <w:pStyle w:val="tableheading"/>
              <w:rPr>
                <w:ins w:id="2030" w:author="Author" w:date="2014-10-30T08:57:00Z"/>
              </w:rPr>
            </w:pPr>
            <w:ins w:id="2031" w:author="Author" w:date="2014-10-30T08:57:00Z">
              <w:r>
                <w:t>Data type</w:t>
              </w:r>
            </w:ins>
          </w:p>
        </w:tc>
        <w:tc>
          <w:tcPr>
            <w:tcW w:w="1043" w:type="dxa"/>
          </w:tcPr>
          <w:p w14:paraId="065A3B7F" w14:textId="77777777" w:rsidR="00EB2CFA" w:rsidRDefault="00EB2CFA" w:rsidP="00540A99">
            <w:pPr>
              <w:pStyle w:val="tableheading"/>
              <w:rPr>
                <w:ins w:id="2032" w:author="Author" w:date="2014-10-30T08:57:00Z"/>
              </w:rPr>
            </w:pPr>
            <w:ins w:id="2033" w:author="Author" w:date="2014-10-30T08:57:00Z">
              <w:r>
                <w:t>Required</w:t>
              </w:r>
            </w:ins>
          </w:p>
        </w:tc>
        <w:tc>
          <w:tcPr>
            <w:tcW w:w="1955" w:type="dxa"/>
          </w:tcPr>
          <w:p w14:paraId="4EA92FEC" w14:textId="77777777" w:rsidR="00EB2CFA" w:rsidRDefault="00EB2CFA" w:rsidP="00540A99">
            <w:pPr>
              <w:pStyle w:val="tableheading"/>
              <w:rPr>
                <w:ins w:id="2034" w:author="Author" w:date="2014-10-30T08:57:00Z"/>
              </w:rPr>
            </w:pPr>
            <w:ins w:id="2035" w:author="Author" w:date="2014-10-30T08:57:00Z">
              <w:r>
                <w:t>List of values</w:t>
              </w:r>
            </w:ins>
          </w:p>
        </w:tc>
        <w:tc>
          <w:tcPr>
            <w:tcW w:w="3625" w:type="dxa"/>
          </w:tcPr>
          <w:p w14:paraId="4BA0558A" w14:textId="77777777" w:rsidR="00EB2CFA" w:rsidRDefault="00EB2CFA" w:rsidP="00540A99">
            <w:pPr>
              <w:pStyle w:val="tableheading"/>
              <w:rPr>
                <w:ins w:id="2036" w:author="Author" w:date="2014-10-30T08:57:00Z"/>
              </w:rPr>
            </w:pPr>
            <w:ins w:id="2037" w:author="Author" w:date="2014-10-30T08:57:00Z">
              <w:r>
                <w:t>Description</w:t>
              </w:r>
            </w:ins>
          </w:p>
        </w:tc>
      </w:tr>
      <w:tr w:rsidR="00EB2CFA" w14:paraId="632475B7" w14:textId="77777777" w:rsidTr="00540A99">
        <w:trPr>
          <w:ins w:id="2038" w:author="Author" w:date="2014-10-30T08:57:00Z"/>
        </w:trPr>
        <w:tc>
          <w:tcPr>
            <w:tcW w:w="1141" w:type="dxa"/>
          </w:tcPr>
          <w:p w14:paraId="7B37AC61" w14:textId="77777777" w:rsidR="00EB2CFA" w:rsidRPr="00FC0477" w:rsidRDefault="00EB2CFA" w:rsidP="00540A99">
            <w:pPr>
              <w:pStyle w:val="tableentry"/>
              <w:rPr>
                <w:ins w:id="2039" w:author="Author" w:date="2014-10-30T08:57:00Z"/>
              </w:rPr>
            </w:pPr>
            <w:ins w:id="2040" w:author="Author" w:date="2014-10-30T08:57:00Z">
              <w:r w:rsidRPr="00FC0477">
                <w:t>mbr</w:t>
              </w:r>
            </w:ins>
          </w:p>
        </w:tc>
        <w:tc>
          <w:tcPr>
            <w:tcW w:w="991" w:type="dxa"/>
          </w:tcPr>
          <w:p w14:paraId="21DCEED0" w14:textId="77777777" w:rsidR="00EB2CFA" w:rsidRPr="00FC0477" w:rsidRDefault="00EB2CFA" w:rsidP="00540A99">
            <w:pPr>
              <w:pStyle w:val="tableentry"/>
              <w:rPr>
                <w:ins w:id="2041" w:author="Author" w:date="2014-10-30T08:57:00Z"/>
              </w:rPr>
            </w:pPr>
            <w:ins w:id="2042" w:author="Author" w:date="2014-10-30T08:57:00Z">
              <w:r w:rsidRPr="00FC0477">
                <w:t>string</w:t>
              </w:r>
            </w:ins>
          </w:p>
        </w:tc>
        <w:tc>
          <w:tcPr>
            <w:tcW w:w="1043" w:type="dxa"/>
          </w:tcPr>
          <w:p w14:paraId="33C278DB" w14:textId="77777777" w:rsidR="00EB2CFA" w:rsidRPr="00FC0477" w:rsidRDefault="00EB2CFA" w:rsidP="00540A99">
            <w:pPr>
              <w:pStyle w:val="tableentry"/>
              <w:rPr>
                <w:ins w:id="2043" w:author="Author" w:date="2014-10-30T08:57:00Z"/>
              </w:rPr>
            </w:pPr>
            <w:ins w:id="2044" w:author="Author" w:date="2014-10-30T08:57:00Z">
              <w:r w:rsidRPr="00FC0477">
                <w:t>no</w:t>
              </w:r>
            </w:ins>
          </w:p>
        </w:tc>
        <w:tc>
          <w:tcPr>
            <w:tcW w:w="1955" w:type="dxa"/>
          </w:tcPr>
          <w:p w14:paraId="46A3347D" w14:textId="77777777" w:rsidR="00EB2CFA" w:rsidRPr="00FC0477" w:rsidRDefault="00EB2CFA" w:rsidP="00540A99">
            <w:pPr>
              <w:pStyle w:val="tableentry"/>
              <w:rPr>
                <w:ins w:id="2045" w:author="Author" w:date="2014-10-30T08:57:00Z"/>
              </w:rPr>
            </w:pPr>
          </w:p>
        </w:tc>
        <w:tc>
          <w:tcPr>
            <w:tcW w:w="3625" w:type="dxa"/>
          </w:tcPr>
          <w:p w14:paraId="7E216B75" w14:textId="77777777" w:rsidR="00EB2CFA" w:rsidRDefault="00EB2CFA" w:rsidP="00540A99">
            <w:pPr>
              <w:pStyle w:val="tableentry"/>
              <w:rPr>
                <w:ins w:id="2046" w:author="Author" w:date="2014-10-30T08:57:00Z"/>
              </w:rPr>
            </w:pPr>
            <w:ins w:id="2047" w:author="Author" w:date="2014-10-30T08:57:00Z">
              <w:r>
                <w:t>M</w:t>
              </w:r>
              <w:r w:rsidRPr="009D2DDB">
                <w:t>ember name</w:t>
              </w:r>
            </w:ins>
          </w:p>
        </w:tc>
      </w:tr>
      <w:tr w:rsidR="00EB2CFA" w14:paraId="75B4402C" w14:textId="77777777" w:rsidTr="00540A99">
        <w:trPr>
          <w:ins w:id="2048" w:author="Author" w:date="2014-10-30T08:57:00Z"/>
        </w:trPr>
        <w:tc>
          <w:tcPr>
            <w:tcW w:w="1141" w:type="dxa"/>
          </w:tcPr>
          <w:p w14:paraId="08C4E465" w14:textId="77777777" w:rsidR="00EB2CFA" w:rsidRPr="00F74188" w:rsidRDefault="00EB2CFA" w:rsidP="00540A99">
            <w:pPr>
              <w:pStyle w:val="tableentry"/>
              <w:rPr>
                <w:ins w:id="2049" w:author="Author" w:date="2014-10-30T08:57:00Z"/>
              </w:rPr>
            </w:pPr>
            <w:ins w:id="2050" w:author="Author" w:date="2014-10-30T08:57:00Z">
              <w:r w:rsidRPr="00F74188">
                <w:t>type</w:t>
              </w:r>
            </w:ins>
          </w:p>
        </w:tc>
        <w:tc>
          <w:tcPr>
            <w:tcW w:w="991" w:type="dxa"/>
          </w:tcPr>
          <w:p w14:paraId="047AB449" w14:textId="77777777" w:rsidR="00EB2CFA" w:rsidRPr="00F74188" w:rsidRDefault="00EB2CFA" w:rsidP="00540A99">
            <w:pPr>
              <w:pStyle w:val="tableentry"/>
              <w:rPr>
                <w:ins w:id="2051" w:author="Author" w:date="2014-10-30T08:57:00Z"/>
              </w:rPr>
            </w:pPr>
            <w:ins w:id="2052" w:author="Author" w:date="2014-10-30T08:57:00Z">
              <w:r>
                <w:t>number</w:t>
              </w:r>
            </w:ins>
          </w:p>
        </w:tc>
        <w:tc>
          <w:tcPr>
            <w:tcW w:w="1043" w:type="dxa"/>
          </w:tcPr>
          <w:p w14:paraId="726313D5" w14:textId="77777777" w:rsidR="00EB2CFA" w:rsidRPr="00F74188" w:rsidRDefault="00EB2CFA" w:rsidP="00540A99">
            <w:pPr>
              <w:pStyle w:val="tableentry"/>
              <w:rPr>
                <w:ins w:id="2053" w:author="Author" w:date="2014-10-30T08:57:00Z"/>
              </w:rPr>
            </w:pPr>
            <w:ins w:id="2054" w:author="Author" w:date="2014-10-30T08:57:00Z">
              <w:r w:rsidRPr="00F74188">
                <w:t>no</w:t>
              </w:r>
            </w:ins>
          </w:p>
        </w:tc>
        <w:tc>
          <w:tcPr>
            <w:tcW w:w="1955" w:type="dxa"/>
          </w:tcPr>
          <w:p w14:paraId="5DFCBEE0" w14:textId="77777777" w:rsidR="00EB2CFA" w:rsidRDefault="00EB2CFA" w:rsidP="00540A99">
            <w:pPr>
              <w:pStyle w:val="tablebulletlvl1"/>
              <w:rPr>
                <w:ins w:id="2055" w:author="Author" w:date="2014-10-30T08:57:00Z"/>
              </w:rPr>
            </w:pPr>
            <w:ins w:id="2056" w:author="Author" w:date="2014-10-30T08:57:00Z">
              <w:r>
                <w:t>M: method call</w:t>
              </w:r>
            </w:ins>
          </w:p>
          <w:p w14:paraId="443371D0" w14:textId="77777777" w:rsidR="00EB2CFA" w:rsidRDefault="00EB2CFA" w:rsidP="00540A99">
            <w:pPr>
              <w:pStyle w:val="tablebulletlvl1"/>
              <w:rPr>
                <w:ins w:id="2057" w:author="Author" w:date="2014-10-30T08:57:00Z"/>
              </w:rPr>
            </w:pPr>
            <w:ins w:id="2058" w:author="Author" w:date="2014-10-30T08:57:00Z">
              <w:r>
                <w:t>S: signal</w:t>
              </w:r>
            </w:ins>
          </w:p>
          <w:p w14:paraId="04A21B9F" w14:textId="77777777" w:rsidR="00EB2CFA" w:rsidRPr="00073BE6" w:rsidRDefault="00EB2CFA" w:rsidP="00540A99">
            <w:pPr>
              <w:pStyle w:val="tablebulletlvl1"/>
              <w:rPr>
                <w:ins w:id="2059" w:author="Author" w:date="2014-10-30T08:57:00Z"/>
              </w:rPr>
            </w:pPr>
            <w:ins w:id="2060" w:author="Author" w:date="2014-10-30T08:57:00Z">
              <w:r>
                <w:t>P: property</w:t>
              </w:r>
            </w:ins>
          </w:p>
        </w:tc>
        <w:tc>
          <w:tcPr>
            <w:tcW w:w="3625" w:type="dxa"/>
          </w:tcPr>
          <w:p w14:paraId="5A0A5B2E" w14:textId="77777777" w:rsidR="00EB2CFA" w:rsidRDefault="00EB2CFA" w:rsidP="00540A99">
            <w:pPr>
              <w:pStyle w:val="tableentry"/>
              <w:rPr>
                <w:ins w:id="2061" w:author="Author" w:date="2014-10-30T08:57:00Z"/>
              </w:rPr>
            </w:pPr>
            <w:ins w:id="2062" w:author="Author" w:date="2014-10-30T08:57:00Z">
              <w:r>
                <w:t>Message type. If the type is not specified, the Interface definition will be examined in the following order to determine whether the member name is.</w:t>
              </w:r>
            </w:ins>
          </w:p>
          <w:p w14:paraId="5A58EB4C" w14:textId="77777777" w:rsidR="00EB2CFA" w:rsidRDefault="00EB2CFA" w:rsidP="00540A99">
            <w:pPr>
              <w:pStyle w:val="tablenumbrdlst"/>
              <w:rPr>
                <w:ins w:id="2063" w:author="Author" w:date="2014-10-30T08:57:00Z"/>
              </w:rPr>
            </w:pPr>
            <w:ins w:id="2064" w:author="Author" w:date="2014-10-30T08:57:00Z">
              <w:r>
                <w:t xml:space="preserve">A method call or signal.  </w:t>
              </w:r>
            </w:ins>
          </w:p>
          <w:p w14:paraId="2047988E" w14:textId="77777777" w:rsidR="00EB2CFA" w:rsidRPr="00073BE6" w:rsidRDefault="00EB2CFA" w:rsidP="00540A99">
            <w:pPr>
              <w:pStyle w:val="tablenumbrdlst"/>
              <w:rPr>
                <w:ins w:id="2065" w:author="Author" w:date="2014-10-30T08:57:00Z"/>
              </w:rPr>
            </w:pPr>
            <w:ins w:id="2066" w:author="Author" w:date="2014-10-30T08:57:00Z">
              <w:r>
                <w:t>A property.</w:t>
              </w:r>
            </w:ins>
          </w:p>
        </w:tc>
      </w:tr>
      <w:tr w:rsidR="00EB2CFA" w14:paraId="05094E37" w14:textId="77777777" w:rsidTr="00540A99">
        <w:trPr>
          <w:ins w:id="2067" w:author="Author" w:date="2014-10-30T08:57:00Z"/>
        </w:trPr>
        <w:tc>
          <w:tcPr>
            <w:tcW w:w="1141" w:type="dxa"/>
          </w:tcPr>
          <w:p w14:paraId="1F0EC7DB" w14:textId="53073D2D" w:rsidR="00EB2CFA" w:rsidRPr="00F74188" w:rsidRDefault="00EB2CFA" w:rsidP="00540A99">
            <w:pPr>
              <w:pStyle w:val="tableentry"/>
              <w:rPr>
                <w:ins w:id="2068" w:author="Author" w:date="2014-10-30T08:57:00Z"/>
              </w:rPr>
            </w:pPr>
            <w:ins w:id="2069" w:author="Author" w:date="2014-10-30T08:57:00Z">
              <w:r>
                <w:t>action</w:t>
              </w:r>
            </w:ins>
          </w:p>
        </w:tc>
        <w:tc>
          <w:tcPr>
            <w:tcW w:w="991" w:type="dxa"/>
          </w:tcPr>
          <w:p w14:paraId="1515D761" w14:textId="65604145" w:rsidR="00EB2CFA" w:rsidRPr="00F74188" w:rsidRDefault="00EB2CFA" w:rsidP="00540A99">
            <w:pPr>
              <w:pStyle w:val="tableentry"/>
              <w:rPr>
                <w:ins w:id="2070" w:author="Author" w:date="2014-10-30T08:57:00Z"/>
              </w:rPr>
            </w:pPr>
            <w:ins w:id="2071" w:author="Author" w:date="2014-10-30T08:57:00Z">
              <w:r>
                <w:t>byte</w:t>
              </w:r>
            </w:ins>
          </w:p>
        </w:tc>
        <w:tc>
          <w:tcPr>
            <w:tcW w:w="1043" w:type="dxa"/>
          </w:tcPr>
          <w:p w14:paraId="01F46E46" w14:textId="77777777" w:rsidR="00EB2CFA" w:rsidRPr="00F74188" w:rsidRDefault="00EB2CFA" w:rsidP="00540A99">
            <w:pPr>
              <w:pStyle w:val="tableentry"/>
              <w:rPr>
                <w:ins w:id="2072" w:author="Author" w:date="2014-10-30T08:57:00Z"/>
              </w:rPr>
            </w:pPr>
            <w:ins w:id="2073" w:author="Author" w:date="2014-10-30T08:57:00Z">
              <w:r w:rsidRPr="00F74188">
                <w:t>no</w:t>
              </w:r>
            </w:ins>
          </w:p>
        </w:tc>
        <w:tc>
          <w:tcPr>
            <w:tcW w:w="1955" w:type="dxa"/>
          </w:tcPr>
          <w:p w14:paraId="1937123A" w14:textId="77777777" w:rsidR="00EB2CFA" w:rsidRPr="00073BE6" w:rsidRDefault="00EB2CFA" w:rsidP="00540A99">
            <w:pPr>
              <w:pStyle w:val="tableentry"/>
              <w:rPr>
                <w:ins w:id="2074" w:author="Author" w:date="2014-10-30T08:57:00Z"/>
              </w:rPr>
            </w:pPr>
          </w:p>
        </w:tc>
        <w:tc>
          <w:tcPr>
            <w:tcW w:w="3625" w:type="dxa"/>
          </w:tcPr>
          <w:p w14:paraId="64373E15" w14:textId="77777777" w:rsidR="00EB2CFA" w:rsidRPr="00EB2CFA" w:rsidRDefault="00EB2CFA" w:rsidP="00EB2CFA">
            <w:pPr>
              <w:ind w:left="0"/>
              <w:rPr>
                <w:ins w:id="2075" w:author="Author" w:date="2014-10-30T09:02:00Z"/>
                <w:sz w:val="18"/>
                <w:szCs w:val="18"/>
                <w:rPrChange w:id="2076" w:author="Author" w:date="2014-10-30T09:03:00Z">
                  <w:rPr>
                    <w:ins w:id="2077" w:author="Author" w:date="2014-10-30T09:02:00Z"/>
                    <w:shd w:val="clear" w:color="auto" w:fill="EEEEEE"/>
                  </w:rPr>
                </w:rPrChange>
              </w:rPr>
              <w:pPrChange w:id="2078" w:author="Author" w:date="2014-10-30T09:03:00Z">
                <w:pPr>
                  <w:pStyle w:val="tableentry"/>
                </w:pPr>
              </w:pPrChange>
            </w:pPr>
            <w:ins w:id="2079" w:author="Author" w:date="2014-10-30T09:00:00Z">
              <w:r w:rsidRPr="00EB2CFA">
                <w:rPr>
                  <w:sz w:val="18"/>
                  <w:szCs w:val="18"/>
                  <w:rPrChange w:id="2080" w:author="Author" w:date="2014-10-30T09:03:00Z">
                    <w:rPr/>
                  </w:rPrChange>
                </w:rPr>
                <w:t>The action mask</w:t>
              </w:r>
            </w:ins>
            <w:ins w:id="2081" w:author="Author" w:date="2014-10-30T09:01:00Z">
              <w:r w:rsidRPr="00EB2CFA">
                <w:rPr>
                  <w:sz w:val="18"/>
                  <w:szCs w:val="18"/>
                  <w:rPrChange w:id="2082" w:author="Author" w:date="2014-10-30T09:03:00Z">
                    <w:rPr/>
                  </w:rPrChange>
                </w:rPr>
                <w:t xml:space="preserve"> flag. The list of valid masks:</w:t>
              </w:r>
            </w:ins>
          </w:p>
          <w:p w14:paraId="1B5C81F0" w14:textId="24E9DD1D" w:rsidR="00EB2CFA" w:rsidRPr="00EB2CFA" w:rsidRDefault="00EB2CFA" w:rsidP="00EB2CFA">
            <w:pPr>
              <w:pStyle w:val="ListParagraph"/>
              <w:numPr>
                <w:ilvl w:val="0"/>
                <w:numId w:val="86"/>
              </w:numPr>
              <w:rPr>
                <w:ins w:id="2083" w:author="Author" w:date="2014-10-30T09:01:00Z"/>
                <w:rFonts w:ascii="Arial" w:hAnsi="Arial" w:cs="Arial"/>
                <w:sz w:val="18"/>
                <w:szCs w:val="18"/>
                <w:rPrChange w:id="2084" w:author="Author" w:date="2014-10-30T09:04:00Z">
                  <w:rPr>
                    <w:ins w:id="2085" w:author="Author" w:date="2014-10-30T09:01:00Z"/>
                    <w:szCs w:val="18"/>
                  </w:rPr>
                </w:rPrChange>
              </w:rPr>
              <w:pPrChange w:id="2086" w:author="Author" w:date="2014-10-30T09:03:00Z">
                <w:pPr>
                  <w:pStyle w:val="tableentry"/>
                </w:pPr>
              </w:pPrChange>
            </w:pPr>
            <w:ins w:id="2087" w:author="Author" w:date="2014-10-30T09:01:00Z">
              <w:r w:rsidRPr="00EB2CFA">
                <w:rPr>
                  <w:rFonts w:ascii="Arial" w:hAnsi="Arial" w:cs="Arial"/>
                  <w:sz w:val="18"/>
                  <w:szCs w:val="18"/>
                  <w:rPrChange w:id="2088" w:author="Author" w:date="2014-10-30T09:04:00Z">
                    <w:rPr>
                      <w:color w:val="333333"/>
                      <w:sz w:val="21"/>
                      <w:szCs w:val="21"/>
                      <w:shd w:val="clear" w:color="auto" w:fill="EEEEEE"/>
                    </w:rPr>
                  </w:rPrChange>
                </w:rPr>
                <w:t>0x01: Denie</w:t>
              </w:r>
            </w:ins>
            <w:ins w:id="2089" w:author="Author" w:date="2014-10-30T09:04:00Z">
              <w:r>
                <w:rPr>
                  <w:rFonts w:ascii="Arial" w:hAnsi="Arial" w:cs="Arial"/>
                  <w:sz w:val="18"/>
                  <w:szCs w:val="18"/>
                </w:rPr>
                <w:t>d</w:t>
              </w:r>
            </w:ins>
          </w:p>
          <w:p w14:paraId="28ADBCF9" w14:textId="77777777" w:rsidR="00EB2CFA" w:rsidRPr="00EB2CFA" w:rsidRDefault="00EB2CFA" w:rsidP="00EB2CFA">
            <w:pPr>
              <w:pStyle w:val="ListParagraph"/>
              <w:numPr>
                <w:ilvl w:val="0"/>
                <w:numId w:val="86"/>
              </w:numPr>
              <w:rPr>
                <w:ins w:id="2090" w:author="Author" w:date="2014-10-30T09:03:00Z"/>
                <w:rFonts w:ascii="Arial" w:hAnsi="Arial" w:cs="Arial"/>
                <w:sz w:val="18"/>
                <w:szCs w:val="18"/>
                <w:rPrChange w:id="2091" w:author="Author" w:date="2014-10-30T09:04:00Z">
                  <w:rPr>
                    <w:ins w:id="2092" w:author="Author" w:date="2014-10-30T09:03:00Z"/>
                    <w:szCs w:val="18"/>
                  </w:rPr>
                </w:rPrChange>
              </w:rPr>
              <w:pPrChange w:id="2093" w:author="Author" w:date="2014-10-30T09:03:00Z">
                <w:pPr>
                  <w:pStyle w:val="tableentry"/>
                </w:pPr>
              </w:pPrChange>
            </w:pPr>
            <w:ins w:id="2094" w:author="Author" w:date="2014-10-30T09:01:00Z">
              <w:r w:rsidRPr="00EB2CFA">
                <w:rPr>
                  <w:rFonts w:ascii="Arial" w:hAnsi="Arial" w:cs="Arial"/>
                  <w:sz w:val="18"/>
                  <w:szCs w:val="18"/>
                  <w:rPrChange w:id="2095" w:author="Author" w:date="2014-10-30T09:04:00Z">
                    <w:rPr>
                      <w:color w:val="333333"/>
                      <w:sz w:val="21"/>
                      <w:szCs w:val="21"/>
                      <w:shd w:val="clear" w:color="auto" w:fill="EEEEEE"/>
                    </w:rPr>
                  </w:rPrChange>
                </w:rPr>
                <w:t>0x02: Provide – allows to send signal, perform method calls and produce properties</w:t>
              </w:r>
            </w:ins>
          </w:p>
          <w:p w14:paraId="4C1D1818" w14:textId="77777777" w:rsidR="00EB2CFA" w:rsidRPr="00EB2CFA" w:rsidRDefault="00EB2CFA" w:rsidP="00EB2CFA">
            <w:pPr>
              <w:pStyle w:val="ListParagraph"/>
              <w:numPr>
                <w:ilvl w:val="0"/>
                <w:numId w:val="86"/>
              </w:numPr>
              <w:rPr>
                <w:ins w:id="2096" w:author="Author" w:date="2014-10-30T09:03:00Z"/>
                <w:rFonts w:ascii="Arial" w:hAnsi="Arial" w:cs="Arial"/>
                <w:sz w:val="18"/>
                <w:szCs w:val="18"/>
                <w:rPrChange w:id="2097" w:author="Author" w:date="2014-10-30T09:04:00Z">
                  <w:rPr>
                    <w:ins w:id="2098" w:author="Author" w:date="2014-10-30T09:03:00Z"/>
                    <w:szCs w:val="18"/>
                  </w:rPr>
                </w:rPrChange>
              </w:rPr>
              <w:pPrChange w:id="2099" w:author="Author" w:date="2014-10-30T09:03:00Z">
                <w:pPr>
                  <w:pStyle w:val="tableentry"/>
                </w:pPr>
              </w:pPrChange>
            </w:pPr>
            <w:ins w:id="2100" w:author="Author" w:date="2014-10-30T09:01:00Z">
              <w:r w:rsidRPr="00EB2CFA">
                <w:rPr>
                  <w:rFonts w:ascii="Arial" w:hAnsi="Arial" w:cs="Arial"/>
                  <w:sz w:val="18"/>
                  <w:szCs w:val="18"/>
                  <w:rPrChange w:id="2101" w:author="Author" w:date="2014-10-30T09:04:00Z">
                    <w:rPr>
                      <w:color w:val="333333"/>
                      <w:sz w:val="21"/>
                      <w:szCs w:val="21"/>
                      <w:shd w:val="clear" w:color="auto" w:fill="EEEEEE"/>
                    </w:rPr>
                  </w:rPrChange>
                </w:rPr>
                <w:t>0x04: Observe – allows to receive signals and get properties</w:t>
              </w:r>
            </w:ins>
          </w:p>
          <w:p w14:paraId="70C307A6" w14:textId="13322D42" w:rsidR="00EB2CFA" w:rsidRPr="00EB2CFA" w:rsidRDefault="00EB2CFA" w:rsidP="00EB2CFA">
            <w:pPr>
              <w:pStyle w:val="ListParagraph"/>
              <w:numPr>
                <w:ilvl w:val="0"/>
                <w:numId w:val="86"/>
              </w:numPr>
              <w:rPr>
                <w:ins w:id="2102" w:author="Author" w:date="2014-10-30T08:57:00Z"/>
                <w:sz w:val="18"/>
                <w:szCs w:val="18"/>
                <w:rPrChange w:id="2103" w:author="Author" w:date="2014-10-30T09:03:00Z">
                  <w:rPr>
                    <w:ins w:id="2104" w:author="Author" w:date="2014-10-30T08:57:00Z"/>
                  </w:rPr>
                </w:rPrChange>
              </w:rPr>
              <w:pPrChange w:id="2105" w:author="Author" w:date="2014-10-30T09:03:00Z">
                <w:pPr>
                  <w:pStyle w:val="tableentry"/>
                </w:pPr>
              </w:pPrChange>
            </w:pPr>
            <w:ins w:id="2106" w:author="Author" w:date="2014-10-30T09:01:00Z">
              <w:r w:rsidRPr="00EB2CFA">
                <w:rPr>
                  <w:rFonts w:ascii="Arial" w:hAnsi="Arial" w:cs="Arial"/>
                  <w:sz w:val="18"/>
                  <w:szCs w:val="18"/>
                  <w:rPrChange w:id="2107" w:author="Author" w:date="2014-10-30T09:04:00Z">
                    <w:rPr>
                      <w:color w:val="333333"/>
                      <w:sz w:val="21"/>
                      <w:szCs w:val="21"/>
                      <w:shd w:val="clear" w:color="auto" w:fill="EEEEEE"/>
                    </w:rPr>
                  </w:rPrChange>
                </w:rPr>
                <w:t>0x08: Modify – Observe + Set properties + method calls</w:t>
              </w:r>
            </w:ins>
          </w:p>
        </w:tc>
      </w:tr>
      <w:tr w:rsidR="00EB2CFA" w14:paraId="19F2004A" w14:textId="77777777" w:rsidTr="00540A99">
        <w:trPr>
          <w:ins w:id="2108" w:author="Author" w:date="2014-10-30T08:57:00Z"/>
        </w:trPr>
        <w:tc>
          <w:tcPr>
            <w:tcW w:w="1141" w:type="dxa"/>
          </w:tcPr>
          <w:p w14:paraId="510A3E77" w14:textId="77777777" w:rsidR="00EB2CFA" w:rsidRPr="00F74188" w:rsidRDefault="00EB2CFA" w:rsidP="00540A99">
            <w:pPr>
              <w:pStyle w:val="tableentry"/>
              <w:rPr>
                <w:ins w:id="2109" w:author="Author" w:date="2014-10-30T08:57:00Z"/>
              </w:rPr>
            </w:pPr>
            <w:ins w:id="2110" w:author="Author" w:date="2014-10-30T08:57:00Z">
              <w:r w:rsidRPr="00F74188">
                <w:t>mutualAuth</w:t>
              </w:r>
            </w:ins>
          </w:p>
        </w:tc>
        <w:tc>
          <w:tcPr>
            <w:tcW w:w="991" w:type="dxa"/>
          </w:tcPr>
          <w:p w14:paraId="110B34B3" w14:textId="77777777" w:rsidR="00EB2CFA" w:rsidRPr="00F74188" w:rsidRDefault="00EB2CFA" w:rsidP="00540A99">
            <w:pPr>
              <w:pStyle w:val="tableentry"/>
              <w:rPr>
                <w:ins w:id="2111" w:author="Author" w:date="2014-10-30T08:57:00Z"/>
              </w:rPr>
            </w:pPr>
            <w:ins w:id="2112" w:author="Author" w:date="2014-10-30T08:57:00Z">
              <w:r w:rsidRPr="00F74188">
                <w:t>boolean</w:t>
              </w:r>
            </w:ins>
          </w:p>
        </w:tc>
        <w:tc>
          <w:tcPr>
            <w:tcW w:w="1043" w:type="dxa"/>
          </w:tcPr>
          <w:p w14:paraId="75F165DB" w14:textId="77777777" w:rsidR="00EB2CFA" w:rsidRDefault="00EB2CFA" w:rsidP="00540A99">
            <w:pPr>
              <w:pStyle w:val="tableentry"/>
              <w:rPr>
                <w:ins w:id="2113" w:author="Author" w:date="2014-10-30T08:57:00Z"/>
              </w:rPr>
            </w:pPr>
            <w:ins w:id="2114" w:author="Author" w:date="2014-10-30T08:57:00Z">
              <w:r w:rsidRPr="00F74188">
                <w:t>no</w:t>
              </w:r>
            </w:ins>
          </w:p>
        </w:tc>
        <w:tc>
          <w:tcPr>
            <w:tcW w:w="1955" w:type="dxa"/>
          </w:tcPr>
          <w:p w14:paraId="48DD708E" w14:textId="77777777" w:rsidR="00EB2CFA" w:rsidRPr="00073BE6" w:rsidRDefault="00EB2CFA" w:rsidP="00540A99">
            <w:pPr>
              <w:pStyle w:val="tableentry"/>
              <w:rPr>
                <w:ins w:id="2115" w:author="Author" w:date="2014-10-30T08:57:00Z"/>
              </w:rPr>
            </w:pPr>
          </w:p>
        </w:tc>
        <w:tc>
          <w:tcPr>
            <w:tcW w:w="3625" w:type="dxa"/>
          </w:tcPr>
          <w:p w14:paraId="7233C3EF" w14:textId="77777777" w:rsidR="00EB2CFA" w:rsidRDefault="00EB2CFA" w:rsidP="00540A99">
            <w:pPr>
              <w:pStyle w:val="tableentry"/>
              <w:rPr>
                <w:ins w:id="2116" w:author="Author" w:date="2014-10-30T08:57:00Z"/>
              </w:rPr>
            </w:pPr>
            <w:ins w:id="2117" w:author="Author" w:date="2014-10-30T08:57:00Z">
              <w:r>
                <w:t xml:space="preserve">Mutual authorization required. </w:t>
              </w:r>
              <w:r w:rsidRPr="00CE4500">
                <w:t>Both peers (local and remote) are required to be granted.</w:t>
              </w:r>
            </w:ins>
          </w:p>
          <w:p w14:paraId="46F0AB8C" w14:textId="7EC86604" w:rsidR="00EB2CFA" w:rsidRPr="00CE4500" w:rsidRDefault="00EB2CFA" w:rsidP="00EB2CFA">
            <w:pPr>
              <w:pStyle w:val="tableentry"/>
              <w:rPr>
                <w:ins w:id="2118" w:author="Author" w:date="2014-10-30T08:57:00Z"/>
              </w:rPr>
              <w:pPrChange w:id="2119" w:author="Author" w:date="2014-10-30T09:04:00Z">
                <w:pPr>
                  <w:pStyle w:val="tableentry"/>
                </w:pPr>
              </w:pPrChange>
            </w:pPr>
            <w:ins w:id="2120" w:author="Author" w:date="2014-10-30T08:57:00Z">
              <w:r>
                <w:rPr>
                  <w:lang w:eastAsia="ja-JP"/>
                </w:rPr>
                <w:t>Default is yes.</w:t>
              </w:r>
            </w:ins>
          </w:p>
        </w:tc>
      </w:tr>
    </w:tbl>
    <w:p w14:paraId="5AD5B944" w14:textId="77777777" w:rsidR="00EB2CFA" w:rsidRDefault="00EB2CFA" w:rsidP="002B7CB7">
      <w:pPr>
        <w:pStyle w:val="body"/>
      </w:pPr>
    </w:p>
    <w:p w14:paraId="190A0187" w14:textId="2E15A2D8" w:rsidR="00D37FDB" w:rsidRPr="00473EB4" w:rsidDel="00DB35FB" w:rsidRDefault="00D37FDB" w:rsidP="00D37FDB">
      <w:pPr>
        <w:pStyle w:val="subheadindented"/>
        <w:rPr>
          <w:del w:id="2121" w:author="Author" w:date="2014-10-30T09:05:00Z"/>
        </w:rPr>
      </w:pPr>
      <w:del w:id="2122" w:author="Author" w:date="2014-10-30T09:05:00Z">
        <w:r w:rsidDel="00DB35FB">
          <w:delText>Signature record</w:delText>
        </w:r>
      </w:del>
    </w:p>
    <w:tbl>
      <w:tblPr>
        <w:tblStyle w:val="TableGrid"/>
        <w:tblW w:w="8755" w:type="dxa"/>
        <w:tblInd w:w="835" w:type="dxa"/>
        <w:tblLook w:val="04A0" w:firstRow="1" w:lastRow="0" w:firstColumn="1" w:lastColumn="0" w:noHBand="0" w:noVBand="1"/>
      </w:tblPr>
      <w:tblGrid>
        <w:gridCol w:w="1136"/>
        <w:gridCol w:w="1101"/>
        <w:gridCol w:w="1042"/>
        <w:gridCol w:w="1921"/>
        <w:gridCol w:w="3555"/>
      </w:tblGrid>
      <w:tr w:rsidR="00D37FDB" w:rsidDel="00DB35FB" w14:paraId="2EFA643E" w14:textId="39313D86" w:rsidTr="009C3EC7">
        <w:trPr>
          <w:cnfStyle w:val="100000000000" w:firstRow="1" w:lastRow="0" w:firstColumn="0" w:lastColumn="0" w:oddVBand="0" w:evenVBand="0" w:oddHBand="0" w:evenHBand="0" w:firstRowFirstColumn="0" w:firstRowLastColumn="0" w:lastRowFirstColumn="0" w:lastRowLastColumn="0"/>
          <w:tblHeader/>
          <w:del w:id="2123" w:author="Author" w:date="2014-10-30T09:05:00Z"/>
        </w:trPr>
        <w:tc>
          <w:tcPr>
            <w:tcW w:w="1141" w:type="dxa"/>
          </w:tcPr>
          <w:p w14:paraId="2FE969DE" w14:textId="0F151469" w:rsidR="00D37FDB" w:rsidDel="00DB35FB" w:rsidRDefault="00D37FDB" w:rsidP="009C3EC7">
            <w:pPr>
              <w:pStyle w:val="tableheading"/>
              <w:rPr>
                <w:del w:id="2124" w:author="Author" w:date="2014-10-30T09:05:00Z"/>
              </w:rPr>
            </w:pPr>
            <w:del w:id="2125" w:author="Author" w:date="2014-10-30T09:05:00Z">
              <w:r w:rsidDel="00DB35FB">
                <w:delText>Name</w:delText>
              </w:r>
            </w:del>
          </w:p>
        </w:tc>
        <w:tc>
          <w:tcPr>
            <w:tcW w:w="991" w:type="dxa"/>
          </w:tcPr>
          <w:p w14:paraId="288F2A9D" w14:textId="36BCAEC0" w:rsidR="00D37FDB" w:rsidDel="00DB35FB" w:rsidRDefault="00D37FDB" w:rsidP="009C3EC7">
            <w:pPr>
              <w:pStyle w:val="tableheading"/>
              <w:rPr>
                <w:del w:id="2126" w:author="Author" w:date="2014-10-30T09:05:00Z"/>
              </w:rPr>
            </w:pPr>
            <w:del w:id="2127" w:author="Author" w:date="2014-10-30T09:05:00Z">
              <w:r w:rsidDel="00DB35FB">
                <w:delText>Data type</w:delText>
              </w:r>
            </w:del>
          </w:p>
        </w:tc>
        <w:tc>
          <w:tcPr>
            <w:tcW w:w="1043" w:type="dxa"/>
          </w:tcPr>
          <w:p w14:paraId="17628F05" w14:textId="7F88D4D6" w:rsidR="00D37FDB" w:rsidDel="00DB35FB" w:rsidRDefault="00D37FDB" w:rsidP="009C3EC7">
            <w:pPr>
              <w:pStyle w:val="tableheading"/>
              <w:rPr>
                <w:del w:id="2128" w:author="Author" w:date="2014-10-30T09:05:00Z"/>
              </w:rPr>
            </w:pPr>
            <w:del w:id="2129" w:author="Author" w:date="2014-10-30T09:05:00Z">
              <w:r w:rsidDel="00DB35FB">
                <w:delText>Required</w:delText>
              </w:r>
            </w:del>
          </w:p>
        </w:tc>
        <w:tc>
          <w:tcPr>
            <w:tcW w:w="1955" w:type="dxa"/>
          </w:tcPr>
          <w:p w14:paraId="3B157F52" w14:textId="3F5A14D2" w:rsidR="00D37FDB" w:rsidDel="00DB35FB" w:rsidRDefault="00D37FDB" w:rsidP="009C3EC7">
            <w:pPr>
              <w:pStyle w:val="tableheading"/>
              <w:rPr>
                <w:del w:id="2130" w:author="Author" w:date="2014-10-30T09:05:00Z"/>
              </w:rPr>
            </w:pPr>
            <w:del w:id="2131" w:author="Author" w:date="2014-10-30T09:05:00Z">
              <w:r w:rsidDel="00DB35FB">
                <w:delText>List of values</w:delText>
              </w:r>
            </w:del>
          </w:p>
        </w:tc>
        <w:tc>
          <w:tcPr>
            <w:tcW w:w="3625" w:type="dxa"/>
          </w:tcPr>
          <w:p w14:paraId="42C231B9" w14:textId="7DDD9886" w:rsidR="00D37FDB" w:rsidDel="00DB35FB" w:rsidRDefault="00D37FDB" w:rsidP="009C3EC7">
            <w:pPr>
              <w:pStyle w:val="tableheading"/>
              <w:rPr>
                <w:del w:id="2132" w:author="Author" w:date="2014-10-30T09:05:00Z"/>
              </w:rPr>
            </w:pPr>
            <w:del w:id="2133" w:author="Author" w:date="2014-10-30T09:05:00Z">
              <w:r w:rsidDel="00DB35FB">
                <w:delText>Description</w:delText>
              </w:r>
            </w:del>
          </w:p>
        </w:tc>
      </w:tr>
      <w:tr w:rsidR="00D37FDB" w:rsidDel="00DB35FB" w14:paraId="13163212" w14:textId="28A877F6" w:rsidTr="009C3EC7">
        <w:trPr>
          <w:del w:id="2134" w:author="Author" w:date="2014-10-30T09:05:00Z"/>
        </w:trPr>
        <w:tc>
          <w:tcPr>
            <w:tcW w:w="1141" w:type="dxa"/>
          </w:tcPr>
          <w:p w14:paraId="56E476CA" w14:textId="1B8DB87A" w:rsidR="00D37FDB" w:rsidRPr="00FC0477" w:rsidDel="00DB35FB" w:rsidRDefault="00D37FDB" w:rsidP="009C3EC7">
            <w:pPr>
              <w:pStyle w:val="tableentry"/>
              <w:rPr>
                <w:del w:id="2135" w:author="Author" w:date="2014-10-30T09:05:00Z"/>
              </w:rPr>
            </w:pPr>
            <w:del w:id="2136" w:author="Author" w:date="2014-10-30T09:05:00Z">
              <w:r w:rsidDel="00DB35FB">
                <w:delText>issuer</w:delText>
              </w:r>
            </w:del>
          </w:p>
        </w:tc>
        <w:tc>
          <w:tcPr>
            <w:tcW w:w="991" w:type="dxa"/>
          </w:tcPr>
          <w:p w14:paraId="15ADFC2D" w14:textId="3B703526" w:rsidR="00D37FDB" w:rsidRPr="00FC0477" w:rsidDel="00DB35FB" w:rsidRDefault="00D37FDB" w:rsidP="009C3EC7">
            <w:pPr>
              <w:pStyle w:val="tableentry"/>
              <w:rPr>
                <w:del w:id="2137" w:author="Author" w:date="2014-10-30T09:05:00Z"/>
              </w:rPr>
            </w:pPr>
            <w:del w:id="2138" w:author="Author" w:date="2014-10-30T09:05:00Z">
              <w:r w:rsidRPr="00FC0477" w:rsidDel="00DB35FB">
                <w:delText>string</w:delText>
              </w:r>
            </w:del>
            <w:ins w:id="2139" w:author="Author" w:date="2014-09-04T09:21:00Z">
              <w:del w:id="2140" w:author="Author" w:date="2014-10-30T09:05:00Z">
                <w:r w:rsidR="00B116B0" w:rsidDel="00DB35FB">
                  <w:delText>bytes</w:delText>
                </w:r>
              </w:del>
            </w:ins>
          </w:p>
        </w:tc>
        <w:tc>
          <w:tcPr>
            <w:tcW w:w="1043" w:type="dxa"/>
          </w:tcPr>
          <w:p w14:paraId="4EB00730" w14:textId="3F514105" w:rsidR="00D37FDB" w:rsidRPr="00FC0477" w:rsidDel="00DB35FB" w:rsidRDefault="00D37FDB" w:rsidP="009C3EC7">
            <w:pPr>
              <w:pStyle w:val="tableentry"/>
              <w:rPr>
                <w:del w:id="2141" w:author="Author" w:date="2014-10-30T09:05:00Z"/>
              </w:rPr>
            </w:pPr>
            <w:del w:id="2142" w:author="Author" w:date="2014-10-30T09:05:00Z">
              <w:r w:rsidDel="00DB35FB">
                <w:delText>yes</w:delText>
              </w:r>
            </w:del>
          </w:p>
        </w:tc>
        <w:tc>
          <w:tcPr>
            <w:tcW w:w="1955" w:type="dxa"/>
          </w:tcPr>
          <w:p w14:paraId="5210A928" w14:textId="2B3823DA" w:rsidR="00D37FDB" w:rsidRPr="00FC0477" w:rsidDel="00DB35FB" w:rsidRDefault="00D37FDB" w:rsidP="009C3EC7">
            <w:pPr>
              <w:pStyle w:val="tableentry"/>
              <w:rPr>
                <w:del w:id="2143" w:author="Author" w:date="2014-10-30T09:05:00Z"/>
              </w:rPr>
            </w:pPr>
          </w:p>
        </w:tc>
        <w:tc>
          <w:tcPr>
            <w:tcW w:w="3625" w:type="dxa"/>
          </w:tcPr>
          <w:p w14:paraId="643652DF" w14:textId="7A765504" w:rsidR="00D37FDB" w:rsidRPr="00373FF5" w:rsidDel="00DB35FB" w:rsidRDefault="00D37FDB">
            <w:pPr>
              <w:pStyle w:val="tableentry"/>
              <w:rPr>
                <w:del w:id="2144" w:author="Author" w:date="2014-10-30T09:05:00Z"/>
                <w:b/>
              </w:rPr>
            </w:pPr>
            <w:del w:id="2145" w:author="Author" w:date="2014-10-30T09:05:00Z">
              <w:r w:rsidDel="00DB35FB">
                <w:delText xml:space="preserve">Base64 encoding of </w:delText>
              </w:r>
            </w:del>
            <w:ins w:id="2146" w:author="Author" w:date="2014-09-04T09:21:00Z">
              <w:del w:id="2147" w:author="Author" w:date="2014-10-30T09:05:00Z">
                <w:r w:rsidR="00B116B0" w:rsidDel="00DB35FB">
                  <w:delText>T</w:delText>
                </w:r>
              </w:del>
            </w:ins>
            <w:del w:id="2148" w:author="Author" w:date="2014-10-30T09:05:00Z">
              <w:r w:rsidDel="00DB35FB">
                <w:delText>the issuer’s public key</w:delText>
              </w:r>
            </w:del>
          </w:p>
        </w:tc>
      </w:tr>
      <w:tr w:rsidR="00D37FDB" w:rsidDel="00DB35FB" w14:paraId="5C694413" w14:textId="7DA31A26" w:rsidTr="009C3EC7">
        <w:trPr>
          <w:del w:id="2149" w:author="Author" w:date="2014-10-30T09:05:00Z"/>
        </w:trPr>
        <w:tc>
          <w:tcPr>
            <w:tcW w:w="1141" w:type="dxa"/>
          </w:tcPr>
          <w:p w14:paraId="558B9615" w14:textId="620ED56F" w:rsidR="00D37FDB" w:rsidDel="00DB35FB" w:rsidRDefault="00D37FDB" w:rsidP="00D37FDB">
            <w:pPr>
              <w:pStyle w:val="tableentry"/>
              <w:rPr>
                <w:del w:id="2150" w:author="Author" w:date="2014-10-30T09:05:00Z"/>
              </w:rPr>
            </w:pPr>
            <w:del w:id="2151" w:author="Author" w:date="2014-10-30T09:05:00Z">
              <w:r w:rsidDel="00DB35FB">
                <w:delText>subject</w:delText>
              </w:r>
            </w:del>
          </w:p>
        </w:tc>
        <w:tc>
          <w:tcPr>
            <w:tcW w:w="991" w:type="dxa"/>
          </w:tcPr>
          <w:p w14:paraId="670990A6" w14:textId="18E810DA" w:rsidR="00D37FDB" w:rsidRPr="00FC0477" w:rsidDel="00DB35FB" w:rsidRDefault="00B116B0" w:rsidP="00D37FDB">
            <w:pPr>
              <w:pStyle w:val="tableentry"/>
              <w:rPr>
                <w:del w:id="2152" w:author="Author" w:date="2014-10-30T09:05:00Z"/>
              </w:rPr>
            </w:pPr>
            <w:ins w:id="2153" w:author="Author" w:date="2014-09-04T09:22:00Z">
              <w:del w:id="2154" w:author="Author" w:date="2014-10-30T09:05:00Z">
                <w:r w:rsidDel="00DB35FB">
                  <w:delText>bytes</w:delText>
                </w:r>
              </w:del>
            </w:ins>
            <w:del w:id="2155" w:author="Author" w:date="2014-10-30T09:05:00Z">
              <w:r w:rsidR="00D37FDB" w:rsidRPr="00FC0477" w:rsidDel="00DB35FB">
                <w:delText>string</w:delText>
              </w:r>
            </w:del>
          </w:p>
        </w:tc>
        <w:tc>
          <w:tcPr>
            <w:tcW w:w="1043" w:type="dxa"/>
          </w:tcPr>
          <w:p w14:paraId="74FF1528" w14:textId="19DB3125" w:rsidR="00D37FDB" w:rsidDel="00DB35FB" w:rsidRDefault="00D37FDB" w:rsidP="00D37FDB">
            <w:pPr>
              <w:pStyle w:val="tableentry"/>
              <w:rPr>
                <w:del w:id="2156" w:author="Author" w:date="2014-10-30T09:05:00Z"/>
              </w:rPr>
            </w:pPr>
            <w:del w:id="2157" w:author="Author" w:date="2014-10-30T09:05:00Z">
              <w:r w:rsidDel="00DB35FB">
                <w:delText>yes</w:delText>
              </w:r>
            </w:del>
          </w:p>
        </w:tc>
        <w:tc>
          <w:tcPr>
            <w:tcW w:w="1955" w:type="dxa"/>
          </w:tcPr>
          <w:p w14:paraId="78DB8C19" w14:textId="08F929E4" w:rsidR="00D37FDB" w:rsidRPr="00FC0477" w:rsidDel="00DB35FB" w:rsidRDefault="00D37FDB" w:rsidP="00D37FDB">
            <w:pPr>
              <w:pStyle w:val="tableentry"/>
              <w:rPr>
                <w:del w:id="2158" w:author="Author" w:date="2014-10-30T09:05:00Z"/>
              </w:rPr>
            </w:pPr>
          </w:p>
        </w:tc>
        <w:tc>
          <w:tcPr>
            <w:tcW w:w="3625" w:type="dxa"/>
          </w:tcPr>
          <w:p w14:paraId="199AA2EE" w14:textId="1248604D" w:rsidR="00D37FDB" w:rsidDel="00DB35FB" w:rsidRDefault="00B116B0">
            <w:pPr>
              <w:pStyle w:val="tableentry"/>
              <w:rPr>
                <w:del w:id="2159" w:author="Author" w:date="2014-10-30T09:05:00Z"/>
              </w:rPr>
            </w:pPr>
            <w:ins w:id="2160" w:author="Author" w:date="2014-09-04T09:22:00Z">
              <w:del w:id="2161" w:author="Author" w:date="2014-10-30T09:05:00Z">
                <w:r w:rsidDel="00DB35FB">
                  <w:delText>T</w:delText>
                </w:r>
              </w:del>
            </w:ins>
            <w:del w:id="2162" w:author="Author" w:date="2014-10-30T09:05:00Z">
              <w:r w:rsidR="00D37FDB" w:rsidDel="00DB35FB">
                <w:delText>Base64 encoding of the subject’s public key</w:delText>
              </w:r>
            </w:del>
          </w:p>
        </w:tc>
      </w:tr>
      <w:tr w:rsidR="00D37FDB" w:rsidDel="00DB35FB" w14:paraId="625E17B4" w14:textId="475BF2C3" w:rsidTr="009C3EC7">
        <w:trPr>
          <w:del w:id="2163" w:author="Author" w:date="2014-10-30T09:05:00Z"/>
        </w:trPr>
        <w:tc>
          <w:tcPr>
            <w:tcW w:w="1141" w:type="dxa"/>
          </w:tcPr>
          <w:p w14:paraId="4D656EE8" w14:textId="2B576021" w:rsidR="00D37FDB" w:rsidRPr="00FC0477" w:rsidDel="00DB35FB" w:rsidRDefault="00D37FDB" w:rsidP="00D37FDB">
            <w:pPr>
              <w:pStyle w:val="tableentry"/>
              <w:rPr>
                <w:del w:id="2164" w:author="Author" w:date="2014-10-30T09:05:00Z"/>
              </w:rPr>
            </w:pPr>
            <w:del w:id="2165" w:author="Author" w:date="2014-10-30T09:05:00Z">
              <w:r w:rsidDel="00DB35FB">
                <w:delText>algo</w:delText>
              </w:r>
            </w:del>
          </w:p>
        </w:tc>
        <w:tc>
          <w:tcPr>
            <w:tcW w:w="991" w:type="dxa"/>
          </w:tcPr>
          <w:p w14:paraId="475CAA99" w14:textId="3C234E00" w:rsidR="00D37FDB" w:rsidRPr="00FC0477" w:rsidDel="00DB35FB" w:rsidRDefault="00D37FDB" w:rsidP="00D37FDB">
            <w:pPr>
              <w:pStyle w:val="tableentry"/>
              <w:rPr>
                <w:del w:id="2166" w:author="Author" w:date="2014-10-30T09:05:00Z"/>
              </w:rPr>
            </w:pPr>
            <w:del w:id="2167" w:author="Author" w:date="2014-10-30T09:05:00Z">
              <w:r w:rsidDel="00DB35FB">
                <w:delText>integer</w:delText>
              </w:r>
            </w:del>
          </w:p>
        </w:tc>
        <w:tc>
          <w:tcPr>
            <w:tcW w:w="1043" w:type="dxa"/>
          </w:tcPr>
          <w:p w14:paraId="49099423" w14:textId="526A509F" w:rsidR="00D37FDB" w:rsidRPr="00FC0477" w:rsidDel="00DB35FB" w:rsidRDefault="00D37FDB" w:rsidP="00D37FDB">
            <w:pPr>
              <w:pStyle w:val="tableentry"/>
              <w:rPr>
                <w:del w:id="2168" w:author="Author" w:date="2014-10-30T09:05:00Z"/>
              </w:rPr>
            </w:pPr>
            <w:del w:id="2169" w:author="Author" w:date="2014-10-30T09:05:00Z">
              <w:r w:rsidDel="00DB35FB">
                <w:delText>yes</w:delText>
              </w:r>
            </w:del>
          </w:p>
        </w:tc>
        <w:tc>
          <w:tcPr>
            <w:tcW w:w="1955" w:type="dxa"/>
          </w:tcPr>
          <w:p w14:paraId="0F84D36A" w14:textId="4B0C95DC" w:rsidR="00D37FDB" w:rsidRPr="00FC0477" w:rsidDel="00DB35FB" w:rsidRDefault="00D37FDB" w:rsidP="00D37FDB">
            <w:pPr>
              <w:pStyle w:val="tableentry"/>
              <w:rPr>
                <w:del w:id="2170" w:author="Author" w:date="2014-10-30T09:05:00Z"/>
              </w:rPr>
            </w:pPr>
            <w:del w:id="2171" w:author="Author" w:date="2014-10-30T09:05:00Z">
              <w:r w:rsidDel="00DB35FB">
                <w:delText>TBD</w:delText>
              </w:r>
            </w:del>
          </w:p>
        </w:tc>
        <w:tc>
          <w:tcPr>
            <w:tcW w:w="3625" w:type="dxa"/>
          </w:tcPr>
          <w:p w14:paraId="75AF5508" w14:textId="29BCB441" w:rsidR="00D37FDB" w:rsidRPr="009D2DDB" w:rsidDel="00DB35FB" w:rsidRDefault="00D37FDB" w:rsidP="00D37FDB">
            <w:pPr>
              <w:pStyle w:val="tableentry"/>
              <w:rPr>
                <w:del w:id="2172" w:author="Author" w:date="2014-10-30T09:05:00Z"/>
              </w:rPr>
            </w:pPr>
            <w:del w:id="2173" w:author="Author" w:date="2014-10-30T09:05:00Z">
              <w:r w:rsidDel="00DB35FB">
                <w:delText xml:space="preserve">Digital signature algorithm ID. </w:delText>
              </w:r>
            </w:del>
          </w:p>
        </w:tc>
      </w:tr>
      <w:tr w:rsidR="00D37FDB" w:rsidDel="00DB35FB" w14:paraId="5630094D" w14:textId="61A55AB8" w:rsidTr="009C3EC7">
        <w:trPr>
          <w:del w:id="2174" w:author="Author" w:date="2014-10-30T09:05:00Z"/>
        </w:trPr>
        <w:tc>
          <w:tcPr>
            <w:tcW w:w="1141" w:type="dxa"/>
          </w:tcPr>
          <w:p w14:paraId="4EC041B6" w14:textId="2D7CF1D1" w:rsidR="00D37FDB" w:rsidDel="00DB35FB" w:rsidRDefault="00D37FDB" w:rsidP="00D37FDB">
            <w:pPr>
              <w:pStyle w:val="tableentry"/>
              <w:rPr>
                <w:del w:id="2175" w:author="Author" w:date="2014-10-30T09:05:00Z"/>
              </w:rPr>
            </w:pPr>
            <w:del w:id="2176" w:author="Author" w:date="2014-10-30T09:05:00Z">
              <w:r w:rsidDel="00DB35FB">
                <w:delText>signature</w:delText>
              </w:r>
            </w:del>
          </w:p>
        </w:tc>
        <w:tc>
          <w:tcPr>
            <w:tcW w:w="991" w:type="dxa"/>
          </w:tcPr>
          <w:p w14:paraId="40A5BD7B" w14:textId="6C36AD98" w:rsidR="00D37FDB" w:rsidDel="00DB35FB" w:rsidRDefault="00B116B0" w:rsidP="00D37FDB">
            <w:pPr>
              <w:pStyle w:val="tableentry"/>
              <w:rPr>
                <w:del w:id="2177" w:author="Author" w:date="2014-10-30T09:05:00Z"/>
              </w:rPr>
            </w:pPr>
            <w:ins w:id="2178" w:author="Author" w:date="2014-09-04T09:22:00Z">
              <w:del w:id="2179" w:author="Author" w:date="2014-10-30T09:05:00Z">
                <w:r w:rsidDel="00DB35FB">
                  <w:delText>bytes</w:delText>
                </w:r>
              </w:del>
            </w:ins>
            <w:del w:id="2180" w:author="Author" w:date="2014-10-30T09:05:00Z">
              <w:r w:rsidR="00D37FDB" w:rsidDel="00DB35FB">
                <w:delText>string</w:delText>
              </w:r>
            </w:del>
          </w:p>
        </w:tc>
        <w:tc>
          <w:tcPr>
            <w:tcW w:w="1043" w:type="dxa"/>
          </w:tcPr>
          <w:p w14:paraId="3162F3C6" w14:textId="08AE9E40" w:rsidR="00D37FDB" w:rsidDel="00DB35FB" w:rsidRDefault="00D37FDB" w:rsidP="00D37FDB">
            <w:pPr>
              <w:pStyle w:val="tableentry"/>
              <w:rPr>
                <w:del w:id="2181" w:author="Author" w:date="2014-10-30T09:05:00Z"/>
              </w:rPr>
            </w:pPr>
            <w:del w:id="2182" w:author="Author" w:date="2014-10-30T09:05:00Z">
              <w:r w:rsidDel="00DB35FB">
                <w:delText>yes</w:delText>
              </w:r>
            </w:del>
          </w:p>
        </w:tc>
        <w:tc>
          <w:tcPr>
            <w:tcW w:w="1955" w:type="dxa"/>
          </w:tcPr>
          <w:p w14:paraId="3C2EAF79" w14:textId="2DF9C4CF" w:rsidR="00D37FDB" w:rsidDel="00DB35FB" w:rsidRDefault="00D37FDB" w:rsidP="00D37FDB">
            <w:pPr>
              <w:pStyle w:val="tableentry"/>
              <w:rPr>
                <w:del w:id="2183" w:author="Author" w:date="2014-10-30T09:05:00Z"/>
              </w:rPr>
            </w:pPr>
          </w:p>
        </w:tc>
        <w:tc>
          <w:tcPr>
            <w:tcW w:w="3625" w:type="dxa"/>
          </w:tcPr>
          <w:p w14:paraId="660E85CD" w14:textId="27D2EB9B" w:rsidR="00D37FDB" w:rsidDel="00DB35FB" w:rsidRDefault="00B116B0">
            <w:pPr>
              <w:pStyle w:val="tableentry"/>
              <w:rPr>
                <w:del w:id="2184" w:author="Author" w:date="2014-10-30T09:05:00Z"/>
              </w:rPr>
            </w:pPr>
            <w:ins w:id="2185" w:author="Author" w:date="2014-09-04T09:22:00Z">
              <w:del w:id="2186" w:author="Author" w:date="2014-10-30T09:05:00Z">
                <w:r w:rsidDel="00DB35FB">
                  <w:delText>T</w:delText>
                </w:r>
              </w:del>
            </w:ins>
            <w:del w:id="2187" w:author="Author" w:date="2014-10-30T09:05:00Z">
              <w:r w:rsidR="00D37FDB" w:rsidDel="00DB35FB">
                <w:delText xml:space="preserve">Base64 encoding of the digital signature.  </w:delText>
              </w:r>
            </w:del>
            <w:ins w:id="2188" w:author="Author" w:date="2014-09-04T09:23:00Z">
              <w:del w:id="2189" w:author="Author" w:date="2014-10-30T09:05:00Z">
                <w:r w:rsidRPr="00AC6BEE" w:rsidDel="00DB35FB">
                  <w:rPr>
                    <w:color w:val="333333"/>
                    <w:szCs w:val="18"/>
                    <w:shd w:val="clear" w:color="auto" w:fill="EEEEEE"/>
                    <w:rPrChange w:id="2190" w:author="Author" w:date="2014-09-04T09:23:00Z">
                      <w:rPr>
                        <w:color w:val="333333"/>
                        <w:sz w:val="21"/>
                        <w:szCs w:val="21"/>
                        <w:shd w:val="clear" w:color="auto" w:fill="EEEEEE"/>
                      </w:rPr>
                    </w:rPrChange>
                  </w:rPr>
                  <w:delText>The buffer to be signed is the marshalled buffer</w:delText>
                </w:r>
                <w:r w:rsidRPr="00AC6BEE" w:rsidDel="00DB35FB">
                  <w:rPr>
                    <w:color w:val="333333"/>
                    <w:szCs w:val="18"/>
                  </w:rPr>
                  <w:delText xml:space="preserve"> </w:delText>
                </w:r>
                <w:r w:rsidRPr="00AC6BEE" w:rsidDel="00DB35FB">
                  <w:rPr>
                    <w:color w:val="333333"/>
                    <w:szCs w:val="18"/>
                    <w:shd w:val="clear" w:color="auto" w:fill="EEEEEE"/>
                    <w:rPrChange w:id="2191" w:author="Author" w:date="2014-09-04T09:23:00Z">
                      <w:rPr>
                        <w:color w:val="333333"/>
                        <w:sz w:val="21"/>
                        <w:szCs w:val="21"/>
                        <w:shd w:val="clear" w:color="auto" w:fill="EEEEEE"/>
                      </w:rPr>
                    </w:rPrChange>
                  </w:rPr>
                  <w:delText>of the authorization from the version field to the algo field</w:delText>
                </w:r>
                <w:r w:rsidDel="00DB35FB">
                  <w:rPr>
                    <w:color w:val="333333"/>
                    <w:sz w:val="21"/>
                    <w:szCs w:val="21"/>
                    <w:shd w:val="clear" w:color="auto" w:fill="EEEEEE"/>
                  </w:rPr>
                  <w:delText>.</w:delText>
                </w:r>
              </w:del>
            </w:ins>
            <w:del w:id="2192" w:author="Author" w:date="2014-10-30T09:05:00Z">
              <w:r w:rsidR="00D37FDB" w:rsidDel="00DB35FB">
                <w:delText>The signed data portion includes all data starting from the version fields to the algo field of the signature record.</w:delText>
              </w:r>
            </w:del>
          </w:p>
        </w:tc>
      </w:tr>
    </w:tbl>
    <w:p w14:paraId="0BE1A42B" w14:textId="77777777" w:rsidR="00D37FDB" w:rsidRDefault="00D37FDB" w:rsidP="002B7CB7">
      <w:pPr>
        <w:pStyle w:val="body"/>
      </w:pPr>
    </w:p>
    <w:p w14:paraId="6A63CD40" w14:textId="59026DA3" w:rsidR="00473EB4" w:rsidRPr="00473EB4" w:rsidRDefault="00BD54B2" w:rsidP="00BD54B2">
      <w:pPr>
        <w:pStyle w:val="Heading4"/>
      </w:pPr>
      <w:del w:id="2193" w:author="Author" w:date="2014-10-30T09:06:00Z">
        <w:r w:rsidRPr="00BD54B2" w:rsidDel="00DB35FB">
          <w:lastRenderedPageBreak/>
          <w:delText xml:space="preserve">Mapping between </w:delText>
        </w:r>
        <w:r w:rsidR="000B6269" w:rsidDel="00DB35FB">
          <w:delText>m</w:delText>
        </w:r>
        <w:r w:rsidRPr="00BD54B2" w:rsidDel="00DB35FB">
          <w:delText xml:space="preserve">essage </w:delText>
        </w:r>
        <w:r w:rsidR="000B6269" w:rsidDel="00DB35FB">
          <w:delText>p</w:delText>
        </w:r>
        <w:r w:rsidRPr="00BD54B2" w:rsidDel="00DB35FB">
          <w:delText xml:space="preserve">ermission and </w:delText>
        </w:r>
        <w:r w:rsidR="000B6269" w:rsidDel="00DB35FB">
          <w:delText>p</w:delText>
        </w:r>
        <w:r w:rsidRPr="00BD54B2" w:rsidDel="00DB35FB">
          <w:delText xml:space="preserve">olicy </w:delText>
        </w:r>
        <w:r w:rsidR="000B6269" w:rsidDel="00DB35FB">
          <w:delText>p</w:delText>
        </w:r>
        <w:r w:rsidRPr="00BD54B2" w:rsidDel="00DB35FB">
          <w:delText>ermission</w:delText>
        </w:r>
      </w:del>
      <w:ins w:id="2194" w:author="Author" w:date="2014-10-30T09:06:00Z">
        <w:r w:rsidR="00DB35FB">
          <w:t>Enforcing the rules at message creation or receipt</w:t>
        </w:r>
      </w:ins>
    </w:p>
    <w:p w14:paraId="11C602F8" w14:textId="5493F1AC" w:rsidR="00BD54B2" w:rsidRDefault="00BD54B2" w:rsidP="001F03FC">
      <w:pPr>
        <w:pStyle w:val="figureanchor"/>
      </w:pPr>
      <w:r w:rsidRPr="00BD54B2">
        <w:t xml:space="preserve">The following tables describe the </w:t>
      </w:r>
      <w:del w:id="2195" w:author="Author" w:date="2014-10-30T09:06:00Z">
        <w:r w:rsidRPr="00BD54B2" w:rsidDel="00DB35FB">
          <w:delText>mapping between the message action (send or receive) and the policy permission.</w:delText>
        </w:r>
      </w:del>
      <w:ins w:id="2196" w:author="Author" w:date="2014-10-30T09:06:00Z">
        <w:r w:rsidR="00DB35FB">
          <w:t>rule enforcement</w:t>
        </w:r>
      </w:ins>
      <w:ins w:id="2197" w:author="Author" w:date="2014-10-30T09:07:00Z">
        <w:r w:rsidR="008C3846">
          <w:t>.</w:t>
        </w:r>
      </w:ins>
    </w:p>
    <w:p w14:paraId="746C9B17" w14:textId="0035B8A3" w:rsidR="007565A5" w:rsidDel="00AE1AB0" w:rsidRDefault="007565A5" w:rsidP="005D0680">
      <w:pPr>
        <w:pStyle w:val="subheadindented"/>
        <w:rPr>
          <w:del w:id="2198" w:author="Author" w:date="2014-10-30T09:07:00Z"/>
        </w:rPr>
      </w:pPr>
      <w:del w:id="2199" w:author="Author" w:date="2014-10-30T09:07:00Z">
        <w:r w:rsidDel="00AE1AB0">
          <w:delText>Permission required for Message action</w:delText>
        </w:r>
      </w:del>
    </w:p>
    <w:tbl>
      <w:tblPr>
        <w:tblStyle w:val="TableGrid"/>
        <w:tblW w:w="8730" w:type="dxa"/>
        <w:tblInd w:w="835" w:type="dxa"/>
        <w:tblLook w:val="04A0" w:firstRow="1" w:lastRow="0" w:firstColumn="1" w:lastColumn="0" w:noHBand="0" w:noVBand="1"/>
      </w:tblPr>
      <w:tblGrid>
        <w:gridCol w:w="1773"/>
        <w:gridCol w:w="1774"/>
        <w:gridCol w:w="1774"/>
        <w:gridCol w:w="1704"/>
        <w:gridCol w:w="1705"/>
      </w:tblGrid>
      <w:tr w:rsidR="007A165C" w:rsidDel="00AE1AB0" w14:paraId="6F05BF20" w14:textId="48A49404" w:rsidTr="00E37DF9">
        <w:trPr>
          <w:cnfStyle w:val="100000000000" w:firstRow="1" w:lastRow="0" w:firstColumn="0" w:lastColumn="0" w:oddVBand="0" w:evenVBand="0" w:oddHBand="0" w:evenHBand="0" w:firstRowFirstColumn="0" w:firstRowLastColumn="0" w:lastRowFirstColumn="0" w:lastRowLastColumn="0"/>
          <w:trHeight w:val="150"/>
          <w:tblHeader/>
          <w:del w:id="2200" w:author="Author" w:date="2014-10-30T09:07:00Z"/>
        </w:trPr>
        <w:tc>
          <w:tcPr>
            <w:tcW w:w="1773" w:type="dxa"/>
          </w:tcPr>
          <w:p w14:paraId="0586A7A3" w14:textId="27F8FDCA" w:rsidR="007A165C" w:rsidDel="00AE1AB0" w:rsidRDefault="007A165C" w:rsidP="005D0680">
            <w:pPr>
              <w:pStyle w:val="tableheading"/>
              <w:rPr>
                <w:del w:id="2201" w:author="Author" w:date="2014-10-30T09:07:00Z"/>
              </w:rPr>
            </w:pPr>
          </w:p>
        </w:tc>
        <w:tc>
          <w:tcPr>
            <w:tcW w:w="3548" w:type="dxa"/>
            <w:gridSpan w:val="2"/>
          </w:tcPr>
          <w:p w14:paraId="19D9C972" w14:textId="162CE72F" w:rsidR="007A165C" w:rsidDel="00AE1AB0" w:rsidRDefault="007A165C" w:rsidP="005D0680">
            <w:pPr>
              <w:pStyle w:val="tableheading"/>
              <w:rPr>
                <w:del w:id="2202" w:author="Author" w:date="2014-10-30T09:07:00Z"/>
              </w:rPr>
            </w:pPr>
            <w:del w:id="2203" w:author="Author" w:date="2014-10-30T09:07:00Z">
              <w:r w:rsidDel="00AE1AB0">
                <w:delText>Provider</w:delText>
              </w:r>
            </w:del>
          </w:p>
        </w:tc>
        <w:tc>
          <w:tcPr>
            <w:tcW w:w="3409" w:type="dxa"/>
            <w:gridSpan w:val="2"/>
          </w:tcPr>
          <w:p w14:paraId="5311DADA" w14:textId="53ADABCC" w:rsidR="007A165C" w:rsidDel="00AE1AB0" w:rsidRDefault="007A165C" w:rsidP="005D0680">
            <w:pPr>
              <w:pStyle w:val="tableheading"/>
              <w:rPr>
                <w:del w:id="2204" w:author="Author" w:date="2014-10-30T09:07:00Z"/>
              </w:rPr>
            </w:pPr>
            <w:del w:id="2205" w:author="Author" w:date="2014-10-30T09:07:00Z">
              <w:r w:rsidDel="00AE1AB0">
                <w:delText>Consumer</w:delText>
              </w:r>
            </w:del>
          </w:p>
        </w:tc>
      </w:tr>
      <w:tr w:rsidR="007A165C" w:rsidDel="00AE1AB0" w14:paraId="4255CB7A" w14:textId="7C707D11" w:rsidTr="00E37DF9">
        <w:trPr>
          <w:cnfStyle w:val="100000000000" w:firstRow="1" w:lastRow="0" w:firstColumn="0" w:lastColumn="0" w:oddVBand="0" w:evenVBand="0" w:oddHBand="0" w:evenHBand="0" w:firstRowFirstColumn="0" w:firstRowLastColumn="0" w:lastRowFirstColumn="0" w:lastRowLastColumn="0"/>
          <w:trHeight w:val="149"/>
          <w:tblHeader/>
          <w:del w:id="2206" w:author="Author" w:date="2014-10-30T09:07:00Z"/>
        </w:trPr>
        <w:tc>
          <w:tcPr>
            <w:tcW w:w="1773" w:type="dxa"/>
          </w:tcPr>
          <w:p w14:paraId="4A8217F9" w14:textId="6CCF2E4C" w:rsidR="007A165C" w:rsidDel="00AE1AB0" w:rsidRDefault="007A165C" w:rsidP="005D0680">
            <w:pPr>
              <w:pStyle w:val="tableheading"/>
              <w:rPr>
                <w:del w:id="2207" w:author="Author" w:date="2014-10-30T09:07:00Z"/>
              </w:rPr>
            </w:pPr>
            <w:del w:id="2208" w:author="Author" w:date="2014-10-30T09:07:00Z">
              <w:r w:rsidDel="00AE1AB0">
                <w:delText>Member type</w:delText>
              </w:r>
            </w:del>
          </w:p>
        </w:tc>
        <w:tc>
          <w:tcPr>
            <w:tcW w:w="1774" w:type="dxa"/>
          </w:tcPr>
          <w:p w14:paraId="7BDE9447" w14:textId="6330196F" w:rsidR="007A165C" w:rsidDel="00AE1AB0" w:rsidRDefault="007A165C" w:rsidP="005D0680">
            <w:pPr>
              <w:pStyle w:val="tableheading"/>
              <w:rPr>
                <w:del w:id="2209" w:author="Author" w:date="2014-10-30T09:07:00Z"/>
              </w:rPr>
            </w:pPr>
          </w:p>
        </w:tc>
        <w:tc>
          <w:tcPr>
            <w:tcW w:w="1774" w:type="dxa"/>
          </w:tcPr>
          <w:p w14:paraId="24EB6C6B" w14:textId="474CB308" w:rsidR="007A165C" w:rsidDel="00AE1AB0" w:rsidRDefault="007A165C" w:rsidP="005D0680">
            <w:pPr>
              <w:pStyle w:val="tableheading"/>
              <w:rPr>
                <w:del w:id="2210" w:author="Author" w:date="2014-10-30T09:07:00Z"/>
              </w:rPr>
            </w:pPr>
            <w:del w:id="2211" w:author="Author" w:date="2014-10-30T09:07:00Z">
              <w:r w:rsidDel="00AE1AB0">
                <w:delText>read-only=false</w:delText>
              </w:r>
            </w:del>
          </w:p>
        </w:tc>
        <w:tc>
          <w:tcPr>
            <w:tcW w:w="1704" w:type="dxa"/>
          </w:tcPr>
          <w:p w14:paraId="76AB0BD3" w14:textId="647D0F79" w:rsidR="007A165C" w:rsidDel="00AE1AB0" w:rsidRDefault="007A165C" w:rsidP="005D0680">
            <w:pPr>
              <w:pStyle w:val="tableheading"/>
              <w:rPr>
                <w:del w:id="2212" w:author="Author" w:date="2014-10-30T09:07:00Z"/>
              </w:rPr>
            </w:pPr>
          </w:p>
        </w:tc>
        <w:tc>
          <w:tcPr>
            <w:tcW w:w="1705" w:type="dxa"/>
          </w:tcPr>
          <w:p w14:paraId="1AF19E62" w14:textId="2CC77F6E" w:rsidR="007A165C" w:rsidDel="00AE1AB0" w:rsidRDefault="007A165C" w:rsidP="005D0680">
            <w:pPr>
              <w:pStyle w:val="tableheading"/>
              <w:rPr>
                <w:del w:id="2213" w:author="Author" w:date="2014-10-30T09:07:00Z"/>
              </w:rPr>
            </w:pPr>
            <w:del w:id="2214" w:author="Author" w:date="2014-10-30T09:07:00Z">
              <w:r w:rsidDel="00AE1AB0">
                <w:delText>Read-only=false</w:delText>
              </w:r>
            </w:del>
          </w:p>
        </w:tc>
      </w:tr>
      <w:tr w:rsidR="007565A5" w:rsidDel="00AE1AB0" w14:paraId="1522AA3D" w14:textId="002700E0" w:rsidTr="007A165C">
        <w:trPr>
          <w:del w:id="2215" w:author="Author" w:date="2014-10-30T09:07:00Z"/>
        </w:trPr>
        <w:tc>
          <w:tcPr>
            <w:tcW w:w="1773" w:type="dxa"/>
          </w:tcPr>
          <w:p w14:paraId="706BD1CC" w14:textId="027AFAC7" w:rsidR="007565A5" w:rsidRPr="00F6484A" w:rsidDel="00AE1AB0" w:rsidRDefault="007565A5" w:rsidP="005D0680">
            <w:pPr>
              <w:pStyle w:val="tableentry"/>
              <w:rPr>
                <w:del w:id="2216" w:author="Author" w:date="2014-10-30T09:07:00Z"/>
              </w:rPr>
            </w:pPr>
            <w:del w:id="2217" w:author="Author" w:date="2014-10-30T09:07:00Z">
              <w:r w:rsidRPr="00F6484A" w:rsidDel="00AE1AB0">
                <w:delText>property</w:delText>
              </w:r>
            </w:del>
          </w:p>
        </w:tc>
        <w:tc>
          <w:tcPr>
            <w:tcW w:w="1774" w:type="dxa"/>
          </w:tcPr>
          <w:p w14:paraId="735C6E13" w14:textId="42F352AC" w:rsidR="007565A5" w:rsidRPr="00F6484A" w:rsidDel="00AE1AB0" w:rsidRDefault="007565A5" w:rsidP="005D0680">
            <w:pPr>
              <w:pStyle w:val="tableentry"/>
              <w:rPr>
                <w:del w:id="2218" w:author="Author" w:date="2014-10-30T09:07:00Z"/>
              </w:rPr>
            </w:pPr>
            <w:del w:id="2219" w:author="Author" w:date="2014-10-30T09:07:00Z">
              <w:r w:rsidRPr="00F6484A" w:rsidDel="00AE1AB0">
                <w:delText>receive GetProperty</w:delText>
              </w:r>
            </w:del>
          </w:p>
        </w:tc>
        <w:tc>
          <w:tcPr>
            <w:tcW w:w="1774" w:type="dxa"/>
          </w:tcPr>
          <w:p w14:paraId="3BF7CF8E" w14:textId="0BB77B0A" w:rsidR="007565A5" w:rsidRPr="00F6484A" w:rsidDel="00AE1AB0" w:rsidRDefault="007565A5" w:rsidP="005D0680">
            <w:pPr>
              <w:pStyle w:val="tableentry"/>
              <w:rPr>
                <w:del w:id="2220" w:author="Author" w:date="2014-10-30T09:07:00Z"/>
              </w:rPr>
            </w:pPr>
            <w:del w:id="2221" w:author="Author" w:date="2014-10-30T09:07:00Z">
              <w:r w:rsidRPr="00F6484A" w:rsidDel="00AE1AB0">
                <w:delText>receive SetProperty</w:delText>
              </w:r>
            </w:del>
          </w:p>
        </w:tc>
        <w:tc>
          <w:tcPr>
            <w:tcW w:w="1704" w:type="dxa"/>
          </w:tcPr>
          <w:p w14:paraId="2CE24FC8" w14:textId="18F7DDFD" w:rsidR="007565A5" w:rsidRPr="00F6484A" w:rsidDel="00AE1AB0" w:rsidRDefault="007565A5" w:rsidP="005D0680">
            <w:pPr>
              <w:pStyle w:val="tableentry"/>
              <w:rPr>
                <w:del w:id="2222" w:author="Author" w:date="2014-10-30T09:07:00Z"/>
              </w:rPr>
            </w:pPr>
            <w:del w:id="2223" w:author="Author" w:date="2014-10-30T09:07:00Z">
              <w:r w:rsidRPr="00F6484A" w:rsidDel="00AE1AB0">
                <w:delText>send GetProperty</w:delText>
              </w:r>
            </w:del>
          </w:p>
        </w:tc>
        <w:tc>
          <w:tcPr>
            <w:tcW w:w="1705" w:type="dxa"/>
          </w:tcPr>
          <w:p w14:paraId="011B734B" w14:textId="780C04F4" w:rsidR="007565A5" w:rsidRPr="00F6484A" w:rsidDel="00AE1AB0" w:rsidRDefault="007565A5" w:rsidP="005D0680">
            <w:pPr>
              <w:pStyle w:val="tableentry"/>
              <w:rPr>
                <w:del w:id="2224" w:author="Author" w:date="2014-10-30T09:07:00Z"/>
              </w:rPr>
            </w:pPr>
            <w:del w:id="2225" w:author="Author" w:date="2014-10-30T09:07:00Z">
              <w:r w:rsidRPr="00F6484A" w:rsidDel="00AE1AB0">
                <w:delText>send SetProperty</w:delText>
              </w:r>
            </w:del>
          </w:p>
        </w:tc>
      </w:tr>
      <w:tr w:rsidR="007565A5" w:rsidDel="00AE1AB0" w14:paraId="0466C909" w14:textId="502E755B" w:rsidTr="007A165C">
        <w:trPr>
          <w:del w:id="2226" w:author="Author" w:date="2014-10-30T09:07:00Z"/>
        </w:trPr>
        <w:tc>
          <w:tcPr>
            <w:tcW w:w="1773" w:type="dxa"/>
          </w:tcPr>
          <w:p w14:paraId="6DE99D28" w14:textId="43A4A601" w:rsidR="007565A5" w:rsidRPr="00F6484A" w:rsidDel="00AE1AB0" w:rsidRDefault="00F443E0" w:rsidP="005D0680">
            <w:pPr>
              <w:pStyle w:val="tableentry"/>
              <w:rPr>
                <w:del w:id="2227" w:author="Author" w:date="2014-10-30T09:07:00Z"/>
              </w:rPr>
            </w:pPr>
            <w:del w:id="2228" w:author="Author" w:date="2014-10-30T09:07:00Z">
              <w:r w:rsidDel="00AE1AB0">
                <w:delText>method call</w:delText>
              </w:r>
            </w:del>
          </w:p>
        </w:tc>
        <w:tc>
          <w:tcPr>
            <w:tcW w:w="1774" w:type="dxa"/>
          </w:tcPr>
          <w:p w14:paraId="363EF950" w14:textId="1E815B3E" w:rsidR="007565A5" w:rsidRPr="00F6484A" w:rsidDel="00AE1AB0" w:rsidRDefault="007565A5" w:rsidP="005D0680">
            <w:pPr>
              <w:pStyle w:val="tableentry"/>
              <w:rPr>
                <w:del w:id="2229" w:author="Author" w:date="2014-10-30T09:07:00Z"/>
              </w:rPr>
            </w:pPr>
            <w:del w:id="2230" w:author="Author" w:date="2014-10-30T09:07:00Z">
              <w:r w:rsidRPr="00F6484A" w:rsidDel="00AE1AB0">
                <w:delText>receive</w:delText>
              </w:r>
            </w:del>
          </w:p>
        </w:tc>
        <w:tc>
          <w:tcPr>
            <w:tcW w:w="1774" w:type="dxa"/>
          </w:tcPr>
          <w:p w14:paraId="28EF31FA" w14:textId="63961C0F" w:rsidR="007565A5" w:rsidRPr="00F6484A" w:rsidDel="00AE1AB0" w:rsidRDefault="007565A5" w:rsidP="005D0680">
            <w:pPr>
              <w:pStyle w:val="tableentry"/>
              <w:rPr>
                <w:del w:id="2231" w:author="Author" w:date="2014-10-30T09:07:00Z"/>
              </w:rPr>
            </w:pPr>
          </w:p>
        </w:tc>
        <w:tc>
          <w:tcPr>
            <w:tcW w:w="1704" w:type="dxa"/>
          </w:tcPr>
          <w:p w14:paraId="7B5D1B55" w14:textId="10BF50AE" w:rsidR="007565A5" w:rsidRPr="00F6484A" w:rsidDel="00AE1AB0" w:rsidRDefault="007565A5" w:rsidP="005D0680">
            <w:pPr>
              <w:pStyle w:val="tableentry"/>
              <w:rPr>
                <w:del w:id="2232" w:author="Author" w:date="2014-10-30T09:07:00Z"/>
              </w:rPr>
            </w:pPr>
            <w:del w:id="2233" w:author="Author" w:date="2014-10-30T09:07:00Z">
              <w:r w:rsidRPr="00F6484A" w:rsidDel="00AE1AB0">
                <w:delText>send</w:delText>
              </w:r>
            </w:del>
          </w:p>
        </w:tc>
        <w:tc>
          <w:tcPr>
            <w:tcW w:w="1705" w:type="dxa"/>
          </w:tcPr>
          <w:p w14:paraId="3DEE9213" w14:textId="1686E5E6" w:rsidR="007565A5" w:rsidRPr="00F6484A" w:rsidDel="00AE1AB0" w:rsidRDefault="007565A5" w:rsidP="005D0680">
            <w:pPr>
              <w:pStyle w:val="tableentry"/>
              <w:rPr>
                <w:del w:id="2234" w:author="Author" w:date="2014-10-30T09:07:00Z"/>
              </w:rPr>
            </w:pPr>
          </w:p>
        </w:tc>
      </w:tr>
      <w:tr w:rsidR="007565A5" w:rsidDel="00AE1AB0" w14:paraId="66834055" w14:textId="393B0D04" w:rsidTr="007A165C">
        <w:trPr>
          <w:del w:id="2235" w:author="Author" w:date="2014-10-30T09:07:00Z"/>
        </w:trPr>
        <w:tc>
          <w:tcPr>
            <w:tcW w:w="1773" w:type="dxa"/>
          </w:tcPr>
          <w:p w14:paraId="763B017C" w14:textId="215904DE" w:rsidR="007565A5" w:rsidRPr="00F6484A" w:rsidDel="00AE1AB0" w:rsidRDefault="007565A5" w:rsidP="005D0680">
            <w:pPr>
              <w:pStyle w:val="tableentry"/>
              <w:rPr>
                <w:del w:id="2236" w:author="Author" w:date="2014-10-30T09:07:00Z"/>
              </w:rPr>
            </w:pPr>
            <w:del w:id="2237" w:author="Author" w:date="2014-10-30T09:07:00Z">
              <w:r w:rsidRPr="00F6484A" w:rsidDel="00AE1AB0">
                <w:delText>signal</w:delText>
              </w:r>
            </w:del>
          </w:p>
        </w:tc>
        <w:tc>
          <w:tcPr>
            <w:tcW w:w="1774" w:type="dxa"/>
          </w:tcPr>
          <w:p w14:paraId="50B4DA1F" w14:textId="6F1C8632" w:rsidR="007565A5" w:rsidRPr="00F6484A" w:rsidDel="00AE1AB0" w:rsidRDefault="007565A5" w:rsidP="005D0680">
            <w:pPr>
              <w:pStyle w:val="tableentry"/>
              <w:rPr>
                <w:del w:id="2238" w:author="Author" w:date="2014-10-30T09:07:00Z"/>
              </w:rPr>
            </w:pPr>
            <w:del w:id="2239" w:author="Author" w:date="2014-10-30T09:07:00Z">
              <w:r w:rsidRPr="00F6484A" w:rsidDel="00AE1AB0">
                <w:delText>send</w:delText>
              </w:r>
            </w:del>
          </w:p>
        </w:tc>
        <w:tc>
          <w:tcPr>
            <w:tcW w:w="1774" w:type="dxa"/>
          </w:tcPr>
          <w:p w14:paraId="4520BCA4" w14:textId="34552C4B" w:rsidR="007565A5" w:rsidRPr="00F6484A" w:rsidDel="00AE1AB0" w:rsidRDefault="007565A5" w:rsidP="005D0680">
            <w:pPr>
              <w:pStyle w:val="tableentry"/>
              <w:rPr>
                <w:del w:id="2240" w:author="Author" w:date="2014-10-30T09:07:00Z"/>
              </w:rPr>
            </w:pPr>
          </w:p>
        </w:tc>
        <w:tc>
          <w:tcPr>
            <w:tcW w:w="1704" w:type="dxa"/>
          </w:tcPr>
          <w:p w14:paraId="13F1B034" w14:textId="4291041A" w:rsidR="007565A5" w:rsidRPr="00F6484A" w:rsidDel="00AE1AB0" w:rsidRDefault="007565A5" w:rsidP="005D0680">
            <w:pPr>
              <w:pStyle w:val="tableentry"/>
              <w:rPr>
                <w:del w:id="2241" w:author="Author" w:date="2014-10-30T09:07:00Z"/>
              </w:rPr>
            </w:pPr>
            <w:del w:id="2242" w:author="Author" w:date="2014-10-30T09:07:00Z">
              <w:r w:rsidRPr="00F6484A" w:rsidDel="00AE1AB0">
                <w:delText>receive</w:delText>
              </w:r>
            </w:del>
          </w:p>
        </w:tc>
        <w:tc>
          <w:tcPr>
            <w:tcW w:w="1705" w:type="dxa"/>
          </w:tcPr>
          <w:p w14:paraId="3A017F73" w14:textId="50571E87" w:rsidR="007565A5" w:rsidDel="00AE1AB0" w:rsidRDefault="007565A5" w:rsidP="005D0680">
            <w:pPr>
              <w:pStyle w:val="tableentry"/>
              <w:rPr>
                <w:del w:id="2243" w:author="Author" w:date="2014-10-30T09:07:00Z"/>
              </w:rPr>
            </w:pPr>
          </w:p>
        </w:tc>
      </w:tr>
    </w:tbl>
    <w:p w14:paraId="5447E9C0" w14:textId="278A7BDD" w:rsidR="007565A5" w:rsidRDefault="007565A5" w:rsidP="005D0680">
      <w:pPr>
        <w:pStyle w:val="subheadindented"/>
        <w:ind w:left="0"/>
        <w:pPrChange w:id="2244" w:author="Author" w:date="2014-10-30T09:07:00Z">
          <w:pPr>
            <w:pStyle w:val="subheadindented"/>
          </w:pPr>
        </w:pPrChange>
      </w:pPr>
      <w:del w:id="2245" w:author="Author" w:date="2014-10-30T09:07:00Z">
        <w:r w:rsidDel="00AE1AB0">
          <w:delText>Enforcing the rules at message creation or receipt</w:delText>
        </w:r>
      </w:del>
    </w:p>
    <w:tbl>
      <w:tblPr>
        <w:tblStyle w:val="TableGrid"/>
        <w:tblW w:w="0" w:type="auto"/>
        <w:tblInd w:w="835" w:type="dxa"/>
        <w:tblLook w:val="04A0" w:firstRow="1" w:lastRow="0" w:firstColumn="1" w:lastColumn="0" w:noHBand="0" w:noVBand="1"/>
      </w:tblPr>
      <w:tblGrid>
        <w:gridCol w:w="2005"/>
        <w:gridCol w:w="1611"/>
        <w:gridCol w:w="2250"/>
        <w:gridCol w:w="1980"/>
      </w:tblGrid>
      <w:tr w:rsidR="007A165C" w14:paraId="5CF452A4" w14:textId="77777777" w:rsidTr="00FE7492">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7A165C" w:rsidRDefault="007A165C" w:rsidP="007565A5">
            <w:pPr>
              <w:pStyle w:val="tableheading"/>
            </w:pPr>
            <w:r>
              <w:t>Message action</w:t>
            </w:r>
          </w:p>
        </w:tc>
        <w:tc>
          <w:tcPr>
            <w:tcW w:w="3690" w:type="dxa"/>
            <w:gridSpan w:val="2"/>
          </w:tcPr>
          <w:p w14:paraId="40E70B92" w14:textId="77777777" w:rsidR="007A165C" w:rsidRDefault="007A165C" w:rsidP="007565A5">
            <w:pPr>
              <w:pStyle w:val="tableheading"/>
            </w:pPr>
            <w:r>
              <w:t>Required permission</w:t>
            </w:r>
          </w:p>
        </w:tc>
        <w:tc>
          <w:tcPr>
            <w:tcW w:w="1980" w:type="dxa"/>
            <w:vMerge w:val="restart"/>
          </w:tcPr>
          <w:p w14:paraId="7AB3C0B1" w14:textId="77777777" w:rsidR="007A165C" w:rsidRDefault="007A165C" w:rsidP="007565A5">
            <w:pPr>
              <w:pStyle w:val="tableheading"/>
            </w:pPr>
            <w:r>
              <w:t>Affected member</w:t>
            </w:r>
          </w:p>
        </w:tc>
      </w:tr>
      <w:tr w:rsidR="007A165C" w14:paraId="534D24A4" w14:textId="77777777" w:rsidTr="00FE7492">
        <w:trPr>
          <w:cnfStyle w:val="100000000000" w:firstRow="1" w:lastRow="0" w:firstColumn="0" w:lastColumn="0" w:oddVBand="0" w:evenVBand="0" w:oddHBand="0" w:evenHBand="0" w:firstRowFirstColumn="0" w:firstRowLastColumn="0" w:lastRowFirstColumn="0" w:lastRowLastColumn="0"/>
          <w:trHeight w:val="149"/>
          <w:tblHeader/>
        </w:trPr>
        <w:tc>
          <w:tcPr>
            <w:tcW w:w="2005" w:type="dxa"/>
            <w:vMerge/>
          </w:tcPr>
          <w:p w14:paraId="24133FA9" w14:textId="77777777" w:rsidR="007A165C" w:rsidRDefault="007A165C" w:rsidP="007565A5">
            <w:pPr>
              <w:pStyle w:val="tableheading"/>
            </w:pPr>
          </w:p>
        </w:tc>
        <w:tc>
          <w:tcPr>
            <w:tcW w:w="1440" w:type="dxa"/>
          </w:tcPr>
          <w:p w14:paraId="117E0752" w14:textId="55B7A680" w:rsidR="007A165C" w:rsidRDefault="00AE1AB0" w:rsidP="007565A5">
            <w:pPr>
              <w:pStyle w:val="tableheading"/>
            </w:pPr>
            <w:ins w:id="2246" w:author="Author" w:date="2014-10-30T09:14:00Z">
              <w:r>
                <w:t>Local peer</w:t>
              </w:r>
            </w:ins>
            <w:del w:id="2247" w:author="Author" w:date="2014-10-30T09:14:00Z">
              <w:r w:rsidR="007A165C" w:rsidDel="00AE1AB0">
                <w:delText>Local peer</w:delText>
              </w:r>
            </w:del>
          </w:p>
        </w:tc>
        <w:tc>
          <w:tcPr>
            <w:tcW w:w="2250" w:type="dxa"/>
          </w:tcPr>
          <w:p w14:paraId="2AEB8EDC" w14:textId="77777777" w:rsidR="007A165C" w:rsidRDefault="007A165C" w:rsidP="007565A5">
            <w:pPr>
              <w:pStyle w:val="tableheading"/>
            </w:pPr>
            <w:r>
              <w:t>Remote peer</w:t>
            </w:r>
          </w:p>
        </w:tc>
        <w:tc>
          <w:tcPr>
            <w:tcW w:w="1980" w:type="dxa"/>
            <w:vMerge/>
          </w:tcPr>
          <w:p w14:paraId="29D45EFF" w14:textId="77777777" w:rsidR="007A165C" w:rsidRDefault="007A165C" w:rsidP="007565A5">
            <w:pPr>
              <w:pStyle w:val="tableheading"/>
            </w:pPr>
          </w:p>
        </w:tc>
      </w:tr>
      <w:tr w:rsidR="007A165C" w14:paraId="61B2C837" w14:textId="77777777" w:rsidTr="00FE7492">
        <w:tc>
          <w:tcPr>
            <w:tcW w:w="2005" w:type="dxa"/>
          </w:tcPr>
          <w:p w14:paraId="518396C5" w14:textId="77777777" w:rsidR="007A165C" w:rsidRPr="00BE64EE" w:rsidRDefault="007A165C" w:rsidP="007A165C">
            <w:pPr>
              <w:pStyle w:val="tableentry"/>
            </w:pPr>
            <w:r w:rsidRPr="00BE64EE">
              <w:t>send GetProperty</w:t>
            </w:r>
          </w:p>
        </w:tc>
        <w:tc>
          <w:tcPr>
            <w:tcW w:w="1440" w:type="dxa"/>
          </w:tcPr>
          <w:p w14:paraId="403BF2AF" w14:textId="1F082A09" w:rsidR="007A165C" w:rsidRPr="00BE64EE" w:rsidRDefault="007A165C" w:rsidP="007A165C">
            <w:pPr>
              <w:pStyle w:val="tableentry"/>
            </w:pPr>
            <w:del w:id="2248" w:author="Author" w:date="2014-10-30T09:15:00Z">
              <w:r w:rsidRPr="00BE64EE" w:rsidDel="00AE1AB0">
                <w:delText xml:space="preserve">Consumer  </w:delText>
              </w:r>
            </w:del>
          </w:p>
        </w:tc>
        <w:tc>
          <w:tcPr>
            <w:tcW w:w="2250" w:type="dxa"/>
          </w:tcPr>
          <w:p w14:paraId="4F98FC29" w14:textId="77777777" w:rsidR="00AE1AB0" w:rsidRDefault="00AE1AB0" w:rsidP="00E37DF9">
            <w:pPr>
              <w:pStyle w:val="tableentry"/>
              <w:rPr>
                <w:ins w:id="2249" w:author="Author" w:date="2014-10-30T09:15:00Z"/>
              </w:rPr>
            </w:pPr>
            <w:ins w:id="2250" w:author="Author" w:date="2014-10-30T09:15:00Z">
              <w:r>
                <w:t xml:space="preserve">Observe or </w:t>
              </w:r>
            </w:ins>
          </w:p>
          <w:p w14:paraId="56DA0BB9" w14:textId="1D60A0DE" w:rsidR="007A165C" w:rsidRPr="00BE64EE" w:rsidRDefault="00AE1AB0" w:rsidP="00E37DF9">
            <w:pPr>
              <w:pStyle w:val="tableentry"/>
            </w:pPr>
            <w:ins w:id="2251" w:author="Author" w:date="2014-10-30T09:15:00Z">
              <w:r>
                <w:t>Modify</w:t>
              </w:r>
            </w:ins>
            <w:ins w:id="2252" w:author="Author" w:date="2014-10-30T09:35:00Z">
              <w:r w:rsidR="008C3846">
                <w:t xml:space="preserve"> allowed for consumer peer</w:t>
              </w:r>
            </w:ins>
            <w:del w:id="2253" w:author="Author" w:date="2014-10-30T09:15:00Z">
              <w:r w:rsidR="007A165C" w:rsidRPr="00BE64EE" w:rsidDel="00AE1AB0">
                <w:delText>Provider (if mutual authorization is required)</w:delText>
              </w:r>
            </w:del>
          </w:p>
        </w:tc>
        <w:tc>
          <w:tcPr>
            <w:tcW w:w="1980" w:type="dxa"/>
          </w:tcPr>
          <w:p w14:paraId="0600A47B" w14:textId="77777777" w:rsidR="007A165C" w:rsidRPr="00BE64EE" w:rsidRDefault="007A165C" w:rsidP="007A165C">
            <w:pPr>
              <w:pStyle w:val="tableentry"/>
            </w:pPr>
            <w:r>
              <w:t>property</w:t>
            </w:r>
          </w:p>
        </w:tc>
      </w:tr>
      <w:tr w:rsidR="007A165C" w14:paraId="6EB7BCEA" w14:textId="77777777" w:rsidTr="00FE7492">
        <w:tc>
          <w:tcPr>
            <w:tcW w:w="2005" w:type="dxa"/>
          </w:tcPr>
          <w:p w14:paraId="22B7D567" w14:textId="3B0E8E2E" w:rsidR="007A165C" w:rsidRPr="00BE64EE" w:rsidRDefault="007A165C" w:rsidP="007A165C">
            <w:pPr>
              <w:pStyle w:val="tableentry"/>
            </w:pPr>
            <w:r w:rsidRPr="00BE64EE">
              <w:t>receive GetProperty</w:t>
            </w:r>
          </w:p>
        </w:tc>
        <w:tc>
          <w:tcPr>
            <w:tcW w:w="1440" w:type="dxa"/>
          </w:tcPr>
          <w:p w14:paraId="7BCDF202" w14:textId="77777777" w:rsidR="008C3846" w:rsidRDefault="008C3846" w:rsidP="008C3846">
            <w:pPr>
              <w:pStyle w:val="tableentry"/>
              <w:rPr>
                <w:ins w:id="2254" w:author="Author" w:date="2014-10-30T09:39:00Z"/>
              </w:rPr>
            </w:pPr>
            <w:ins w:id="2255" w:author="Author" w:date="2014-10-30T09:39:00Z">
              <w:r>
                <w:t xml:space="preserve">Observe or </w:t>
              </w:r>
            </w:ins>
          </w:p>
          <w:p w14:paraId="018287B8" w14:textId="26CA4145" w:rsidR="007A165C" w:rsidRPr="00BE64EE" w:rsidRDefault="008C3846" w:rsidP="008C3846">
            <w:pPr>
              <w:pStyle w:val="tableentry"/>
            </w:pPr>
            <w:ins w:id="2256" w:author="Author" w:date="2014-10-30T09:39:00Z">
              <w:r>
                <w:t>Modify allowed for consumer peer</w:t>
              </w:r>
            </w:ins>
            <w:del w:id="2257" w:author="Author" w:date="2014-10-30T09:39:00Z">
              <w:r w:rsidR="007A165C" w:rsidRPr="00BE64EE" w:rsidDel="008C3846">
                <w:delText xml:space="preserve">Provider </w:delText>
              </w:r>
            </w:del>
          </w:p>
        </w:tc>
        <w:tc>
          <w:tcPr>
            <w:tcW w:w="2250" w:type="dxa"/>
          </w:tcPr>
          <w:p w14:paraId="079D5345" w14:textId="77777777" w:rsidR="007A165C" w:rsidRPr="00BE64EE" w:rsidRDefault="007A165C" w:rsidP="007A165C">
            <w:pPr>
              <w:pStyle w:val="tableentry"/>
            </w:pPr>
            <w:del w:id="2258" w:author="Author" w:date="2014-10-30T09:39:00Z">
              <w:r w:rsidDel="008C3846">
                <w:delText>Consumer</w:delText>
              </w:r>
            </w:del>
          </w:p>
        </w:tc>
        <w:tc>
          <w:tcPr>
            <w:tcW w:w="1980" w:type="dxa"/>
          </w:tcPr>
          <w:p w14:paraId="3990451A" w14:textId="77777777" w:rsidR="007A165C" w:rsidRPr="00BE64EE" w:rsidRDefault="007A165C" w:rsidP="007A165C">
            <w:pPr>
              <w:pStyle w:val="tableentry"/>
            </w:pPr>
            <w:r>
              <w:t>property</w:t>
            </w:r>
          </w:p>
        </w:tc>
      </w:tr>
      <w:tr w:rsidR="007A165C" w14:paraId="63C7A11A" w14:textId="77777777" w:rsidTr="00FE7492">
        <w:tc>
          <w:tcPr>
            <w:tcW w:w="2005" w:type="dxa"/>
          </w:tcPr>
          <w:p w14:paraId="19D743AA" w14:textId="77777777" w:rsidR="007A165C" w:rsidRPr="00BE64EE" w:rsidRDefault="007A165C" w:rsidP="007A165C">
            <w:pPr>
              <w:pStyle w:val="tableentry"/>
            </w:pPr>
            <w:r w:rsidRPr="00BE64EE">
              <w:t>send SetProperty</w:t>
            </w:r>
          </w:p>
        </w:tc>
        <w:tc>
          <w:tcPr>
            <w:tcW w:w="1440" w:type="dxa"/>
          </w:tcPr>
          <w:p w14:paraId="724B7E89" w14:textId="3836C85D" w:rsidR="007A165C" w:rsidRPr="00BE64EE" w:rsidRDefault="007A165C" w:rsidP="007A165C">
            <w:pPr>
              <w:pStyle w:val="tableentry"/>
            </w:pPr>
            <w:del w:id="2259" w:author="Author" w:date="2014-10-30T09:39:00Z">
              <w:r w:rsidRPr="00BE64EE" w:rsidDel="008C3846">
                <w:delText>Consumer  read-only=false</w:delText>
              </w:r>
            </w:del>
          </w:p>
        </w:tc>
        <w:tc>
          <w:tcPr>
            <w:tcW w:w="2250" w:type="dxa"/>
          </w:tcPr>
          <w:p w14:paraId="55424D4C" w14:textId="76021878" w:rsidR="007A165C" w:rsidRPr="00BE64EE" w:rsidRDefault="008C3846" w:rsidP="008C3846">
            <w:pPr>
              <w:pStyle w:val="tableentry"/>
            </w:pPr>
            <w:ins w:id="2260" w:author="Author" w:date="2014-10-30T09:39:00Z">
              <w:r>
                <w:t>Modify allowed for consumer peer</w:t>
              </w:r>
            </w:ins>
            <w:del w:id="2261" w:author="Author" w:date="2014-10-30T09:39:00Z">
              <w:r w:rsidR="007A165C" w:rsidRPr="00BE64EE" w:rsidDel="008C3846">
                <w:delText>Provider read-only=false (if mutual authorization is required)</w:delText>
              </w:r>
            </w:del>
          </w:p>
        </w:tc>
        <w:tc>
          <w:tcPr>
            <w:tcW w:w="1980" w:type="dxa"/>
          </w:tcPr>
          <w:p w14:paraId="6B9C3C71" w14:textId="77777777" w:rsidR="007A165C" w:rsidRPr="00A027D0" w:rsidRDefault="007A165C" w:rsidP="007A165C">
            <w:pPr>
              <w:pStyle w:val="tableentry"/>
            </w:pPr>
            <w:r w:rsidRPr="00A027D0">
              <w:t>property</w:t>
            </w:r>
          </w:p>
        </w:tc>
      </w:tr>
      <w:tr w:rsidR="007A165C" w14:paraId="685B585A" w14:textId="77777777" w:rsidTr="00FE7492">
        <w:tc>
          <w:tcPr>
            <w:tcW w:w="2005" w:type="dxa"/>
          </w:tcPr>
          <w:p w14:paraId="7C7C4B91" w14:textId="77777777" w:rsidR="007A165C" w:rsidRPr="00BE64EE" w:rsidRDefault="007A165C" w:rsidP="007A165C">
            <w:pPr>
              <w:pStyle w:val="tableentry"/>
            </w:pPr>
            <w:r w:rsidRPr="00BE64EE">
              <w:t>receive SetProperty</w:t>
            </w:r>
          </w:p>
        </w:tc>
        <w:tc>
          <w:tcPr>
            <w:tcW w:w="1440" w:type="dxa"/>
          </w:tcPr>
          <w:p w14:paraId="476BF3CF" w14:textId="12061053" w:rsidR="007A165C" w:rsidRPr="00BE64EE" w:rsidRDefault="008C3846" w:rsidP="007A165C">
            <w:pPr>
              <w:pStyle w:val="tableentry"/>
            </w:pPr>
            <w:ins w:id="2262" w:author="Author" w:date="2014-10-30T09:40:00Z">
              <w:r>
                <w:t>Modify allowed for consumer peer</w:t>
              </w:r>
            </w:ins>
            <w:del w:id="2263" w:author="Author" w:date="2014-10-30T09:40:00Z">
              <w:r w:rsidR="007A165C" w:rsidRPr="00BE64EE" w:rsidDel="008C3846">
                <w:delText>Provider</w:delText>
              </w:r>
            </w:del>
          </w:p>
        </w:tc>
        <w:tc>
          <w:tcPr>
            <w:tcW w:w="2250" w:type="dxa"/>
          </w:tcPr>
          <w:p w14:paraId="1375290A" w14:textId="0DACECD0" w:rsidR="007A165C" w:rsidRPr="00BE64EE" w:rsidRDefault="007A165C" w:rsidP="00E37DF9">
            <w:pPr>
              <w:pStyle w:val="tableentry"/>
            </w:pPr>
            <w:del w:id="2264" w:author="Author" w:date="2014-10-30T09:40:00Z">
              <w:r w:rsidRPr="00BE64EE" w:rsidDel="008C3846">
                <w:delText>Consumer read-only=false</w:delText>
              </w:r>
            </w:del>
          </w:p>
        </w:tc>
        <w:tc>
          <w:tcPr>
            <w:tcW w:w="1980" w:type="dxa"/>
          </w:tcPr>
          <w:p w14:paraId="10B41A23" w14:textId="77777777" w:rsidR="007A165C" w:rsidRPr="00A027D0" w:rsidRDefault="007A165C" w:rsidP="007A165C">
            <w:pPr>
              <w:pStyle w:val="tableentry"/>
            </w:pPr>
            <w:r w:rsidRPr="00A027D0">
              <w:t>property</w:t>
            </w:r>
          </w:p>
        </w:tc>
      </w:tr>
      <w:tr w:rsidR="007A165C" w14:paraId="72BC6726" w14:textId="77777777" w:rsidTr="00FE7492">
        <w:tc>
          <w:tcPr>
            <w:tcW w:w="2005" w:type="dxa"/>
          </w:tcPr>
          <w:p w14:paraId="135951E9" w14:textId="77777777" w:rsidR="007A165C" w:rsidRPr="00BE64EE" w:rsidRDefault="007A165C" w:rsidP="007A165C">
            <w:pPr>
              <w:pStyle w:val="tableentry"/>
            </w:pPr>
            <w:r w:rsidRPr="00BE64EE">
              <w:t>send method call</w:t>
            </w:r>
          </w:p>
        </w:tc>
        <w:tc>
          <w:tcPr>
            <w:tcW w:w="1440" w:type="dxa"/>
          </w:tcPr>
          <w:p w14:paraId="64A8099F" w14:textId="77777777" w:rsidR="007A165C" w:rsidRPr="00BE64EE" w:rsidRDefault="007A165C" w:rsidP="007A165C">
            <w:pPr>
              <w:pStyle w:val="tableentry"/>
            </w:pPr>
            <w:del w:id="2265" w:author="Author" w:date="2014-10-30T09:42:00Z">
              <w:r w:rsidRPr="00BE64EE" w:rsidDel="008C3846">
                <w:delText xml:space="preserve">Consumer </w:delText>
              </w:r>
            </w:del>
          </w:p>
        </w:tc>
        <w:tc>
          <w:tcPr>
            <w:tcW w:w="2250" w:type="dxa"/>
          </w:tcPr>
          <w:p w14:paraId="1D85F886" w14:textId="62006DA2" w:rsidR="007A165C" w:rsidRPr="00BE64EE" w:rsidRDefault="008C3846" w:rsidP="00E37DF9">
            <w:pPr>
              <w:pStyle w:val="tableentry"/>
            </w:pPr>
            <w:ins w:id="2266" w:author="Author" w:date="2014-10-30T09:42:00Z">
              <w:r>
                <w:t>Modify allowed for consumer peer</w:t>
              </w:r>
            </w:ins>
            <w:del w:id="2267" w:author="Author" w:date="2014-10-30T09:42:00Z">
              <w:r w:rsidR="007A165C" w:rsidRPr="00BE64EE" w:rsidDel="008C3846">
                <w:delText>Provider (if mutual authorization is required)</w:delText>
              </w:r>
            </w:del>
          </w:p>
        </w:tc>
        <w:tc>
          <w:tcPr>
            <w:tcW w:w="1980" w:type="dxa"/>
          </w:tcPr>
          <w:p w14:paraId="379BE567" w14:textId="77777777" w:rsidR="007A165C" w:rsidRPr="00A027D0" w:rsidRDefault="007A165C" w:rsidP="007A165C">
            <w:pPr>
              <w:pStyle w:val="tableentry"/>
            </w:pPr>
            <w:r w:rsidRPr="00A027D0">
              <w:t>method call</w:t>
            </w:r>
          </w:p>
        </w:tc>
      </w:tr>
      <w:tr w:rsidR="007A165C" w14:paraId="3FED472B" w14:textId="77777777" w:rsidTr="00FE7492">
        <w:tc>
          <w:tcPr>
            <w:tcW w:w="2005" w:type="dxa"/>
          </w:tcPr>
          <w:p w14:paraId="40CE08A0" w14:textId="77777777" w:rsidR="007A165C" w:rsidRPr="00BE64EE" w:rsidRDefault="007A165C" w:rsidP="007A165C">
            <w:pPr>
              <w:pStyle w:val="tableentry"/>
            </w:pPr>
            <w:r w:rsidRPr="00BE64EE">
              <w:t>receive method call</w:t>
            </w:r>
          </w:p>
        </w:tc>
        <w:tc>
          <w:tcPr>
            <w:tcW w:w="1440" w:type="dxa"/>
          </w:tcPr>
          <w:p w14:paraId="3B2DCAA7" w14:textId="457AD471" w:rsidR="007A165C" w:rsidRPr="00BE64EE" w:rsidRDefault="008C3846" w:rsidP="007A165C">
            <w:pPr>
              <w:pStyle w:val="tableentry"/>
            </w:pPr>
            <w:ins w:id="2268" w:author="Author" w:date="2014-10-30T09:42:00Z">
              <w:r>
                <w:t>Modify allowed for consumer peer</w:t>
              </w:r>
            </w:ins>
            <w:del w:id="2269" w:author="Author" w:date="2014-10-30T09:42:00Z">
              <w:r w:rsidR="007A165C" w:rsidRPr="00BE64EE" w:rsidDel="008C3846">
                <w:delText>Provider</w:delText>
              </w:r>
            </w:del>
          </w:p>
        </w:tc>
        <w:tc>
          <w:tcPr>
            <w:tcW w:w="2250" w:type="dxa"/>
          </w:tcPr>
          <w:p w14:paraId="66C42B0D" w14:textId="77777777" w:rsidR="007A165C" w:rsidRPr="00BE64EE" w:rsidRDefault="007A165C" w:rsidP="00E37DF9">
            <w:pPr>
              <w:pStyle w:val="tableentry"/>
            </w:pPr>
            <w:del w:id="2270" w:author="Author" w:date="2014-10-30T09:42:00Z">
              <w:r w:rsidRPr="00BE64EE" w:rsidDel="008C3846">
                <w:delText>Consumer</w:delText>
              </w:r>
            </w:del>
          </w:p>
        </w:tc>
        <w:tc>
          <w:tcPr>
            <w:tcW w:w="1980" w:type="dxa"/>
          </w:tcPr>
          <w:p w14:paraId="0EB48F61" w14:textId="77777777" w:rsidR="007A165C" w:rsidRPr="00A027D0" w:rsidRDefault="007A165C" w:rsidP="007A165C">
            <w:pPr>
              <w:pStyle w:val="tableentry"/>
            </w:pPr>
            <w:r w:rsidRPr="00A027D0">
              <w:t>method call</w:t>
            </w:r>
          </w:p>
        </w:tc>
      </w:tr>
      <w:tr w:rsidR="007A165C" w14:paraId="25655324" w14:textId="77777777" w:rsidTr="00FE7492">
        <w:tc>
          <w:tcPr>
            <w:tcW w:w="2005" w:type="dxa"/>
          </w:tcPr>
          <w:p w14:paraId="0CD008AD" w14:textId="77777777" w:rsidR="007A165C" w:rsidRPr="00BE64EE" w:rsidRDefault="007A165C" w:rsidP="007A165C">
            <w:pPr>
              <w:pStyle w:val="tableentry"/>
            </w:pPr>
            <w:r w:rsidRPr="00BE64EE">
              <w:t>send signal</w:t>
            </w:r>
          </w:p>
        </w:tc>
        <w:tc>
          <w:tcPr>
            <w:tcW w:w="1440" w:type="dxa"/>
          </w:tcPr>
          <w:p w14:paraId="23E99656" w14:textId="1434BECE" w:rsidR="007A165C" w:rsidRPr="00BE64EE" w:rsidRDefault="007A165C" w:rsidP="007A165C">
            <w:pPr>
              <w:pStyle w:val="tableentry"/>
            </w:pPr>
            <w:r w:rsidRPr="00BE64EE">
              <w:t>Provider</w:t>
            </w:r>
            <w:ins w:id="2271" w:author="Author" w:date="2014-10-30T09:43:00Z">
              <w:r w:rsidR="008C3846">
                <w:t xml:space="preserve"> allowed</w:t>
              </w:r>
            </w:ins>
          </w:p>
        </w:tc>
        <w:tc>
          <w:tcPr>
            <w:tcW w:w="2250" w:type="dxa"/>
          </w:tcPr>
          <w:p w14:paraId="533931A4" w14:textId="77777777" w:rsidR="007A165C" w:rsidRPr="00BE64EE" w:rsidRDefault="007A165C" w:rsidP="00E37DF9">
            <w:pPr>
              <w:pStyle w:val="tableentry"/>
            </w:pPr>
            <w:del w:id="2272" w:author="Author" w:date="2014-10-30T09:43:00Z">
              <w:r w:rsidRPr="00BE64EE" w:rsidDel="008C3846">
                <w:delText>Consumer</w:delText>
              </w:r>
            </w:del>
          </w:p>
        </w:tc>
        <w:tc>
          <w:tcPr>
            <w:tcW w:w="1980" w:type="dxa"/>
          </w:tcPr>
          <w:p w14:paraId="54323698" w14:textId="77777777" w:rsidR="007A165C" w:rsidRPr="00A027D0" w:rsidRDefault="007F21B5" w:rsidP="007A165C">
            <w:pPr>
              <w:pStyle w:val="tableentry"/>
            </w:pPr>
            <w:r>
              <w:t>signal</w:t>
            </w:r>
          </w:p>
        </w:tc>
      </w:tr>
      <w:tr w:rsidR="007A165C" w14:paraId="4CA664D1" w14:textId="77777777" w:rsidTr="00FE7492">
        <w:tc>
          <w:tcPr>
            <w:tcW w:w="2005" w:type="dxa"/>
          </w:tcPr>
          <w:p w14:paraId="3B335176" w14:textId="77777777" w:rsidR="007A165C" w:rsidRPr="00BE64EE" w:rsidRDefault="007A165C" w:rsidP="007A165C">
            <w:pPr>
              <w:pStyle w:val="tableentry"/>
            </w:pPr>
            <w:r w:rsidRPr="00BE64EE">
              <w:t>receive signal</w:t>
            </w:r>
          </w:p>
        </w:tc>
        <w:tc>
          <w:tcPr>
            <w:tcW w:w="1440" w:type="dxa"/>
          </w:tcPr>
          <w:p w14:paraId="3AC8FD59" w14:textId="1F2875EF" w:rsidR="007A165C" w:rsidRPr="00BE64EE" w:rsidRDefault="008C3846" w:rsidP="007A165C">
            <w:pPr>
              <w:pStyle w:val="tableentry"/>
            </w:pPr>
            <w:ins w:id="2273" w:author="Author" w:date="2014-10-30T09:43:00Z">
              <w:r>
                <w:t>Provider allowed for emitter</w:t>
              </w:r>
            </w:ins>
            <w:del w:id="2274" w:author="Author" w:date="2014-10-30T09:43:00Z">
              <w:r w:rsidR="007A165C" w:rsidRPr="00BE64EE" w:rsidDel="008C3846">
                <w:delText>Consumer</w:delText>
              </w:r>
            </w:del>
          </w:p>
        </w:tc>
        <w:tc>
          <w:tcPr>
            <w:tcW w:w="2250" w:type="dxa"/>
          </w:tcPr>
          <w:p w14:paraId="4BAC253C" w14:textId="77777777" w:rsidR="007A165C" w:rsidRPr="00BE64EE" w:rsidRDefault="007A165C" w:rsidP="00E37DF9">
            <w:pPr>
              <w:pStyle w:val="tableentry"/>
            </w:pPr>
            <w:del w:id="2275" w:author="Author" w:date="2014-10-30T09:43:00Z">
              <w:r w:rsidRPr="00BE64EE" w:rsidDel="008C3846">
                <w:delText>Provider</w:delText>
              </w:r>
            </w:del>
          </w:p>
        </w:tc>
        <w:tc>
          <w:tcPr>
            <w:tcW w:w="1980" w:type="dxa"/>
          </w:tcPr>
          <w:p w14:paraId="261D49D6" w14:textId="77777777" w:rsidR="007A165C" w:rsidRDefault="007F21B5" w:rsidP="007A165C">
            <w:pPr>
              <w:pStyle w:val="tableentry"/>
            </w:pPr>
            <w:r>
              <w:t>signal</w:t>
            </w:r>
          </w:p>
        </w:tc>
      </w:tr>
    </w:tbl>
    <w:p w14:paraId="26768A1B" w14:textId="77777777" w:rsidR="007565A5" w:rsidRDefault="00FE7492" w:rsidP="00FE7492">
      <w:pPr>
        <w:pStyle w:val="Heading4"/>
      </w:pPr>
      <w:r>
        <w:t>Search order</w:t>
      </w:r>
    </w:p>
    <w:p w14:paraId="2C9D0208" w14:textId="77777777" w:rsidR="006735D2" w:rsidRDefault="00FE7492" w:rsidP="00FE7492">
      <w:pPr>
        <w:pStyle w:val="body"/>
      </w:pPr>
      <w:r>
        <w:t>Whenever an encrypted message is created or received, the authorization rules are searched using the message header data (object path, int</w:t>
      </w:r>
      <w:r w:rsidR="006735D2">
        <w:t xml:space="preserve">erface name, and member name). </w:t>
      </w:r>
    </w:p>
    <w:p w14:paraId="1E63A6AE" w14:textId="77777777" w:rsidR="00FE7492" w:rsidRDefault="00FE7492" w:rsidP="00FE7492">
      <w:pPr>
        <w:pStyle w:val="body"/>
      </w:pPr>
      <w:r>
        <w:t>The following search order is performed against the authorization rules to find a match.  A rule without wild card is str</w:t>
      </w:r>
      <w:r w:rsidR="006735D2">
        <w:t xml:space="preserve">onger than one with wild card. </w:t>
      </w:r>
      <w:r>
        <w:t>Once a match is found, the search stops.</w:t>
      </w:r>
    </w:p>
    <w:p w14:paraId="6FFE1668" w14:textId="77777777" w:rsidR="001C4402" w:rsidRDefault="00FE7492" w:rsidP="00FE7492">
      <w:pPr>
        <w:pStyle w:val="numbrdlist"/>
      </w:pPr>
      <w:r>
        <w:t xml:space="preserve">Object path </w:t>
      </w:r>
    </w:p>
    <w:p w14:paraId="01AE92A4" w14:textId="77777777" w:rsidR="00FE7492" w:rsidRDefault="001C4402" w:rsidP="00FE7492">
      <w:pPr>
        <w:pStyle w:val="numbrdlist"/>
      </w:pPr>
      <w:r>
        <w:t>I</w:t>
      </w:r>
      <w:r w:rsidR="00FE7492">
        <w:t>nterface name, member name</w:t>
      </w:r>
      <w:r w:rsidR="006735D2">
        <w:t>.</w:t>
      </w:r>
    </w:p>
    <w:p w14:paraId="213C3EA0" w14:textId="77777777" w:rsidR="00FE7492" w:rsidRDefault="001C4402" w:rsidP="00FE7492">
      <w:pPr>
        <w:pStyle w:val="numbrdlist"/>
      </w:pPr>
      <w:r>
        <w:t>I</w:t>
      </w:r>
      <w:r w:rsidR="00FE7492">
        <w:t>nterface name</w:t>
      </w:r>
      <w:r w:rsidR="006735D2">
        <w:t>.</w:t>
      </w:r>
    </w:p>
    <w:p w14:paraId="1F3B3794" w14:textId="77777777" w:rsidR="00FE7492" w:rsidRDefault="00FE7492" w:rsidP="00FE7492">
      <w:pPr>
        <w:pStyle w:val="Heading4"/>
      </w:pPr>
      <w:r>
        <w:t>Materializing the rules</w:t>
      </w:r>
    </w:p>
    <w:p w14:paraId="3DCFDCC4" w14:textId="77777777" w:rsidR="00FE7492" w:rsidRDefault="00FE7492" w:rsidP="00FE7492">
      <w:pPr>
        <w:pStyle w:val="body"/>
      </w:pPr>
      <w:r>
        <w:t>Policies are applied to a peer connection as follows:</w:t>
      </w:r>
    </w:p>
    <w:p w14:paraId="6A55274A" w14:textId="77777777" w:rsidR="00FE7492" w:rsidRDefault="00FE7492" w:rsidP="00C07A1B">
      <w:pPr>
        <w:pStyle w:val="numbrdlist"/>
        <w:numPr>
          <w:ilvl w:val="0"/>
          <w:numId w:val="74"/>
        </w:numPr>
      </w:pPr>
      <w:r>
        <w:t>The ANY-USER policy is applied</w:t>
      </w:r>
    </w:p>
    <w:p w14:paraId="5FD124C9" w14:textId="77777777" w:rsidR="00FE7492" w:rsidRDefault="00FE7492" w:rsidP="00C07A1B">
      <w:pPr>
        <w:pStyle w:val="numbrdlist"/>
        <w:numPr>
          <w:ilvl w:val="0"/>
          <w:numId w:val="74"/>
        </w:numPr>
      </w:pPr>
      <w:r>
        <w:lastRenderedPageBreak/>
        <w:t xml:space="preserve">All guild-in-common policies are applied in undefined order. </w:t>
      </w:r>
      <w:r w:rsidR="002B504D">
        <w:t>Per guild-in-common, t</w:t>
      </w:r>
      <w:r>
        <w:t xml:space="preserve">he </w:t>
      </w:r>
      <w:r w:rsidR="002B504D">
        <w:t xml:space="preserve">materialized authorization rules are the </w:t>
      </w:r>
      <w:r>
        <w:t>intersection of the authorization rules between the consumer and provider</w:t>
      </w:r>
      <w:r w:rsidR="002B504D">
        <w:t>.  This intersection</w:t>
      </w:r>
      <w:r>
        <w:t xml:space="preserve"> will be unioned with the </w:t>
      </w:r>
      <w:r w:rsidR="002B504D">
        <w:t xml:space="preserve">previous </w:t>
      </w:r>
      <w:r>
        <w:t>result.</w:t>
      </w:r>
    </w:p>
    <w:p w14:paraId="757D2A3A" w14:textId="77777777" w:rsidR="00FE7492" w:rsidRPr="00FE7492" w:rsidRDefault="00FE7492" w:rsidP="00C07A1B">
      <w:pPr>
        <w:pStyle w:val="numbrdlist"/>
        <w:numPr>
          <w:ilvl w:val="0"/>
          <w:numId w:val="74"/>
        </w:numPr>
      </w:pPr>
      <w:r>
        <w:t xml:space="preserve">All peer-specific policies are applied in undefined order. The additional </w:t>
      </w:r>
      <w:r w:rsidR="002B504D">
        <w:t xml:space="preserve">materialized </w:t>
      </w:r>
      <w:r>
        <w:t xml:space="preserve">authorization rules will be unioned with the </w:t>
      </w:r>
      <w:r w:rsidR="002B504D">
        <w:t xml:space="preserve">previous </w:t>
      </w:r>
      <w:r>
        <w:t>result.</w:t>
      </w:r>
    </w:p>
    <w:p w14:paraId="5DC9F2E6" w14:textId="1E886444" w:rsidR="00406605" w:rsidDel="005D0680" w:rsidRDefault="00FE7492" w:rsidP="00FE7492">
      <w:pPr>
        <w:pStyle w:val="Heading3"/>
        <w:rPr>
          <w:del w:id="2276" w:author="Author" w:date="2014-10-30T09:46:00Z"/>
        </w:rPr>
      </w:pPr>
      <w:del w:id="2277" w:author="Author" w:date="2014-10-30T09:46:00Z">
        <w:r w:rsidDel="005D0680">
          <w:delText>Examples</w:delText>
        </w:r>
      </w:del>
    </w:p>
    <w:p w14:paraId="277836E6" w14:textId="09EEA565" w:rsidR="00FE7492" w:rsidDel="005D0680" w:rsidRDefault="006735D2" w:rsidP="00FE7492">
      <w:pPr>
        <w:pStyle w:val="body"/>
        <w:rPr>
          <w:del w:id="2278" w:author="Author" w:date="2014-10-30T09:46:00Z"/>
        </w:rPr>
      </w:pPr>
      <w:del w:id="2279" w:author="Author" w:date="2014-10-30T09:46:00Z">
        <w:r w:rsidDel="005D0680">
          <w:delText>T</w:delText>
        </w:r>
        <w:r w:rsidR="00FE7492" w:rsidRPr="00FE7492" w:rsidDel="005D0680">
          <w:delText>he interface names and members are referenced from the following sample introspection XML.</w:delText>
        </w:r>
      </w:del>
    </w:p>
    <w:p w14:paraId="49DEEB1F" w14:textId="234BC5F8" w:rsidR="00FE7492" w:rsidDel="005D0680" w:rsidRDefault="00FE7492" w:rsidP="00FE7492">
      <w:pPr>
        <w:pStyle w:val="code"/>
        <w:rPr>
          <w:del w:id="2280" w:author="Author" w:date="2014-10-30T09:46:00Z"/>
        </w:rPr>
      </w:pPr>
      <w:del w:id="2281" w:author="Author" w:date="2014-10-30T09:46:00Z">
        <w:r w:rsidDel="005D0680">
          <w:delText>&lt;node</w:delText>
        </w:r>
      </w:del>
    </w:p>
    <w:p w14:paraId="07EEEEBD" w14:textId="2CF6905D" w:rsidR="00FE7492" w:rsidDel="005D0680" w:rsidRDefault="00FE7492" w:rsidP="00FE7492">
      <w:pPr>
        <w:pStyle w:val="code"/>
        <w:rPr>
          <w:del w:id="2282" w:author="Author" w:date="2014-10-30T09:46:00Z"/>
        </w:rPr>
      </w:pPr>
      <w:del w:id="2283" w:author="Author" w:date="2014-10-30T09:46:00Z">
        <w:r w:rsidDel="005D0680">
          <w:delText xml:space="preserve">      xmlns:xsi="http://www.w3.org/2001/XMLSchema-instance"</w:delText>
        </w:r>
      </w:del>
    </w:p>
    <w:p w14:paraId="74498067" w14:textId="749CBD4F" w:rsidR="00FE7492" w:rsidDel="005D0680" w:rsidRDefault="00FE7492" w:rsidP="00FE7492">
      <w:pPr>
        <w:pStyle w:val="code"/>
        <w:rPr>
          <w:del w:id="2284" w:author="Author" w:date="2014-10-30T09:46:00Z"/>
        </w:rPr>
      </w:pPr>
      <w:del w:id="2285" w:author="Author" w:date="2014-10-30T09:46:00Z">
        <w:r w:rsidDel="005D0680">
          <w:delText xml:space="preserve">      xsi:noNamespaceSchemaLocation="https://www.all</w:delText>
        </w:r>
        <w:r w:rsidR="0042104D" w:rsidDel="005D0680">
          <w:delText>seenalliance</w:delText>
        </w:r>
        <w:r w:rsidDel="005D0680">
          <w:delText>.org/schemas/introspect.xsd"&gt;</w:delText>
        </w:r>
      </w:del>
    </w:p>
    <w:p w14:paraId="42CFF504" w14:textId="3C1768F9" w:rsidR="00FE7492" w:rsidDel="005D0680" w:rsidRDefault="00FE7492" w:rsidP="00FE7492">
      <w:pPr>
        <w:pStyle w:val="code"/>
        <w:rPr>
          <w:del w:id="2286" w:author="Author" w:date="2014-10-30T09:46:00Z"/>
        </w:rPr>
      </w:pPr>
      <w:del w:id="2287" w:author="Author" w:date="2014-10-30T09:46:00Z">
        <w:r w:rsidDel="005D0680">
          <w:delText xml:space="preserve">    &lt;interface name="org.allseenalliance.control.OnOff"&gt;</w:delText>
        </w:r>
      </w:del>
    </w:p>
    <w:p w14:paraId="3EF76F33" w14:textId="6922FA3C" w:rsidR="00FE7492" w:rsidDel="005D0680" w:rsidRDefault="00FE7492" w:rsidP="00FE7492">
      <w:pPr>
        <w:pStyle w:val="code"/>
        <w:rPr>
          <w:del w:id="2288" w:author="Author" w:date="2014-10-30T09:46:00Z"/>
        </w:rPr>
      </w:pPr>
      <w:del w:id="2289" w:author="Author" w:date="2014-10-30T09:46:00Z">
        <w:r w:rsidDel="005D0680">
          <w:delText xml:space="preserve">        &lt;method name="On"&gt;&lt;/method&gt;</w:delText>
        </w:r>
      </w:del>
    </w:p>
    <w:p w14:paraId="3571BBB7" w14:textId="7DE6D192" w:rsidR="00FE7492" w:rsidDel="005D0680" w:rsidRDefault="00FE7492" w:rsidP="00FE7492">
      <w:pPr>
        <w:pStyle w:val="code"/>
        <w:rPr>
          <w:del w:id="2290" w:author="Author" w:date="2014-10-30T09:46:00Z"/>
        </w:rPr>
      </w:pPr>
      <w:del w:id="2291" w:author="Author" w:date="2014-10-30T09:46:00Z">
        <w:r w:rsidDel="005D0680">
          <w:delText xml:space="preserve">        &lt;method name="Off"&gt;&lt;/method&gt;</w:delText>
        </w:r>
      </w:del>
    </w:p>
    <w:p w14:paraId="673B1A32" w14:textId="1B02BEF5" w:rsidR="00FE7492" w:rsidDel="005D0680" w:rsidRDefault="00FE7492" w:rsidP="00FE7492">
      <w:pPr>
        <w:pStyle w:val="code"/>
        <w:rPr>
          <w:del w:id="2292" w:author="Author" w:date="2014-10-30T09:46:00Z"/>
        </w:rPr>
      </w:pPr>
      <w:del w:id="2293" w:author="Author" w:date="2014-10-30T09:46:00Z">
        <w:r w:rsidDel="005D0680">
          <w:delText xml:space="preserve">    &lt;/interface&gt;</w:delText>
        </w:r>
      </w:del>
    </w:p>
    <w:p w14:paraId="6168CB46" w14:textId="5374BFBA" w:rsidR="00FE7492" w:rsidDel="005D0680" w:rsidRDefault="00FE7492" w:rsidP="00FE7492">
      <w:pPr>
        <w:pStyle w:val="code"/>
        <w:rPr>
          <w:del w:id="2294" w:author="Author" w:date="2014-10-30T09:46:00Z"/>
        </w:rPr>
      </w:pPr>
      <w:del w:id="2295" w:author="Author" w:date="2014-10-30T09:46:00Z">
        <w:r w:rsidDel="005D0680">
          <w:delText xml:space="preserve">    &lt;interface name="org.allseenalliance.control.TV"&gt;</w:delText>
        </w:r>
      </w:del>
    </w:p>
    <w:p w14:paraId="0C4B37D7" w14:textId="40EC3356" w:rsidR="00FE7492" w:rsidDel="005D0680" w:rsidRDefault="00FE7492" w:rsidP="00FE7492">
      <w:pPr>
        <w:pStyle w:val="code"/>
        <w:rPr>
          <w:del w:id="2296" w:author="Author" w:date="2014-10-30T09:46:00Z"/>
        </w:rPr>
      </w:pPr>
      <w:del w:id="2297" w:author="Author" w:date="2014-10-30T09:46:00Z">
        <w:r w:rsidDel="005D0680">
          <w:delText xml:space="preserve">        &lt;property name="Channel" type="u" access="readwrite"&gt;&lt;/property&gt;</w:delText>
        </w:r>
      </w:del>
    </w:p>
    <w:p w14:paraId="3CA9ECCD" w14:textId="407A523E" w:rsidR="00FE7492" w:rsidDel="005D0680" w:rsidRDefault="00FE7492" w:rsidP="00FE7492">
      <w:pPr>
        <w:pStyle w:val="code"/>
        <w:rPr>
          <w:del w:id="2298" w:author="Author" w:date="2014-10-30T09:46:00Z"/>
        </w:rPr>
      </w:pPr>
      <w:del w:id="2299" w:author="Author" w:date="2014-10-30T09:46:00Z">
        <w:r w:rsidDel="005D0680">
          <w:delText xml:space="preserve">        &lt;method name="Up"&gt;&lt;/method&gt;</w:delText>
        </w:r>
      </w:del>
    </w:p>
    <w:p w14:paraId="5DEE4911" w14:textId="2FB1F2DC" w:rsidR="00FE7492" w:rsidDel="005D0680" w:rsidRDefault="00FE7492" w:rsidP="00FE7492">
      <w:pPr>
        <w:pStyle w:val="code"/>
        <w:rPr>
          <w:del w:id="2300" w:author="Author" w:date="2014-10-30T09:46:00Z"/>
        </w:rPr>
      </w:pPr>
      <w:del w:id="2301" w:author="Author" w:date="2014-10-30T09:46:00Z">
        <w:r w:rsidDel="005D0680">
          <w:delText xml:space="preserve">        &lt;method name="Down"&gt;&lt;/method&gt;</w:delText>
        </w:r>
      </w:del>
    </w:p>
    <w:p w14:paraId="1975EDCA" w14:textId="58BEAFB2" w:rsidR="00FE7492" w:rsidDel="005D0680" w:rsidRDefault="00FE7492" w:rsidP="00FE7492">
      <w:pPr>
        <w:pStyle w:val="code"/>
        <w:rPr>
          <w:del w:id="2302" w:author="Author" w:date="2014-10-30T09:46:00Z"/>
        </w:rPr>
      </w:pPr>
      <w:del w:id="2303" w:author="Author" w:date="2014-10-30T09:46:00Z">
        <w:r w:rsidDel="005D0680">
          <w:delText xml:space="preserve">        &lt;signal name="ChannelChanged"&gt;</w:delText>
        </w:r>
      </w:del>
    </w:p>
    <w:p w14:paraId="5C302557" w14:textId="26672E56" w:rsidR="00FE7492" w:rsidDel="005D0680" w:rsidRDefault="00FE7492" w:rsidP="00FE7492">
      <w:pPr>
        <w:pStyle w:val="code"/>
        <w:rPr>
          <w:del w:id="2304" w:author="Author" w:date="2014-10-30T09:46:00Z"/>
        </w:rPr>
      </w:pPr>
      <w:del w:id="2305" w:author="Author" w:date="2014-10-30T09:46:00Z">
        <w:r w:rsidDel="005D0680">
          <w:delText xml:space="preserve">           &lt;arg name="newChannel" type="u"/&gt;</w:delText>
        </w:r>
      </w:del>
    </w:p>
    <w:p w14:paraId="3E1554F8" w14:textId="6751CDC3" w:rsidR="00FE7492" w:rsidDel="005D0680" w:rsidRDefault="00FE7492" w:rsidP="00FE7492">
      <w:pPr>
        <w:pStyle w:val="code"/>
        <w:rPr>
          <w:del w:id="2306" w:author="Author" w:date="2014-10-30T09:46:00Z"/>
        </w:rPr>
      </w:pPr>
      <w:del w:id="2307" w:author="Author" w:date="2014-10-30T09:46:00Z">
        <w:r w:rsidDel="005D0680">
          <w:delText xml:space="preserve">        &lt;/signal&gt;</w:delText>
        </w:r>
      </w:del>
    </w:p>
    <w:p w14:paraId="53698A2E" w14:textId="484F9B7D" w:rsidR="00FE7492" w:rsidDel="005D0680" w:rsidRDefault="00FE7492" w:rsidP="00FE7492">
      <w:pPr>
        <w:pStyle w:val="code"/>
        <w:rPr>
          <w:del w:id="2308" w:author="Author" w:date="2014-10-30T09:46:00Z"/>
        </w:rPr>
      </w:pPr>
      <w:del w:id="2309" w:author="Author" w:date="2014-10-30T09:46:00Z">
        <w:r w:rsidDel="005D0680">
          <w:delText xml:space="preserve">    &lt;/interface&gt;</w:delText>
        </w:r>
      </w:del>
    </w:p>
    <w:p w14:paraId="12E6E99F" w14:textId="310CE899" w:rsidR="00FE7492" w:rsidDel="005D0680" w:rsidRDefault="00FE7492" w:rsidP="00FE7492">
      <w:pPr>
        <w:pStyle w:val="code"/>
        <w:rPr>
          <w:del w:id="2310" w:author="Author" w:date="2014-10-30T09:46:00Z"/>
        </w:rPr>
      </w:pPr>
      <w:del w:id="2311" w:author="Author" w:date="2014-10-30T09:46:00Z">
        <w:r w:rsidDel="005D0680">
          <w:delText xml:space="preserve">    &lt;interface name="org.allseenalliance.control.Mouse"&gt;</w:delText>
        </w:r>
      </w:del>
    </w:p>
    <w:p w14:paraId="3F9D233F" w14:textId="5743F56B" w:rsidR="00FE7492" w:rsidDel="005D0680" w:rsidRDefault="00FE7492" w:rsidP="00FE7492">
      <w:pPr>
        <w:pStyle w:val="code"/>
        <w:rPr>
          <w:del w:id="2312" w:author="Author" w:date="2014-10-30T09:46:00Z"/>
        </w:rPr>
      </w:pPr>
      <w:del w:id="2313" w:author="Author" w:date="2014-10-30T09:46:00Z">
        <w:r w:rsidDel="005D0680">
          <w:delText xml:space="preserve">        &lt;property name="MousePosition" type="(ii)" access="readwrite"/&gt; </w:delText>
        </w:r>
      </w:del>
    </w:p>
    <w:p w14:paraId="0A5E015B" w14:textId="652B00C8" w:rsidR="00FE7492" w:rsidDel="005D0680" w:rsidRDefault="00FE7492" w:rsidP="00FE7492">
      <w:pPr>
        <w:pStyle w:val="code"/>
        <w:rPr>
          <w:del w:id="2314" w:author="Author" w:date="2014-10-30T09:46:00Z"/>
        </w:rPr>
      </w:pPr>
      <w:del w:id="2315" w:author="Author" w:date="2014-10-30T09:46:00Z">
        <w:r w:rsidDel="005D0680">
          <w:delText xml:space="preserve">        &lt;method name="ClickMouse"&gt;&lt;/method&gt;</w:delText>
        </w:r>
      </w:del>
    </w:p>
    <w:p w14:paraId="5366AEE3" w14:textId="3DC9DC9C" w:rsidR="00FE7492" w:rsidDel="005D0680" w:rsidRDefault="00FE7492" w:rsidP="00FE7492">
      <w:pPr>
        <w:pStyle w:val="code"/>
        <w:rPr>
          <w:del w:id="2316" w:author="Author" w:date="2014-10-30T09:46:00Z"/>
        </w:rPr>
      </w:pPr>
      <w:del w:id="2317" w:author="Author" w:date="2014-10-30T09:46:00Z">
        <w:r w:rsidDel="005D0680">
          <w:delText xml:space="preserve">        &lt;method name="WheelMouse"&gt;</w:delText>
        </w:r>
      </w:del>
    </w:p>
    <w:p w14:paraId="25502876" w14:textId="08956CD5" w:rsidR="00FE7492" w:rsidDel="005D0680" w:rsidRDefault="00FE7492" w:rsidP="00FE7492">
      <w:pPr>
        <w:pStyle w:val="code"/>
        <w:rPr>
          <w:del w:id="2318" w:author="Author" w:date="2014-10-30T09:46:00Z"/>
        </w:rPr>
      </w:pPr>
      <w:del w:id="2319" w:author="Author" w:date="2014-10-30T09:46:00Z">
        <w:r w:rsidDel="005D0680">
          <w:delText xml:space="preserve">           &lt;arg name="direction" type="q" direction="in"/&gt;</w:delText>
        </w:r>
      </w:del>
    </w:p>
    <w:p w14:paraId="0F2D0339" w14:textId="677CDB74" w:rsidR="00FE7492" w:rsidDel="005D0680" w:rsidRDefault="00FE7492" w:rsidP="00FE7492">
      <w:pPr>
        <w:pStyle w:val="code"/>
        <w:rPr>
          <w:del w:id="2320" w:author="Author" w:date="2014-10-30T09:46:00Z"/>
        </w:rPr>
      </w:pPr>
      <w:del w:id="2321" w:author="Author" w:date="2014-10-30T09:46:00Z">
        <w:r w:rsidDel="005D0680">
          <w:tab/>
        </w:r>
        <w:r w:rsidDel="005D0680">
          <w:tab/>
          <w:delText xml:space="preserve">   &lt;arg name="newMousePosition" type="(ii)" direction="out"/&gt;</w:delText>
        </w:r>
      </w:del>
    </w:p>
    <w:p w14:paraId="4CE158B4" w14:textId="3BFBD432" w:rsidR="00FE7492" w:rsidDel="005D0680" w:rsidRDefault="00FE7492" w:rsidP="00FE7492">
      <w:pPr>
        <w:pStyle w:val="code"/>
        <w:rPr>
          <w:del w:id="2322" w:author="Author" w:date="2014-10-30T09:46:00Z"/>
        </w:rPr>
      </w:pPr>
      <w:del w:id="2323" w:author="Author" w:date="2014-10-30T09:46:00Z">
        <w:r w:rsidDel="005D0680">
          <w:delText xml:space="preserve">        &lt;/method&gt;</w:delText>
        </w:r>
      </w:del>
    </w:p>
    <w:p w14:paraId="7C14D7AA" w14:textId="470860F3" w:rsidR="00FE7492" w:rsidDel="005D0680" w:rsidRDefault="00FE7492" w:rsidP="00FE7492">
      <w:pPr>
        <w:pStyle w:val="code"/>
        <w:rPr>
          <w:del w:id="2324" w:author="Author" w:date="2014-10-30T09:46:00Z"/>
        </w:rPr>
      </w:pPr>
      <w:del w:id="2325" w:author="Author" w:date="2014-10-30T09:46:00Z">
        <w:r w:rsidDel="005D0680">
          <w:delText xml:space="preserve">    &lt;/interface&gt;</w:delText>
        </w:r>
      </w:del>
    </w:p>
    <w:p w14:paraId="46A292A3" w14:textId="277C1B80" w:rsidR="00FE7492" w:rsidDel="005D0680" w:rsidRDefault="00FE7492" w:rsidP="00FE7492">
      <w:pPr>
        <w:pStyle w:val="code"/>
        <w:rPr>
          <w:del w:id="2326" w:author="Author" w:date="2014-10-30T09:46:00Z"/>
        </w:rPr>
      </w:pPr>
      <w:del w:id="2327" w:author="Author" w:date="2014-10-30T09:46:00Z">
        <w:r w:rsidDel="005D0680">
          <w:delText xml:space="preserve">    &lt;interface name="org.allseenalliance.control.ParentalControl"&gt;</w:delText>
        </w:r>
      </w:del>
    </w:p>
    <w:p w14:paraId="65E0570C" w14:textId="5F37D371" w:rsidR="00FE7492" w:rsidDel="005D0680" w:rsidRDefault="00FE7492" w:rsidP="00FE7492">
      <w:pPr>
        <w:pStyle w:val="code"/>
        <w:rPr>
          <w:del w:id="2328" w:author="Author" w:date="2014-10-30T09:46:00Z"/>
        </w:rPr>
      </w:pPr>
      <w:del w:id="2329" w:author="Author" w:date="2014-10-30T09:46:00Z">
        <w:r w:rsidDel="005D0680">
          <w:delText xml:space="preserve">        &lt;method name="RateChannel"&gt;</w:delText>
        </w:r>
      </w:del>
    </w:p>
    <w:p w14:paraId="6A784D69" w14:textId="494358DE" w:rsidR="00FE7492" w:rsidDel="005D0680" w:rsidRDefault="00FE7492" w:rsidP="00FE7492">
      <w:pPr>
        <w:pStyle w:val="code"/>
        <w:rPr>
          <w:del w:id="2330" w:author="Author" w:date="2014-10-30T09:46:00Z"/>
        </w:rPr>
      </w:pPr>
      <w:del w:id="2331" w:author="Author" w:date="2014-10-30T09:46:00Z">
        <w:r w:rsidDel="005D0680">
          <w:delText xml:space="preserve">           &lt;arg name="channel" type="u" direction="in"/&gt;</w:delText>
        </w:r>
      </w:del>
    </w:p>
    <w:p w14:paraId="243E9E1F" w14:textId="37B51DD5" w:rsidR="00FE7492" w:rsidDel="005D0680" w:rsidRDefault="00FE7492" w:rsidP="00FE7492">
      <w:pPr>
        <w:pStyle w:val="code"/>
        <w:rPr>
          <w:del w:id="2332" w:author="Author" w:date="2014-10-30T09:46:00Z"/>
        </w:rPr>
      </w:pPr>
      <w:del w:id="2333" w:author="Author" w:date="2014-10-30T09:46:00Z">
        <w:r w:rsidDel="005D0680">
          <w:delText xml:space="preserve">           &lt;arg name="rating" type="q" direction="in"/&gt;</w:delText>
        </w:r>
      </w:del>
    </w:p>
    <w:p w14:paraId="1144D119" w14:textId="3A463E69" w:rsidR="00FE7492" w:rsidDel="005D0680" w:rsidRDefault="00FE7492" w:rsidP="00FE7492">
      <w:pPr>
        <w:pStyle w:val="code"/>
        <w:rPr>
          <w:del w:id="2334" w:author="Author" w:date="2014-10-30T09:46:00Z"/>
        </w:rPr>
      </w:pPr>
      <w:del w:id="2335" w:author="Author" w:date="2014-10-30T09:46:00Z">
        <w:r w:rsidDel="005D0680">
          <w:delText xml:space="preserve">        &lt;/method&gt;</w:delText>
        </w:r>
      </w:del>
    </w:p>
    <w:p w14:paraId="18166AA6" w14:textId="33D5074E" w:rsidR="00FE7492" w:rsidDel="005D0680" w:rsidRDefault="00FE7492" w:rsidP="00FE7492">
      <w:pPr>
        <w:pStyle w:val="code"/>
        <w:rPr>
          <w:del w:id="2336" w:author="Author" w:date="2014-10-30T09:46:00Z"/>
        </w:rPr>
      </w:pPr>
      <w:del w:id="2337" w:author="Author" w:date="2014-10-30T09:46:00Z">
        <w:r w:rsidDel="005D0680">
          <w:delText xml:space="preserve">        &lt;method name="EnableChannel"&gt;</w:delText>
        </w:r>
      </w:del>
    </w:p>
    <w:p w14:paraId="2F062F7B" w14:textId="0E8607EA" w:rsidR="00FE7492" w:rsidDel="005D0680" w:rsidRDefault="00FE7492" w:rsidP="00FE7492">
      <w:pPr>
        <w:pStyle w:val="code"/>
        <w:rPr>
          <w:del w:id="2338" w:author="Author" w:date="2014-10-30T09:46:00Z"/>
        </w:rPr>
      </w:pPr>
      <w:del w:id="2339" w:author="Author" w:date="2014-10-30T09:46:00Z">
        <w:r w:rsidDel="005D0680">
          <w:delText xml:space="preserve">           &lt;arg name="channel" type="u" direction="in"/&gt;</w:delText>
        </w:r>
      </w:del>
    </w:p>
    <w:p w14:paraId="1B585EF9" w14:textId="46EA67E9" w:rsidR="00FE7492" w:rsidDel="005D0680" w:rsidRDefault="00FE7492" w:rsidP="00FE7492">
      <w:pPr>
        <w:pStyle w:val="code"/>
        <w:rPr>
          <w:del w:id="2340" w:author="Author" w:date="2014-10-30T09:46:00Z"/>
        </w:rPr>
      </w:pPr>
      <w:del w:id="2341" w:author="Author" w:date="2014-10-30T09:46:00Z">
        <w:r w:rsidDel="005D0680">
          <w:delText xml:space="preserve">        &lt;/method&gt;</w:delText>
        </w:r>
      </w:del>
    </w:p>
    <w:p w14:paraId="28402F68" w14:textId="27AA5997" w:rsidR="00FE7492" w:rsidDel="005D0680" w:rsidRDefault="00FE7492" w:rsidP="00FE7492">
      <w:pPr>
        <w:pStyle w:val="code"/>
        <w:rPr>
          <w:del w:id="2342" w:author="Author" w:date="2014-10-30T09:46:00Z"/>
        </w:rPr>
      </w:pPr>
      <w:del w:id="2343" w:author="Author" w:date="2014-10-30T09:46:00Z">
        <w:r w:rsidDel="005D0680">
          <w:delText xml:space="preserve">        &lt;method name="DisableChannel"&gt;</w:delText>
        </w:r>
      </w:del>
    </w:p>
    <w:p w14:paraId="41675E0E" w14:textId="4D3BCB20" w:rsidR="00FE7492" w:rsidDel="005D0680" w:rsidRDefault="00FE7492" w:rsidP="00FE7492">
      <w:pPr>
        <w:pStyle w:val="code"/>
        <w:rPr>
          <w:del w:id="2344" w:author="Author" w:date="2014-10-30T09:46:00Z"/>
        </w:rPr>
      </w:pPr>
      <w:del w:id="2345" w:author="Author" w:date="2014-10-30T09:46:00Z">
        <w:r w:rsidDel="005D0680">
          <w:delText xml:space="preserve">           &lt;arg name="channel" type="u" direction="in"/&gt;</w:delText>
        </w:r>
      </w:del>
    </w:p>
    <w:p w14:paraId="35901E8C" w14:textId="09EC593A" w:rsidR="00FE7492" w:rsidDel="005D0680" w:rsidRDefault="00FE7492" w:rsidP="00FE7492">
      <w:pPr>
        <w:pStyle w:val="code"/>
        <w:rPr>
          <w:del w:id="2346" w:author="Author" w:date="2014-10-30T09:46:00Z"/>
        </w:rPr>
      </w:pPr>
      <w:del w:id="2347" w:author="Author" w:date="2014-10-30T09:46:00Z">
        <w:r w:rsidDel="005D0680">
          <w:delText xml:space="preserve">        &lt;/method&gt;</w:delText>
        </w:r>
      </w:del>
    </w:p>
    <w:p w14:paraId="74F0A411" w14:textId="4B27CE4D" w:rsidR="00FE7492" w:rsidDel="005D0680" w:rsidRDefault="00FE7492" w:rsidP="00FE7492">
      <w:pPr>
        <w:pStyle w:val="code"/>
        <w:rPr>
          <w:del w:id="2348" w:author="Author" w:date="2014-10-30T09:46:00Z"/>
        </w:rPr>
      </w:pPr>
      <w:del w:id="2349" w:author="Author" w:date="2014-10-30T09:46:00Z">
        <w:r w:rsidDel="005D0680">
          <w:delText xml:space="preserve">    &lt;/interface&gt;</w:delText>
        </w:r>
      </w:del>
    </w:p>
    <w:p w14:paraId="4ED31DC1" w14:textId="29A62B83" w:rsidR="00FE7492" w:rsidRPr="00FE7492" w:rsidDel="005D0680" w:rsidRDefault="00FE7492" w:rsidP="00FE7492">
      <w:pPr>
        <w:pStyle w:val="code"/>
        <w:rPr>
          <w:del w:id="2350" w:author="Author" w:date="2014-10-30T09:46:00Z"/>
        </w:rPr>
      </w:pPr>
      <w:del w:id="2351" w:author="Author" w:date="2014-10-30T09:46:00Z">
        <w:r w:rsidDel="005D0680">
          <w:delText>&lt;/node&gt;</w:delText>
        </w:r>
      </w:del>
    </w:p>
    <w:p w14:paraId="14295F71" w14:textId="306AB597" w:rsidR="00FE7492" w:rsidDel="005D0680" w:rsidRDefault="006735D2" w:rsidP="00FE7492">
      <w:pPr>
        <w:pStyle w:val="Heading4"/>
        <w:rPr>
          <w:del w:id="2352" w:author="Author" w:date="2014-10-30T09:46:00Z"/>
        </w:rPr>
      </w:pPr>
      <w:del w:id="2353" w:author="Author" w:date="2014-10-30T09:46:00Z">
        <w:r w:rsidDel="005D0680">
          <w:delText>Sample authorization d</w:delText>
        </w:r>
        <w:r w:rsidR="00FE7492" w:rsidRPr="00FE7492" w:rsidDel="005D0680">
          <w:delText xml:space="preserve">ata in a </w:delText>
        </w:r>
        <w:r w:rsidDel="005D0680">
          <w:delText>provider policy fi</w:delText>
        </w:r>
        <w:r w:rsidR="00FE7492" w:rsidRPr="00FE7492" w:rsidDel="005D0680">
          <w:delText>le</w:delText>
        </w:r>
      </w:del>
    </w:p>
    <w:p w14:paraId="123F1BDD" w14:textId="08002ABA" w:rsidR="00FE7492" w:rsidDel="005D0680" w:rsidRDefault="00FE7492" w:rsidP="00FE7492">
      <w:pPr>
        <w:pStyle w:val="body"/>
        <w:rPr>
          <w:del w:id="2354" w:author="Author" w:date="2014-10-30T09:46:00Z"/>
        </w:rPr>
      </w:pPr>
      <w:del w:id="2355" w:author="Author" w:date="2014-10-30T09:46:00Z">
        <w:r w:rsidRPr="00FE7492" w:rsidDel="005D0680">
          <w:delText>This sample shows a provider authorization data containing an “any-peer”</w:delText>
        </w:r>
        <w:r w:rsidR="00313B87" w:rsidDel="005D0680">
          <w:delText xml:space="preserve"> policy and some guild</w:delText>
        </w:r>
        <w:r w:rsidR="006735D2" w:rsidDel="005D0680">
          <w:delText>-specific</w:delText>
        </w:r>
        <w:r w:rsidR="00313B87" w:rsidDel="005D0680">
          <w:delText xml:space="preserve"> policies.</w:delText>
        </w:r>
      </w:del>
    </w:p>
    <w:tbl>
      <w:tblPr>
        <w:tblStyle w:val="TableGridLight"/>
        <w:tblW w:w="0" w:type="auto"/>
        <w:tblLook w:val="04A0" w:firstRow="1" w:lastRow="0" w:firstColumn="1" w:lastColumn="0" w:noHBand="0" w:noVBand="1"/>
      </w:tblPr>
      <w:tblGrid>
        <w:gridCol w:w="1445"/>
        <w:gridCol w:w="8131"/>
      </w:tblGrid>
      <w:tr w:rsidR="0003202D" w:rsidDel="005D0680" w14:paraId="1F8B0515" w14:textId="07DD6284" w:rsidTr="002B7CB7">
        <w:trPr>
          <w:del w:id="2356" w:author="Author" w:date="2014-10-30T09:46:00Z"/>
        </w:trPr>
        <w:tc>
          <w:tcPr>
            <w:tcW w:w="1445" w:type="dxa"/>
          </w:tcPr>
          <w:p w14:paraId="1A1CAE67" w14:textId="0973D01B" w:rsidR="0003202D" w:rsidRPr="002B7CB7" w:rsidDel="005D0680" w:rsidRDefault="0003202D" w:rsidP="00FE7492">
            <w:pPr>
              <w:pStyle w:val="body"/>
              <w:ind w:left="0"/>
              <w:rPr>
                <w:del w:id="2357" w:author="Author" w:date="2014-10-30T09:46:00Z"/>
                <w:sz w:val="18"/>
                <w:szCs w:val="18"/>
              </w:rPr>
            </w:pPr>
            <w:del w:id="2358" w:author="Author" w:date="2014-10-30T09:46:00Z">
              <w:r w:rsidRPr="002B7CB7" w:rsidDel="005D0680">
                <w:rPr>
                  <w:sz w:val="18"/>
                  <w:szCs w:val="18"/>
                </w:rPr>
                <w:delText>version</w:delText>
              </w:r>
            </w:del>
          </w:p>
        </w:tc>
        <w:tc>
          <w:tcPr>
            <w:tcW w:w="8131" w:type="dxa"/>
          </w:tcPr>
          <w:p w14:paraId="595B52F9" w14:textId="3B034791" w:rsidR="0003202D" w:rsidRPr="002B7CB7" w:rsidDel="005D0680" w:rsidRDefault="0003202D" w:rsidP="00FE7492">
            <w:pPr>
              <w:pStyle w:val="body"/>
              <w:ind w:left="0"/>
              <w:rPr>
                <w:del w:id="2359" w:author="Author" w:date="2014-10-30T09:46:00Z"/>
                <w:sz w:val="18"/>
                <w:szCs w:val="18"/>
              </w:rPr>
            </w:pPr>
            <w:del w:id="2360" w:author="Author" w:date="2014-10-30T09:46:00Z">
              <w:r w:rsidRPr="002B7CB7" w:rsidDel="005D0680">
                <w:rPr>
                  <w:sz w:val="18"/>
                  <w:szCs w:val="18"/>
                </w:rPr>
                <w:delText>1</w:delText>
              </w:r>
            </w:del>
          </w:p>
        </w:tc>
      </w:tr>
      <w:tr w:rsidR="00AC6BEE" w:rsidDel="005D0680" w14:paraId="50298E81" w14:textId="7724C676" w:rsidTr="002B7CB7">
        <w:trPr>
          <w:ins w:id="2361" w:author="Author" w:date="2014-09-04T09:24:00Z"/>
          <w:del w:id="2362" w:author="Author" w:date="2014-10-30T09:46:00Z"/>
        </w:trPr>
        <w:tc>
          <w:tcPr>
            <w:tcW w:w="1445" w:type="dxa"/>
          </w:tcPr>
          <w:p w14:paraId="334EBC50" w14:textId="04A58B25" w:rsidR="00AC6BEE" w:rsidRPr="002B7CB7" w:rsidDel="005D0680" w:rsidRDefault="00AC6BEE" w:rsidP="00FE7492">
            <w:pPr>
              <w:pStyle w:val="body"/>
              <w:ind w:left="0"/>
              <w:rPr>
                <w:ins w:id="2363" w:author="Author" w:date="2014-09-04T09:24:00Z"/>
                <w:del w:id="2364" w:author="Author" w:date="2014-10-30T09:46:00Z"/>
                <w:sz w:val="18"/>
                <w:szCs w:val="18"/>
              </w:rPr>
            </w:pPr>
            <w:ins w:id="2365" w:author="Author" w:date="2014-09-04T09:24:00Z">
              <w:del w:id="2366" w:author="Author" w:date="2014-10-30T09:46:00Z">
                <w:r w:rsidDel="005D0680">
                  <w:rPr>
                    <w:sz w:val="18"/>
                    <w:szCs w:val="18"/>
                  </w:rPr>
                  <w:delText>serialNumber</w:delText>
                </w:r>
              </w:del>
            </w:ins>
          </w:p>
        </w:tc>
        <w:tc>
          <w:tcPr>
            <w:tcW w:w="8131" w:type="dxa"/>
          </w:tcPr>
          <w:p w14:paraId="6E9B200D" w14:textId="391F0C39" w:rsidR="00AC6BEE" w:rsidRPr="002B7CB7" w:rsidDel="005D0680" w:rsidRDefault="00AC6BEE" w:rsidP="00FE7492">
            <w:pPr>
              <w:pStyle w:val="body"/>
              <w:ind w:left="0"/>
              <w:rPr>
                <w:ins w:id="2367" w:author="Author" w:date="2014-09-04T09:24:00Z"/>
                <w:del w:id="2368" w:author="Author" w:date="2014-10-30T09:46:00Z"/>
                <w:sz w:val="18"/>
                <w:szCs w:val="18"/>
              </w:rPr>
            </w:pPr>
            <w:ins w:id="2369" w:author="Author" w:date="2014-09-04T09:24:00Z">
              <w:del w:id="2370" w:author="Author" w:date="2014-10-30T09:46:00Z">
                <w:r w:rsidDel="005D0680">
                  <w:rPr>
                    <w:sz w:val="18"/>
                    <w:szCs w:val="18"/>
                  </w:rPr>
                  <w:delText>893798</w:delText>
                </w:r>
              </w:del>
            </w:ins>
          </w:p>
        </w:tc>
      </w:tr>
      <w:tr w:rsidR="0003202D" w:rsidDel="005D0680" w14:paraId="072EFF88" w14:textId="0F208050" w:rsidTr="002B7CB7">
        <w:trPr>
          <w:del w:id="2371" w:author="Author" w:date="2014-10-30T09:46:00Z"/>
        </w:trPr>
        <w:tc>
          <w:tcPr>
            <w:tcW w:w="1445" w:type="dxa"/>
          </w:tcPr>
          <w:p w14:paraId="654CC766" w14:textId="58DEA250" w:rsidR="0003202D" w:rsidRPr="002B7CB7" w:rsidDel="005D0680" w:rsidRDefault="0003202D" w:rsidP="00FE7492">
            <w:pPr>
              <w:pStyle w:val="body"/>
              <w:ind w:left="0"/>
              <w:rPr>
                <w:del w:id="2372" w:author="Author" w:date="2014-10-30T09:46:00Z"/>
                <w:sz w:val="18"/>
                <w:szCs w:val="18"/>
              </w:rPr>
            </w:pPr>
            <w:del w:id="2373" w:author="Author" w:date="2014-10-30T09:46:00Z">
              <w:r w:rsidRPr="002B7CB7" w:rsidDel="005D0680">
                <w:rPr>
                  <w:sz w:val="18"/>
                  <w:szCs w:val="18"/>
                </w:rPr>
                <w:delText>provider</w:delText>
              </w:r>
            </w:del>
          </w:p>
        </w:tc>
        <w:tc>
          <w:tcPr>
            <w:tcW w:w="8131" w:type="dxa"/>
          </w:tcPr>
          <w:tbl>
            <w:tblPr>
              <w:tblStyle w:val="TableContemporary"/>
              <w:tblW w:w="0" w:type="auto"/>
              <w:tblLook w:val="04A0" w:firstRow="1" w:lastRow="0" w:firstColumn="1" w:lastColumn="0" w:noHBand="0" w:noVBand="1"/>
            </w:tblPr>
            <w:tblGrid>
              <w:gridCol w:w="7915"/>
            </w:tblGrid>
            <w:tr w:rsidR="0003202D" w:rsidRPr="00193B70" w:rsidDel="005D0680" w14:paraId="0CBB5CF9" w14:textId="1B55D14C" w:rsidTr="002B7CB7">
              <w:trPr>
                <w:cnfStyle w:val="100000000000" w:firstRow="1" w:lastRow="0" w:firstColumn="0" w:lastColumn="0" w:oddVBand="0" w:evenVBand="0" w:oddHBand="0" w:evenHBand="0" w:firstRowFirstColumn="0" w:firstRowLastColumn="0" w:lastRowFirstColumn="0" w:lastRowLastColumn="0"/>
                <w:del w:id="2374" w:author="Author" w:date="2014-10-30T09:46:00Z"/>
              </w:trPr>
              <w:tc>
                <w:tcPr>
                  <w:tcW w:w="7860" w:type="dxa"/>
                </w:tcPr>
                <w:tbl>
                  <w:tblPr>
                    <w:tblStyle w:val="TableGridLight"/>
                    <w:tblW w:w="0" w:type="auto"/>
                    <w:tblLook w:val="04A0" w:firstRow="1" w:lastRow="0" w:firstColumn="1" w:lastColumn="0" w:noHBand="0" w:noVBand="1"/>
                  </w:tblPr>
                  <w:tblGrid>
                    <w:gridCol w:w="1489"/>
                    <w:gridCol w:w="6145"/>
                  </w:tblGrid>
                  <w:tr w:rsidR="0003202D" w:rsidRPr="00193B70" w:rsidDel="005D0680" w14:paraId="60938388" w14:textId="5291A968" w:rsidTr="002B7CB7">
                    <w:trPr>
                      <w:del w:id="2375" w:author="Author" w:date="2014-10-30T09:46:00Z"/>
                    </w:trPr>
                    <w:tc>
                      <w:tcPr>
                        <w:tcW w:w="1489" w:type="dxa"/>
                      </w:tcPr>
                      <w:p w14:paraId="4D8A7A68" w14:textId="7005C43B" w:rsidR="0003202D" w:rsidRPr="002B7CB7" w:rsidDel="005D0680" w:rsidRDefault="0003202D" w:rsidP="00FE7492">
                        <w:pPr>
                          <w:pStyle w:val="body"/>
                          <w:ind w:left="0"/>
                          <w:rPr>
                            <w:del w:id="2376" w:author="Author" w:date="2014-10-30T09:46:00Z"/>
                            <w:sz w:val="18"/>
                            <w:szCs w:val="18"/>
                          </w:rPr>
                        </w:pPr>
                        <w:del w:id="2377" w:author="Author" w:date="2014-10-30T09:46:00Z">
                          <w:r w:rsidRPr="002B7CB7"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1785"/>
                          <w:gridCol w:w="1785"/>
                        </w:tblGrid>
                        <w:tr w:rsidR="0003202D" w:rsidRPr="00193B70" w:rsidDel="005D0680" w14:paraId="76439AEF" w14:textId="1B9BCCCD" w:rsidTr="002B7CB7">
                          <w:trPr>
                            <w:del w:id="2378" w:author="Author" w:date="2014-10-30T09:46:00Z"/>
                          </w:trPr>
                          <w:tc>
                            <w:tcPr>
                              <w:tcW w:w="1785" w:type="dxa"/>
                            </w:tcPr>
                            <w:p w14:paraId="5486C644" w14:textId="2036B50A" w:rsidR="0003202D" w:rsidRPr="002B7CB7" w:rsidDel="005D0680" w:rsidRDefault="000903F7" w:rsidP="00FE7492">
                              <w:pPr>
                                <w:pStyle w:val="body"/>
                                <w:ind w:left="0"/>
                                <w:rPr>
                                  <w:del w:id="2379" w:author="Author" w:date="2014-10-30T09:46:00Z"/>
                                  <w:sz w:val="18"/>
                                  <w:szCs w:val="18"/>
                                </w:rPr>
                              </w:pPr>
                              <w:del w:id="2380" w:author="Author" w:date="2014-10-30T09:46:00Z">
                                <w:r w:rsidRPr="002B7CB7" w:rsidDel="005D0680">
                                  <w:rPr>
                                    <w:sz w:val="18"/>
                                    <w:szCs w:val="18"/>
                                  </w:rPr>
                                  <w:delText>type</w:delText>
                                </w:r>
                              </w:del>
                            </w:p>
                          </w:tc>
                          <w:tc>
                            <w:tcPr>
                              <w:tcW w:w="1785" w:type="dxa"/>
                            </w:tcPr>
                            <w:p w14:paraId="5170FA6A" w14:textId="459FB97D" w:rsidR="0003202D" w:rsidRPr="002B7CB7" w:rsidDel="005D0680" w:rsidRDefault="000903F7" w:rsidP="00FE7492">
                              <w:pPr>
                                <w:pStyle w:val="body"/>
                                <w:ind w:left="0"/>
                                <w:rPr>
                                  <w:del w:id="2381" w:author="Author" w:date="2014-10-30T09:46:00Z"/>
                                  <w:sz w:val="18"/>
                                  <w:szCs w:val="18"/>
                                </w:rPr>
                              </w:pPr>
                              <w:del w:id="2382" w:author="Author" w:date="2014-10-30T09:46:00Z">
                                <w:r w:rsidRPr="002B7CB7" w:rsidDel="005D0680">
                                  <w:rPr>
                                    <w:sz w:val="18"/>
                                    <w:szCs w:val="18"/>
                                  </w:rPr>
                                  <w:delText>ANY</w:delText>
                                </w:r>
                              </w:del>
                            </w:p>
                          </w:tc>
                        </w:tr>
                      </w:tbl>
                      <w:p w14:paraId="1A9BA848" w14:textId="430C8686" w:rsidR="0003202D" w:rsidRPr="002B7CB7" w:rsidDel="005D0680" w:rsidRDefault="0003202D" w:rsidP="00FE7492">
                        <w:pPr>
                          <w:pStyle w:val="body"/>
                          <w:ind w:left="0"/>
                          <w:rPr>
                            <w:del w:id="2383" w:author="Author" w:date="2014-10-30T09:46:00Z"/>
                            <w:sz w:val="18"/>
                            <w:szCs w:val="18"/>
                          </w:rPr>
                        </w:pPr>
                      </w:p>
                    </w:tc>
                  </w:tr>
                  <w:tr w:rsidR="000903F7" w:rsidRPr="00193B70" w:rsidDel="005D0680" w14:paraId="05B3B0BF" w14:textId="0A417BCE" w:rsidTr="002B7CB7">
                    <w:trPr>
                      <w:del w:id="2384" w:author="Author" w:date="2014-10-30T09:46:00Z"/>
                    </w:trPr>
                    <w:tc>
                      <w:tcPr>
                        <w:tcW w:w="1489" w:type="dxa"/>
                      </w:tcPr>
                      <w:p w14:paraId="1629ED26" w14:textId="391CD5BF" w:rsidR="000903F7" w:rsidRPr="002B7CB7" w:rsidDel="005D0680" w:rsidRDefault="000903F7" w:rsidP="00FE7492">
                        <w:pPr>
                          <w:pStyle w:val="body"/>
                          <w:ind w:left="0"/>
                          <w:rPr>
                            <w:del w:id="2385" w:author="Author" w:date="2014-10-30T09:46:00Z"/>
                            <w:sz w:val="18"/>
                            <w:szCs w:val="18"/>
                          </w:rPr>
                        </w:pPr>
                        <w:del w:id="2386" w:author="Author" w:date="2014-10-30T09:46:00Z">
                          <w:r w:rsidRPr="002B7CB7"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1785"/>
                          <w:gridCol w:w="2828"/>
                        </w:tblGrid>
                        <w:tr w:rsidR="000903F7" w:rsidRPr="00193B70" w:rsidDel="005D0680" w14:paraId="4F3107A0" w14:textId="5E5F4DBF" w:rsidTr="002B7CB7">
                          <w:trPr>
                            <w:del w:id="2387" w:author="Author" w:date="2014-10-30T09:46:00Z"/>
                          </w:trPr>
                          <w:tc>
                            <w:tcPr>
                              <w:tcW w:w="1785" w:type="dxa"/>
                            </w:tcPr>
                            <w:p w14:paraId="617B7E21" w14:textId="2240C77F" w:rsidR="000903F7" w:rsidRPr="002B7CB7" w:rsidDel="005D0680" w:rsidRDefault="000903F7" w:rsidP="00FE7492">
                              <w:pPr>
                                <w:pStyle w:val="body"/>
                                <w:ind w:left="0"/>
                                <w:rPr>
                                  <w:del w:id="2388" w:author="Author" w:date="2014-10-30T09:46:00Z"/>
                                  <w:sz w:val="18"/>
                                  <w:szCs w:val="18"/>
                                </w:rPr>
                              </w:pPr>
                              <w:del w:id="2389" w:author="Author" w:date="2014-10-30T09:46:00Z">
                                <w:r w:rsidRPr="002B7CB7" w:rsidDel="005D0680">
                                  <w:rPr>
                                    <w:sz w:val="18"/>
                                    <w:szCs w:val="18"/>
                                  </w:rPr>
                                  <w:delText>ifn</w:delText>
                                </w:r>
                              </w:del>
                            </w:p>
                          </w:tc>
                          <w:tc>
                            <w:tcPr>
                              <w:tcW w:w="1785" w:type="dxa"/>
                            </w:tcPr>
                            <w:p w14:paraId="59A2A216" w14:textId="2A321513" w:rsidR="000903F7" w:rsidRPr="002B7CB7" w:rsidDel="005D0680" w:rsidRDefault="000903F7" w:rsidP="00FE7492">
                              <w:pPr>
                                <w:pStyle w:val="body"/>
                                <w:ind w:left="0"/>
                                <w:rPr>
                                  <w:del w:id="2390" w:author="Author" w:date="2014-10-30T09:46:00Z"/>
                                  <w:sz w:val="18"/>
                                  <w:szCs w:val="18"/>
                                </w:rPr>
                              </w:pPr>
                              <w:del w:id="2391" w:author="Author" w:date="2014-10-30T09:46:00Z">
                                <w:r w:rsidRPr="002B7CB7" w:rsidDel="005D0680">
                                  <w:rPr>
                                    <w:sz w:val="18"/>
                                    <w:szCs w:val="18"/>
                                  </w:rPr>
                                  <w:delText>org.allseenalliance.control.OnOff</w:delText>
                                </w:r>
                              </w:del>
                            </w:p>
                          </w:tc>
                        </w:tr>
                      </w:tbl>
                      <w:p w14:paraId="26FE529A" w14:textId="09367C0C" w:rsidR="000903F7" w:rsidRPr="002B7CB7" w:rsidDel="005D0680" w:rsidRDefault="000903F7" w:rsidP="00FE7492">
                        <w:pPr>
                          <w:pStyle w:val="body"/>
                          <w:ind w:left="0"/>
                          <w:rPr>
                            <w:del w:id="2392" w:author="Author" w:date="2014-10-30T09:46:00Z"/>
                            <w:sz w:val="18"/>
                            <w:szCs w:val="18"/>
                          </w:rPr>
                        </w:pPr>
                      </w:p>
                    </w:tc>
                  </w:tr>
                </w:tbl>
                <w:p w14:paraId="599037D9" w14:textId="0D373E18" w:rsidR="0003202D" w:rsidRPr="002B7CB7" w:rsidDel="005D0680" w:rsidRDefault="0003202D" w:rsidP="00FE7492">
                  <w:pPr>
                    <w:pStyle w:val="body"/>
                    <w:ind w:left="0"/>
                    <w:rPr>
                      <w:del w:id="2393" w:author="Author" w:date="2014-10-30T09:46:00Z"/>
                      <w:sz w:val="18"/>
                      <w:szCs w:val="18"/>
                    </w:rPr>
                  </w:pPr>
                </w:p>
              </w:tc>
            </w:tr>
            <w:tr w:rsidR="0003202D" w:rsidRPr="00193B70" w:rsidDel="005D0680" w14:paraId="4B4F8F3D" w14:textId="2491CE87" w:rsidTr="002B7CB7">
              <w:trPr>
                <w:cnfStyle w:val="000000100000" w:firstRow="0" w:lastRow="0" w:firstColumn="0" w:lastColumn="0" w:oddVBand="0" w:evenVBand="0" w:oddHBand="1" w:evenHBand="0" w:firstRowFirstColumn="0" w:firstRowLastColumn="0" w:lastRowFirstColumn="0" w:lastRowLastColumn="0"/>
                <w:del w:id="2394" w:author="Author" w:date="2014-10-30T09:46:00Z"/>
              </w:trPr>
              <w:tc>
                <w:tcPr>
                  <w:tcW w:w="7860" w:type="dxa"/>
                </w:tcPr>
                <w:tbl>
                  <w:tblPr>
                    <w:tblStyle w:val="TableGridLight"/>
                    <w:tblW w:w="0" w:type="auto"/>
                    <w:tblLook w:val="04A0" w:firstRow="1" w:lastRow="0" w:firstColumn="1" w:lastColumn="0" w:noHBand="0" w:noVBand="1"/>
                  </w:tblPr>
                  <w:tblGrid>
                    <w:gridCol w:w="627"/>
                    <w:gridCol w:w="7062"/>
                  </w:tblGrid>
                  <w:tr w:rsidR="000903F7" w:rsidRPr="00193B70" w:rsidDel="005D0680" w14:paraId="113C2F53" w14:textId="3EA3CB45" w:rsidTr="00193B70">
                    <w:trPr>
                      <w:del w:id="2395" w:author="Author" w:date="2014-10-30T09:46:00Z"/>
                    </w:trPr>
                    <w:tc>
                      <w:tcPr>
                        <w:tcW w:w="1489" w:type="dxa"/>
                      </w:tcPr>
                      <w:p w14:paraId="0AEA6778" w14:textId="464B1B63" w:rsidR="000903F7" w:rsidRPr="002B7CB7" w:rsidDel="005D0680" w:rsidRDefault="000903F7" w:rsidP="000903F7">
                        <w:pPr>
                          <w:pStyle w:val="body"/>
                          <w:ind w:left="0"/>
                          <w:rPr>
                            <w:del w:id="2396" w:author="Author" w:date="2014-10-30T09:46:00Z"/>
                            <w:sz w:val="18"/>
                            <w:szCs w:val="18"/>
                          </w:rPr>
                        </w:pPr>
                        <w:del w:id="2397" w:author="Author" w:date="2014-10-30T09:46:00Z">
                          <w:r w:rsidRPr="002B7CB7"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632"/>
                          <w:gridCol w:w="891"/>
                          <w:gridCol w:w="436"/>
                          <w:gridCol w:w="2505"/>
                          <w:gridCol w:w="1074"/>
                          <w:gridCol w:w="1227"/>
                        </w:tblGrid>
                        <w:tr w:rsidR="000903F7" w:rsidRPr="00193B70" w:rsidDel="005D0680" w14:paraId="379718FB" w14:textId="0565604D" w:rsidTr="00193B70">
                          <w:trPr>
                            <w:del w:id="2398" w:author="Author" w:date="2014-10-30T09:46:00Z"/>
                          </w:trPr>
                          <w:tc>
                            <w:tcPr>
                              <w:tcW w:w="632" w:type="dxa"/>
                            </w:tcPr>
                            <w:p w14:paraId="5D90241C" w14:textId="4A668972" w:rsidR="000903F7" w:rsidRPr="002B7CB7" w:rsidDel="005D0680" w:rsidRDefault="000903F7" w:rsidP="000903F7">
                              <w:pPr>
                                <w:pStyle w:val="body"/>
                                <w:ind w:left="0"/>
                                <w:rPr>
                                  <w:del w:id="2399" w:author="Author" w:date="2014-10-30T09:46:00Z"/>
                                  <w:sz w:val="18"/>
                                  <w:szCs w:val="18"/>
                                </w:rPr>
                              </w:pPr>
                              <w:del w:id="2400" w:author="Author" w:date="2014-10-30T09:46:00Z">
                                <w:r w:rsidRPr="002B7CB7" w:rsidDel="005D0680">
                                  <w:rPr>
                                    <w:sz w:val="18"/>
                                    <w:szCs w:val="18"/>
                                  </w:rPr>
                                  <w:delText>type</w:delText>
                                </w:r>
                              </w:del>
                            </w:p>
                          </w:tc>
                          <w:tc>
                            <w:tcPr>
                              <w:tcW w:w="891" w:type="dxa"/>
                            </w:tcPr>
                            <w:p w14:paraId="7DC624E1" w14:textId="5AB3A424" w:rsidR="000903F7" w:rsidRPr="002B7CB7" w:rsidDel="005D0680" w:rsidRDefault="000903F7" w:rsidP="000903F7">
                              <w:pPr>
                                <w:pStyle w:val="body"/>
                                <w:ind w:left="0"/>
                                <w:rPr>
                                  <w:del w:id="2401" w:author="Author" w:date="2014-10-30T09:46:00Z"/>
                                  <w:sz w:val="18"/>
                                  <w:szCs w:val="18"/>
                                </w:rPr>
                              </w:pPr>
                              <w:del w:id="2402" w:author="Author" w:date="2014-10-30T09:46:00Z">
                                <w:r w:rsidRPr="002B7CB7" w:rsidDel="005D0680">
                                  <w:rPr>
                                    <w:sz w:val="18"/>
                                    <w:szCs w:val="18"/>
                                  </w:rPr>
                                  <w:delText>GUILD</w:delText>
                                </w:r>
                              </w:del>
                            </w:p>
                          </w:tc>
                          <w:tc>
                            <w:tcPr>
                              <w:tcW w:w="436" w:type="dxa"/>
                            </w:tcPr>
                            <w:p w14:paraId="3581BC5B" w14:textId="38ACEF17" w:rsidR="000903F7" w:rsidRPr="002B7CB7" w:rsidDel="005D0680" w:rsidRDefault="000903F7" w:rsidP="000903F7">
                              <w:pPr>
                                <w:pStyle w:val="body"/>
                                <w:ind w:left="0"/>
                                <w:rPr>
                                  <w:del w:id="2403" w:author="Author" w:date="2014-10-30T09:46:00Z"/>
                                  <w:sz w:val="18"/>
                                  <w:szCs w:val="18"/>
                                </w:rPr>
                              </w:pPr>
                              <w:del w:id="2404" w:author="Author" w:date="2014-10-30T09:46:00Z">
                                <w:r w:rsidRPr="002B7CB7" w:rsidDel="005D0680">
                                  <w:rPr>
                                    <w:sz w:val="18"/>
                                    <w:szCs w:val="18"/>
                                  </w:rPr>
                                  <w:delText>ID</w:delText>
                                </w:r>
                              </w:del>
                            </w:p>
                          </w:tc>
                          <w:tc>
                            <w:tcPr>
                              <w:tcW w:w="2505" w:type="dxa"/>
                            </w:tcPr>
                            <w:p w14:paraId="4D23C932" w14:textId="5D5D226A" w:rsidR="000903F7" w:rsidRPr="002B7CB7" w:rsidDel="005D0680" w:rsidRDefault="000903F7" w:rsidP="000903F7">
                              <w:pPr>
                                <w:pStyle w:val="body"/>
                                <w:ind w:left="0"/>
                                <w:rPr>
                                  <w:del w:id="2405" w:author="Author" w:date="2014-10-30T09:46:00Z"/>
                                  <w:sz w:val="18"/>
                                  <w:szCs w:val="18"/>
                                </w:rPr>
                              </w:pPr>
                              <w:del w:id="2406" w:author="Author" w:date="2014-10-30T09:46:00Z">
                                <w:r w:rsidRPr="002B7CB7" w:rsidDel="005D0680">
                                  <w:rPr>
                                    <w:sz w:val="18"/>
                                    <w:szCs w:val="18"/>
                                  </w:rPr>
                                  <w:delText>LivingRoomGuildGUID</w:delText>
                                </w:r>
                              </w:del>
                            </w:p>
                          </w:tc>
                          <w:tc>
                            <w:tcPr>
                              <w:tcW w:w="1074" w:type="dxa"/>
                            </w:tcPr>
                            <w:p w14:paraId="70EA70B5" w14:textId="58FE2D46" w:rsidR="000903F7" w:rsidRPr="002B7CB7" w:rsidDel="005D0680" w:rsidRDefault="000903F7" w:rsidP="000903F7">
                              <w:pPr>
                                <w:pStyle w:val="body"/>
                                <w:ind w:left="0"/>
                                <w:rPr>
                                  <w:del w:id="2407" w:author="Author" w:date="2014-10-30T09:46:00Z"/>
                                  <w:sz w:val="18"/>
                                  <w:szCs w:val="18"/>
                                </w:rPr>
                              </w:pPr>
                              <w:del w:id="2408" w:author="Author" w:date="2014-10-30T09:46:00Z">
                                <w:r w:rsidRPr="002B7CB7" w:rsidDel="005D0680">
                                  <w:rPr>
                                    <w:sz w:val="18"/>
                                    <w:szCs w:val="18"/>
                                  </w:rPr>
                                  <w:delText>authority</w:delText>
                                </w:r>
                              </w:del>
                            </w:p>
                          </w:tc>
                          <w:tc>
                            <w:tcPr>
                              <w:tcW w:w="381" w:type="dxa"/>
                            </w:tcPr>
                            <w:p w14:paraId="6CF2BF05" w14:textId="2A1BBE6F" w:rsidR="000903F7" w:rsidRPr="002B7CB7" w:rsidDel="005D0680" w:rsidRDefault="000903F7" w:rsidP="000903F7">
                              <w:pPr>
                                <w:pStyle w:val="body"/>
                                <w:ind w:left="0"/>
                                <w:rPr>
                                  <w:del w:id="2409" w:author="Author" w:date="2014-10-30T09:46:00Z"/>
                                  <w:sz w:val="18"/>
                                  <w:szCs w:val="18"/>
                                </w:rPr>
                              </w:pPr>
                              <w:del w:id="2410" w:author="Author" w:date="2014-10-30T09:46:00Z">
                                <w:r w:rsidRPr="002B7CB7" w:rsidDel="005D0680">
                                  <w:rPr>
                                    <w:sz w:val="18"/>
                                    <w:szCs w:val="18"/>
                                  </w:rPr>
                                  <w:delText>guildPubKey</w:delText>
                                </w:r>
                              </w:del>
                            </w:p>
                          </w:tc>
                        </w:tr>
                      </w:tbl>
                      <w:p w14:paraId="3AA619E5" w14:textId="1D2C1163" w:rsidR="000903F7" w:rsidRPr="002B7CB7" w:rsidDel="005D0680" w:rsidRDefault="000903F7" w:rsidP="000903F7">
                        <w:pPr>
                          <w:pStyle w:val="body"/>
                          <w:ind w:left="0"/>
                          <w:rPr>
                            <w:del w:id="2411" w:author="Author" w:date="2014-10-30T09:46:00Z"/>
                            <w:sz w:val="18"/>
                            <w:szCs w:val="18"/>
                          </w:rPr>
                        </w:pPr>
                      </w:p>
                    </w:tc>
                  </w:tr>
                  <w:tr w:rsidR="000903F7" w:rsidRPr="00193B70" w:rsidDel="005D0680" w14:paraId="270AC4FB" w14:textId="3D9AE1E8" w:rsidTr="00193B70">
                    <w:trPr>
                      <w:del w:id="2412" w:author="Author" w:date="2014-10-30T09:46:00Z"/>
                    </w:trPr>
                    <w:tc>
                      <w:tcPr>
                        <w:tcW w:w="1489" w:type="dxa"/>
                      </w:tcPr>
                      <w:p w14:paraId="4CF0416B" w14:textId="2CB9FAC6" w:rsidR="000903F7" w:rsidRPr="002B7CB7" w:rsidDel="005D0680" w:rsidRDefault="000903F7" w:rsidP="000903F7">
                        <w:pPr>
                          <w:pStyle w:val="body"/>
                          <w:ind w:left="0"/>
                          <w:rPr>
                            <w:del w:id="2413" w:author="Author" w:date="2014-10-30T09:46:00Z"/>
                            <w:sz w:val="18"/>
                            <w:szCs w:val="18"/>
                          </w:rPr>
                        </w:pPr>
                        <w:del w:id="2414" w:author="Author" w:date="2014-10-30T09:46:00Z">
                          <w:r w:rsidRPr="002B7CB7"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0903F7" w:rsidRPr="00193B70" w:rsidDel="005D0680" w14:paraId="3CC7751E" w14:textId="233C38F1" w:rsidTr="00193B70">
                          <w:trPr>
                            <w:del w:id="2415" w:author="Author" w:date="2014-10-30T09:46:00Z"/>
                          </w:trPr>
                          <w:tc>
                            <w:tcPr>
                              <w:tcW w:w="439" w:type="dxa"/>
                            </w:tcPr>
                            <w:p w14:paraId="380A7D8A" w14:textId="75D63633" w:rsidR="000903F7" w:rsidRPr="002B7CB7" w:rsidDel="005D0680" w:rsidRDefault="000903F7" w:rsidP="000903F7">
                              <w:pPr>
                                <w:pStyle w:val="body"/>
                                <w:ind w:left="0"/>
                                <w:rPr>
                                  <w:del w:id="2416" w:author="Author" w:date="2014-10-30T09:46:00Z"/>
                                  <w:sz w:val="18"/>
                                  <w:szCs w:val="18"/>
                                </w:rPr>
                              </w:pPr>
                              <w:del w:id="2417" w:author="Author" w:date="2014-10-30T09:46:00Z">
                                <w:r w:rsidRPr="002B7CB7" w:rsidDel="005D0680">
                                  <w:rPr>
                                    <w:sz w:val="18"/>
                                    <w:szCs w:val="18"/>
                                  </w:rPr>
                                  <w:delText>ifn</w:delText>
                                </w:r>
                              </w:del>
                            </w:p>
                          </w:tc>
                          <w:tc>
                            <w:tcPr>
                              <w:tcW w:w="2996" w:type="dxa"/>
                            </w:tcPr>
                            <w:p w14:paraId="057EDE8B" w14:textId="35EA2C2D" w:rsidR="000903F7" w:rsidRPr="002B7CB7" w:rsidDel="005D0680" w:rsidRDefault="000903F7" w:rsidP="000903F7">
                              <w:pPr>
                                <w:pStyle w:val="body"/>
                                <w:ind w:left="0"/>
                                <w:rPr>
                                  <w:del w:id="2418" w:author="Author" w:date="2014-10-30T09:46:00Z"/>
                                  <w:sz w:val="18"/>
                                  <w:szCs w:val="18"/>
                                </w:rPr>
                              </w:pPr>
                              <w:del w:id="2419" w:author="Author" w:date="2014-10-30T09:46:00Z">
                                <w:r w:rsidRPr="002B7CB7" w:rsidDel="005D0680">
                                  <w:rPr>
                                    <w:sz w:val="18"/>
                                    <w:szCs w:val="18"/>
                                  </w:rPr>
                                  <w:delText>org.allseenalliance.control.TV</w:delText>
                                </w:r>
                              </w:del>
                            </w:p>
                          </w:tc>
                          <w:tc>
                            <w:tcPr>
                              <w:tcW w:w="581" w:type="dxa"/>
                            </w:tcPr>
                            <w:p w14:paraId="6F2C31F1" w14:textId="73AD98AE" w:rsidR="000903F7" w:rsidRPr="002B7CB7" w:rsidDel="005D0680" w:rsidRDefault="000903F7" w:rsidP="000903F7">
                              <w:pPr>
                                <w:pStyle w:val="body"/>
                                <w:ind w:left="0"/>
                                <w:rPr>
                                  <w:del w:id="2420" w:author="Author" w:date="2014-10-30T09:46:00Z"/>
                                  <w:sz w:val="18"/>
                                  <w:szCs w:val="18"/>
                                </w:rPr>
                              </w:pPr>
                              <w:del w:id="2421" w:author="Author" w:date="2014-10-30T09:46:00Z">
                                <w:r w:rsidRPr="002B7CB7" w:rsidDel="005D0680">
                                  <w:rPr>
                                    <w:sz w:val="18"/>
                                    <w:szCs w:val="18"/>
                                  </w:rPr>
                                  <w:delText>mbr</w:delText>
                                </w:r>
                              </w:del>
                            </w:p>
                          </w:tc>
                          <w:tc>
                            <w:tcPr>
                              <w:tcW w:w="1006" w:type="dxa"/>
                            </w:tcPr>
                            <w:p w14:paraId="0D84D447" w14:textId="65C73F59" w:rsidR="000903F7" w:rsidRPr="002B7CB7" w:rsidDel="005D0680" w:rsidRDefault="000903F7" w:rsidP="000903F7">
                              <w:pPr>
                                <w:pStyle w:val="body"/>
                                <w:ind w:left="0"/>
                                <w:rPr>
                                  <w:del w:id="2422" w:author="Author" w:date="2014-10-30T09:46:00Z"/>
                                  <w:sz w:val="18"/>
                                  <w:szCs w:val="18"/>
                                </w:rPr>
                              </w:pPr>
                              <w:del w:id="2423" w:author="Author" w:date="2014-10-30T09:46:00Z">
                                <w:r w:rsidRPr="002B7CB7" w:rsidDel="005D0680">
                                  <w:rPr>
                                    <w:sz w:val="18"/>
                                    <w:szCs w:val="18"/>
                                  </w:rPr>
                                  <w:delText>Up</w:delText>
                                </w:r>
                              </w:del>
                            </w:p>
                          </w:tc>
                          <w:tc>
                            <w:tcPr>
                              <w:tcW w:w="617" w:type="dxa"/>
                            </w:tcPr>
                            <w:p w14:paraId="3BD066A9" w14:textId="27D62827" w:rsidR="000903F7" w:rsidRPr="002B7CB7" w:rsidDel="005D0680" w:rsidRDefault="000903F7" w:rsidP="000903F7">
                              <w:pPr>
                                <w:pStyle w:val="body"/>
                                <w:ind w:left="0"/>
                                <w:rPr>
                                  <w:del w:id="2424" w:author="Author" w:date="2014-10-30T09:46:00Z"/>
                                  <w:sz w:val="18"/>
                                  <w:szCs w:val="18"/>
                                </w:rPr>
                              </w:pPr>
                            </w:p>
                          </w:tc>
                          <w:tc>
                            <w:tcPr>
                              <w:tcW w:w="358" w:type="dxa"/>
                            </w:tcPr>
                            <w:p w14:paraId="44FF2415" w14:textId="5DCF2C72" w:rsidR="000903F7" w:rsidRPr="002B7CB7" w:rsidDel="005D0680" w:rsidRDefault="000903F7" w:rsidP="000903F7">
                              <w:pPr>
                                <w:pStyle w:val="body"/>
                                <w:ind w:left="0"/>
                                <w:rPr>
                                  <w:del w:id="2425" w:author="Author" w:date="2014-10-30T09:46:00Z"/>
                                  <w:sz w:val="18"/>
                                  <w:szCs w:val="18"/>
                                </w:rPr>
                              </w:pPr>
                            </w:p>
                          </w:tc>
                          <w:tc>
                            <w:tcPr>
                              <w:tcW w:w="711" w:type="dxa"/>
                            </w:tcPr>
                            <w:p w14:paraId="0B18066F" w14:textId="6FE8E7CE" w:rsidR="000903F7" w:rsidRPr="002B7CB7" w:rsidDel="005D0680" w:rsidRDefault="000903F7" w:rsidP="000903F7">
                              <w:pPr>
                                <w:pStyle w:val="body"/>
                                <w:ind w:left="0"/>
                                <w:rPr>
                                  <w:del w:id="2426" w:author="Author" w:date="2014-10-30T09:46:00Z"/>
                                  <w:sz w:val="18"/>
                                  <w:szCs w:val="18"/>
                                </w:rPr>
                              </w:pPr>
                            </w:p>
                          </w:tc>
                          <w:tc>
                            <w:tcPr>
                              <w:tcW w:w="222" w:type="dxa"/>
                            </w:tcPr>
                            <w:p w14:paraId="33BB8AC5" w14:textId="5511B43C" w:rsidR="000903F7" w:rsidRPr="002B7CB7" w:rsidDel="005D0680" w:rsidRDefault="000903F7" w:rsidP="000903F7">
                              <w:pPr>
                                <w:pStyle w:val="body"/>
                                <w:ind w:left="0"/>
                                <w:rPr>
                                  <w:del w:id="2427" w:author="Author" w:date="2014-10-30T09:46:00Z"/>
                                  <w:sz w:val="18"/>
                                  <w:szCs w:val="18"/>
                                </w:rPr>
                              </w:pPr>
                            </w:p>
                          </w:tc>
                        </w:tr>
                        <w:tr w:rsidR="000903F7" w:rsidRPr="00193B70" w:rsidDel="005D0680" w14:paraId="1D07467E" w14:textId="6ACF45BF" w:rsidTr="00193B70">
                          <w:trPr>
                            <w:del w:id="2428" w:author="Author" w:date="2014-10-30T09:46:00Z"/>
                          </w:trPr>
                          <w:tc>
                            <w:tcPr>
                              <w:tcW w:w="439" w:type="dxa"/>
                            </w:tcPr>
                            <w:p w14:paraId="4AE4D9AA" w14:textId="5861328B" w:rsidR="000903F7" w:rsidRPr="002B7CB7" w:rsidDel="005D0680" w:rsidRDefault="000903F7" w:rsidP="000903F7">
                              <w:pPr>
                                <w:pStyle w:val="body"/>
                                <w:ind w:left="0"/>
                                <w:rPr>
                                  <w:del w:id="2429" w:author="Author" w:date="2014-10-30T09:46:00Z"/>
                                  <w:sz w:val="18"/>
                                  <w:szCs w:val="18"/>
                                </w:rPr>
                              </w:pPr>
                              <w:del w:id="2430" w:author="Author" w:date="2014-10-30T09:46:00Z">
                                <w:r w:rsidRPr="002B7CB7" w:rsidDel="005D0680">
                                  <w:rPr>
                                    <w:sz w:val="18"/>
                                    <w:szCs w:val="18"/>
                                  </w:rPr>
                                  <w:delText>ifn</w:delText>
                                </w:r>
                              </w:del>
                            </w:p>
                          </w:tc>
                          <w:tc>
                            <w:tcPr>
                              <w:tcW w:w="2996" w:type="dxa"/>
                            </w:tcPr>
                            <w:p w14:paraId="487F1976" w14:textId="698F767B" w:rsidR="000903F7" w:rsidRPr="002B7CB7" w:rsidDel="005D0680" w:rsidRDefault="000903F7" w:rsidP="000903F7">
                              <w:pPr>
                                <w:pStyle w:val="body"/>
                                <w:ind w:left="0"/>
                                <w:rPr>
                                  <w:del w:id="2431" w:author="Author" w:date="2014-10-30T09:46:00Z"/>
                                  <w:sz w:val="18"/>
                                  <w:szCs w:val="18"/>
                                </w:rPr>
                              </w:pPr>
                              <w:del w:id="2432" w:author="Author" w:date="2014-10-30T09:46:00Z">
                                <w:r w:rsidRPr="002B7CB7" w:rsidDel="005D0680">
                                  <w:rPr>
                                    <w:sz w:val="18"/>
                                    <w:szCs w:val="18"/>
                                  </w:rPr>
                                  <w:delText>org.allseenalliance.control.TV</w:delText>
                                </w:r>
                              </w:del>
                            </w:p>
                          </w:tc>
                          <w:tc>
                            <w:tcPr>
                              <w:tcW w:w="581" w:type="dxa"/>
                            </w:tcPr>
                            <w:p w14:paraId="4F00A161" w14:textId="3FC14A7D" w:rsidR="000903F7" w:rsidRPr="002B7CB7" w:rsidDel="005D0680" w:rsidRDefault="000903F7" w:rsidP="000903F7">
                              <w:pPr>
                                <w:pStyle w:val="body"/>
                                <w:ind w:left="0"/>
                                <w:rPr>
                                  <w:del w:id="2433" w:author="Author" w:date="2014-10-30T09:46:00Z"/>
                                  <w:sz w:val="18"/>
                                  <w:szCs w:val="18"/>
                                </w:rPr>
                              </w:pPr>
                              <w:del w:id="2434" w:author="Author" w:date="2014-10-30T09:46:00Z">
                                <w:r w:rsidRPr="002B7CB7" w:rsidDel="005D0680">
                                  <w:rPr>
                                    <w:sz w:val="18"/>
                                    <w:szCs w:val="18"/>
                                  </w:rPr>
                                  <w:delText>mbr</w:delText>
                                </w:r>
                              </w:del>
                            </w:p>
                          </w:tc>
                          <w:tc>
                            <w:tcPr>
                              <w:tcW w:w="1006" w:type="dxa"/>
                            </w:tcPr>
                            <w:p w14:paraId="663BD416" w14:textId="75537646" w:rsidR="000903F7" w:rsidRPr="002B7CB7" w:rsidDel="005D0680" w:rsidRDefault="000903F7" w:rsidP="000903F7">
                              <w:pPr>
                                <w:pStyle w:val="body"/>
                                <w:ind w:left="0"/>
                                <w:rPr>
                                  <w:del w:id="2435" w:author="Author" w:date="2014-10-30T09:46:00Z"/>
                                  <w:sz w:val="18"/>
                                  <w:szCs w:val="18"/>
                                </w:rPr>
                              </w:pPr>
                              <w:del w:id="2436" w:author="Author" w:date="2014-10-30T09:46:00Z">
                                <w:r w:rsidRPr="002B7CB7" w:rsidDel="005D0680">
                                  <w:rPr>
                                    <w:sz w:val="18"/>
                                    <w:szCs w:val="18"/>
                                  </w:rPr>
                                  <w:delText>Down</w:delText>
                                </w:r>
                              </w:del>
                            </w:p>
                          </w:tc>
                          <w:tc>
                            <w:tcPr>
                              <w:tcW w:w="617" w:type="dxa"/>
                            </w:tcPr>
                            <w:p w14:paraId="204445A2" w14:textId="1DED459B" w:rsidR="000903F7" w:rsidRPr="002B7CB7" w:rsidDel="005D0680" w:rsidRDefault="000903F7" w:rsidP="000903F7">
                              <w:pPr>
                                <w:pStyle w:val="body"/>
                                <w:ind w:left="0"/>
                                <w:rPr>
                                  <w:del w:id="2437" w:author="Author" w:date="2014-10-30T09:46:00Z"/>
                                  <w:sz w:val="18"/>
                                  <w:szCs w:val="18"/>
                                </w:rPr>
                              </w:pPr>
                            </w:p>
                          </w:tc>
                          <w:tc>
                            <w:tcPr>
                              <w:tcW w:w="358" w:type="dxa"/>
                            </w:tcPr>
                            <w:p w14:paraId="76301211" w14:textId="32940D9F" w:rsidR="000903F7" w:rsidRPr="002B7CB7" w:rsidDel="005D0680" w:rsidRDefault="000903F7" w:rsidP="000903F7">
                              <w:pPr>
                                <w:pStyle w:val="body"/>
                                <w:ind w:left="0"/>
                                <w:rPr>
                                  <w:del w:id="2438" w:author="Author" w:date="2014-10-30T09:46:00Z"/>
                                  <w:sz w:val="18"/>
                                  <w:szCs w:val="18"/>
                                </w:rPr>
                              </w:pPr>
                            </w:p>
                          </w:tc>
                          <w:tc>
                            <w:tcPr>
                              <w:tcW w:w="711" w:type="dxa"/>
                            </w:tcPr>
                            <w:p w14:paraId="2D321B8D" w14:textId="74DB5D15" w:rsidR="000903F7" w:rsidRPr="002B7CB7" w:rsidDel="005D0680" w:rsidRDefault="000903F7" w:rsidP="000903F7">
                              <w:pPr>
                                <w:pStyle w:val="body"/>
                                <w:ind w:left="0"/>
                                <w:rPr>
                                  <w:del w:id="2439" w:author="Author" w:date="2014-10-30T09:46:00Z"/>
                                  <w:sz w:val="18"/>
                                  <w:szCs w:val="18"/>
                                </w:rPr>
                              </w:pPr>
                            </w:p>
                          </w:tc>
                          <w:tc>
                            <w:tcPr>
                              <w:tcW w:w="222" w:type="dxa"/>
                            </w:tcPr>
                            <w:p w14:paraId="7657AFFC" w14:textId="1E8EE40B" w:rsidR="000903F7" w:rsidRPr="002B7CB7" w:rsidDel="005D0680" w:rsidRDefault="000903F7" w:rsidP="000903F7">
                              <w:pPr>
                                <w:pStyle w:val="body"/>
                                <w:ind w:left="0"/>
                                <w:rPr>
                                  <w:del w:id="2440" w:author="Author" w:date="2014-10-30T09:46:00Z"/>
                                  <w:sz w:val="18"/>
                                  <w:szCs w:val="18"/>
                                </w:rPr>
                              </w:pPr>
                            </w:p>
                          </w:tc>
                        </w:tr>
                        <w:tr w:rsidR="000903F7" w:rsidRPr="00193B70" w:rsidDel="005D0680" w14:paraId="0BDF28DC" w14:textId="436ACAEB" w:rsidTr="00193B70">
                          <w:trPr>
                            <w:del w:id="2441" w:author="Author" w:date="2014-10-30T09:46:00Z"/>
                          </w:trPr>
                          <w:tc>
                            <w:tcPr>
                              <w:tcW w:w="439" w:type="dxa"/>
                            </w:tcPr>
                            <w:p w14:paraId="3B2811A3" w14:textId="2CB3A2BB" w:rsidR="000903F7" w:rsidRPr="002B7CB7" w:rsidDel="005D0680" w:rsidRDefault="000903F7" w:rsidP="000903F7">
                              <w:pPr>
                                <w:pStyle w:val="body"/>
                                <w:ind w:left="0"/>
                                <w:rPr>
                                  <w:del w:id="2442" w:author="Author" w:date="2014-10-30T09:46:00Z"/>
                                  <w:sz w:val="18"/>
                                  <w:szCs w:val="18"/>
                                </w:rPr>
                              </w:pPr>
                              <w:del w:id="2443" w:author="Author" w:date="2014-10-30T09:46:00Z">
                                <w:r w:rsidRPr="002B7CB7" w:rsidDel="005D0680">
                                  <w:rPr>
                                    <w:sz w:val="18"/>
                                    <w:szCs w:val="18"/>
                                  </w:rPr>
                                  <w:delText>ifn</w:delText>
                                </w:r>
                              </w:del>
                            </w:p>
                          </w:tc>
                          <w:tc>
                            <w:tcPr>
                              <w:tcW w:w="2996" w:type="dxa"/>
                            </w:tcPr>
                            <w:p w14:paraId="0B396718" w14:textId="02769A9B" w:rsidR="000903F7" w:rsidRPr="002B7CB7" w:rsidDel="005D0680" w:rsidRDefault="000903F7" w:rsidP="000903F7">
                              <w:pPr>
                                <w:pStyle w:val="body"/>
                                <w:ind w:left="0"/>
                                <w:rPr>
                                  <w:del w:id="2444" w:author="Author" w:date="2014-10-30T09:46:00Z"/>
                                  <w:sz w:val="18"/>
                                  <w:szCs w:val="18"/>
                                </w:rPr>
                              </w:pPr>
                              <w:del w:id="2445" w:author="Author" w:date="2014-10-30T09:46:00Z">
                                <w:r w:rsidRPr="002B7CB7" w:rsidDel="005D0680">
                                  <w:rPr>
                                    <w:sz w:val="18"/>
                                    <w:szCs w:val="18"/>
                                  </w:rPr>
                                  <w:delText>org.allseenalliance.control.TV</w:delText>
                                </w:r>
                              </w:del>
                            </w:p>
                          </w:tc>
                          <w:tc>
                            <w:tcPr>
                              <w:tcW w:w="581" w:type="dxa"/>
                            </w:tcPr>
                            <w:p w14:paraId="3434C522" w14:textId="1B15E867" w:rsidR="000903F7" w:rsidRPr="002B7CB7" w:rsidDel="005D0680" w:rsidRDefault="000903F7" w:rsidP="000903F7">
                              <w:pPr>
                                <w:pStyle w:val="body"/>
                                <w:ind w:left="0"/>
                                <w:rPr>
                                  <w:del w:id="2446" w:author="Author" w:date="2014-10-30T09:46:00Z"/>
                                  <w:sz w:val="18"/>
                                  <w:szCs w:val="18"/>
                                </w:rPr>
                              </w:pPr>
                              <w:del w:id="2447" w:author="Author" w:date="2014-10-30T09:46:00Z">
                                <w:r w:rsidRPr="002B7CB7" w:rsidDel="005D0680">
                                  <w:rPr>
                                    <w:sz w:val="18"/>
                                    <w:szCs w:val="18"/>
                                  </w:rPr>
                                  <w:delText>mbr</w:delText>
                                </w:r>
                              </w:del>
                            </w:p>
                          </w:tc>
                          <w:tc>
                            <w:tcPr>
                              <w:tcW w:w="1006" w:type="dxa"/>
                            </w:tcPr>
                            <w:p w14:paraId="677B72C7" w14:textId="328184D3" w:rsidR="000903F7" w:rsidRPr="002B7CB7" w:rsidDel="005D0680" w:rsidRDefault="000903F7" w:rsidP="000903F7">
                              <w:pPr>
                                <w:pStyle w:val="body"/>
                                <w:ind w:left="0"/>
                                <w:rPr>
                                  <w:del w:id="2448" w:author="Author" w:date="2014-10-30T09:46:00Z"/>
                                  <w:sz w:val="18"/>
                                  <w:szCs w:val="18"/>
                                </w:rPr>
                              </w:pPr>
                              <w:del w:id="2449" w:author="Author" w:date="2014-10-30T09:46:00Z">
                                <w:r w:rsidRPr="002B7CB7" w:rsidDel="005D0680">
                                  <w:rPr>
                                    <w:sz w:val="18"/>
                                    <w:szCs w:val="18"/>
                                  </w:rPr>
                                  <w:delText>Channel</w:delText>
                                </w:r>
                              </w:del>
                            </w:p>
                          </w:tc>
                          <w:tc>
                            <w:tcPr>
                              <w:tcW w:w="617" w:type="dxa"/>
                            </w:tcPr>
                            <w:p w14:paraId="05EF3CCD" w14:textId="2DD14F1F" w:rsidR="000903F7" w:rsidRPr="002B7CB7" w:rsidDel="005D0680" w:rsidRDefault="000903F7" w:rsidP="000903F7">
                              <w:pPr>
                                <w:pStyle w:val="body"/>
                                <w:ind w:left="0"/>
                                <w:rPr>
                                  <w:del w:id="2450" w:author="Author" w:date="2014-10-30T09:46:00Z"/>
                                  <w:sz w:val="18"/>
                                  <w:szCs w:val="18"/>
                                </w:rPr>
                              </w:pPr>
                              <w:del w:id="2451" w:author="Author" w:date="2014-10-30T09:46:00Z">
                                <w:r w:rsidRPr="002B7CB7" w:rsidDel="005D0680">
                                  <w:rPr>
                                    <w:sz w:val="18"/>
                                    <w:szCs w:val="18"/>
                                  </w:rPr>
                                  <w:delText>type</w:delText>
                                </w:r>
                              </w:del>
                            </w:p>
                          </w:tc>
                          <w:tc>
                            <w:tcPr>
                              <w:tcW w:w="358" w:type="dxa"/>
                            </w:tcPr>
                            <w:p w14:paraId="45FC254B" w14:textId="51D52224" w:rsidR="000903F7" w:rsidRPr="002B7CB7" w:rsidDel="005D0680" w:rsidRDefault="000903F7" w:rsidP="000903F7">
                              <w:pPr>
                                <w:pStyle w:val="body"/>
                                <w:ind w:left="0"/>
                                <w:rPr>
                                  <w:del w:id="2452" w:author="Author" w:date="2014-10-30T09:46:00Z"/>
                                  <w:sz w:val="18"/>
                                  <w:szCs w:val="18"/>
                                </w:rPr>
                              </w:pPr>
                              <w:del w:id="2453" w:author="Author" w:date="2014-10-30T09:46:00Z">
                                <w:r w:rsidRPr="002B7CB7" w:rsidDel="005D0680">
                                  <w:rPr>
                                    <w:sz w:val="18"/>
                                    <w:szCs w:val="18"/>
                                  </w:rPr>
                                  <w:delText>P</w:delText>
                                </w:r>
                              </w:del>
                            </w:p>
                          </w:tc>
                          <w:tc>
                            <w:tcPr>
                              <w:tcW w:w="711" w:type="dxa"/>
                            </w:tcPr>
                            <w:p w14:paraId="752F7726" w14:textId="788B9CA9" w:rsidR="000903F7" w:rsidRPr="002B7CB7" w:rsidDel="005D0680" w:rsidRDefault="000903F7" w:rsidP="000903F7">
                              <w:pPr>
                                <w:pStyle w:val="body"/>
                                <w:ind w:left="0"/>
                                <w:rPr>
                                  <w:del w:id="2454" w:author="Author" w:date="2014-10-30T09:46:00Z"/>
                                  <w:sz w:val="18"/>
                                  <w:szCs w:val="18"/>
                                </w:rPr>
                              </w:pPr>
                              <w:del w:id="2455" w:author="Author" w:date="2014-10-30T09:46:00Z">
                                <w:r w:rsidRPr="002B7CB7" w:rsidDel="005D0680">
                                  <w:rPr>
                                    <w:sz w:val="18"/>
                                    <w:szCs w:val="18"/>
                                  </w:rPr>
                                  <w:delText>read-only</w:delText>
                                </w:r>
                              </w:del>
                            </w:p>
                          </w:tc>
                          <w:tc>
                            <w:tcPr>
                              <w:tcW w:w="222" w:type="dxa"/>
                            </w:tcPr>
                            <w:p w14:paraId="38FAE2E4" w14:textId="1F05FA94" w:rsidR="000903F7" w:rsidRPr="002B7CB7" w:rsidDel="005D0680" w:rsidRDefault="000903F7" w:rsidP="000903F7">
                              <w:pPr>
                                <w:pStyle w:val="body"/>
                                <w:ind w:left="0"/>
                                <w:rPr>
                                  <w:del w:id="2456" w:author="Author" w:date="2014-10-30T09:46:00Z"/>
                                  <w:sz w:val="18"/>
                                  <w:szCs w:val="18"/>
                                </w:rPr>
                              </w:pPr>
                              <w:del w:id="2457" w:author="Author" w:date="2014-10-30T09:46:00Z">
                                <w:r w:rsidRPr="002B7CB7" w:rsidDel="005D0680">
                                  <w:rPr>
                                    <w:sz w:val="18"/>
                                    <w:szCs w:val="18"/>
                                  </w:rPr>
                                  <w:delText>true</w:delText>
                                </w:r>
                              </w:del>
                            </w:p>
                          </w:tc>
                        </w:tr>
                        <w:tr w:rsidR="000903F7" w:rsidRPr="00193B70" w:rsidDel="005D0680" w14:paraId="48D121FA" w14:textId="409B3BF7" w:rsidTr="00193B70">
                          <w:trPr>
                            <w:del w:id="2458" w:author="Author" w:date="2014-10-30T09:46:00Z"/>
                          </w:trPr>
                          <w:tc>
                            <w:tcPr>
                              <w:tcW w:w="439" w:type="dxa"/>
                            </w:tcPr>
                            <w:p w14:paraId="0B2F4635" w14:textId="1B1CC401" w:rsidR="000903F7" w:rsidRPr="00193B70" w:rsidDel="005D0680" w:rsidRDefault="000903F7" w:rsidP="000903F7">
                              <w:pPr>
                                <w:pStyle w:val="body"/>
                                <w:ind w:left="0"/>
                                <w:rPr>
                                  <w:del w:id="2459" w:author="Author" w:date="2014-10-30T09:46:00Z"/>
                                  <w:sz w:val="18"/>
                                  <w:szCs w:val="18"/>
                                </w:rPr>
                              </w:pPr>
                              <w:del w:id="2460" w:author="Author" w:date="2014-10-30T09:46:00Z">
                                <w:r w:rsidDel="005D0680">
                                  <w:rPr>
                                    <w:sz w:val="18"/>
                                    <w:szCs w:val="18"/>
                                  </w:rPr>
                                  <w:delText>ifn</w:delText>
                                </w:r>
                              </w:del>
                            </w:p>
                          </w:tc>
                          <w:tc>
                            <w:tcPr>
                              <w:tcW w:w="2996" w:type="dxa"/>
                            </w:tcPr>
                            <w:p w14:paraId="2FA52144" w14:textId="016A6DBC" w:rsidR="000903F7" w:rsidRPr="00193B70" w:rsidDel="005D0680" w:rsidRDefault="000903F7" w:rsidP="000903F7">
                              <w:pPr>
                                <w:pStyle w:val="body"/>
                                <w:ind w:left="0"/>
                                <w:rPr>
                                  <w:del w:id="2461" w:author="Author" w:date="2014-10-30T09:46:00Z"/>
                                  <w:sz w:val="18"/>
                                  <w:szCs w:val="18"/>
                                </w:rPr>
                              </w:pPr>
                              <w:del w:id="2462" w:author="Author" w:date="2014-10-30T09:46:00Z">
                                <w:r w:rsidRPr="007A2D49" w:rsidDel="005D0680">
                                  <w:rPr>
                                    <w:sz w:val="18"/>
                                    <w:szCs w:val="18"/>
                                  </w:rPr>
                                  <w:delText>org.allseenalliance.control.</w:delText>
                                </w:r>
                                <w:r w:rsidDel="005D0680">
                                  <w:rPr>
                                    <w:sz w:val="18"/>
                                    <w:szCs w:val="18"/>
                                  </w:rPr>
                                  <w:delText>Mouse*</w:delText>
                                </w:r>
                              </w:del>
                            </w:p>
                          </w:tc>
                          <w:tc>
                            <w:tcPr>
                              <w:tcW w:w="581" w:type="dxa"/>
                            </w:tcPr>
                            <w:p w14:paraId="6CFA0884" w14:textId="6B006A4F" w:rsidR="000903F7" w:rsidRPr="00193B70" w:rsidDel="005D0680" w:rsidRDefault="000903F7" w:rsidP="000903F7">
                              <w:pPr>
                                <w:pStyle w:val="body"/>
                                <w:ind w:left="0"/>
                                <w:rPr>
                                  <w:del w:id="2463" w:author="Author" w:date="2014-10-30T09:46:00Z"/>
                                  <w:sz w:val="18"/>
                                  <w:szCs w:val="18"/>
                                </w:rPr>
                              </w:pPr>
                            </w:p>
                          </w:tc>
                          <w:tc>
                            <w:tcPr>
                              <w:tcW w:w="1006" w:type="dxa"/>
                            </w:tcPr>
                            <w:p w14:paraId="4F258F7C" w14:textId="09FB4E91" w:rsidR="000903F7" w:rsidRPr="00193B70" w:rsidDel="005D0680" w:rsidRDefault="000903F7" w:rsidP="000903F7">
                              <w:pPr>
                                <w:pStyle w:val="body"/>
                                <w:ind w:left="0"/>
                                <w:rPr>
                                  <w:del w:id="2464" w:author="Author" w:date="2014-10-30T09:46:00Z"/>
                                  <w:sz w:val="18"/>
                                  <w:szCs w:val="18"/>
                                </w:rPr>
                              </w:pPr>
                            </w:p>
                          </w:tc>
                          <w:tc>
                            <w:tcPr>
                              <w:tcW w:w="617" w:type="dxa"/>
                            </w:tcPr>
                            <w:p w14:paraId="6EFE78A9" w14:textId="0901C50E" w:rsidR="000903F7" w:rsidRPr="00193B70" w:rsidDel="005D0680" w:rsidRDefault="000903F7" w:rsidP="000903F7">
                              <w:pPr>
                                <w:pStyle w:val="body"/>
                                <w:ind w:left="0"/>
                                <w:rPr>
                                  <w:del w:id="2465" w:author="Author" w:date="2014-10-30T09:46:00Z"/>
                                  <w:sz w:val="18"/>
                                  <w:szCs w:val="18"/>
                                </w:rPr>
                              </w:pPr>
                            </w:p>
                          </w:tc>
                          <w:tc>
                            <w:tcPr>
                              <w:tcW w:w="358" w:type="dxa"/>
                            </w:tcPr>
                            <w:p w14:paraId="3367EBD3" w14:textId="23F15C4A" w:rsidR="000903F7" w:rsidRPr="00193B70" w:rsidDel="005D0680" w:rsidRDefault="000903F7" w:rsidP="000903F7">
                              <w:pPr>
                                <w:pStyle w:val="body"/>
                                <w:ind w:left="0"/>
                                <w:rPr>
                                  <w:del w:id="2466" w:author="Author" w:date="2014-10-30T09:46:00Z"/>
                                  <w:sz w:val="18"/>
                                  <w:szCs w:val="18"/>
                                </w:rPr>
                              </w:pPr>
                            </w:p>
                          </w:tc>
                          <w:tc>
                            <w:tcPr>
                              <w:tcW w:w="711" w:type="dxa"/>
                            </w:tcPr>
                            <w:p w14:paraId="34CEBE04" w14:textId="7D6E512E" w:rsidR="000903F7" w:rsidRPr="00193B70" w:rsidDel="005D0680" w:rsidRDefault="000903F7" w:rsidP="000903F7">
                              <w:pPr>
                                <w:pStyle w:val="body"/>
                                <w:ind w:left="0"/>
                                <w:rPr>
                                  <w:del w:id="2467" w:author="Author" w:date="2014-10-30T09:46:00Z"/>
                                  <w:sz w:val="18"/>
                                  <w:szCs w:val="18"/>
                                </w:rPr>
                              </w:pPr>
                            </w:p>
                          </w:tc>
                          <w:tc>
                            <w:tcPr>
                              <w:tcW w:w="222" w:type="dxa"/>
                            </w:tcPr>
                            <w:p w14:paraId="7A5C7A6A" w14:textId="0C2D4ACC" w:rsidR="000903F7" w:rsidRPr="00193B70" w:rsidDel="005D0680" w:rsidRDefault="000903F7" w:rsidP="000903F7">
                              <w:pPr>
                                <w:pStyle w:val="body"/>
                                <w:ind w:left="0"/>
                                <w:rPr>
                                  <w:del w:id="2468" w:author="Author" w:date="2014-10-30T09:46:00Z"/>
                                  <w:sz w:val="18"/>
                                  <w:szCs w:val="18"/>
                                </w:rPr>
                              </w:pPr>
                            </w:p>
                          </w:tc>
                        </w:tr>
                      </w:tbl>
                      <w:p w14:paraId="1A115C33" w14:textId="1E5853FD" w:rsidR="000903F7" w:rsidRPr="002B7CB7" w:rsidDel="005D0680" w:rsidRDefault="000903F7" w:rsidP="000903F7">
                        <w:pPr>
                          <w:pStyle w:val="body"/>
                          <w:ind w:left="0"/>
                          <w:rPr>
                            <w:del w:id="2469" w:author="Author" w:date="2014-10-30T09:46:00Z"/>
                            <w:sz w:val="18"/>
                            <w:szCs w:val="18"/>
                          </w:rPr>
                        </w:pPr>
                      </w:p>
                    </w:tc>
                  </w:tr>
                </w:tbl>
                <w:p w14:paraId="63338A5A" w14:textId="79D968AE" w:rsidR="0003202D" w:rsidRPr="002B7CB7" w:rsidDel="005D0680" w:rsidRDefault="0003202D" w:rsidP="00FE7492">
                  <w:pPr>
                    <w:pStyle w:val="body"/>
                    <w:ind w:left="0"/>
                    <w:rPr>
                      <w:del w:id="2470" w:author="Author" w:date="2014-10-30T09:46:00Z"/>
                      <w:sz w:val="18"/>
                      <w:szCs w:val="18"/>
                    </w:rPr>
                  </w:pPr>
                </w:p>
              </w:tc>
            </w:tr>
            <w:tr w:rsidR="00193B70" w:rsidRPr="00193B70" w:rsidDel="005D0680" w14:paraId="0D762AE1" w14:textId="748810ED" w:rsidTr="00193B70">
              <w:trPr>
                <w:cnfStyle w:val="000000010000" w:firstRow="0" w:lastRow="0" w:firstColumn="0" w:lastColumn="0" w:oddVBand="0" w:evenVBand="0" w:oddHBand="0" w:evenHBand="1" w:firstRowFirstColumn="0" w:firstRowLastColumn="0" w:lastRowFirstColumn="0" w:lastRowLastColumn="0"/>
                <w:del w:id="2471" w:author="Author" w:date="2014-10-30T09:46:00Z"/>
              </w:trPr>
              <w:tc>
                <w:tcPr>
                  <w:tcW w:w="7860" w:type="dxa"/>
                  <w:shd w:val="pct5" w:color="000000" w:fill="FFFFFF"/>
                </w:tcPr>
                <w:tbl>
                  <w:tblPr>
                    <w:tblStyle w:val="TableGridLight"/>
                    <w:tblW w:w="0" w:type="auto"/>
                    <w:tblLook w:val="04A0" w:firstRow="1" w:lastRow="0" w:firstColumn="1" w:lastColumn="0" w:noHBand="0" w:noVBand="1"/>
                  </w:tblPr>
                  <w:tblGrid>
                    <w:gridCol w:w="1489"/>
                    <w:gridCol w:w="6145"/>
                  </w:tblGrid>
                  <w:tr w:rsidR="00193B70" w:rsidRPr="007A2D49" w:rsidDel="005D0680" w14:paraId="15C41EE4" w14:textId="7B91BA68" w:rsidTr="00193B70">
                    <w:trPr>
                      <w:del w:id="2472" w:author="Author" w:date="2014-10-30T09:46:00Z"/>
                    </w:trPr>
                    <w:tc>
                      <w:tcPr>
                        <w:tcW w:w="1489" w:type="dxa"/>
                      </w:tcPr>
                      <w:p w14:paraId="4636EA41" w14:textId="08ACD981" w:rsidR="00193B70" w:rsidRPr="007A2D49" w:rsidDel="005D0680" w:rsidRDefault="00193B70" w:rsidP="00193B70">
                        <w:pPr>
                          <w:pStyle w:val="body"/>
                          <w:ind w:left="0"/>
                          <w:rPr>
                            <w:del w:id="2473" w:author="Author" w:date="2014-10-30T09:46:00Z"/>
                            <w:sz w:val="18"/>
                            <w:szCs w:val="18"/>
                          </w:rPr>
                        </w:pPr>
                        <w:del w:id="2474"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573"/>
                          <w:gridCol w:w="793"/>
                          <w:gridCol w:w="404"/>
                          <w:gridCol w:w="1871"/>
                          <w:gridCol w:w="941"/>
                          <w:gridCol w:w="1337"/>
                        </w:tblGrid>
                        <w:tr w:rsidR="00193B70" w:rsidRPr="007A2D49" w:rsidDel="005D0680" w14:paraId="2D4E2754" w14:textId="2A07E6BC" w:rsidTr="00193B70">
                          <w:trPr>
                            <w:del w:id="2475" w:author="Author" w:date="2014-10-30T09:46:00Z"/>
                          </w:trPr>
                          <w:tc>
                            <w:tcPr>
                              <w:tcW w:w="632" w:type="dxa"/>
                            </w:tcPr>
                            <w:p w14:paraId="43C5AA50" w14:textId="6A20CFC6" w:rsidR="00193B70" w:rsidRPr="007A2D49" w:rsidDel="005D0680" w:rsidRDefault="00193B70" w:rsidP="00193B70">
                              <w:pPr>
                                <w:pStyle w:val="body"/>
                                <w:ind w:left="0"/>
                                <w:rPr>
                                  <w:del w:id="2476" w:author="Author" w:date="2014-10-30T09:46:00Z"/>
                                  <w:sz w:val="18"/>
                                  <w:szCs w:val="18"/>
                                </w:rPr>
                              </w:pPr>
                              <w:del w:id="2477" w:author="Author" w:date="2014-10-30T09:46:00Z">
                                <w:r w:rsidRPr="007A2D49" w:rsidDel="005D0680">
                                  <w:rPr>
                                    <w:sz w:val="18"/>
                                    <w:szCs w:val="18"/>
                                  </w:rPr>
                                  <w:delText>type</w:delText>
                                </w:r>
                              </w:del>
                            </w:p>
                          </w:tc>
                          <w:tc>
                            <w:tcPr>
                              <w:tcW w:w="891" w:type="dxa"/>
                            </w:tcPr>
                            <w:p w14:paraId="11238BB8" w14:textId="07CFDBB0" w:rsidR="00193B70" w:rsidRPr="007A2D49" w:rsidDel="005D0680" w:rsidRDefault="00193B70" w:rsidP="00193B70">
                              <w:pPr>
                                <w:pStyle w:val="body"/>
                                <w:ind w:left="0"/>
                                <w:rPr>
                                  <w:del w:id="2478" w:author="Author" w:date="2014-10-30T09:46:00Z"/>
                                  <w:sz w:val="18"/>
                                  <w:szCs w:val="18"/>
                                </w:rPr>
                              </w:pPr>
                              <w:del w:id="2479" w:author="Author" w:date="2014-10-30T09:46:00Z">
                                <w:r w:rsidRPr="007A2D49" w:rsidDel="005D0680">
                                  <w:rPr>
                                    <w:sz w:val="18"/>
                                    <w:szCs w:val="18"/>
                                  </w:rPr>
                                  <w:delText>GUILD</w:delText>
                                </w:r>
                              </w:del>
                            </w:p>
                          </w:tc>
                          <w:tc>
                            <w:tcPr>
                              <w:tcW w:w="436" w:type="dxa"/>
                            </w:tcPr>
                            <w:p w14:paraId="1BB3BE5B" w14:textId="4C2BB2F9" w:rsidR="00193B70" w:rsidRPr="007A2D49" w:rsidDel="005D0680" w:rsidRDefault="00193B70" w:rsidP="00193B70">
                              <w:pPr>
                                <w:pStyle w:val="body"/>
                                <w:ind w:left="0"/>
                                <w:rPr>
                                  <w:del w:id="2480" w:author="Author" w:date="2014-10-30T09:46:00Z"/>
                                  <w:sz w:val="18"/>
                                  <w:szCs w:val="18"/>
                                </w:rPr>
                              </w:pPr>
                              <w:del w:id="2481" w:author="Author" w:date="2014-10-30T09:46:00Z">
                                <w:r w:rsidRPr="007A2D49" w:rsidDel="005D0680">
                                  <w:rPr>
                                    <w:sz w:val="18"/>
                                    <w:szCs w:val="18"/>
                                  </w:rPr>
                                  <w:delText>ID</w:delText>
                                </w:r>
                              </w:del>
                            </w:p>
                          </w:tc>
                          <w:tc>
                            <w:tcPr>
                              <w:tcW w:w="2505" w:type="dxa"/>
                            </w:tcPr>
                            <w:p w14:paraId="599A587D" w14:textId="4CDEBDF0" w:rsidR="00193B70" w:rsidRPr="007A2D49" w:rsidDel="005D0680" w:rsidRDefault="00193B70" w:rsidP="00193B70">
                              <w:pPr>
                                <w:pStyle w:val="body"/>
                                <w:ind w:left="0"/>
                                <w:rPr>
                                  <w:del w:id="2482" w:author="Author" w:date="2014-10-30T09:46:00Z"/>
                                  <w:sz w:val="18"/>
                                  <w:szCs w:val="18"/>
                                </w:rPr>
                              </w:pPr>
                              <w:del w:id="2483" w:author="Author" w:date="2014-10-30T09:46:00Z">
                                <w:r w:rsidDel="005D0680">
                                  <w:rPr>
                                    <w:sz w:val="18"/>
                                    <w:szCs w:val="18"/>
                                  </w:rPr>
                                  <w:delText>Parents</w:delText>
                                </w:r>
                                <w:r w:rsidRPr="007A2D49" w:rsidDel="005D0680">
                                  <w:rPr>
                                    <w:sz w:val="18"/>
                                    <w:szCs w:val="18"/>
                                  </w:rPr>
                                  <w:delText>GuildGUID</w:delText>
                                </w:r>
                              </w:del>
                            </w:p>
                          </w:tc>
                          <w:tc>
                            <w:tcPr>
                              <w:tcW w:w="1074" w:type="dxa"/>
                            </w:tcPr>
                            <w:p w14:paraId="11418C6E" w14:textId="1829747C" w:rsidR="00193B70" w:rsidRPr="007A2D49" w:rsidDel="005D0680" w:rsidRDefault="00193B70" w:rsidP="00193B70">
                              <w:pPr>
                                <w:pStyle w:val="body"/>
                                <w:ind w:left="0"/>
                                <w:rPr>
                                  <w:del w:id="2484" w:author="Author" w:date="2014-10-30T09:46:00Z"/>
                                  <w:sz w:val="18"/>
                                  <w:szCs w:val="18"/>
                                </w:rPr>
                              </w:pPr>
                              <w:del w:id="2485" w:author="Author" w:date="2014-10-30T09:46:00Z">
                                <w:r w:rsidRPr="007A2D49" w:rsidDel="005D0680">
                                  <w:rPr>
                                    <w:sz w:val="18"/>
                                    <w:szCs w:val="18"/>
                                  </w:rPr>
                                  <w:delText>authority</w:delText>
                                </w:r>
                              </w:del>
                            </w:p>
                          </w:tc>
                          <w:tc>
                            <w:tcPr>
                              <w:tcW w:w="381" w:type="dxa"/>
                            </w:tcPr>
                            <w:p w14:paraId="1AB50359" w14:textId="3B5AEB76" w:rsidR="00193B70" w:rsidRPr="007A2D49" w:rsidDel="005D0680" w:rsidRDefault="00193B70" w:rsidP="00193B70">
                              <w:pPr>
                                <w:pStyle w:val="body"/>
                                <w:ind w:left="0"/>
                                <w:rPr>
                                  <w:del w:id="2486" w:author="Author" w:date="2014-10-30T09:46:00Z"/>
                                  <w:sz w:val="18"/>
                                  <w:szCs w:val="18"/>
                                </w:rPr>
                              </w:pPr>
                              <w:del w:id="2487" w:author="Author" w:date="2014-10-30T09:46:00Z">
                                <w:r w:rsidDel="005D0680">
                                  <w:rPr>
                                    <w:sz w:val="18"/>
                                    <w:szCs w:val="18"/>
                                  </w:rPr>
                                  <w:delText>owner</w:delText>
                                </w:r>
                                <w:r w:rsidRPr="007A2D49" w:rsidDel="005D0680">
                                  <w:rPr>
                                    <w:sz w:val="18"/>
                                    <w:szCs w:val="18"/>
                                  </w:rPr>
                                  <w:delText>PubKey</w:delText>
                                </w:r>
                              </w:del>
                            </w:p>
                          </w:tc>
                        </w:tr>
                      </w:tbl>
                      <w:p w14:paraId="2A478B9F" w14:textId="0C2B7E1C" w:rsidR="00193B70" w:rsidRPr="007A2D49" w:rsidDel="005D0680" w:rsidRDefault="00193B70" w:rsidP="00193B70">
                        <w:pPr>
                          <w:pStyle w:val="body"/>
                          <w:ind w:left="0"/>
                          <w:rPr>
                            <w:del w:id="2488" w:author="Author" w:date="2014-10-30T09:46:00Z"/>
                            <w:sz w:val="18"/>
                            <w:szCs w:val="18"/>
                          </w:rPr>
                        </w:pPr>
                      </w:p>
                    </w:tc>
                  </w:tr>
                  <w:tr w:rsidR="00193B70" w:rsidRPr="007A2D49" w:rsidDel="005D0680" w14:paraId="64FC0D75" w14:textId="5D829DE4" w:rsidTr="00193B70">
                    <w:trPr>
                      <w:del w:id="2489" w:author="Author" w:date="2014-10-30T09:46:00Z"/>
                    </w:trPr>
                    <w:tc>
                      <w:tcPr>
                        <w:tcW w:w="1489" w:type="dxa"/>
                      </w:tcPr>
                      <w:p w14:paraId="1FE1D949" w14:textId="20A91780" w:rsidR="00193B70" w:rsidRPr="007A2D49" w:rsidDel="005D0680" w:rsidRDefault="00193B70" w:rsidP="00193B70">
                        <w:pPr>
                          <w:pStyle w:val="body"/>
                          <w:ind w:left="0"/>
                          <w:rPr>
                            <w:del w:id="2490" w:author="Author" w:date="2014-10-30T09:46:00Z"/>
                            <w:sz w:val="18"/>
                            <w:szCs w:val="18"/>
                          </w:rPr>
                        </w:pPr>
                        <w:del w:id="2491" w:author="Author" w:date="2014-10-30T09:46:00Z">
                          <w:r w:rsidRPr="007A2D49"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57"/>
                          <w:gridCol w:w="2562"/>
                          <w:gridCol w:w="445"/>
                          <w:gridCol w:w="709"/>
                          <w:gridCol w:w="468"/>
                          <w:gridCol w:w="306"/>
                          <w:gridCol w:w="526"/>
                          <w:gridCol w:w="446"/>
                        </w:tblGrid>
                        <w:tr w:rsidR="00193B70" w:rsidRPr="007A2D49" w:rsidDel="005D0680" w14:paraId="0C2B23E1" w14:textId="416AE5DA" w:rsidTr="00193B70">
                          <w:trPr>
                            <w:del w:id="2492" w:author="Author" w:date="2014-10-30T09:46:00Z"/>
                          </w:trPr>
                          <w:tc>
                            <w:tcPr>
                              <w:tcW w:w="457" w:type="dxa"/>
                            </w:tcPr>
                            <w:p w14:paraId="365991CC" w14:textId="59ADDDA8" w:rsidR="00193B70" w:rsidRPr="007A2D49" w:rsidDel="005D0680" w:rsidRDefault="00193B70" w:rsidP="00193B70">
                              <w:pPr>
                                <w:pStyle w:val="body"/>
                                <w:ind w:left="0"/>
                                <w:rPr>
                                  <w:del w:id="2493" w:author="Author" w:date="2014-10-30T09:46:00Z"/>
                                  <w:sz w:val="18"/>
                                  <w:szCs w:val="18"/>
                                </w:rPr>
                              </w:pPr>
                              <w:del w:id="2494" w:author="Author" w:date="2014-10-30T09:46:00Z">
                                <w:r w:rsidDel="005D0680">
                                  <w:rPr>
                                    <w:sz w:val="18"/>
                                    <w:szCs w:val="18"/>
                                  </w:rPr>
                                  <w:delText>obj</w:delText>
                                </w:r>
                              </w:del>
                            </w:p>
                          </w:tc>
                          <w:tc>
                            <w:tcPr>
                              <w:tcW w:w="2958" w:type="dxa"/>
                            </w:tcPr>
                            <w:p w14:paraId="253B1581" w14:textId="48179275" w:rsidR="00193B70" w:rsidRPr="007A2D49" w:rsidDel="005D0680" w:rsidRDefault="00193B70" w:rsidP="00193B70">
                              <w:pPr>
                                <w:pStyle w:val="body"/>
                                <w:ind w:left="0"/>
                                <w:rPr>
                                  <w:del w:id="2495" w:author="Author" w:date="2014-10-30T09:46:00Z"/>
                                  <w:sz w:val="18"/>
                                  <w:szCs w:val="18"/>
                                </w:rPr>
                              </w:pPr>
                              <w:del w:id="2496" w:author="Author" w:date="2014-10-30T09:46:00Z">
                                <w:r w:rsidDel="005D0680">
                                  <w:rPr>
                                    <w:sz w:val="18"/>
                                    <w:szCs w:val="18"/>
                                  </w:rPr>
                                  <w:delText>/control/settings</w:delText>
                                </w:r>
                              </w:del>
                            </w:p>
                          </w:tc>
                          <w:tc>
                            <w:tcPr>
                              <w:tcW w:w="526" w:type="dxa"/>
                            </w:tcPr>
                            <w:p w14:paraId="66B4B9E5" w14:textId="4B5A6141" w:rsidR="00193B70" w:rsidRPr="007A2D49" w:rsidDel="005D0680" w:rsidRDefault="00193B70" w:rsidP="00193B70">
                              <w:pPr>
                                <w:pStyle w:val="body"/>
                                <w:ind w:left="0"/>
                                <w:rPr>
                                  <w:del w:id="2497" w:author="Author" w:date="2014-10-30T09:46:00Z"/>
                                  <w:sz w:val="18"/>
                                  <w:szCs w:val="18"/>
                                </w:rPr>
                              </w:pPr>
                            </w:p>
                          </w:tc>
                          <w:tc>
                            <w:tcPr>
                              <w:tcW w:w="887" w:type="dxa"/>
                            </w:tcPr>
                            <w:p w14:paraId="3E4C83B2" w14:textId="6551D0C7" w:rsidR="00193B70" w:rsidRPr="007A2D49" w:rsidDel="005D0680" w:rsidRDefault="00193B70" w:rsidP="00193B70">
                              <w:pPr>
                                <w:pStyle w:val="body"/>
                                <w:ind w:left="0"/>
                                <w:rPr>
                                  <w:del w:id="2498" w:author="Author" w:date="2014-10-30T09:46:00Z"/>
                                  <w:sz w:val="18"/>
                                  <w:szCs w:val="18"/>
                                </w:rPr>
                              </w:pPr>
                            </w:p>
                          </w:tc>
                          <w:tc>
                            <w:tcPr>
                              <w:tcW w:w="557" w:type="dxa"/>
                            </w:tcPr>
                            <w:p w14:paraId="18652706" w14:textId="0EC35E27" w:rsidR="00193B70" w:rsidRPr="007A2D49" w:rsidDel="005D0680" w:rsidRDefault="00193B70" w:rsidP="00193B70">
                              <w:pPr>
                                <w:pStyle w:val="body"/>
                                <w:ind w:left="0"/>
                                <w:rPr>
                                  <w:del w:id="2499" w:author="Author" w:date="2014-10-30T09:46:00Z"/>
                                  <w:sz w:val="18"/>
                                  <w:szCs w:val="18"/>
                                </w:rPr>
                              </w:pPr>
                            </w:p>
                          </w:tc>
                          <w:tc>
                            <w:tcPr>
                              <w:tcW w:w="337" w:type="dxa"/>
                            </w:tcPr>
                            <w:p w14:paraId="7B96BF1C" w14:textId="77FFBB4E" w:rsidR="00193B70" w:rsidRPr="007A2D49" w:rsidDel="005D0680" w:rsidRDefault="00193B70" w:rsidP="00193B70">
                              <w:pPr>
                                <w:pStyle w:val="body"/>
                                <w:ind w:left="0"/>
                                <w:rPr>
                                  <w:del w:id="2500" w:author="Author" w:date="2014-10-30T09:46:00Z"/>
                                  <w:sz w:val="18"/>
                                  <w:szCs w:val="18"/>
                                </w:rPr>
                              </w:pPr>
                            </w:p>
                          </w:tc>
                          <w:tc>
                            <w:tcPr>
                              <w:tcW w:w="637" w:type="dxa"/>
                            </w:tcPr>
                            <w:p w14:paraId="612E7C46" w14:textId="28C1A7EF" w:rsidR="00193B70" w:rsidRPr="007A2D49" w:rsidDel="005D0680" w:rsidRDefault="00193B70" w:rsidP="00193B70">
                              <w:pPr>
                                <w:pStyle w:val="body"/>
                                <w:ind w:left="0"/>
                                <w:rPr>
                                  <w:del w:id="2501" w:author="Author" w:date="2014-10-30T09:46:00Z"/>
                                  <w:sz w:val="18"/>
                                  <w:szCs w:val="18"/>
                                </w:rPr>
                              </w:pPr>
                            </w:p>
                          </w:tc>
                          <w:tc>
                            <w:tcPr>
                              <w:tcW w:w="527" w:type="dxa"/>
                            </w:tcPr>
                            <w:p w14:paraId="4F6260DF" w14:textId="28543466" w:rsidR="00193B70" w:rsidRPr="007A2D49" w:rsidDel="005D0680" w:rsidRDefault="00193B70" w:rsidP="00193B70">
                              <w:pPr>
                                <w:pStyle w:val="body"/>
                                <w:ind w:left="0"/>
                                <w:rPr>
                                  <w:del w:id="2502" w:author="Author" w:date="2014-10-30T09:46:00Z"/>
                                  <w:sz w:val="18"/>
                                  <w:szCs w:val="18"/>
                                </w:rPr>
                              </w:pPr>
                            </w:p>
                          </w:tc>
                        </w:tr>
                      </w:tbl>
                      <w:p w14:paraId="6E0C328C" w14:textId="3D00A9E5" w:rsidR="00193B70" w:rsidRPr="007A2D49" w:rsidDel="005D0680" w:rsidRDefault="00193B70" w:rsidP="00193B70">
                        <w:pPr>
                          <w:pStyle w:val="body"/>
                          <w:ind w:left="0"/>
                          <w:rPr>
                            <w:del w:id="2503" w:author="Author" w:date="2014-10-30T09:46:00Z"/>
                            <w:sz w:val="18"/>
                            <w:szCs w:val="18"/>
                          </w:rPr>
                        </w:pPr>
                      </w:p>
                    </w:tc>
                  </w:tr>
                </w:tbl>
                <w:p w14:paraId="349D3139" w14:textId="76F01CA6" w:rsidR="00193B70" w:rsidRPr="00193B70" w:rsidDel="005D0680" w:rsidRDefault="00193B70" w:rsidP="000903F7">
                  <w:pPr>
                    <w:pStyle w:val="body"/>
                    <w:ind w:left="0"/>
                    <w:rPr>
                      <w:del w:id="2504" w:author="Author" w:date="2014-10-30T09:46:00Z"/>
                      <w:sz w:val="18"/>
                      <w:szCs w:val="18"/>
                    </w:rPr>
                  </w:pPr>
                </w:p>
              </w:tc>
            </w:tr>
          </w:tbl>
          <w:p w14:paraId="0957C50B" w14:textId="22FE416C" w:rsidR="0003202D" w:rsidRPr="002B7CB7" w:rsidDel="005D0680" w:rsidRDefault="0003202D" w:rsidP="00FE7492">
            <w:pPr>
              <w:pStyle w:val="body"/>
              <w:ind w:left="0"/>
              <w:rPr>
                <w:del w:id="2505" w:author="Author" w:date="2014-10-30T09:46:00Z"/>
                <w:sz w:val="18"/>
                <w:szCs w:val="18"/>
              </w:rPr>
            </w:pPr>
          </w:p>
        </w:tc>
      </w:tr>
    </w:tbl>
    <w:p w14:paraId="310DB14A" w14:textId="6CE739C1" w:rsidR="0003202D" w:rsidDel="005D0680" w:rsidRDefault="0003202D" w:rsidP="00FE7492">
      <w:pPr>
        <w:pStyle w:val="body"/>
        <w:rPr>
          <w:del w:id="2506" w:author="Author" w:date="2014-10-30T09:46:00Z"/>
        </w:rPr>
      </w:pPr>
    </w:p>
    <w:p w14:paraId="75573627" w14:textId="5AC046EC" w:rsidR="00313B87" w:rsidDel="005D0680" w:rsidRDefault="006735D2" w:rsidP="00313B87">
      <w:pPr>
        <w:pStyle w:val="Heading4"/>
        <w:rPr>
          <w:del w:id="2507" w:author="Author" w:date="2014-10-30T09:46:00Z"/>
        </w:rPr>
      </w:pPr>
      <w:del w:id="2508" w:author="Author" w:date="2014-10-30T09:46:00Z">
        <w:r w:rsidDel="005D0680">
          <w:delText>Sample a</w:delText>
        </w:r>
        <w:r w:rsidR="00313B87" w:rsidRPr="00313B87" w:rsidDel="005D0680">
          <w:delText xml:space="preserve">uthorization </w:delText>
        </w:r>
        <w:r w:rsidDel="005D0680">
          <w:delText>d</w:delText>
        </w:r>
        <w:r w:rsidR="00313B87" w:rsidRPr="00313B87" w:rsidDel="005D0680">
          <w:delText xml:space="preserve">ata in a </w:delText>
        </w:r>
        <w:r w:rsidDel="005D0680">
          <w:delText>m</w:delText>
        </w:r>
        <w:r w:rsidR="00313B87" w:rsidRPr="00313B87" w:rsidDel="005D0680">
          <w:delText xml:space="preserve">embership </w:delText>
        </w:r>
        <w:r w:rsidDel="005D0680">
          <w:delText>c</w:delText>
        </w:r>
        <w:r w:rsidR="00313B87" w:rsidRPr="00313B87" w:rsidDel="005D0680">
          <w:delText xml:space="preserve">ertificate </w:delText>
        </w:r>
        <w:r w:rsidDel="005D0680">
          <w:delText>for a p</w:delText>
        </w:r>
        <w:r w:rsidR="00313B87" w:rsidRPr="00313B87" w:rsidDel="005D0680">
          <w:delText>rovider</w:delText>
        </w:r>
      </w:del>
    </w:p>
    <w:p w14:paraId="2DC560F1" w14:textId="1275E115" w:rsidR="00313B87" w:rsidDel="005D0680" w:rsidRDefault="00313B87" w:rsidP="00313B87">
      <w:pPr>
        <w:pStyle w:val="body"/>
        <w:rPr>
          <w:del w:id="2509" w:author="Author" w:date="2014-10-30T09:46:00Z"/>
        </w:rPr>
      </w:pPr>
      <w:del w:id="2510" w:author="Author" w:date="2014-10-30T09:46:00Z">
        <w:r w:rsidRPr="00313B87" w:rsidDel="005D0680">
          <w:delText>This sample shows a provider can emit a</w:delText>
        </w:r>
        <w:r w:rsidDel="005D0680">
          <w:delText xml:space="preserve"> signal to members of the guild.</w:delText>
        </w:r>
      </w:del>
    </w:p>
    <w:p w14:paraId="0824D140" w14:textId="4F488C97" w:rsidR="00193B70" w:rsidDel="005D0680" w:rsidRDefault="00193B70" w:rsidP="00313B87">
      <w:pPr>
        <w:pStyle w:val="body"/>
        <w:rPr>
          <w:del w:id="2511" w:author="Author" w:date="2014-10-30T09:46:00Z"/>
        </w:rPr>
      </w:pPr>
    </w:p>
    <w:tbl>
      <w:tblPr>
        <w:tblStyle w:val="TableGridLight"/>
        <w:tblW w:w="0" w:type="auto"/>
        <w:tblLook w:val="04A0" w:firstRow="1" w:lastRow="0" w:firstColumn="1" w:lastColumn="0" w:noHBand="0" w:noVBand="1"/>
      </w:tblPr>
      <w:tblGrid>
        <w:gridCol w:w="1445"/>
        <w:gridCol w:w="8131"/>
      </w:tblGrid>
      <w:tr w:rsidR="00193B70" w:rsidRPr="007A2D49" w:rsidDel="005D0680" w14:paraId="7025DFEC" w14:textId="5682C37B" w:rsidTr="00193B70">
        <w:trPr>
          <w:del w:id="2512" w:author="Author" w:date="2014-10-30T09:46:00Z"/>
        </w:trPr>
        <w:tc>
          <w:tcPr>
            <w:tcW w:w="1445" w:type="dxa"/>
          </w:tcPr>
          <w:p w14:paraId="077C339C" w14:textId="71427860" w:rsidR="00193B70" w:rsidRPr="007A2D49" w:rsidDel="005D0680" w:rsidRDefault="00AC6BEE" w:rsidP="009C3EC7">
            <w:pPr>
              <w:pStyle w:val="body"/>
              <w:ind w:left="0"/>
              <w:rPr>
                <w:del w:id="2513" w:author="Author" w:date="2014-10-30T09:46:00Z"/>
                <w:sz w:val="18"/>
                <w:szCs w:val="18"/>
              </w:rPr>
            </w:pPr>
            <w:ins w:id="2514" w:author="Author" w:date="2014-09-04T09:25:00Z">
              <w:del w:id="2515" w:author="Author" w:date="2014-10-30T09:46:00Z">
                <w:r w:rsidDel="005D0680">
                  <w:rPr>
                    <w:sz w:val="18"/>
                    <w:szCs w:val="18"/>
                  </w:rPr>
                  <w:delText>v</w:delText>
                </w:r>
              </w:del>
            </w:ins>
            <w:del w:id="2516" w:author="Author" w:date="2014-10-30T09:46:00Z">
              <w:r w:rsidRPr="007A2D49" w:rsidDel="005D0680">
                <w:rPr>
                  <w:sz w:val="18"/>
                  <w:szCs w:val="18"/>
                </w:rPr>
                <w:delText>V</w:delText>
              </w:r>
              <w:r w:rsidR="00193B70" w:rsidRPr="007A2D49" w:rsidDel="005D0680">
                <w:rPr>
                  <w:sz w:val="18"/>
                  <w:szCs w:val="18"/>
                </w:rPr>
                <w:delText>ersion</w:delText>
              </w:r>
            </w:del>
          </w:p>
        </w:tc>
        <w:tc>
          <w:tcPr>
            <w:tcW w:w="8131" w:type="dxa"/>
          </w:tcPr>
          <w:p w14:paraId="42D4935B" w14:textId="42E49707" w:rsidR="00193B70" w:rsidRPr="007A2D49" w:rsidDel="005D0680" w:rsidRDefault="00AC6BEE" w:rsidP="009C3EC7">
            <w:pPr>
              <w:pStyle w:val="body"/>
              <w:ind w:left="0"/>
              <w:rPr>
                <w:del w:id="2517" w:author="Author" w:date="2014-10-30T09:46:00Z"/>
                <w:sz w:val="18"/>
                <w:szCs w:val="18"/>
              </w:rPr>
            </w:pPr>
            <w:ins w:id="2518" w:author="Author" w:date="2014-09-04T09:24:00Z">
              <w:del w:id="2519" w:author="Author" w:date="2014-10-30T09:46:00Z">
                <w:r w:rsidDel="005D0680">
                  <w:rPr>
                    <w:sz w:val="18"/>
                    <w:szCs w:val="18"/>
                  </w:rPr>
                  <w:delText>1</w:delText>
                </w:r>
              </w:del>
            </w:ins>
            <w:del w:id="2520" w:author="Author" w:date="2014-10-30T09:46:00Z">
              <w:r w:rsidR="00193B70" w:rsidDel="005D0680">
                <w:rPr>
                  <w:sz w:val="18"/>
                  <w:szCs w:val="18"/>
                </w:rPr>
                <w:delText>6</w:delText>
              </w:r>
            </w:del>
          </w:p>
        </w:tc>
      </w:tr>
      <w:tr w:rsidR="00AC6BEE" w:rsidRPr="007A2D49" w:rsidDel="005D0680" w14:paraId="10BEA44B" w14:textId="23BD0BE9" w:rsidTr="00193B70">
        <w:trPr>
          <w:ins w:id="2521" w:author="Author" w:date="2014-09-04T09:24:00Z"/>
          <w:del w:id="2522" w:author="Author" w:date="2014-10-30T09:46:00Z"/>
        </w:trPr>
        <w:tc>
          <w:tcPr>
            <w:tcW w:w="1445" w:type="dxa"/>
          </w:tcPr>
          <w:p w14:paraId="780C6714" w14:textId="0D1551C3" w:rsidR="00AC6BEE" w:rsidRPr="007A2D49" w:rsidDel="005D0680" w:rsidRDefault="00AC6BEE" w:rsidP="009C3EC7">
            <w:pPr>
              <w:pStyle w:val="body"/>
              <w:ind w:left="0"/>
              <w:rPr>
                <w:ins w:id="2523" w:author="Author" w:date="2014-09-04T09:24:00Z"/>
                <w:del w:id="2524" w:author="Author" w:date="2014-10-30T09:46:00Z"/>
                <w:sz w:val="18"/>
                <w:szCs w:val="18"/>
              </w:rPr>
            </w:pPr>
            <w:ins w:id="2525" w:author="Author" w:date="2014-09-04T09:24:00Z">
              <w:del w:id="2526" w:author="Author" w:date="2014-10-30T09:46:00Z">
                <w:r w:rsidDel="005D0680">
                  <w:rPr>
                    <w:sz w:val="18"/>
                    <w:szCs w:val="18"/>
                  </w:rPr>
                  <w:delText>serialNumber</w:delText>
                </w:r>
              </w:del>
            </w:ins>
          </w:p>
        </w:tc>
        <w:tc>
          <w:tcPr>
            <w:tcW w:w="8131" w:type="dxa"/>
          </w:tcPr>
          <w:p w14:paraId="0EDB5E55" w14:textId="05EE5845" w:rsidR="00AC6BEE" w:rsidDel="005D0680" w:rsidRDefault="00AC6BEE" w:rsidP="009C3EC7">
            <w:pPr>
              <w:pStyle w:val="body"/>
              <w:ind w:left="0"/>
              <w:rPr>
                <w:ins w:id="2527" w:author="Author" w:date="2014-09-04T09:24:00Z"/>
                <w:del w:id="2528" w:author="Author" w:date="2014-10-30T09:46:00Z"/>
                <w:sz w:val="18"/>
                <w:szCs w:val="18"/>
              </w:rPr>
            </w:pPr>
            <w:ins w:id="2529" w:author="Author" w:date="2014-09-04T09:24:00Z">
              <w:del w:id="2530" w:author="Author" w:date="2014-10-30T09:46:00Z">
                <w:r w:rsidDel="005D0680">
                  <w:rPr>
                    <w:sz w:val="18"/>
                    <w:szCs w:val="18"/>
                  </w:rPr>
                  <w:delText>893929388</w:delText>
                </w:r>
              </w:del>
            </w:ins>
          </w:p>
        </w:tc>
      </w:tr>
      <w:tr w:rsidR="00193B70" w:rsidRPr="007A2D49" w:rsidDel="005D0680" w14:paraId="6D743C95" w14:textId="6CD4F15A" w:rsidTr="00193B70">
        <w:trPr>
          <w:del w:id="2531" w:author="Author" w:date="2014-10-30T09:46:00Z"/>
        </w:trPr>
        <w:tc>
          <w:tcPr>
            <w:tcW w:w="1445" w:type="dxa"/>
          </w:tcPr>
          <w:p w14:paraId="7CB19AAC" w14:textId="267EB001" w:rsidR="00193B70" w:rsidRPr="007A2D49" w:rsidDel="005D0680" w:rsidRDefault="00193B70" w:rsidP="009C3EC7">
            <w:pPr>
              <w:pStyle w:val="body"/>
              <w:ind w:left="0"/>
              <w:rPr>
                <w:del w:id="2532" w:author="Author" w:date="2014-10-30T09:46:00Z"/>
                <w:sz w:val="18"/>
                <w:szCs w:val="18"/>
              </w:rPr>
            </w:pPr>
            <w:del w:id="2533" w:author="Author" w:date="2014-10-30T09:46:00Z">
              <w:r w:rsidRPr="007A2D49" w:rsidDel="005D0680">
                <w:rPr>
                  <w:sz w:val="18"/>
                  <w:szCs w:val="18"/>
                </w:rPr>
                <w:delText>provider</w:delText>
              </w:r>
            </w:del>
          </w:p>
        </w:tc>
        <w:tc>
          <w:tcPr>
            <w:tcW w:w="8131" w:type="dxa"/>
          </w:tcPr>
          <w:tbl>
            <w:tblPr>
              <w:tblStyle w:val="TableContemporary"/>
              <w:tblW w:w="0" w:type="auto"/>
              <w:tblLook w:val="04A0" w:firstRow="1" w:lastRow="0" w:firstColumn="1" w:lastColumn="0" w:noHBand="0" w:noVBand="1"/>
            </w:tblPr>
            <w:tblGrid>
              <w:gridCol w:w="7915"/>
            </w:tblGrid>
            <w:tr w:rsidR="00193B70" w:rsidRPr="007A2D49" w:rsidDel="005D0680" w14:paraId="39D51736" w14:textId="1A6AFBB7" w:rsidTr="002B7CB7">
              <w:trPr>
                <w:cnfStyle w:val="100000000000" w:firstRow="1" w:lastRow="0" w:firstColumn="0" w:lastColumn="0" w:oddVBand="0" w:evenVBand="0" w:oddHBand="0" w:evenHBand="0" w:firstRowFirstColumn="0" w:firstRowLastColumn="0" w:lastRowFirstColumn="0" w:lastRowLastColumn="0"/>
                <w:del w:id="2534"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193B70" w:rsidRPr="007A2D49" w:rsidDel="005D0680" w14:paraId="234C3311" w14:textId="49583C4F" w:rsidTr="00193B70">
                    <w:trPr>
                      <w:del w:id="2535" w:author="Author" w:date="2014-10-30T09:46:00Z"/>
                    </w:trPr>
                    <w:tc>
                      <w:tcPr>
                        <w:tcW w:w="627" w:type="dxa"/>
                      </w:tcPr>
                      <w:p w14:paraId="4487B8FD" w14:textId="6532DF57" w:rsidR="00193B70" w:rsidRPr="007A2D49" w:rsidDel="005D0680" w:rsidRDefault="00193B70" w:rsidP="009C3EC7">
                        <w:pPr>
                          <w:pStyle w:val="body"/>
                          <w:ind w:left="0"/>
                          <w:rPr>
                            <w:del w:id="2536" w:author="Author" w:date="2014-10-30T09:46:00Z"/>
                            <w:sz w:val="18"/>
                            <w:szCs w:val="18"/>
                          </w:rPr>
                        </w:pPr>
                        <w:del w:id="2537" w:author="Author" w:date="2014-10-30T09:46:00Z">
                          <w:r w:rsidRPr="007A2D49" w:rsidDel="005D0680">
                            <w:rPr>
                              <w:sz w:val="18"/>
                              <w:szCs w:val="18"/>
                            </w:rPr>
                            <w:delText>allow</w:delText>
                          </w:r>
                        </w:del>
                      </w:p>
                    </w:tc>
                    <w:tc>
                      <w:tcPr>
                        <w:tcW w:w="7062" w:type="dxa"/>
                      </w:tcPr>
                      <w:tbl>
                        <w:tblPr>
                          <w:tblStyle w:val="TableGridLight"/>
                          <w:tblW w:w="0" w:type="auto"/>
                          <w:tblLook w:val="04A0" w:firstRow="1" w:lastRow="0" w:firstColumn="1" w:lastColumn="0" w:noHBand="0" w:noVBand="1"/>
                        </w:tblPr>
                        <w:tblGrid>
                          <w:gridCol w:w="407"/>
                          <w:gridCol w:w="2947"/>
                          <w:gridCol w:w="526"/>
                          <w:gridCol w:w="1618"/>
                          <w:gridCol w:w="557"/>
                          <w:gridCol w:w="337"/>
                          <w:gridCol w:w="222"/>
                          <w:gridCol w:w="222"/>
                        </w:tblGrid>
                        <w:tr w:rsidR="00193B70" w:rsidRPr="007A2D49" w:rsidDel="005D0680" w14:paraId="05681A51" w14:textId="25AFEE3F" w:rsidTr="002B7CB7">
                          <w:trPr>
                            <w:del w:id="2538" w:author="Author" w:date="2014-10-30T09:46:00Z"/>
                          </w:trPr>
                          <w:tc>
                            <w:tcPr>
                              <w:tcW w:w="407" w:type="dxa"/>
                            </w:tcPr>
                            <w:p w14:paraId="25D0892B" w14:textId="6BAF09A9" w:rsidR="00193B70" w:rsidRPr="007A2D49" w:rsidDel="005D0680" w:rsidRDefault="00193B70" w:rsidP="009C3EC7">
                              <w:pPr>
                                <w:pStyle w:val="body"/>
                                <w:ind w:left="0"/>
                                <w:rPr>
                                  <w:del w:id="2539" w:author="Author" w:date="2014-10-30T09:46:00Z"/>
                                  <w:sz w:val="18"/>
                                  <w:szCs w:val="18"/>
                                </w:rPr>
                              </w:pPr>
                              <w:del w:id="2540" w:author="Author" w:date="2014-10-30T09:46:00Z">
                                <w:r w:rsidRPr="007A2D49" w:rsidDel="005D0680">
                                  <w:rPr>
                                    <w:sz w:val="18"/>
                                    <w:szCs w:val="18"/>
                                  </w:rPr>
                                  <w:delText>ifn</w:delText>
                                </w:r>
                              </w:del>
                            </w:p>
                          </w:tc>
                          <w:tc>
                            <w:tcPr>
                              <w:tcW w:w="2958" w:type="dxa"/>
                            </w:tcPr>
                            <w:p w14:paraId="4C2B067F" w14:textId="3512784E" w:rsidR="00193B70" w:rsidRPr="007A2D49" w:rsidDel="005D0680" w:rsidRDefault="00193B70" w:rsidP="009C3EC7">
                              <w:pPr>
                                <w:pStyle w:val="body"/>
                                <w:ind w:left="0"/>
                                <w:rPr>
                                  <w:del w:id="2541" w:author="Author" w:date="2014-10-30T09:46:00Z"/>
                                  <w:sz w:val="18"/>
                                  <w:szCs w:val="18"/>
                                </w:rPr>
                              </w:pPr>
                              <w:del w:id="2542" w:author="Author" w:date="2014-10-30T09:46:00Z">
                                <w:r w:rsidRPr="007A2D49" w:rsidDel="005D0680">
                                  <w:rPr>
                                    <w:sz w:val="18"/>
                                    <w:szCs w:val="18"/>
                                  </w:rPr>
                                  <w:delText>org.allseenalliance.control.TV</w:delText>
                                </w:r>
                              </w:del>
                            </w:p>
                          </w:tc>
                          <w:tc>
                            <w:tcPr>
                              <w:tcW w:w="526" w:type="dxa"/>
                            </w:tcPr>
                            <w:p w14:paraId="29A501BE" w14:textId="209E0EFF" w:rsidR="00193B70" w:rsidRPr="007A2D49" w:rsidDel="005D0680" w:rsidRDefault="00193B70" w:rsidP="009C3EC7">
                              <w:pPr>
                                <w:pStyle w:val="body"/>
                                <w:ind w:left="0"/>
                                <w:rPr>
                                  <w:del w:id="2543" w:author="Author" w:date="2014-10-30T09:46:00Z"/>
                                  <w:sz w:val="18"/>
                                  <w:szCs w:val="18"/>
                                </w:rPr>
                              </w:pPr>
                              <w:del w:id="2544" w:author="Author" w:date="2014-10-30T09:46:00Z">
                                <w:r w:rsidRPr="007A2D49" w:rsidDel="005D0680">
                                  <w:rPr>
                                    <w:sz w:val="18"/>
                                    <w:szCs w:val="18"/>
                                  </w:rPr>
                                  <w:delText>mbr</w:delText>
                                </w:r>
                              </w:del>
                            </w:p>
                          </w:tc>
                          <w:tc>
                            <w:tcPr>
                              <w:tcW w:w="1618" w:type="dxa"/>
                            </w:tcPr>
                            <w:p w14:paraId="3A409411" w14:textId="7EBDDA91" w:rsidR="00193B70" w:rsidRPr="007A2D49" w:rsidDel="005D0680" w:rsidRDefault="00193B70" w:rsidP="009C3EC7">
                              <w:pPr>
                                <w:pStyle w:val="body"/>
                                <w:ind w:left="0"/>
                                <w:rPr>
                                  <w:del w:id="2545" w:author="Author" w:date="2014-10-30T09:46:00Z"/>
                                  <w:sz w:val="18"/>
                                  <w:szCs w:val="18"/>
                                </w:rPr>
                              </w:pPr>
                              <w:del w:id="2546" w:author="Author" w:date="2014-10-30T09:46:00Z">
                                <w:r w:rsidRPr="007A2D49" w:rsidDel="005D0680">
                                  <w:rPr>
                                    <w:sz w:val="18"/>
                                    <w:szCs w:val="18"/>
                                  </w:rPr>
                                  <w:delText>Channel</w:delText>
                                </w:r>
                                <w:r w:rsidDel="005D0680">
                                  <w:rPr>
                                    <w:sz w:val="18"/>
                                    <w:szCs w:val="18"/>
                                  </w:rPr>
                                  <w:delText>Changed</w:delText>
                                </w:r>
                              </w:del>
                            </w:p>
                          </w:tc>
                          <w:tc>
                            <w:tcPr>
                              <w:tcW w:w="557" w:type="dxa"/>
                            </w:tcPr>
                            <w:p w14:paraId="5A7D12F0" w14:textId="5476F1F9" w:rsidR="00193B70" w:rsidRPr="007A2D49" w:rsidDel="005D0680" w:rsidRDefault="00193B70" w:rsidP="009C3EC7">
                              <w:pPr>
                                <w:pStyle w:val="body"/>
                                <w:ind w:left="0"/>
                                <w:rPr>
                                  <w:del w:id="2547" w:author="Author" w:date="2014-10-30T09:46:00Z"/>
                                  <w:sz w:val="18"/>
                                  <w:szCs w:val="18"/>
                                </w:rPr>
                              </w:pPr>
                              <w:del w:id="2548" w:author="Author" w:date="2014-10-30T09:46:00Z">
                                <w:r w:rsidRPr="007A2D49" w:rsidDel="005D0680">
                                  <w:rPr>
                                    <w:sz w:val="18"/>
                                    <w:szCs w:val="18"/>
                                  </w:rPr>
                                  <w:delText>type</w:delText>
                                </w:r>
                              </w:del>
                            </w:p>
                          </w:tc>
                          <w:tc>
                            <w:tcPr>
                              <w:tcW w:w="337" w:type="dxa"/>
                            </w:tcPr>
                            <w:p w14:paraId="0B4C54F6" w14:textId="5FACA6F8" w:rsidR="00193B70" w:rsidRPr="007A2D49" w:rsidDel="005D0680" w:rsidRDefault="00193B70" w:rsidP="009C3EC7">
                              <w:pPr>
                                <w:pStyle w:val="body"/>
                                <w:ind w:left="0"/>
                                <w:rPr>
                                  <w:del w:id="2549" w:author="Author" w:date="2014-10-30T09:46:00Z"/>
                                  <w:sz w:val="18"/>
                                  <w:szCs w:val="18"/>
                                </w:rPr>
                              </w:pPr>
                              <w:del w:id="2550" w:author="Author" w:date="2014-10-30T09:46:00Z">
                                <w:r w:rsidDel="005D0680">
                                  <w:rPr>
                                    <w:sz w:val="18"/>
                                    <w:szCs w:val="18"/>
                                  </w:rPr>
                                  <w:delText>S</w:delText>
                                </w:r>
                              </w:del>
                            </w:p>
                          </w:tc>
                          <w:tc>
                            <w:tcPr>
                              <w:tcW w:w="222" w:type="dxa"/>
                            </w:tcPr>
                            <w:p w14:paraId="0A6417B2" w14:textId="7D8E5BD2" w:rsidR="00193B70" w:rsidRPr="007A2D49" w:rsidDel="005D0680" w:rsidRDefault="00193B70" w:rsidP="009C3EC7">
                              <w:pPr>
                                <w:pStyle w:val="body"/>
                                <w:ind w:left="0"/>
                                <w:rPr>
                                  <w:del w:id="2551" w:author="Author" w:date="2014-10-30T09:46:00Z"/>
                                  <w:sz w:val="18"/>
                                  <w:szCs w:val="18"/>
                                </w:rPr>
                              </w:pPr>
                            </w:p>
                          </w:tc>
                          <w:tc>
                            <w:tcPr>
                              <w:tcW w:w="222" w:type="dxa"/>
                            </w:tcPr>
                            <w:p w14:paraId="3CEDAF3A" w14:textId="59657E6D" w:rsidR="00193B70" w:rsidRPr="007A2D49" w:rsidDel="005D0680" w:rsidRDefault="00193B70" w:rsidP="009C3EC7">
                              <w:pPr>
                                <w:pStyle w:val="body"/>
                                <w:ind w:left="0"/>
                                <w:rPr>
                                  <w:del w:id="2552" w:author="Author" w:date="2014-10-30T09:46:00Z"/>
                                  <w:sz w:val="18"/>
                                  <w:szCs w:val="18"/>
                                </w:rPr>
                              </w:pPr>
                            </w:p>
                          </w:tc>
                        </w:tr>
                      </w:tbl>
                      <w:p w14:paraId="05C64B87" w14:textId="6953A7C6" w:rsidR="00193B70" w:rsidRPr="007A2D49" w:rsidDel="005D0680" w:rsidRDefault="00193B70" w:rsidP="009C3EC7">
                        <w:pPr>
                          <w:pStyle w:val="body"/>
                          <w:ind w:left="0"/>
                          <w:rPr>
                            <w:del w:id="2553" w:author="Author" w:date="2014-10-30T09:46:00Z"/>
                            <w:sz w:val="18"/>
                            <w:szCs w:val="18"/>
                          </w:rPr>
                        </w:pPr>
                      </w:p>
                    </w:tc>
                  </w:tr>
                </w:tbl>
                <w:p w14:paraId="3D4FCF6B" w14:textId="590E7352" w:rsidR="00193B70" w:rsidRPr="007A2D49" w:rsidDel="005D0680" w:rsidRDefault="00193B70" w:rsidP="009C3EC7">
                  <w:pPr>
                    <w:pStyle w:val="body"/>
                    <w:ind w:left="0"/>
                    <w:rPr>
                      <w:del w:id="2554" w:author="Author" w:date="2014-10-30T09:46:00Z"/>
                      <w:sz w:val="18"/>
                      <w:szCs w:val="18"/>
                    </w:rPr>
                  </w:pPr>
                </w:p>
              </w:tc>
            </w:tr>
          </w:tbl>
          <w:p w14:paraId="3EE83634" w14:textId="154756AD" w:rsidR="00193B70" w:rsidRPr="007A2D49" w:rsidDel="005D0680" w:rsidRDefault="00193B70" w:rsidP="009C3EC7">
            <w:pPr>
              <w:pStyle w:val="body"/>
              <w:ind w:left="0"/>
              <w:rPr>
                <w:del w:id="2555" w:author="Author" w:date="2014-10-30T09:46:00Z"/>
                <w:sz w:val="18"/>
                <w:szCs w:val="18"/>
              </w:rPr>
            </w:pPr>
          </w:p>
        </w:tc>
      </w:tr>
    </w:tbl>
    <w:p w14:paraId="1F451C36" w14:textId="403C06FA" w:rsidR="00193B70" w:rsidDel="005D0680" w:rsidRDefault="00193B70" w:rsidP="00313B87">
      <w:pPr>
        <w:pStyle w:val="body"/>
        <w:rPr>
          <w:del w:id="2556" w:author="Author" w:date="2014-10-30T09:46:00Z"/>
        </w:rPr>
      </w:pPr>
    </w:p>
    <w:p w14:paraId="395815AA" w14:textId="0B09D440" w:rsidR="00313B87" w:rsidDel="005D0680" w:rsidRDefault="00193B70" w:rsidP="00313B87">
      <w:pPr>
        <w:pStyle w:val="Heading4"/>
        <w:rPr>
          <w:del w:id="2557" w:author="Author" w:date="2014-10-30T09:46:00Z"/>
        </w:rPr>
      </w:pPr>
      <w:del w:id="2558" w:author="Author" w:date="2014-10-30T09:46:00Z">
        <w:r w:rsidDel="005D0680">
          <w:delText xml:space="preserve">Sample </w:delText>
        </w:r>
        <w:r w:rsidR="006735D2" w:rsidDel="005D0680">
          <w:delText>a</w:delText>
        </w:r>
        <w:r w:rsidR="00313B87" w:rsidRPr="00313B87" w:rsidDel="005D0680">
          <w:delText xml:space="preserve">uthorization </w:delText>
        </w:r>
        <w:r w:rsidR="006735D2" w:rsidDel="005D0680">
          <w:delText>d</w:delText>
        </w:r>
        <w:r w:rsidR="00313B87" w:rsidRPr="00313B87" w:rsidDel="005D0680">
          <w:delText xml:space="preserve">ata for </w:delText>
        </w:r>
        <w:r w:rsidR="006735D2" w:rsidDel="005D0680">
          <w:delText>a c</w:delText>
        </w:r>
        <w:r w:rsidR="00313B87" w:rsidRPr="00313B87" w:rsidDel="005D0680">
          <w:delText xml:space="preserve">onsumer </w:delText>
        </w:r>
        <w:r w:rsidR="006735D2" w:rsidDel="005D0680">
          <w:delText>membership c</w:delText>
        </w:r>
        <w:r w:rsidR="00313B87" w:rsidRPr="00313B87" w:rsidDel="005D0680">
          <w:delText>ertificate</w:delText>
        </w:r>
      </w:del>
    </w:p>
    <w:p w14:paraId="0343F0A1" w14:textId="22F606C4" w:rsidR="00313B87" w:rsidDel="005D0680" w:rsidRDefault="006735D2" w:rsidP="00313B87">
      <w:pPr>
        <w:pStyle w:val="body"/>
        <w:rPr>
          <w:del w:id="2559" w:author="Author" w:date="2014-10-30T09:46:00Z"/>
        </w:rPr>
      </w:pPr>
      <w:del w:id="2560" w:author="Author" w:date="2014-10-30T09:46:00Z">
        <w:r w:rsidDel="005D0680">
          <w:delText>This sample shows t</w:delText>
        </w:r>
        <w:r w:rsidR="00313B87" w:rsidRPr="00313B87" w:rsidDel="005D0680">
          <w:delText>he holder of the certificate ha</w:delText>
        </w:r>
        <w:r w:rsidDel="005D0680">
          <w:delText>s</w:delText>
        </w:r>
        <w:r w:rsidR="00313B87" w:rsidRPr="00313B87" w:rsidDel="005D0680">
          <w:delText xml:space="preserve"> all the granted permissions provided in the </w:delText>
        </w:r>
        <w:r w:rsidR="00A851F1" w:rsidDel="005D0680">
          <w:delText>provider</w:delText>
        </w:r>
        <w:r w:rsidR="00A851F1" w:rsidRPr="00313B87" w:rsidDel="005D0680">
          <w:delText xml:space="preserve"> </w:delText>
        </w:r>
        <w:r w:rsidR="00313B87" w:rsidRPr="00313B87" w:rsidDel="005D0680">
          <w:delText>policy.</w:delText>
        </w:r>
        <w:r w:rsidR="004114B7" w:rsidDel="005D0680">
          <w:delText xml:space="preserve">  The guild ID comes from the membership certificate.</w:delText>
        </w:r>
      </w:del>
    </w:p>
    <w:p w14:paraId="60730A1B" w14:textId="536E45A0" w:rsidR="001A2C6D" w:rsidDel="005D0680" w:rsidRDefault="001A2C6D" w:rsidP="00313B87">
      <w:pPr>
        <w:pStyle w:val="body"/>
        <w:rPr>
          <w:del w:id="2561"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7DFE7058" w14:textId="608EDDFD" w:rsidTr="009C3EC7">
        <w:trPr>
          <w:del w:id="2562" w:author="Author" w:date="2014-10-30T09:46:00Z"/>
        </w:trPr>
        <w:tc>
          <w:tcPr>
            <w:tcW w:w="1445" w:type="dxa"/>
          </w:tcPr>
          <w:p w14:paraId="3857A1CD" w14:textId="4871DC59" w:rsidR="00D6037F" w:rsidRPr="007A2D49" w:rsidDel="005D0680" w:rsidRDefault="00D6037F" w:rsidP="009C3EC7">
            <w:pPr>
              <w:pStyle w:val="body"/>
              <w:ind w:left="0"/>
              <w:rPr>
                <w:del w:id="2563" w:author="Author" w:date="2014-10-30T09:46:00Z"/>
                <w:sz w:val="18"/>
                <w:szCs w:val="18"/>
              </w:rPr>
            </w:pPr>
            <w:del w:id="2564" w:author="Author" w:date="2014-10-30T09:46:00Z">
              <w:r w:rsidRPr="007A2D49" w:rsidDel="005D0680">
                <w:rPr>
                  <w:sz w:val="18"/>
                  <w:szCs w:val="18"/>
                </w:rPr>
                <w:delText>version</w:delText>
              </w:r>
            </w:del>
          </w:p>
        </w:tc>
        <w:tc>
          <w:tcPr>
            <w:tcW w:w="8131" w:type="dxa"/>
          </w:tcPr>
          <w:p w14:paraId="14E706D9" w14:textId="0B94A51C" w:rsidR="00D6037F" w:rsidRPr="007A2D49" w:rsidDel="005D0680" w:rsidRDefault="00AC6BEE" w:rsidP="009C3EC7">
            <w:pPr>
              <w:pStyle w:val="body"/>
              <w:ind w:left="0"/>
              <w:rPr>
                <w:del w:id="2565" w:author="Author" w:date="2014-10-30T09:46:00Z"/>
                <w:sz w:val="18"/>
                <w:szCs w:val="18"/>
              </w:rPr>
            </w:pPr>
            <w:ins w:id="2566" w:author="Author" w:date="2014-09-04T09:25:00Z">
              <w:del w:id="2567" w:author="Author" w:date="2014-10-30T09:46:00Z">
                <w:r w:rsidDel="005D0680">
                  <w:rPr>
                    <w:sz w:val="18"/>
                    <w:szCs w:val="18"/>
                  </w:rPr>
                  <w:delText>1</w:delText>
                </w:r>
              </w:del>
            </w:ins>
            <w:del w:id="2568" w:author="Author" w:date="2014-10-30T09:46:00Z">
              <w:r w:rsidR="00D6037F" w:rsidDel="005D0680">
                <w:rPr>
                  <w:sz w:val="18"/>
                  <w:szCs w:val="18"/>
                </w:rPr>
                <w:delText>32</w:delText>
              </w:r>
            </w:del>
          </w:p>
        </w:tc>
      </w:tr>
      <w:tr w:rsidR="00AC6BEE" w:rsidRPr="007A2D49" w:rsidDel="005D0680" w14:paraId="4D21EE50" w14:textId="69343183" w:rsidTr="009C3EC7">
        <w:trPr>
          <w:ins w:id="2569" w:author="Author" w:date="2014-09-04T09:25:00Z"/>
          <w:del w:id="2570" w:author="Author" w:date="2014-10-30T09:46:00Z"/>
        </w:trPr>
        <w:tc>
          <w:tcPr>
            <w:tcW w:w="1445" w:type="dxa"/>
          </w:tcPr>
          <w:p w14:paraId="2528E50B" w14:textId="46B1D0B7" w:rsidR="00AC6BEE" w:rsidRPr="007A2D49" w:rsidDel="005D0680" w:rsidRDefault="00AC6BEE" w:rsidP="009C3EC7">
            <w:pPr>
              <w:pStyle w:val="body"/>
              <w:ind w:left="0"/>
              <w:rPr>
                <w:ins w:id="2571" w:author="Author" w:date="2014-09-04T09:25:00Z"/>
                <w:del w:id="2572" w:author="Author" w:date="2014-10-30T09:46:00Z"/>
                <w:sz w:val="18"/>
                <w:szCs w:val="18"/>
              </w:rPr>
            </w:pPr>
            <w:ins w:id="2573" w:author="Author" w:date="2014-09-04T09:25:00Z">
              <w:del w:id="2574" w:author="Author" w:date="2014-10-30T09:46:00Z">
                <w:r w:rsidDel="005D0680">
                  <w:rPr>
                    <w:sz w:val="18"/>
                    <w:szCs w:val="18"/>
                  </w:rPr>
                  <w:delText>serialNumber</w:delText>
                </w:r>
              </w:del>
            </w:ins>
          </w:p>
        </w:tc>
        <w:tc>
          <w:tcPr>
            <w:tcW w:w="8131" w:type="dxa"/>
          </w:tcPr>
          <w:p w14:paraId="2CE7A140" w14:textId="2EA0C862" w:rsidR="00AC6BEE" w:rsidDel="005D0680" w:rsidRDefault="00AC6BEE" w:rsidP="009C3EC7">
            <w:pPr>
              <w:pStyle w:val="body"/>
              <w:ind w:left="0"/>
              <w:rPr>
                <w:ins w:id="2575" w:author="Author" w:date="2014-09-04T09:25:00Z"/>
                <w:del w:id="2576" w:author="Author" w:date="2014-10-30T09:46:00Z"/>
                <w:sz w:val="18"/>
                <w:szCs w:val="18"/>
              </w:rPr>
            </w:pPr>
            <w:ins w:id="2577" w:author="Author" w:date="2014-09-04T09:25:00Z">
              <w:del w:id="2578" w:author="Author" w:date="2014-10-30T09:46:00Z">
                <w:r w:rsidDel="005D0680">
                  <w:rPr>
                    <w:sz w:val="18"/>
                    <w:szCs w:val="18"/>
                  </w:rPr>
                  <w:delText>9838922</w:delText>
                </w:r>
              </w:del>
            </w:ins>
          </w:p>
        </w:tc>
      </w:tr>
      <w:tr w:rsidR="00D6037F" w:rsidRPr="007A2D49" w:rsidDel="005D0680" w14:paraId="57C335A0" w14:textId="72951673" w:rsidTr="009C3EC7">
        <w:trPr>
          <w:del w:id="2579" w:author="Author" w:date="2014-10-30T09:46:00Z"/>
        </w:trPr>
        <w:tc>
          <w:tcPr>
            <w:tcW w:w="1445" w:type="dxa"/>
          </w:tcPr>
          <w:p w14:paraId="29C059A4" w14:textId="7EE5357C" w:rsidR="00D6037F" w:rsidRPr="007A2D49" w:rsidDel="005D0680" w:rsidRDefault="00D6037F" w:rsidP="009C3EC7">
            <w:pPr>
              <w:pStyle w:val="body"/>
              <w:ind w:left="0"/>
              <w:rPr>
                <w:del w:id="2580" w:author="Author" w:date="2014-10-30T09:46:00Z"/>
                <w:sz w:val="18"/>
                <w:szCs w:val="18"/>
              </w:rPr>
            </w:pPr>
            <w:del w:id="2581"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915"/>
            </w:tblGrid>
            <w:tr w:rsidR="00D6037F" w:rsidRPr="007A2D49" w:rsidDel="005D0680" w14:paraId="53DDA355" w14:textId="65B22A54" w:rsidTr="009C3EC7">
              <w:trPr>
                <w:cnfStyle w:val="100000000000" w:firstRow="1" w:lastRow="0" w:firstColumn="0" w:lastColumn="0" w:oddVBand="0" w:evenVBand="0" w:oddHBand="0" w:evenHBand="0" w:firstRowFirstColumn="0" w:firstRowLastColumn="0" w:lastRowFirstColumn="0" w:lastRowLastColumn="0"/>
                <w:del w:id="2582"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D6037F" w:rsidRPr="007A2D49" w:rsidDel="005D0680" w14:paraId="41E0D510" w14:textId="53D85FF9" w:rsidTr="009C3EC7">
                    <w:trPr>
                      <w:del w:id="2583" w:author="Author" w:date="2014-10-30T09:46:00Z"/>
                    </w:trPr>
                    <w:tc>
                      <w:tcPr>
                        <w:tcW w:w="627" w:type="dxa"/>
                      </w:tcPr>
                      <w:p w14:paraId="533BB59B" w14:textId="3A41CB03" w:rsidR="00D6037F" w:rsidRPr="007A2D49" w:rsidDel="005D0680" w:rsidRDefault="00D6037F" w:rsidP="009C3EC7">
                        <w:pPr>
                          <w:pStyle w:val="body"/>
                          <w:ind w:left="0"/>
                          <w:rPr>
                            <w:del w:id="2584" w:author="Author" w:date="2014-10-30T09:46:00Z"/>
                            <w:sz w:val="18"/>
                            <w:szCs w:val="18"/>
                          </w:rPr>
                        </w:pPr>
                        <w:del w:id="2585" w:author="Author" w:date="2014-10-30T09:46:00Z">
                          <w:r w:rsidRPr="007A2D49" w:rsidDel="005D0680">
                            <w:rPr>
                              <w:sz w:val="18"/>
                              <w:szCs w:val="18"/>
                            </w:rPr>
                            <w:delText>allow</w:delText>
                          </w:r>
                        </w:del>
                      </w:p>
                    </w:tc>
                    <w:tc>
                      <w:tcPr>
                        <w:tcW w:w="7062" w:type="dxa"/>
                      </w:tcPr>
                      <w:tbl>
                        <w:tblPr>
                          <w:tblStyle w:val="TableGridLight"/>
                          <w:tblW w:w="0" w:type="auto"/>
                          <w:tblLook w:val="04A0" w:firstRow="1" w:lastRow="0" w:firstColumn="1" w:lastColumn="0" w:noHBand="0" w:noVBand="1"/>
                        </w:tblPr>
                        <w:tblGrid>
                          <w:gridCol w:w="407"/>
                          <w:gridCol w:w="2947"/>
                        </w:tblGrid>
                        <w:tr w:rsidR="00D6037F" w:rsidRPr="007A2D49" w:rsidDel="005D0680" w14:paraId="34730D05" w14:textId="365617CD" w:rsidTr="002B7CB7">
                          <w:trPr>
                            <w:del w:id="2586" w:author="Author" w:date="2014-10-30T09:46:00Z"/>
                          </w:trPr>
                          <w:tc>
                            <w:tcPr>
                              <w:tcW w:w="407" w:type="dxa"/>
                            </w:tcPr>
                            <w:p w14:paraId="34B2CAA9" w14:textId="0915FA66" w:rsidR="00D6037F" w:rsidRPr="007A2D49" w:rsidDel="005D0680" w:rsidRDefault="00D6037F" w:rsidP="009C3EC7">
                              <w:pPr>
                                <w:pStyle w:val="body"/>
                                <w:ind w:left="0"/>
                                <w:rPr>
                                  <w:del w:id="2587" w:author="Author" w:date="2014-10-30T09:46:00Z"/>
                                  <w:sz w:val="18"/>
                                  <w:szCs w:val="18"/>
                                </w:rPr>
                              </w:pPr>
                              <w:del w:id="2588" w:author="Author" w:date="2014-10-30T09:46:00Z">
                                <w:r w:rsidRPr="007A2D49" w:rsidDel="005D0680">
                                  <w:rPr>
                                    <w:sz w:val="18"/>
                                    <w:szCs w:val="18"/>
                                  </w:rPr>
                                  <w:delText>ifn</w:delText>
                                </w:r>
                              </w:del>
                            </w:p>
                          </w:tc>
                          <w:tc>
                            <w:tcPr>
                              <w:tcW w:w="2947" w:type="dxa"/>
                            </w:tcPr>
                            <w:p w14:paraId="4A157695" w14:textId="7F27D653" w:rsidR="00D6037F" w:rsidRPr="007A2D49" w:rsidDel="005D0680" w:rsidRDefault="00D6037F" w:rsidP="009C3EC7">
                              <w:pPr>
                                <w:pStyle w:val="body"/>
                                <w:ind w:left="0"/>
                                <w:rPr>
                                  <w:del w:id="2589" w:author="Author" w:date="2014-10-30T09:46:00Z"/>
                                  <w:sz w:val="18"/>
                                  <w:szCs w:val="18"/>
                                </w:rPr>
                              </w:pPr>
                              <w:del w:id="2590" w:author="Author" w:date="2014-10-30T09:46:00Z">
                                <w:r w:rsidDel="005D0680">
                                  <w:rPr>
                                    <w:sz w:val="18"/>
                                    <w:szCs w:val="18"/>
                                  </w:rPr>
                                  <w:delText>*</w:delText>
                                </w:r>
                              </w:del>
                            </w:p>
                          </w:tc>
                        </w:tr>
                      </w:tbl>
                      <w:p w14:paraId="3CC738F5" w14:textId="1FDBF1CF" w:rsidR="00D6037F" w:rsidRPr="007A2D49" w:rsidDel="005D0680" w:rsidRDefault="00D6037F" w:rsidP="009C3EC7">
                        <w:pPr>
                          <w:pStyle w:val="body"/>
                          <w:ind w:left="0"/>
                          <w:rPr>
                            <w:del w:id="2591" w:author="Author" w:date="2014-10-30T09:46:00Z"/>
                            <w:sz w:val="18"/>
                            <w:szCs w:val="18"/>
                          </w:rPr>
                        </w:pPr>
                      </w:p>
                    </w:tc>
                  </w:tr>
                </w:tbl>
                <w:p w14:paraId="695A9A48" w14:textId="2EE6C221" w:rsidR="00D6037F" w:rsidRPr="007A2D49" w:rsidDel="005D0680" w:rsidRDefault="00D6037F" w:rsidP="009C3EC7">
                  <w:pPr>
                    <w:pStyle w:val="body"/>
                    <w:ind w:left="0"/>
                    <w:rPr>
                      <w:del w:id="2592" w:author="Author" w:date="2014-10-30T09:46:00Z"/>
                      <w:sz w:val="18"/>
                      <w:szCs w:val="18"/>
                    </w:rPr>
                  </w:pPr>
                </w:p>
              </w:tc>
            </w:tr>
          </w:tbl>
          <w:p w14:paraId="78CFD249" w14:textId="7F0EB726" w:rsidR="00D6037F" w:rsidRPr="007A2D49" w:rsidDel="005D0680" w:rsidRDefault="00D6037F" w:rsidP="009C3EC7">
            <w:pPr>
              <w:pStyle w:val="body"/>
              <w:ind w:left="0"/>
              <w:rPr>
                <w:del w:id="2593" w:author="Author" w:date="2014-10-30T09:46:00Z"/>
                <w:sz w:val="18"/>
                <w:szCs w:val="18"/>
              </w:rPr>
            </w:pPr>
          </w:p>
        </w:tc>
      </w:tr>
    </w:tbl>
    <w:p w14:paraId="76ED25BF" w14:textId="5C8B3E79" w:rsidR="001A2C6D" w:rsidDel="005D0680" w:rsidRDefault="001A2C6D" w:rsidP="002B7CB7">
      <w:pPr>
        <w:pStyle w:val="body"/>
        <w:ind w:left="0"/>
        <w:rPr>
          <w:del w:id="2594" w:author="Author" w:date="2014-10-30T09:46:00Z"/>
        </w:rPr>
      </w:pPr>
    </w:p>
    <w:p w14:paraId="02CDFC70" w14:textId="6B077C21" w:rsidR="00313B87" w:rsidDel="005D0680" w:rsidRDefault="006735D2" w:rsidP="00313B87">
      <w:pPr>
        <w:pStyle w:val="Heading4"/>
        <w:rPr>
          <w:del w:id="2595" w:author="Author" w:date="2014-10-30T09:46:00Z"/>
        </w:rPr>
      </w:pPr>
      <w:del w:id="2596" w:author="Author" w:date="2014-10-30T09:46:00Z">
        <w:r w:rsidDel="005D0680">
          <w:delText>Sample authorization d</w:delText>
        </w:r>
        <w:r w:rsidR="00313B87" w:rsidRPr="00313B87" w:rsidDel="005D0680">
          <w:delText>ata for</w:delText>
        </w:r>
        <w:r w:rsidDel="005D0680">
          <w:delText xml:space="preserve"> a c</w:delText>
        </w:r>
        <w:r w:rsidR="00313B87" w:rsidRPr="00313B87" w:rsidDel="005D0680">
          <w:delText>onsumer that restricts some access</w:delText>
        </w:r>
      </w:del>
    </w:p>
    <w:p w14:paraId="335A0578" w14:textId="01CB3324" w:rsidR="00313B87" w:rsidDel="005D0680" w:rsidRDefault="006735D2" w:rsidP="00313B87">
      <w:pPr>
        <w:pStyle w:val="body"/>
        <w:rPr>
          <w:del w:id="2597" w:author="Author" w:date="2014-10-30T09:46:00Z"/>
        </w:rPr>
      </w:pPr>
      <w:del w:id="2598" w:author="Author" w:date="2014-10-30T09:46:00Z">
        <w:r w:rsidDel="005D0680">
          <w:delText xml:space="preserve">This sample shows </w:delText>
        </w:r>
        <w:r w:rsidR="00313B87" w:rsidRPr="00313B87" w:rsidDel="005D0680">
          <w:delText xml:space="preserve">the holder of the </w:delText>
        </w:r>
        <w:r w:rsidR="004114B7" w:rsidDel="005D0680">
          <w:delText xml:space="preserve">membership </w:delText>
        </w:r>
        <w:r w:rsidR="00313B87" w:rsidRPr="00313B87" w:rsidDel="005D0680">
          <w:delText>certificate ha</w:delText>
        </w:r>
        <w:r w:rsidDel="005D0680">
          <w:delText>s</w:delText>
        </w:r>
        <w:r w:rsidR="00313B87" w:rsidRPr="00313B87" w:rsidDel="005D0680">
          <w:delText xml:space="preserve"> all the granted permissions provided in the </w:delText>
        </w:r>
        <w:r w:rsidR="00A851F1" w:rsidDel="005D0680">
          <w:delText>provider</w:delText>
        </w:r>
        <w:r w:rsidR="00A851F1" w:rsidRPr="00313B87" w:rsidDel="005D0680">
          <w:delText xml:space="preserve"> </w:delText>
        </w:r>
        <w:r w:rsidR="00313B87" w:rsidRPr="00313B87" w:rsidDel="005D0680">
          <w:delText>policy for the gu</w:delText>
        </w:r>
        <w:r w:rsidR="00313B87" w:rsidDel="005D0680">
          <w:delText>ild</w:delText>
        </w:r>
        <w:r w:rsidR="002302E0" w:rsidDel="005D0680">
          <w:delText xml:space="preserve"> except a particular interface.</w:delText>
        </w:r>
      </w:del>
    </w:p>
    <w:p w14:paraId="1F908997" w14:textId="6B759D01" w:rsidR="00D6037F" w:rsidDel="005D0680" w:rsidRDefault="00D6037F" w:rsidP="00313B87">
      <w:pPr>
        <w:pStyle w:val="body"/>
        <w:rPr>
          <w:del w:id="2599"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20309224" w14:textId="697A9583" w:rsidTr="009C3EC7">
        <w:trPr>
          <w:del w:id="2600" w:author="Author" w:date="2014-10-30T09:46:00Z"/>
        </w:trPr>
        <w:tc>
          <w:tcPr>
            <w:tcW w:w="1445" w:type="dxa"/>
          </w:tcPr>
          <w:p w14:paraId="06FB2ACB" w14:textId="3792B02A" w:rsidR="00D6037F" w:rsidRPr="007A2D49" w:rsidDel="005D0680" w:rsidRDefault="00AC6BEE" w:rsidP="009C3EC7">
            <w:pPr>
              <w:pStyle w:val="body"/>
              <w:ind w:left="0"/>
              <w:rPr>
                <w:del w:id="2601" w:author="Author" w:date="2014-10-30T09:46:00Z"/>
                <w:sz w:val="18"/>
                <w:szCs w:val="18"/>
              </w:rPr>
            </w:pPr>
            <w:del w:id="2602" w:author="Author" w:date="2014-10-30T09:46:00Z">
              <w:r w:rsidRPr="007A2D49" w:rsidDel="005D0680">
                <w:rPr>
                  <w:sz w:val="18"/>
                  <w:szCs w:val="18"/>
                </w:rPr>
                <w:delText>V</w:delText>
              </w:r>
              <w:r w:rsidR="00D6037F" w:rsidRPr="007A2D49" w:rsidDel="005D0680">
                <w:rPr>
                  <w:sz w:val="18"/>
                  <w:szCs w:val="18"/>
                </w:rPr>
                <w:delText>ersion</w:delText>
              </w:r>
            </w:del>
          </w:p>
        </w:tc>
        <w:tc>
          <w:tcPr>
            <w:tcW w:w="8131" w:type="dxa"/>
          </w:tcPr>
          <w:p w14:paraId="6CA5656A" w14:textId="152C8F1A" w:rsidR="00D6037F" w:rsidRPr="007A2D49" w:rsidDel="005D0680" w:rsidRDefault="00AC6BEE" w:rsidP="009C3EC7">
            <w:pPr>
              <w:pStyle w:val="body"/>
              <w:ind w:left="0"/>
              <w:rPr>
                <w:del w:id="2603" w:author="Author" w:date="2014-10-30T09:46:00Z"/>
                <w:sz w:val="18"/>
                <w:szCs w:val="18"/>
              </w:rPr>
            </w:pPr>
            <w:ins w:id="2604" w:author="Author" w:date="2014-09-04T09:25:00Z">
              <w:del w:id="2605" w:author="Author" w:date="2014-10-30T09:46:00Z">
                <w:r w:rsidDel="005D0680">
                  <w:rPr>
                    <w:sz w:val="18"/>
                    <w:szCs w:val="18"/>
                  </w:rPr>
                  <w:delText>1</w:delText>
                </w:r>
              </w:del>
            </w:ins>
            <w:del w:id="2606" w:author="Author" w:date="2014-10-30T09:46:00Z">
              <w:r w:rsidR="00D6037F" w:rsidDel="005D0680">
                <w:rPr>
                  <w:sz w:val="18"/>
                  <w:szCs w:val="18"/>
                </w:rPr>
                <w:delText>9</w:delText>
              </w:r>
            </w:del>
          </w:p>
        </w:tc>
      </w:tr>
      <w:tr w:rsidR="00AC6BEE" w:rsidRPr="007A2D49" w:rsidDel="005D0680" w14:paraId="48D28DAE" w14:textId="641C5BD9" w:rsidTr="009C3EC7">
        <w:trPr>
          <w:ins w:id="2607" w:author="Author" w:date="2014-09-04T09:25:00Z"/>
          <w:del w:id="2608" w:author="Author" w:date="2014-10-30T09:46:00Z"/>
        </w:trPr>
        <w:tc>
          <w:tcPr>
            <w:tcW w:w="1445" w:type="dxa"/>
          </w:tcPr>
          <w:p w14:paraId="026321A9" w14:textId="48150F79" w:rsidR="00AC6BEE" w:rsidRPr="007A2D49" w:rsidDel="005D0680" w:rsidRDefault="00AC6BEE" w:rsidP="009C3EC7">
            <w:pPr>
              <w:pStyle w:val="body"/>
              <w:ind w:left="0"/>
              <w:rPr>
                <w:ins w:id="2609" w:author="Author" w:date="2014-09-04T09:25:00Z"/>
                <w:del w:id="2610" w:author="Author" w:date="2014-10-30T09:46:00Z"/>
                <w:sz w:val="18"/>
                <w:szCs w:val="18"/>
              </w:rPr>
            </w:pPr>
            <w:ins w:id="2611" w:author="Author" w:date="2014-09-04T09:25:00Z">
              <w:del w:id="2612" w:author="Author" w:date="2014-10-30T09:46:00Z">
                <w:r w:rsidDel="005D0680">
                  <w:rPr>
                    <w:sz w:val="18"/>
                    <w:szCs w:val="18"/>
                  </w:rPr>
                  <w:delText>serialNumber</w:delText>
                </w:r>
              </w:del>
            </w:ins>
          </w:p>
        </w:tc>
        <w:tc>
          <w:tcPr>
            <w:tcW w:w="8131" w:type="dxa"/>
          </w:tcPr>
          <w:p w14:paraId="300EF4D0" w14:textId="6AFF6D98" w:rsidR="00AC6BEE" w:rsidDel="005D0680" w:rsidRDefault="00AC6BEE" w:rsidP="009C3EC7">
            <w:pPr>
              <w:pStyle w:val="body"/>
              <w:ind w:left="0"/>
              <w:rPr>
                <w:ins w:id="2613" w:author="Author" w:date="2014-09-04T09:25:00Z"/>
                <w:del w:id="2614" w:author="Author" w:date="2014-10-30T09:46:00Z"/>
                <w:sz w:val="18"/>
                <w:szCs w:val="18"/>
              </w:rPr>
            </w:pPr>
            <w:ins w:id="2615" w:author="Author" w:date="2014-09-04T09:25:00Z">
              <w:del w:id="2616" w:author="Author" w:date="2014-10-30T09:46:00Z">
                <w:r w:rsidDel="005D0680">
                  <w:rPr>
                    <w:sz w:val="18"/>
                    <w:szCs w:val="18"/>
                  </w:rPr>
                  <w:delText>67388282</w:delText>
                </w:r>
              </w:del>
            </w:ins>
          </w:p>
        </w:tc>
      </w:tr>
      <w:tr w:rsidR="00D6037F" w:rsidRPr="007A2D49" w:rsidDel="005D0680" w14:paraId="1F2B8A03" w14:textId="76BC1F2F" w:rsidTr="009C3EC7">
        <w:trPr>
          <w:del w:id="2617" w:author="Author" w:date="2014-10-30T09:46:00Z"/>
        </w:trPr>
        <w:tc>
          <w:tcPr>
            <w:tcW w:w="1445" w:type="dxa"/>
          </w:tcPr>
          <w:p w14:paraId="50922CF1" w14:textId="291E8215" w:rsidR="00D6037F" w:rsidRPr="007A2D49" w:rsidDel="005D0680" w:rsidRDefault="00D6037F" w:rsidP="009C3EC7">
            <w:pPr>
              <w:pStyle w:val="body"/>
              <w:ind w:left="0"/>
              <w:rPr>
                <w:del w:id="2618" w:author="Author" w:date="2014-10-30T09:46:00Z"/>
                <w:sz w:val="18"/>
                <w:szCs w:val="18"/>
              </w:rPr>
            </w:pPr>
            <w:del w:id="2619"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915"/>
            </w:tblGrid>
            <w:tr w:rsidR="00D6037F" w:rsidRPr="007A2D49" w:rsidDel="005D0680" w14:paraId="78FA1FDE" w14:textId="6C3E9AB2" w:rsidTr="009C3EC7">
              <w:trPr>
                <w:cnfStyle w:val="100000000000" w:firstRow="1" w:lastRow="0" w:firstColumn="0" w:lastColumn="0" w:oddVBand="0" w:evenVBand="0" w:oddHBand="0" w:evenHBand="0" w:firstRowFirstColumn="0" w:firstRowLastColumn="0" w:lastRowFirstColumn="0" w:lastRowLastColumn="0"/>
                <w:del w:id="2620"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1377"/>
                    <w:gridCol w:w="6312"/>
                  </w:tblGrid>
                  <w:tr w:rsidR="00D6037F" w:rsidRPr="007A2D49" w:rsidDel="005D0680" w14:paraId="25395DBA" w14:textId="0D69189F" w:rsidTr="009C3EC7">
                    <w:trPr>
                      <w:del w:id="2621" w:author="Author" w:date="2014-10-30T09:46:00Z"/>
                    </w:trPr>
                    <w:tc>
                      <w:tcPr>
                        <w:tcW w:w="627" w:type="dxa"/>
                      </w:tcPr>
                      <w:p w14:paraId="12D30680" w14:textId="24BC4670" w:rsidR="00D6037F" w:rsidRPr="007A2D49" w:rsidDel="005D0680" w:rsidRDefault="00D6037F" w:rsidP="009C3EC7">
                        <w:pPr>
                          <w:pStyle w:val="body"/>
                          <w:ind w:left="0"/>
                          <w:rPr>
                            <w:del w:id="2622" w:author="Author" w:date="2014-10-30T09:46:00Z"/>
                            <w:sz w:val="18"/>
                            <w:szCs w:val="18"/>
                          </w:rPr>
                        </w:pPr>
                        <w:del w:id="2623" w:author="Author" w:date="2014-10-30T09:46:00Z">
                          <w:r w:rsidRPr="007A2D49" w:rsidDel="005D0680">
                            <w:rPr>
                              <w:sz w:val="18"/>
                              <w:szCs w:val="18"/>
                            </w:rPr>
                            <w:delText>allow</w:delText>
                          </w:r>
                          <w:r w:rsidDel="005D0680">
                            <w:rPr>
                              <w:sz w:val="18"/>
                              <w:szCs w:val="18"/>
                            </w:rPr>
                            <w:delText>AllExcept</w:delText>
                          </w:r>
                        </w:del>
                      </w:p>
                    </w:tc>
                    <w:tc>
                      <w:tcPr>
                        <w:tcW w:w="7062" w:type="dxa"/>
                      </w:tcPr>
                      <w:tbl>
                        <w:tblPr>
                          <w:tblStyle w:val="TableGridLight"/>
                          <w:tblW w:w="0" w:type="auto"/>
                          <w:tblLook w:val="04A0" w:firstRow="1" w:lastRow="0" w:firstColumn="1" w:lastColumn="0" w:noHBand="0" w:noVBand="1"/>
                        </w:tblPr>
                        <w:tblGrid>
                          <w:gridCol w:w="407"/>
                          <w:gridCol w:w="2958"/>
                        </w:tblGrid>
                        <w:tr w:rsidR="00D6037F" w:rsidRPr="007A2D49" w:rsidDel="005D0680" w14:paraId="16E20043" w14:textId="10379C02" w:rsidTr="009C3EC7">
                          <w:trPr>
                            <w:del w:id="2624" w:author="Author" w:date="2014-10-30T09:46:00Z"/>
                          </w:trPr>
                          <w:tc>
                            <w:tcPr>
                              <w:tcW w:w="407" w:type="dxa"/>
                            </w:tcPr>
                            <w:p w14:paraId="44AD1406" w14:textId="65E6EF2E" w:rsidR="00D6037F" w:rsidRPr="007A2D49" w:rsidDel="005D0680" w:rsidRDefault="00D6037F" w:rsidP="009C3EC7">
                              <w:pPr>
                                <w:pStyle w:val="body"/>
                                <w:ind w:left="0"/>
                                <w:rPr>
                                  <w:del w:id="2625" w:author="Author" w:date="2014-10-30T09:46:00Z"/>
                                  <w:sz w:val="18"/>
                                  <w:szCs w:val="18"/>
                                </w:rPr>
                              </w:pPr>
                              <w:del w:id="2626" w:author="Author" w:date="2014-10-30T09:46:00Z">
                                <w:r w:rsidRPr="007A2D49" w:rsidDel="005D0680">
                                  <w:rPr>
                                    <w:sz w:val="18"/>
                                    <w:szCs w:val="18"/>
                                  </w:rPr>
                                  <w:delText>ifn</w:delText>
                                </w:r>
                              </w:del>
                            </w:p>
                          </w:tc>
                          <w:tc>
                            <w:tcPr>
                              <w:tcW w:w="2947" w:type="dxa"/>
                            </w:tcPr>
                            <w:p w14:paraId="3EE5F482" w14:textId="36C72087" w:rsidR="00D6037F" w:rsidRPr="007A2D49" w:rsidDel="005D0680" w:rsidRDefault="00D6037F" w:rsidP="009C3EC7">
                              <w:pPr>
                                <w:pStyle w:val="body"/>
                                <w:ind w:left="0"/>
                                <w:rPr>
                                  <w:del w:id="2627" w:author="Author" w:date="2014-10-30T09:46:00Z"/>
                                  <w:sz w:val="18"/>
                                  <w:szCs w:val="18"/>
                                </w:rPr>
                              </w:pPr>
                              <w:del w:id="2628" w:author="Author" w:date="2014-10-30T09:46:00Z">
                                <w:r w:rsidDel="005D0680">
                                  <w:rPr>
                                    <w:sz w:val="18"/>
                                    <w:szCs w:val="18"/>
                                  </w:rPr>
                                  <w:delText>org.allseenalliance.control.Mouse*</w:delText>
                                </w:r>
                              </w:del>
                            </w:p>
                          </w:tc>
                        </w:tr>
                      </w:tbl>
                      <w:p w14:paraId="7730C66E" w14:textId="4068BEB6" w:rsidR="00D6037F" w:rsidRPr="007A2D49" w:rsidDel="005D0680" w:rsidRDefault="00D6037F" w:rsidP="009C3EC7">
                        <w:pPr>
                          <w:pStyle w:val="body"/>
                          <w:ind w:left="0"/>
                          <w:rPr>
                            <w:del w:id="2629" w:author="Author" w:date="2014-10-30T09:46:00Z"/>
                            <w:sz w:val="18"/>
                            <w:szCs w:val="18"/>
                          </w:rPr>
                        </w:pPr>
                      </w:p>
                    </w:tc>
                  </w:tr>
                </w:tbl>
                <w:p w14:paraId="24CD747A" w14:textId="13E250B3" w:rsidR="00D6037F" w:rsidRPr="007A2D49" w:rsidDel="005D0680" w:rsidRDefault="00D6037F" w:rsidP="009C3EC7">
                  <w:pPr>
                    <w:pStyle w:val="body"/>
                    <w:ind w:left="0"/>
                    <w:rPr>
                      <w:del w:id="2630" w:author="Author" w:date="2014-10-30T09:46:00Z"/>
                      <w:sz w:val="18"/>
                      <w:szCs w:val="18"/>
                    </w:rPr>
                  </w:pPr>
                </w:p>
              </w:tc>
            </w:tr>
          </w:tbl>
          <w:p w14:paraId="2EA586A7" w14:textId="38C19D4B" w:rsidR="00D6037F" w:rsidRPr="007A2D49" w:rsidDel="005D0680" w:rsidRDefault="00D6037F" w:rsidP="009C3EC7">
            <w:pPr>
              <w:pStyle w:val="body"/>
              <w:ind w:left="0"/>
              <w:rPr>
                <w:del w:id="2631" w:author="Author" w:date="2014-10-30T09:46:00Z"/>
                <w:sz w:val="18"/>
                <w:szCs w:val="18"/>
              </w:rPr>
            </w:pPr>
          </w:p>
        </w:tc>
      </w:tr>
    </w:tbl>
    <w:p w14:paraId="645A6AA8" w14:textId="2A053F38" w:rsidR="00D6037F" w:rsidDel="005D0680" w:rsidRDefault="00D6037F" w:rsidP="00313B87">
      <w:pPr>
        <w:pStyle w:val="body"/>
        <w:rPr>
          <w:del w:id="2632" w:author="Author" w:date="2014-10-30T09:46:00Z"/>
        </w:rPr>
      </w:pPr>
    </w:p>
    <w:p w14:paraId="7BBA9980" w14:textId="27C85C1B" w:rsidR="00313B87" w:rsidDel="005D0680" w:rsidRDefault="00313B87" w:rsidP="00313B87">
      <w:pPr>
        <w:pStyle w:val="Heading4"/>
        <w:rPr>
          <w:del w:id="2633" w:author="Author" w:date="2014-10-30T09:46:00Z"/>
        </w:rPr>
      </w:pPr>
      <w:del w:id="2634" w:author="Author" w:date="2014-10-30T09:46:00Z">
        <w:r w:rsidRPr="00313B87" w:rsidDel="005D0680">
          <w:delText xml:space="preserve">Sample </w:delText>
        </w:r>
        <w:r w:rsidR="006735D2" w:rsidDel="005D0680">
          <w:delText>authorization da</w:delText>
        </w:r>
        <w:r w:rsidRPr="00313B87" w:rsidDel="005D0680">
          <w:delText xml:space="preserve">ta in a </w:delText>
        </w:r>
        <w:r w:rsidR="006735D2" w:rsidDel="005D0680">
          <w:delText>c</w:delText>
        </w:r>
        <w:r w:rsidRPr="00313B87" w:rsidDel="005D0680">
          <w:delText xml:space="preserve">onsumer </w:delText>
        </w:r>
        <w:r w:rsidR="006735D2" w:rsidDel="005D0680">
          <w:delText>p</w:delText>
        </w:r>
        <w:r w:rsidRPr="00313B87" w:rsidDel="005D0680">
          <w:delText xml:space="preserve">olicy </w:delText>
        </w:r>
        <w:r w:rsidR="006735D2" w:rsidDel="005D0680">
          <w:delText>f</w:delText>
        </w:r>
        <w:r w:rsidRPr="00313B87" w:rsidDel="005D0680">
          <w:delText>ile</w:delText>
        </w:r>
      </w:del>
    </w:p>
    <w:p w14:paraId="409FC7F9" w14:textId="633EEF47" w:rsidR="00313B87" w:rsidDel="005D0680" w:rsidRDefault="00313B87" w:rsidP="00313B87">
      <w:pPr>
        <w:pStyle w:val="body"/>
        <w:rPr>
          <w:del w:id="2635" w:author="Author" w:date="2014-10-30T09:46:00Z"/>
        </w:rPr>
      </w:pPr>
      <w:del w:id="2636" w:author="Author" w:date="2014-10-30T09:46:00Z">
        <w:r w:rsidRPr="00313B87" w:rsidDel="005D0680">
          <w:delText>This sample shows a consumer authorization data. In this policy, the consumer is not allowed to receive any signal with the exception of receiving a channel changed signal from any memb</w:delText>
        </w:r>
        <w:r w:rsidDel="005D0680">
          <w:delText>er of the guild LivingRoomGuild.</w:delText>
        </w:r>
      </w:del>
    </w:p>
    <w:p w14:paraId="4CC77AB1" w14:textId="006E6910" w:rsidR="00D6037F" w:rsidDel="005D0680" w:rsidRDefault="00D6037F" w:rsidP="00313B87">
      <w:pPr>
        <w:pStyle w:val="body"/>
        <w:rPr>
          <w:del w:id="2637"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54D074AF" w14:textId="7E9FF8AA" w:rsidTr="009C3EC7">
        <w:trPr>
          <w:del w:id="2638" w:author="Author" w:date="2014-10-30T09:46:00Z"/>
        </w:trPr>
        <w:tc>
          <w:tcPr>
            <w:tcW w:w="1445" w:type="dxa"/>
          </w:tcPr>
          <w:p w14:paraId="1BBAACF9" w14:textId="48078C5E" w:rsidR="00D6037F" w:rsidRPr="007A2D49" w:rsidDel="005D0680" w:rsidRDefault="00AC6BEE" w:rsidP="009C3EC7">
            <w:pPr>
              <w:pStyle w:val="body"/>
              <w:ind w:left="0"/>
              <w:rPr>
                <w:del w:id="2639" w:author="Author" w:date="2014-10-30T09:46:00Z"/>
                <w:sz w:val="18"/>
                <w:szCs w:val="18"/>
              </w:rPr>
            </w:pPr>
            <w:ins w:id="2640" w:author="Author" w:date="2014-09-04T09:25:00Z">
              <w:del w:id="2641" w:author="Author" w:date="2014-10-30T09:46:00Z">
                <w:r w:rsidDel="005D0680">
                  <w:rPr>
                    <w:sz w:val="18"/>
                    <w:szCs w:val="18"/>
                  </w:rPr>
                  <w:delText>v</w:delText>
                </w:r>
              </w:del>
            </w:ins>
            <w:del w:id="2642" w:author="Author" w:date="2014-10-30T09:46:00Z">
              <w:r w:rsidRPr="007A2D49" w:rsidDel="005D0680">
                <w:rPr>
                  <w:sz w:val="18"/>
                  <w:szCs w:val="18"/>
                </w:rPr>
                <w:delText>V</w:delText>
              </w:r>
              <w:r w:rsidR="00D6037F" w:rsidRPr="007A2D49" w:rsidDel="005D0680">
                <w:rPr>
                  <w:sz w:val="18"/>
                  <w:szCs w:val="18"/>
                </w:rPr>
                <w:delText>ersion</w:delText>
              </w:r>
            </w:del>
          </w:p>
        </w:tc>
        <w:tc>
          <w:tcPr>
            <w:tcW w:w="8131" w:type="dxa"/>
          </w:tcPr>
          <w:p w14:paraId="638A89AC" w14:textId="13D21C9A" w:rsidR="00D6037F" w:rsidRPr="007A2D49" w:rsidDel="005D0680" w:rsidRDefault="00AC6BEE" w:rsidP="009C3EC7">
            <w:pPr>
              <w:pStyle w:val="body"/>
              <w:ind w:left="0"/>
              <w:rPr>
                <w:del w:id="2643" w:author="Author" w:date="2014-10-30T09:46:00Z"/>
                <w:sz w:val="18"/>
                <w:szCs w:val="18"/>
              </w:rPr>
            </w:pPr>
            <w:ins w:id="2644" w:author="Author" w:date="2014-09-04T09:25:00Z">
              <w:del w:id="2645" w:author="Author" w:date="2014-10-30T09:46:00Z">
                <w:r w:rsidDel="005D0680">
                  <w:rPr>
                    <w:sz w:val="18"/>
                    <w:szCs w:val="18"/>
                  </w:rPr>
                  <w:delText>1</w:delText>
                </w:r>
              </w:del>
            </w:ins>
            <w:del w:id="2646" w:author="Author" w:date="2014-10-30T09:46:00Z">
              <w:r w:rsidR="00D6037F" w:rsidDel="005D0680">
                <w:rPr>
                  <w:sz w:val="18"/>
                  <w:szCs w:val="18"/>
                </w:rPr>
                <w:delText>8743</w:delText>
              </w:r>
            </w:del>
          </w:p>
        </w:tc>
      </w:tr>
      <w:tr w:rsidR="00AC6BEE" w:rsidRPr="007A2D49" w:rsidDel="005D0680" w14:paraId="58ED47CA" w14:textId="6F5561B2" w:rsidTr="009C3EC7">
        <w:trPr>
          <w:ins w:id="2647" w:author="Author" w:date="2014-09-04T09:25:00Z"/>
          <w:del w:id="2648" w:author="Author" w:date="2014-10-30T09:46:00Z"/>
        </w:trPr>
        <w:tc>
          <w:tcPr>
            <w:tcW w:w="1445" w:type="dxa"/>
          </w:tcPr>
          <w:p w14:paraId="5C193850" w14:textId="38F65D05" w:rsidR="00AC6BEE" w:rsidRPr="007A2D49" w:rsidDel="005D0680" w:rsidRDefault="00AC6BEE" w:rsidP="009C3EC7">
            <w:pPr>
              <w:pStyle w:val="body"/>
              <w:ind w:left="0"/>
              <w:rPr>
                <w:ins w:id="2649" w:author="Author" w:date="2014-09-04T09:25:00Z"/>
                <w:del w:id="2650" w:author="Author" w:date="2014-10-30T09:46:00Z"/>
                <w:sz w:val="18"/>
                <w:szCs w:val="18"/>
              </w:rPr>
            </w:pPr>
            <w:ins w:id="2651" w:author="Author" w:date="2014-09-04T09:25:00Z">
              <w:del w:id="2652" w:author="Author" w:date="2014-10-30T09:46:00Z">
                <w:r w:rsidDel="005D0680">
                  <w:rPr>
                    <w:sz w:val="18"/>
                    <w:szCs w:val="18"/>
                  </w:rPr>
                  <w:delText>serialNumber</w:delText>
                </w:r>
              </w:del>
            </w:ins>
          </w:p>
        </w:tc>
        <w:tc>
          <w:tcPr>
            <w:tcW w:w="8131" w:type="dxa"/>
          </w:tcPr>
          <w:p w14:paraId="4E922DA1" w14:textId="5E5B4AE7" w:rsidR="00AC6BEE" w:rsidDel="005D0680" w:rsidRDefault="00AC6BEE" w:rsidP="009C3EC7">
            <w:pPr>
              <w:pStyle w:val="body"/>
              <w:ind w:left="0"/>
              <w:rPr>
                <w:ins w:id="2653" w:author="Author" w:date="2014-09-04T09:25:00Z"/>
                <w:del w:id="2654" w:author="Author" w:date="2014-10-30T09:46:00Z"/>
                <w:sz w:val="18"/>
                <w:szCs w:val="18"/>
              </w:rPr>
            </w:pPr>
            <w:ins w:id="2655" w:author="Author" w:date="2014-09-04T09:25:00Z">
              <w:del w:id="2656" w:author="Author" w:date="2014-10-30T09:46:00Z">
                <w:r w:rsidDel="005D0680">
                  <w:rPr>
                    <w:sz w:val="18"/>
                    <w:szCs w:val="18"/>
                  </w:rPr>
                  <w:delText>525626616</w:delText>
                </w:r>
              </w:del>
            </w:ins>
          </w:p>
        </w:tc>
      </w:tr>
      <w:tr w:rsidR="00D6037F" w:rsidRPr="007A2D49" w:rsidDel="005D0680" w14:paraId="0FA8A424" w14:textId="6EE0D171" w:rsidTr="009C3EC7">
        <w:trPr>
          <w:del w:id="2657" w:author="Author" w:date="2014-10-30T09:46:00Z"/>
        </w:trPr>
        <w:tc>
          <w:tcPr>
            <w:tcW w:w="1445" w:type="dxa"/>
          </w:tcPr>
          <w:p w14:paraId="21E7E31B" w14:textId="2E02189B" w:rsidR="00D6037F" w:rsidRPr="007A2D49" w:rsidDel="005D0680" w:rsidRDefault="00D6037F" w:rsidP="009C3EC7">
            <w:pPr>
              <w:pStyle w:val="body"/>
              <w:ind w:left="0"/>
              <w:rPr>
                <w:del w:id="2658" w:author="Author" w:date="2014-10-30T09:46:00Z"/>
                <w:sz w:val="18"/>
                <w:szCs w:val="18"/>
              </w:rPr>
            </w:pPr>
            <w:del w:id="2659"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860"/>
            </w:tblGrid>
            <w:tr w:rsidR="00D6037F" w:rsidRPr="007A2D49" w:rsidDel="005D0680" w14:paraId="026D4FC2" w14:textId="52256C3E" w:rsidTr="009C3EC7">
              <w:trPr>
                <w:cnfStyle w:val="100000000000" w:firstRow="1" w:lastRow="0" w:firstColumn="0" w:lastColumn="0" w:oddVBand="0" w:evenVBand="0" w:oddHBand="0" w:evenHBand="0" w:firstRowFirstColumn="0" w:firstRowLastColumn="0" w:lastRowFirstColumn="0" w:lastRowLastColumn="0"/>
                <w:del w:id="2660" w:author="Author" w:date="2014-10-30T09:46:00Z"/>
              </w:trPr>
              <w:tc>
                <w:tcPr>
                  <w:tcW w:w="7860" w:type="dxa"/>
                </w:tcPr>
                <w:tbl>
                  <w:tblPr>
                    <w:tblStyle w:val="TableGridLight"/>
                    <w:tblW w:w="0" w:type="auto"/>
                    <w:tblLook w:val="04A0" w:firstRow="1" w:lastRow="0" w:firstColumn="1" w:lastColumn="0" w:noHBand="0" w:noVBand="1"/>
                  </w:tblPr>
                  <w:tblGrid>
                    <w:gridCol w:w="1489"/>
                    <w:gridCol w:w="6145"/>
                  </w:tblGrid>
                  <w:tr w:rsidR="00D6037F" w:rsidRPr="007A2D49" w:rsidDel="005D0680" w14:paraId="58B0E923" w14:textId="3F5D0E01" w:rsidTr="009C3EC7">
                    <w:trPr>
                      <w:del w:id="2661" w:author="Author" w:date="2014-10-30T09:46:00Z"/>
                    </w:trPr>
                    <w:tc>
                      <w:tcPr>
                        <w:tcW w:w="1489" w:type="dxa"/>
                      </w:tcPr>
                      <w:p w14:paraId="58004AAA" w14:textId="2176C1E2" w:rsidR="00D6037F" w:rsidRPr="007A2D49" w:rsidDel="005D0680" w:rsidRDefault="00D6037F" w:rsidP="009C3EC7">
                        <w:pPr>
                          <w:pStyle w:val="body"/>
                          <w:ind w:left="0"/>
                          <w:rPr>
                            <w:del w:id="2662" w:author="Author" w:date="2014-10-30T09:46:00Z"/>
                            <w:sz w:val="18"/>
                            <w:szCs w:val="18"/>
                          </w:rPr>
                        </w:pPr>
                        <w:del w:id="2663"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Del="005D0680" w14:paraId="63D78A2D" w14:textId="1477FC91" w:rsidTr="009C3EC7">
                          <w:trPr>
                            <w:del w:id="2664" w:author="Author" w:date="2014-10-30T09:46:00Z"/>
                          </w:trPr>
                          <w:tc>
                            <w:tcPr>
                              <w:tcW w:w="1785" w:type="dxa"/>
                            </w:tcPr>
                            <w:p w14:paraId="1E3D3D04" w14:textId="63F8D131" w:rsidR="00D6037F" w:rsidRPr="007A2D49" w:rsidDel="005D0680" w:rsidRDefault="00D6037F" w:rsidP="009C3EC7">
                              <w:pPr>
                                <w:pStyle w:val="body"/>
                                <w:ind w:left="0"/>
                                <w:rPr>
                                  <w:del w:id="2665" w:author="Author" w:date="2014-10-30T09:46:00Z"/>
                                  <w:sz w:val="18"/>
                                  <w:szCs w:val="18"/>
                                </w:rPr>
                              </w:pPr>
                              <w:del w:id="2666" w:author="Author" w:date="2014-10-30T09:46:00Z">
                                <w:r w:rsidRPr="007A2D49" w:rsidDel="005D0680">
                                  <w:rPr>
                                    <w:sz w:val="18"/>
                                    <w:szCs w:val="18"/>
                                  </w:rPr>
                                  <w:delText>type</w:delText>
                                </w:r>
                              </w:del>
                            </w:p>
                          </w:tc>
                          <w:tc>
                            <w:tcPr>
                              <w:tcW w:w="1785" w:type="dxa"/>
                            </w:tcPr>
                            <w:p w14:paraId="2E5A9374" w14:textId="5B7E39B0" w:rsidR="00D6037F" w:rsidRPr="007A2D49" w:rsidDel="005D0680" w:rsidRDefault="00D6037F" w:rsidP="009C3EC7">
                              <w:pPr>
                                <w:pStyle w:val="body"/>
                                <w:ind w:left="0"/>
                                <w:rPr>
                                  <w:del w:id="2667" w:author="Author" w:date="2014-10-30T09:46:00Z"/>
                                  <w:sz w:val="18"/>
                                  <w:szCs w:val="18"/>
                                </w:rPr>
                              </w:pPr>
                              <w:del w:id="2668" w:author="Author" w:date="2014-10-30T09:46:00Z">
                                <w:r w:rsidRPr="007A2D49" w:rsidDel="005D0680">
                                  <w:rPr>
                                    <w:sz w:val="18"/>
                                    <w:szCs w:val="18"/>
                                  </w:rPr>
                                  <w:delText>ANY</w:delText>
                                </w:r>
                              </w:del>
                            </w:p>
                          </w:tc>
                        </w:tr>
                      </w:tbl>
                      <w:p w14:paraId="5EDCD3A9" w14:textId="5A21022B" w:rsidR="00D6037F" w:rsidRPr="007A2D49" w:rsidDel="005D0680" w:rsidRDefault="00D6037F" w:rsidP="009C3EC7">
                        <w:pPr>
                          <w:pStyle w:val="body"/>
                          <w:ind w:left="0"/>
                          <w:rPr>
                            <w:del w:id="2669" w:author="Author" w:date="2014-10-30T09:46:00Z"/>
                            <w:sz w:val="18"/>
                            <w:szCs w:val="18"/>
                          </w:rPr>
                        </w:pPr>
                      </w:p>
                    </w:tc>
                  </w:tr>
                  <w:tr w:rsidR="00D6037F" w:rsidRPr="007A2D49" w:rsidDel="005D0680" w14:paraId="3851ED33" w14:textId="7DF6D9DB" w:rsidTr="009C3EC7">
                    <w:trPr>
                      <w:del w:id="2670" w:author="Author" w:date="2014-10-30T09:46:00Z"/>
                    </w:trPr>
                    <w:tc>
                      <w:tcPr>
                        <w:tcW w:w="1489" w:type="dxa"/>
                      </w:tcPr>
                      <w:p w14:paraId="15ECCF64" w14:textId="3F803E18" w:rsidR="00D6037F" w:rsidRPr="007A2D49" w:rsidDel="005D0680" w:rsidRDefault="00D6037F" w:rsidP="009C3EC7">
                        <w:pPr>
                          <w:pStyle w:val="body"/>
                          <w:ind w:left="0"/>
                          <w:rPr>
                            <w:del w:id="2671" w:author="Author" w:date="2014-10-30T09:46:00Z"/>
                            <w:sz w:val="18"/>
                            <w:szCs w:val="18"/>
                          </w:rPr>
                        </w:pPr>
                        <w:del w:id="2672" w:author="Author" w:date="2014-10-30T09:46:00Z">
                          <w:r w:rsidRPr="007A2D49" w:rsidDel="005D0680">
                            <w:rPr>
                              <w:sz w:val="18"/>
                              <w:szCs w:val="18"/>
                            </w:rPr>
                            <w:delText>allow</w:delText>
                          </w:r>
                          <w:r w:rsidDel="005D0680">
                            <w:rPr>
                              <w:sz w:val="18"/>
                              <w:szCs w:val="18"/>
                            </w:rPr>
                            <w:delText>AllExcept</w:delText>
                          </w:r>
                        </w:del>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Del="005D0680" w14:paraId="2CE06FA2" w14:textId="15F15B7F" w:rsidTr="009C3EC7">
                          <w:trPr>
                            <w:del w:id="2673" w:author="Author" w:date="2014-10-30T09:46:00Z"/>
                          </w:trPr>
                          <w:tc>
                            <w:tcPr>
                              <w:tcW w:w="1785" w:type="dxa"/>
                            </w:tcPr>
                            <w:p w14:paraId="38DCE37B" w14:textId="2E80E079" w:rsidR="00D6037F" w:rsidRPr="007A2D49" w:rsidDel="005D0680" w:rsidRDefault="00D6037F" w:rsidP="009C3EC7">
                              <w:pPr>
                                <w:pStyle w:val="body"/>
                                <w:ind w:left="0"/>
                                <w:rPr>
                                  <w:del w:id="2674" w:author="Author" w:date="2014-10-30T09:46:00Z"/>
                                  <w:sz w:val="18"/>
                                  <w:szCs w:val="18"/>
                                </w:rPr>
                              </w:pPr>
                              <w:del w:id="2675" w:author="Author" w:date="2014-10-30T09:46:00Z">
                                <w:r w:rsidDel="005D0680">
                                  <w:rPr>
                                    <w:sz w:val="18"/>
                                    <w:szCs w:val="18"/>
                                  </w:rPr>
                                  <w:delText>type</w:delText>
                                </w:r>
                              </w:del>
                            </w:p>
                          </w:tc>
                          <w:tc>
                            <w:tcPr>
                              <w:tcW w:w="1785" w:type="dxa"/>
                            </w:tcPr>
                            <w:p w14:paraId="0D0FA959" w14:textId="55DCE2B0" w:rsidR="00D6037F" w:rsidRPr="007A2D49" w:rsidDel="005D0680" w:rsidRDefault="00D6037F" w:rsidP="009C3EC7">
                              <w:pPr>
                                <w:pStyle w:val="body"/>
                                <w:ind w:left="0"/>
                                <w:rPr>
                                  <w:del w:id="2676" w:author="Author" w:date="2014-10-30T09:46:00Z"/>
                                  <w:sz w:val="18"/>
                                  <w:szCs w:val="18"/>
                                </w:rPr>
                              </w:pPr>
                              <w:del w:id="2677" w:author="Author" w:date="2014-10-30T09:46:00Z">
                                <w:r w:rsidDel="005D0680">
                                  <w:rPr>
                                    <w:sz w:val="18"/>
                                    <w:szCs w:val="18"/>
                                  </w:rPr>
                                  <w:delText>S</w:delText>
                                </w:r>
                              </w:del>
                            </w:p>
                          </w:tc>
                        </w:tr>
                      </w:tbl>
                      <w:p w14:paraId="39276B73" w14:textId="674FDDA4" w:rsidR="00D6037F" w:rsidRPr="007A2D49" w:rsidDel="005D0680" w:rsidRDefault="00D6037F" w:rsidP="009C3EC7">
                        <w:pPr>
                          <w:pStyle w:val="body"/>
                          <w:ind w:left="0"/>
                          <w:rPr>
                            <w:del w:id="2678" w:author="Author" w:date="2014-10-30T09:46:00Z"/>
                            <w:sz w:val="18"/>
                            <w:szCs w:val="18"/>
                          </w:rPr>
                        </w:pPr>
                      </w:p>
                    </w:tc>
                  </w:tr>
                </w:tbl>
                <w:p w14:paraId="3A058FE0" w14:textId="02109B60" w:rsidR="00D6037F" w:rsidRPr="007A2D49" w:rsidDel="005D0680" w:rsidRDefault="00D6037F" w:rsidP="009C3EC7">
                  <w:pPr>
                    <w:pStyle w:val="body"/>
                    <w:ind w:left="0"/>
                    <w:rPr>
                      <w:del w:id="2679" w:author="Author" w:date="2014-10-30T09:46:00Z"/>
                      <w:sz w:val="18"/>
                      <w:szCs w:val="18"/>
                    </w:rPr>
                  </w:pPr>
                </w:p>
              </w:tc>
            </w:tr>
            <w:tr w:rsidR="00D6037F" w:rsidRPr="007A2D49" w:rsidDel="005D0680" w14:paraId="438BC491" w14:textId="31BB1E2E" w:rsidTr="009C3EC7">
              <w:trPr>
                <w:cnfStyle w:val="000000100000" w:firstRow="0" w:lastRow="0" w:firstColumn="0" w:lastColumn="0" w:oddVBand="0" w:evenVBand="0" w:oddHBand="1" w:evenHBand="0" w:firstRowFirstColumn="0" w:firstRowLastColumn="0" w:lastRowFirstColumn="0" w:lastRowLastColumn="0"/>
                <w:del w:id="2680" w:author="Author" w:date="2014-10-30T09:46:00Z"/>
              </w:trPr>
              <w:tc>
                <w:tcPr>
                  <w:tcW w:w="7860" w:type="dxa"/>
                </w:tcPr>
                <w:tbl>
                  <w:tblPr>
                    <w:tblStyle w:val="TableGridLight"/>
                    <w:tblW w:w="0" w:type="auto"/>
                    <w:tblLook w:val="04A0" w:firstRow="1" w:lastRow="0" w:firstColumn="1" w:lastColumn="0" w:noHBand="0" w:noVBand="1"/>
                  </w:tblPr>
                  <w:tblGrid>
                    <w:gridCol w:w="941"/>
                    <w:gridCol w:w="6693"/>
                  </w:tblGrid>
                  <w:tr w:rsidR="00D6037F" w:rsidRPr="007A2D49" w:rsidDel="005D0680" w14:paraId="63AB699A" w14:textId="765AA994" w:rsidTr="009C3EC7">
                    <w:trPr>
                      <w:del w:id="2681" w:author="Author" w:date="2014-10-30T09:46:00Z"/>
                    </w:trPr>
                    <w:tc>
                      <w:tcPr>
                        <w:tcW w:w="1489" w:type="dxa"/>
                      </w:tcPr>
                      <w:p w14:paraId="36996E9D" w14:textId="00B6737A" w:rsidR="00D6037F" w:rsidRPr="007A2D49" w:rsidDel="005D0680" w:rsidRDefault="00D6037F" w:rsidP="009C3EC7">
                        <w:pPr>
                          <w:pStyle w:val="body"/>
                          <w:ind w:left="0"/>
                          <w:rPr>
                            <w:del w:id="2682" w:author="Author" w:date="2014-10-30T09:46:00Z"/>
                            <w:sz w:val="18"/>
                            <w:szCs w:val="18"/>
                          </w:rPr>
                        </w:pPr>
                        <w:del w:id="2683"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607"/>
                          <w:gridCol w:w="849"/>
                          <w:gridCol w:w="422"/>
                          <w:gridCol w:w="2345"/>
                          <w:gridCol w:w="1017"/>
                          <w:gridCol w:w="1227"/>
                        </w:tblGrid>
                        <w:tr w:rsidR="00D6037F" w:rsidRPr="007A2D49" w:rsidDel="005D0680" w14:paraId="1B096A50" w14:textId="23A09F41" w:rsidTr="009C3EC7">
                          <w:trPr>
                            <w:del w:id="2684" w:author="Author" w:date="2014-10-30T09:46:00Z"/>
                          </w:trPr>
                          <w:tc>
                            <w:tcPr>
                              <w:tcW w:w="632" w:type="dxa"/>
                            </w:tcPr>
                            <w:p w14:paraId="37354C2A" w14:textId="7278B77B" w:rsidR="00D6037F" w:rsidRPr="007A2D49" w:rsidDel="005D0680" w:rsidRDefault="00D6037F" w:rsidP="009C3EC7">
                              <w:pPr>
                                <w:pStyle w:val="body"/>
                                <w:ind w:left="0"/>
                                <w:rPr>
                                  <w:del w:id="2685" w:author="Author" w:date="2014-10-30T09:46:00Z"/>
                                  <w:sz w:val="18"/>
                                  <w:szCs w:val="18"/>
                                </w:rPr>
                              </w:pPr>
                              <w:del w:id="2686" w:author="Author" w:date="2014-10-30T09:46:00Z">
                                <w:r w:rsidRPr="007A2D49" w:rsidDel="005D0680">
                                  <w:rPr>
                                    <w:sz w:val="18"/>
                                    <w:szCs w:val="18"/>
                                  </w:rPr>
                                  <w:delText>type</w:delText>
                                </w:r>
                              </w:del>
                            </w:p>
                          </w:tc>
                          <w:tc>
                            <w:tcPr>
                              <w:tcW w:w="891" w:type="dxa"/>
                            </w:tcPr>
                            <w:p w14:paraId="12B7AA8C" w14:textId="2521B12C" w:rsidR="00D6037F" w:rsidRPr="007A2D49" w:rsidDel="005D0680" w:rsidRDefault="00D6037F" w:rsidP="009C3EC7">
                              <w:pPr>
                                <w:pStyle w:val="body"/>
                                <w:ind w:left="0"/>
                                <w:rPr>
                                  <w:del w:id="2687" w:author="Author" w:date="2014-10-30T09:46:00Z"/>
                                  <w:sz w:val="18"/>
                                  <w:szCs w:val="18"/>
                                </w:rPr>
                              </w:pPr>
                              <w:del w:id="2688" w:author="Author" w:date="2014-10-30T09:46:00Z">
                                <w:r w:rsidRPr="007A2D49" w:rsidDel="005D0680">
                                  <w:rPr>
                                    <w:sz w:val="18"/>
                                    <w:szCs w:val="18"/>
                                  </w:rPr>
                                  <w:delText>GUILD</w:delText>
                                </w:r>
                              </w:del>
                            </w:p>
                          </w:tc>
                          <w:tc>
                            <w:tcPr>
                              <w:tcW w:w="436" w:type="dxa"/>
                            </w:tcPr>
                            <w:p w14:paraId="2B1674AF" w14:textId="1896A6ED" w:rsidR="00D6037F" w:rsidRPr="007A2D49" w:rsidDel="005D0680" w:rsidRDefault="00D6037F" w:rsidP="009C3EC7">
                              <w:pPr>
                                <w:pStyle w:val="body"/>
                                <w:ind w:left="0"/>
                                <w:rPr>
                                  <w:del w:id="2689" w:author="Author" w:date="2014-10-30T09:46:00Z"/>
                                  <w:sz w:val="18"/>
                                  <w:szCs w:val="18"/>
                                </w:rPr>
                              </w:pPr>
                              <w:del w:id="2690" w:author="Author" w:date="2014-10-30T09:46:00Z">
                                <w:r w:rsidRPr="007A2D49" w:rsidDel="005D0680">
                                  <w:rPr>
                                    <w:sz w:val="18"/>
                                    <w:szCs w:val="18"/>
                                  </w:rPr>
                                  <w:delText>ID</w:delText>
                                </w:r>
                              </w:del>
                            </w:p>
                          </w:tc>
                          <w:tc>
                            <w:tcPr>
                              <w:tcW w:w="2505" w:type="dxa"/>
                            </w:tcPr>
                            <w:p w14:paraId="17871D6A" w14:textId="668E7F94" w:rsidR="00D6037F" w:rsidRPr="007A2D49" w:rsidDel="005D0680" w:rsidRDefault="00D6037F" w:rsidP="009C3EC7">
                              <w:pPr>
                                <w:pStyle w:val="body"/>
                                <w:ind w:left="0"/>
                                <w:rPr>
                                  <w:del w:id="2691" w:author="Author" w:date="2014-10-30T09:46:00Z"/>
                                  <w:sz w:val="18"/>
                                  <w:szCs w:val="18"/>
                                </w:rPr>
                              </w:pPr>
                              <w:del w:id="2692" w:author="Author" w:date="2014-10-30T09:46:00Z">
                                <w:r w:rsidRPr="007A2D49" w:rsidDel="005D0680">
                                  <w:rPr>
                                    <w:sz w:val="18"/>
                                    <w:szCs w:val="18"/>
                                  </w:rPr>
                                  <w:delText>LivingRoomGuildGUID</w:delText>
                                </w:r>
                              </w:del>
                            </w:p>
                          </w:tc>
                          <w:tc>
                            <w:tcPr>
                              <w:tcW w:w="1074" w:type="dxa"/>
                            </w:tcPr>
                            <w:p w14:paraId="35803C0F" w14:textId="03C1346D" w:rsidR="00D6037F" w:rsidRPr="007A2D49" w:rsidDel="005D0680" w:rsidRDefault="00D6037F" w:rsidP="009C3EC7">
                              <w:pPr>
                                <w:pStyle w:val="body"/>
                                <w:ind w:left="0"/>
                                <w:rPr>
                                  <w:del w:id="2693" w:author="Author" w:date="2014-10-30T09:46:00Z"/>
                                  <w:sz w:val="18"/>
                                  <w:szCs w:val="18"/>
                                </w:rPr>
                              </w:pPr>
                              <w:del w:id="2694" w:author="Author" w:date="2014-10-30T09:46:00Z">
                                <w:r w:rsidRPr="007A2D49" w:rsidDel="005D0680">
                                  <w:rPr>
                                    <w:sz w:val="18"/>
                                    <w:szCs w:val="18"/>
                                  </w:rPr>
                                  <w:delText>authority</w:delText>
                                </w:r>
                              </w:del>
                            </w:p>
                          </w:tc>
                          <w:tc>
                            <w:tcPr>
                              <w:tcW w:w="381" w:type="dxa"/>
                            </w:tcPr>
                            <w:p w14:paraId="138CC90B" w14:textId="2604DD0A" w:rsidR="00D6037F" w:rsidRPr="007A2D49" w:rsidDel="005D0680" w:rsidRDefault="00D6037F" w:rsidP="009C3EC7">
                              <w:pPr>
                                <w:pStyle w:val="body"/>
                                <w:ind w:left="0"/>
                                <w:rPr>
                                  <w:del w:id="2695" w:author="Author" w:date="2014-10-30T09:46:00Z"/>
                                  <w:sz w:val="18"/>
                                  <w:szCs w:val="18"/>
                                </w:rPr>
                              </w:pPr>
                              <w:del w:id="2696" w:author="Author" w:date="2014-10-30T09:46:00Z">
                                <w:r w:rsidRPr="007A2D49" w:rsidDel="005D0680">
                                  <w:rPr>
                                    <w:sz w:val="18"/>
                                    <w:szCs w:val="18"/>
                                  </w:rPr>
                                  <w:delText>guildPubKey</w:delText>
                                </w:r>
                              </w:del>
                            </w:p>
                          </w:tc>
                        </w:tr>
                      </w:tbl>
                      <w:p w14:paraId="53404532" w14:textId="640A3330" w:rsidR="00D6037F" w:rsidRPr="007A2D49" w:rsidDel="005D0680" w:rsidRDefault="00D6037F" w:rsidP="009C3EC7">
                        <w:pPr>
                          <w:pStyle w:val="body"/>
                          <w:ind w:left="0"/>
                          <w:rPr>
                            <w:del w:id="2697" w:author="Author" w:date="2014-10-30T09:46:00Z"/>
                            <w:sz w:val="18"/>
                            <w:szCs w:val="18"/>
                          </w:rPr>
                        </w:pPr>
                      </w:p>
                    </w:tc>
                  </w:tr>
                  <w:tr w:rsidR="00D6037F" w:rsidRPr="007A2D49" w:rsidDel="005D0680" w14:paraId="4E1407A1" w14:textId="4E306F81" w:rsidTr="009C3EC7">
                    <w:trPr>
                      <w:del w:id="2698" w:author="Author" w:date="2014-10-30T09:46:00Z"/>
                    </w:trPr>
                    <w:tc>
                      <w:tcPr>
                        <w:tcW w:w="1489" w:type="dxa"/>
                      </w:tcPr>
                      <w:p w14:paraId="41FF1C00" w14:textId="0F28773F" w:rsidR="00D6037F" w:rsidRPr="007A2D49" w:rsidDel="005D0680" w:rsidRDefault="00D6037F" w:rsidP="009C3EC7">
                        <w:pPr>
                          <w:pStyle w:val="body"/>
                          <w:ind w:left="0"/>
                          <w:rPr>
                            <w:del w:id="2699" w:author="Author" w:date="2014-10-30T09:46:00Z"/>
                            <w:sz w:val="18"/>
                            <w:szCs w:val="18"/>
                          </w:rPr>
                        </w:pPr>
                        <w:del w:id="2700" w:author="Author" w:date="2014-10-30T09:46:00Z">
                          <w:r w:rsidRPr="007A2D49"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07"/>
                          <w:gridCol w:w="2578"/>
                          <w:gridCol w:w="526"/>
                          <w:gridCol w:w="1618"/>
                          <w:gridCol w:w="557"/>
                          <w:gridCol w:w="337"/>
                          <w:gridCol w:w="222"/>
                          <w:gridCol w:w="222"/>
                        </w:tblGrid>
                        <w:tr w:rsidR="00D6037F" w:rsidRPr="007A2D49" w:rsidDel="005D0680" w14:paraId="3BD2F72B" w14:textId="3D7BB2B5" w:rsidTr="002B7CB7">
                          <w:trPr>
                            <w:del w:id="2701" w:author="Author" w:date="2014-10-30T09:46:00Z"/>
                          </w:trPr>
                          <w:tc>
                            <w:tcPr>
                              <w:tcW w:w="407" w:type="dxa"/>
                            </w:tcPr>
                            <w:p w14:paraId="72E20AC8" w14:textId="1E7375B2" w:rsidR="00D6037F" w:rsidRPr="007A2D49" w:rsidDel="005D0680" w:rsidRDefault="00D6037F" w:rsidP="009C3EC7">
                              <w:pPr>
                                <w:pStyle w:val="body"/>
                                <w:ind w:left="0"/>
                                <w:rPr>
                                  <w:del w:id="2702" w:author="Author" w:date="2014-10-30T09:46:00Z"/>
                                  <w:sz w:val="18"/>
                                  <w:szCs w:val="18"/>
                                </w:rPr>
                              </w:pPr>
                              <w:del w:id="2703" w:author="Author" w:date="2014-10-30T09:46:00Z">
                                <w:r w:rsidRPr="007A2D49" w:rsidDel="005D0680">
                                  <w:rPr>
                                    <w:sz w:val="18"/>
                                    <w:szCs w:val="18"/>
                                  </w:rPr>
                                  <w:delText>ifn</w:delText>
                                </w:r>
                              </w:del>
                            </w:p>
                          </w:tc>
                          <w:tc>
                            <w:tcPr>
                              <w:tcW w:w="2958" w:type="dxa"/>
                            </w:tcPr>
                            <w:p w14:paraId="64C4923D" w14:textId="4E76DDEB" w:rsidR="00D6037F" w:rsidRPr="007A2D49" w:rsidDel="005D0680" w:rsidRDefault="00D6037F" w:rsidP="009C3EC7">
                              <w:pPr>
                                <w:pStyle w:val="body"/>
                                <w:ind w:left="0"/>
                                <w:rPr>
                                  <w:del w:id="2704" w:author="Author" w:date="2014-10-30T09:46:00Z"/>
                                  <w:sz w:val="18"/>
                                  <w:szCs w:val="18"/>
                                </w:rPr>
                              </w:pPr>
                              <w:del w:id="2705" w:author="Author" w:date="2014-10-30T09:46:00Z">
                                <w:r w:rsidRPr="007A2D49" w:rsidDel="005D0680">
                                  <w:rPr>
                                    <w:sz w:val="18"/>
                                    <w:szCs w:val="18"/>
                                  </w:rPr>
                                  <w:delText>org.allseenalliance.control.TV</w:delText>
                                </w:r>
                              </w:del>
                            </w:p>
                          </w:tc>
                          <w:tc>
                            <w:tcPr>
                              <w:tcW w:w="526" w:type="dxa"/>
                            </w:tcPr>
                            <w:p w14:paraId="642B2A77" w14:textId="412C5950" w:rsidR="00D6037F" w:rsidRPr="007A2D49" w:rsidDel="005D0680" w:rsidRDefault="00D6037F" w:rsidP="009C3EC7">
                              <w:pPr>
                                <w:pStyle w:val="body"/>
                                <w:ind w:left="0"/>
                                <w:rPr>
                                  <w:del w:id="2706" w:author="Author" w:date="2014-10-30T09:46:00Z"/>
                                  <w:sz w:val="18"/>
                                  <w:szCs w:val="18"/>
                                </w:rPr>
                              </w:pPr>
                              <w:del w:id="2707" w:author="Author" w:date="2014-10-30T09:46:00Z">
                                <w:r w:rsidRPr="007A2D49" w:rsidDel="005D0680">
                                  <w:rPr>
                                    <w:sz w:val="18"/>
                                    <w:szCs w:val="18"/>
                                  </w:rPr>
                                  <w:delText>mbr</w:delText>
                                </w:r>
                              </w:del>
                            </w:p>
                          </w:tc>
                          <w:tc>
                            <w:tcPr>
                              <w:tcW w:w="1618" w:type="dxa"/>
                            </w:tcPr>
                            <w:p w14:paraId="6708FE2E" w14:textId="7D736C38" w:rsidR="00D6037F" w:rsidRPr="007A2D49" w:rsidDel="005D0680" w:rsidRDefault="00D6037F" w:rsidP="009C3EC7">
                              <w:pPr>
                                <w:pStyle w:val="body"/>
                                <w:ind w:left="0"/>
                                <w:rPr>
                                  <w:del w:id="2708" w:author="Author" w:date="2014-10-30T09:46:00Z"/>
                                  <w:sz w:val="18"/>
                                  <w:szCs w:val="18"/>
                                </w:rPr>
                              </w:pPr>
                              <w:del w:id="2709" w:author="Author" w:date="2014-10-30T09:46:00Z">
                                <w:r w:rsidRPr="007A2D49" w:rsidDel="005D0680">
                                  <w:rPr>
                                    <w:sz w:val="18"/>
                                    <w:szCs w:val="18"/>
                                  </w:rPr>
                                  <w:delText>Channel</w:delText>
                                </w:r>
                                <w:r w:rsidDel="005D0680">
                                  <w:rPr>
                                    <w:sz w:val="18"/>
                                    <w:szCs w:val="18"/>
                                  </w:rPr>
                                  <w:delText>Changed</w:delText>
                                </w:r>
                              </w:del>
                            </w:p>
                          </w:tc>
                          <w:tc>
                            <w:tcPr>
                              <w:tcW w:w="557" w:type="dxa"/>
                            </w:tcPr>
                            <w:p w14:paraId="5F0C1A94" w14:textId="500B965B" w:rsidR="00D6037F" w:rsidRPr="007A2D49" w:rsidDel="005D0680" w:rsidRDefault="00D6037F" w:rsidP="009C3EC7">
                              <w:pPr>
                                <w:pStyle w:val="body"/>
                                <w:ind w:left="0"/>
                                <w:rPr>
                                  <w:del w:id="2710" w:author="Author" w:date="2014-10-30T09:46:00Z"/>
                                  <w:sz w:val="18"/>
                                  <w:szCs w:val="18"/>
                                </w:rPr>
                              </w:pPr>
                              <w:del w:id="2711" w:author="Author" w:date="2014-10-30T09:46:00Z">
                                <w:r w:rsidRPr="007A2D49" w:rsidDel="005D0680">
                                  <w:rPr>
                                    <w:sz w:val="18"/>
                                    <w:szCs w:val="18"/>
                                  </w:rPr>
                                  <w:delText>type</w:delText>
                                </w:r>
                              </w:del>
                            </w:p>
                          </w:tc>
                          <w:tc>
                            <w:tcPr>
                              <w:tcW w:w="337" w:type="dxa"/>
                            </w:tcPr>
                            <w:p w14:paraId="6E6480DF" w14:textId="338B958A" w:rsidR="00D6037F" w:rsidRPr="007A2D49" w:rsidDel="005D0680" w:rsidRDefault="00D6037F" w:rsidP="009C3EC7">
                              <w:pPr>
                                <w:pStyle w:val="body"/>
                                <w:ind w:left="0"/>
                                <w:rPr>
                                  <w:del w:id="2712" w:author="Author" w:date="2014-10-30T09:46:00Z"/>
                                  <w:sz w:val="18"/>
                                  <w:szCs w:val="18"/>
                                </w:rPr>
                              </w:pPr>
                              <w:del w:id="2713" w:author="Author" w:date="2014-10-30T09:46:00Z">
                                <w:r w:rsidDel="005D0680">
                                  <w:rPr>
                                    <w:sz w:val="18"/>
                                    <w:szCs w:val="18"/>
                                  </w:rPr>
                                  <w:delText>S</w:delText>
                                </w:r>
                              </w:del>
                            </w:p>
                          </w:tc>
                          <w:tc>
                            <w:tcPr>
                              <w:tcW w:w="222" w:type="dxa"/>
                            </w:tcPr>
                            <w:p w14:paraId="20B0D470" w14:textId="0CF48CA7" w:rsidR="00D6037F" w:rsidRPr="007A2D49" w:rsidDel="005D0680" w:rsidRDefault="00D6037F" w:rsidP="009C3EC7">
                              <w:pPr>
                                <w:pStyle w:val="body"/>
                                <w:ind w:left="0"/>
                                <w:rPr>
                                  <w:del w:id="2714" w:author="Author" w:date="2014-10-30T09:46:00Z"/>
                                  <w:sz w:val="18"/>
                                  <w:szCs w:val="18"/>
                                </w:rPr>
                              </w:pPr>
                            </w:p>
                          </w:tc>
                          <w:tc>
                            <w:tcPr>
                              <w:tcW w:w="222" w:type="dxa"/>
                            </w:tcPr>
                            <w:p w14:paraId="3AD2960B" w14:textId="1CC49B04" w:rsidR="00D6037F" w:rsidRPr="007A2D49" w:rsidDel="005D0680" w:rsidRDefault="00D6037F" w:rsidP="009C3EC7">
                              <w:pPr>
                                <w:pStyle w:val="body"/>
                                <w:ind w:left="0"/>
                                <w:rPr>
                                  <w:del w:id="2715" w:author="Author" w:date="2014-10-30T09:46:00Z"/>
                                  <w:sz w:val="18"/>
                                  <w:szCs w:val="18"/>
                                </w:rPr>
                              </w:pPr>
                            </w:p>
                          </w:tc>
                        </w:tr>
                      </w:tbl>
                      <w:p w14:paraId="2760F7ED" w14:textId="4D83A3D1" w:rsidR="00D6037F" w:rsidRPr="007A2D49" w:rsidDel="005D0680" w:rsidRDefault="00D6037F" w:rsidP="009C3EC7">
                        <w:pPr>
                          <w:pStyle w:val="body"/>
                          <w:ind w:left="0"/>
                          <w:rPr>
                            <w:del w:id="2716" w:author="Author" w:date="2014-10-30T09:46:00Z"/>
                            <w:sz w:val="18"/>
                            <w:szCs w:val="18"/>
                          </w:rPr>
                        </w:pPr>
                      </w:p>
                    </w:tc>
                  </w:tr>
                </w:tbl>
                <w:p w14:paraId="71757EBB" w14:textId="333274E4" w:rsidR="00D6037F" w:rsidRPr="007A2D49" w:rsidDel="005D0680" w:rsidRDefault="00D6037F" w:rsidP="009C3EC7">
                  <w:pPr>
                    <w:pStyle w:val="body"/>
                    <w:ind w:left="0"/>
                    <w:rPr>
                      <w:del w:id="2717" w:author="Author" w:date="2014-10-30T09:46:00Z"/>
                      <w:sz w:val="18"/>
                      <w:szCs w:val="18"/>
                    </w:rPr>
                  </w:pPr>
                </w:p>
              </w:tc>
            </w:tr>
          </w:tbl>
          <w:p w14:paraId="6400D999" w14:textId="72818BE5" w:rsidR="00D6037F" w:rsidRPr="007A2D49" w:rsidDel="005D0680" w:rsidRDefault="00D6037F" w:rsidP="009C3EC7">
            <w:pPr>
              <w:pStyle w:val="body"/>
              <w:ind w:left="0"/>
              <w:rPr>
                <w:del w:id="2718" w:author="Author" w:date="2014-10-30T09:46:00Z"/>
                <w:sz w:val="18"/>
                <w:szCs w:val="18"/>
              </w:rPr>
            </w:pPr>
          </w:p>
        </w:tc>
      </w:tr>
    </w:tbl>
    <w:p w14:paraId="53ADBF96" w14:textId="41CFC2A1" w:rsidR="00D6037F" w:rsidDel="005D0680" w:rsidRDefault="00D6037F" w:rsidP="00313B87">
      <w:pPr>
        <w:pStyle w:val="body"/>
        <w:rPr>
          <w:del w:id="2719" w:author="Author" w:date="2014-10-30T09:46:00Z"/>
        </w:rPr>
      </w:pPr>
    </w:p>
    <w:p w14:paraId="4B9BB469" w14:textId="0CA833A0" w:rsidR="00313B87" w:rsidDel="005D0680" w:rsidRDefault="006735D2" w:rsidP="00313B87">
      <w:pPr>
        <w:pStyle w:val="Heading4"/>
        <w:rPr>
          <w:del w:id="2720" w:author="Author" w:date="2014-10-30T09:46:00Z"/>
        </w:rPr>
      </w:pPr>
      <w:del w:id="2721" w:author="Author" w:date="2014-10-30T09:46:00Z">
        <w:r w:rsidDel="005D0680">
          <w:delText>Sample a</w:delText>
        </w:r>
        <w:r w:rsidR="00313B87" w:rsidRPr="00313B87" w:rsidDel="005D0680">
          <w:delText xml:space="preserve">uthorization </w:delText>
        </w:r>
        <w:r w:rsidR="006A2AF2" w:rsidDel="005D0680">
          <w:delText xml:space="preserve">data </w:delText>
        </w:r>
        <w:r w:rsidR="00313B87" w:rsidRPr="00313B87" w:rsidDel="005D0680">
          <w:delText xml:space="preserve">for a </w:delText>
        </w:r>
        <w:r w:rsidDel="005D0680">
          <w:delText>s</w:delText>
        </w:r>
        <w:r w:rsidR="00313B87" w:rsidRPr="00313B87" w:rsidDel="005D0680">
          <w:delText xml:space="preserve">pecific </w:delText>
        </w:r>
        <w:r w:rsidDel="005D0680">
          <w:delText>p</w:delText>
        </w:r>
        <w:r w:rsidR="00313B87" w:rsidRPr="00313B87" w:rsidDel="005D0680">
          <w:delText>eer</w:delText>
        </w:r>
      </w:del>
    </w:p>
    <w:p w14:paraId="2F64EE99" w14:textId="5C5A2A88" w:rsidR="00313B87" w:rsidDel="005D0680" w:rsidRDefault="006735D2" w:rsidP="00313B87">
      <w:pPr>
        <w:pStyle w:val="body"/>
        <w:rPr>
          <w:del w:id="2722" w:author="Author" w:date="2014-10-30T09:46:00Z"/>
        </w:rPr>
      </w:pPr>
      <w:del w:id="2723" w:author="Author" w:date="2014-10-30T09:46:00Z">
        <w:r w:rsidDel="005D0680">
          <w:delText>This sample shows t</w:delText>
        </w:r>
        <w:r w:rsidR="00E37DF9" w:rsidRPr="00E37DF9" w:rsidDel="005D0680">
          <w:delText>he holder of the access certificate can interact with the specific pee</w:delText>
        </w:r>
        <w:r w:rsidR="00E37DF9" w:rsidDel="005D0680">
          <w:delText>r with the specific permissions.</w:delText>
        </w:r>
      </w:del>
    </w:p>
    <w:tbl>
      <w:tblPr>
        <w:tblStyle w:val="TableGridLight"/>
        <w:tblW w:w="0" w:type="auto"/>
        <w:tblLayout w:type="fixed"/>
        <w:tblLook w:val="04A0" w:firstRow="1" w:lastRow="0" w:firstColumn="1" w:lastColumn="0" w:noHBand="0" w:noVBand="1"/>
      </w:tblPr>
      <w:tblGrid>
        <w:gridCol w:w="1458"/>
        <w:gridCol w:w="8118"/>
      </w:tblGrid>
      <w:tr w:rsidR="00D6037F" w:rsidRPr="007A2D49" w:rsidDel="005D0680" w14:paraId="0BD75EB4" w14:textId="1596153F" w:rsidTr="002B7CB7">
        <w:trPr>
          <w:del w:id="2724" w:author="Author" w:date="2014-10-30T09:46:00Z"/>
        </w:trPr>
        <w:tc>
          <w:tcPr>
            <w:tcW w:w="1458" w:type="dxa"/>
          </w:tcPr>
          <w:p w14:paraId="4E221DE0" w14:textId="0A1E8531" w:rsidR="00D6037F" w:rsidRPr="007A2D49" w:rsidDel="005D0680" w:rsidRDefault="00D6037F" w:rsidP="009C3EC7">
            <w:pPr>
              <w:pStyle w:val="body"/>
              <w:ind w:left="0"/>
              <w:rPr>
                <w:del w:id="2725" w:author="Author" w:date="2014-10-30T09:46:00Z"/>
                <w:sz w:val="18"/>
                <w:szCs w:val="18"/>
              </w:rPr>
            </w:pPr>
            <w:del w:id="2726" w:author="Author" w:date="2014-10-30T09:46:00Z">
              <w:r w:rsidRPr="007A2D49" w:rsidDel="005D0680">
                <w:rPr>
                  <w:sz w:val="18"/>
                  <w:szCs w:val="18"/>
                </w:rPr>
                <w:delText>version</w:delText>
              </w:r>
            </w:del>
          </w:p>
        </w:tc>
        <w:tc>
          <w:tcPr>
            <w:tcW w:w="8118" w:type="dxa"/>
          </w:tcPr>
          <w:p w14:paraId="0DE1005B" w14:textId="67251B52" w:rsidR="00D6037F" w:rsidRPr="007A2D49" w:rsidDel="005D0680" w:rsidRDefault="00AC6BEE" w:rsidP="009C3EC7">
            <w:pPr>
              <w:pStyle w:val="body"/>
              <w:ind w:left="0"/>
              <w:rPr>
                <w:del w:id="2727" w:author="Author" w:date="2014-10-30T09:46:00Z"/>
                <w:sz w:val="18"/>
                <w:szCs w:val="18"/>
              </w:rPr>
            </w:pPr>
            <w:ins w:id="2728" w:author="Author" w:date="2014-09-04T09:25:00Z">
              <w:del w:id="2729" w:author="Author" w:date="2014-10-30T09:46:00Z">
                <w:r w:rsidDel="005D0680">
                  <w:rPr>
                    <w:sz w:val="18"/>
                    <w:szCs w:val="18"/>
                  </w:rPr>
                  <w:delText>1</w:delText>
                </w:r>
              </w:del>
            </w:ins>
            <w:del w:id="2730" w:author="Author" w:date="2014-10-30T09:46:00Z">
              <w:r w:rsidR="00D6037F" w:rsidDel="005D0680">
                <w:rPr>
                  <w:sz w:val="18"/>
                  <w:szCs w:val="18"/>
                </w:rPr>
                <w:delText>77372</w:delText>
              </w:r>
            </w:del>
          </w:p>
        </w:tc>
      </w:tr>
      <w:tr w:rsidR="00AC6BEE" w:rsidRPr="007A2D49" w:rsidDel="005D0680" w14:paraId="73661A60" w14:textId="4742D79D" w:rsidTr="002B7CB7">
        <w:trPr>
          <w:ins w:id="2731" w:author="Author" w:date="2014-09-04T09:25:00Z"/>
          <w:del w:id="2732" w:author="Author" w:date="2014-10-30T09:46:00Z"/>
        </w:trPr>
        <w:tc>
          <w:tcPr>
            <w:tcW w:w="1458" w:type="dxa"/>
          </w:tcPr>
          <w:p w14:paraId="6058E958" w14:textId="2AE303C6" w:rsidR="00AC6BEE" w:rsidRPr="007A2D49" w:rsidDel="005D0680" w:rsidRDefault="00AC6BEE" w:rsidP="009C3EC7">
            <w:pPr>
              <w:pStyle w:val="body"/>
              <w:ind w:left="0"/>
              <w:rPr>
                <w:ins w:id="2733" w:author="Author" w:date="2014-09-04T09:25:00Z"/>
                <w:del w:id="2734" w:author="Author" w:date="2014-10-30T09:46:00Z"/>
                <w:sz w:val="18"/>
                <w:szCs w:val="18"/>
              </w:rPr>
            </w:pPr>
            <w:ins w:id="2735" w:author="Author" w:date="2014-09-04T09:25:00Z">
              <w:del w:id="2736" w:author="Author" w:date="2014-10-30T09:46:00Z">
                <w:r w:rsidDel="005D0680">
                  <w:rPr>
                    <w:sz w:val="18"/>
                    <w:szCs w:val="18"/>
                  </w:rPr>
                  <w:delText>serialNumber</w:delText>
                </w:r>
              </w:del>
            </w:ins>
          </w:p>
        </w:tc>
        <w:tc>
          <w:tcPr>
            <w:tcW w:w="8118" w:type="dxa"/>
          </w:tcPr>
          <w:p w14:paraId="4DFCB986" w14:textId="62147E6C" w:rsidR="00AC6BEE" w:rsidDel="005D0680" w:rsidRDefault="00AC6BEE" w:rsidP="009C3EC7">
            <w:pPr>
              <w:pStyle w:val="body"/>
              <w:ind w:left="0"/>
              <w:rPr>
                <w:ins w:id="2737" w:author="Author" w:date="2014-09-04T09:25:00Z"/>
                <w:del w:id="2738" w:author="Author" w:date="2014-10-30T09:46:00Z"/>
                <w:sz w:val="18"/>
                <w:szCs w:val="18"/>
              </w:rPr>
            </w:pPr>
            <w:ins w:id="2739" w:author="Author" w:date="2014-09-04T09:25:00Z">
              <w:del w:id="2740" w:author="Author" w:date="2014-10-30T09:46:00Z">
                <w:r w:rsidDel="005D0680">
                  <w:rPr>
                    <w:sz w:val="18"/>
                    <w:szCs w:val="18"/>
                  </w:rPr>
                  <w:delText>94809823</w:delText>
                </w:r>
              </w:del>
            </w:ins>
          </w:p>
        </w:tc>
      </w:tr>
      <w:tr w:rsidR="00D6037F" w:rsidRPr="007A2D49" w:rsidDel="005D0680" w14:paraId="65F7B3BB" w14:textId="49AAA32E" w:rsidTr="002B7CB7">
        <w:trPr>
          <w:del w:id="2741" w:author="Author" w:date="2014-10-30T09:46:00Z"/>
        </w:trPr>
        <w:tc>
          <w:tcPr>
            <w:tcW w:w="1458" w:type="dxa"/>
          </w:tcPr>
          <w:p w14:paraId="2F0EC6C4" w14:textId="15B25155" w:rsidR="00D6037F" w:rsidRPr="007A2D49" w:rsidDel="005D0680" w:rsidRDefault="00D6037F" w:rsidP="009C3EC7">
            <w:pPr>
              <w:pStyle w:val="body"/>
              <w:ind w:left="0"/>
              <w:rPr>
                <w:del w:id="2742" w:author="Author" w:date="2014-10-30T09:46:00Z"/>
                <w:sz w:val="18"/>
                <w:szCs w:val="18"/>
              </w:rPr>
            </w:pPr>
            <w:del w:id="2743" w:author="Author" w:date="2014-10-30T09:46:00Z">
              <w:r w:rsidDel="005D0680">
                <w:rPr>
                  <w:sz w:val="18"/>
                  <w:szCs w:val="18"/>
                </w:rPr>
                <w:delText>consumer</w:delText>
              </w:r>
            </w:del>
          </w:p>
        </w:tc>
        <w:tc>
          <w:tcPr>
            <w:tcW w:w="8118" w:type="dxa"/>
          </w:tcPr>
          <w:tbl>
            <w:tblPr>
              <w:tblStyle w:val="TableContemporary"/>
              <w:tblW w:w="0" w:type="auto"/>
              <w:tblLayout w:type="fixed"/>
              <w:tblLook w:val="04A0" w:firstRow="1" w:lastRow="0" w:firstColumn="1" w:lastColumn="0" w:noHBand="0" w:noVBand="1"/>
            </w:tblPr>
            <w:tblGrid>
              <w:gridCol w:w="7860"/>
            </w:tblGrid>
            <w:tr w:rsidR="00D6037F" w:rsidRPr="007A2D49" w:rsidDel="005D0680" w14:paraId="6D492306" w14:textId="3B013AC6" w:rsidTr="002B7CB7">
              <w:trPr>
                <w:cnfStyle w:val="100000000000" w:firstRow="1" w:lastRow="0" w:firstColumn="0" w:lastColumn="0" w:oddVBand="0" w:evenVBand="0" w:oddHBand="0" w:evenHBand="0" w:firstRowFirstColumn="0" w:firstRowLastColumn="0" w:lastRowFirstColumn="0" w:lastRowLastColumn="0"/>
                <w:del w:id="2744" w:author="Author" w:date="2014-10-30T09:4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D6037F" w:rsidRPr="007A2D49" w:rsidDel="005D0680" w14:paraId="5CCC329E" w14:textId="5BD77C49" w:rsidTr="002B7CB7">
                    <w:trPr>
                      <w:del w:id="2745" w:author="Author" w:date="2014-10-30T09:46:00Z"/>
                    </w:trPr>
                    <w:tc>
                      <w:tcPr>
                        <w:tcW w:w="1489" w:type="dxa"/>
                      </w:tcPr>
                      <w:p w14:paraId="64EC2AA3" w14:textId="74E6D615" w:rsidR="00D6037F" w:rsidRPr="007A2D49" w:rsidDel="005D0680" w:rsidRDefault="00D6037F" w:rsidP="009C3EC7">
                        <w:pPr>
                          <w:pStyle w:val="body"/>
                          <w:ind w:left="0"/>
                          <w:rPr>
                            <w:del w:id="2746" w:author="Author" w:date="2014-10-30T09:46:00Z"/>
                            <w:sz w:val="18"/>
                            <w:szCs w:val="18"/>
                          </w:rPr>
                        </w:pPr>
                        <w:del w:id="2747" w:author="Author" w:date="2014-10-30T09:46:00Z">
                          <w:r w:rsidRPr="007A2D49" w:rsidDel="005D0680">
                            <w:rPr>
                              <w:sz w:val="18"/>
                              <w:szCs w:val="18"/>
                            </w:rPr>
                            <w:delText>peer</w:delText>
                          </w:r>
                        </w:del>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D6037F" w:rsidRPr="007A2D49" w:rsidDel="005D0680" w14:paraId="204EB9B3" w14:textId="356B9221" w:rsidTr="002B7CB7">
                          <w:trPr>
                            <w:del w:id="2748" w:author="Author" w:date="2014-10-30T09:46:00Z"/>
                          </w:trPr>
                          <w:tc>
                            <w:tcPr>
                              <w:tcW w:w="607" w:type="dxa"/>
                            </w:tcPr>
                            <w:p w14:paraId="532C9C76" w14:textId="56AFEA46" w:rsidR="00D6037F" w:rsidRPr="007A2D49" w:rsidDel="005D0680" w:rsidRDefault="00D6037F" w:rsidP="009C3EC7">
                              <w:pPr>
                                <w:pStyle w:val="body"/>
                                <w:ind w:left="0"/>
                                <w:rPr>
                                  <w:del w:id="2749" w:author="Author" w:date="2014-10-30T09:46:00Z"/>
                                  <w:sz w:val="18"/>
                                  <w:szCs w:val="18"/>
                                </w:rPr>
                              </w:pPr>
                              <w:del w:id="2750" w:author="Author" w:date="2014-10-30T09:46:00Z">
                                <w:r w:rsidRPr="007A2D49" w:rsidDel="005D0680">
                                  <w:rPr>
                                    <w:sz w:val="18"/>
                                    <w:szCs w:val="18"/>
                                  </w:rPr>
                                  <w:delText>type</w:delText>
                                </w:r>
                              </w:del>
                            </w:p>
                          </w:tc>
                          <w:tc>
                            <w:tcPr>
                              <w:tcW w:w="630" w:type="dxa"/>
                            </w:tcPr>
                            <w:p w14:paraId="717B2E42" w14:textId="71B82294" w:rsidR="00D6037F" w:rsidRPr="007A2D49" w:rsidDel="005D0680" w:rsidRDefault="00D6037F" w:rsidP="009C3EC7">
                              <w:pPr>
                                <w:pStyle w:val="body"/>
                                <w:ind w:left="0"/>
                                <w:rPr>
                                  <w:del w:id="2751" w:author="Author" w:date="2014-10-30T09:46:00Z"/>
                                  <w:sz w:val="18"/>
                                  <w:szCs w:val="18"/>
                                </w:rPr>
                              </w:pPr>
                              <w:del w:id="2752" w:author="Author" w:date="2014-10-30T09:46:00Z">
                                <w:r w:rsidDel="005D0680">
                                  <w:rPr>
                                    <w:sz w:val="18"/>
                                    <w:szCs w:val="18"/>
                                  </w:rPr>
                                  <w:delText>DSA</w:delText>
                                </w:r>
                              </w:del>
                            </w:p>
                          </w:tc>
                          <w:tc>
                            <w:tcPr>
                              <w:tcW w:w="540" w:type="dxa"/>
                            </w:tcPr>
                            <w:p w14:paraId="1DAAA08D" w14:textId="40137217" w:rsidR="00D6037F" w:rsidDel="005D0680" w:rsidRDefault="00D6037F" w:rsidP="009C3EC7">
                              <w:pPr>
                                <w:pStyle w:val="body"/>
                                <w:ind w:left="0"/>
                                <w:rPr>
                                  <w:del w:id="2753" w:author="Author" w:date="2014-10-30T09:46:00Z"/>
                                  <w:sz w:val="18"/>
                                  <w:szCs w:val="18"/>
                                </w:rPr>
                              </w:pPr>
                              <w:del w:id="2754" w:author="Author" w:date="2014-10-30T09:46:00Z">
                                <w:r w:rsidDel="005D0680">
                                  <w:rPr>
                                    <w:sz w:val="18"/>
                                    <w:szCs w:val="18"/>
                                  </w:rPr>
                                  <w:delText>ID</w:delText>
                                </w:r>
                              </w:del>
                            </w:p>
                          </w:tc>
                          <w:tc>
                            <w:tcPr>
                              <w:tcW w:w="4142" w:type="dxa"/>
                            </w:tcPr>
                            <w:p w14:paraId="35DDFD64" w14:textId="12467E65" w:rsidR="00D6037F" w:rsidRPr="002B7CB7" w:rsidDel="005D0680" w:rsidRDefault="00D6037F" w:rsidP="009C3EC7">
                              <w:pPr>
                                <w:pStyle w:val="body"/>
                                <w:ind w:left="0"/>
                                <w:rPr>
                                  <w:del w:id="2755" w:author="Author" w:date="2014-10-30T09:46:00Z"/>
                                  <w:sz w:val="16"/>
                                  <w:szCs w:val="16"/>
                                </w:rPr>
                              </w:pPr>
                              <w:del w:id="2756" w:author="Author" w:date="2014-10-30T09:46:00Z">
                                <w:r w:rsidRPr="002B7CB7" w:rsidDel="005D0680">
                                  <w:rPr>
                                    <w:sz w:val="16"/>
                                    <w:szCs w:val="16"/>
                                  </w:rPr>
                                  <w:delText>D24174252B1DD243E0AAF903DE886ECA3FF38C973EAD6B81344F809200A3723900000000BB153866208721F15DC29FA2945266937096B2BAC1FB90EBDA943B2FFDAD2BDE0000000000000000</w:delText>
                                </w:r>
                              </w:del>
                            </w:p>
                          </w:tc>
                        </w:tr>
                      </w:tbl>
                      <w:p w14:paraId="0736CFBD" w14:textId="7AD1C09F" w:rsidR="00D6037F" w:rsidRPr="007A2D49" w:rsidDel="005D0680" w:rsidRDefault="00D6037F" w:rsidP="009C3EC7">
                        <w:pPr>
                          <w:pStyle w:val="body"/>
                          <w:ind w:left="0"/>
                          <w:rPr>
                            <w:del w:id="2757" w:author="Author" w:date="2014-10-30T09:46:00Z"/>
                            <w:sz w:val="18"/>
                            <w:szCs w:val="18"/>
                          </w:rPr>
                        </w:pPr>
                      </w:p>
                    </w:tc>
                  </w:tr>
                  <w:tr w:rsidR="00D6037F" w:rsidRPr="007A2D49" w:rsidDel="005D0680" w14:paraId="6952BF39" w14:textId="3F1F7CCC" w:rsidTr="002B7CB7">
                    <w:trPr>
                      <w:del w:id="2758" w:author="Author" w:date="2014-10-30T09:46:00Z"/>
                    </w:trPr>
                    <w:tc>
                      <w:tcPr>
                        <w:tcW w:w="1489" w:type="dxa"/>
                      </w:tcPr>
                      <w:p w14:paraId="20BEB0A4" w14:textId="74C7E557" w:rsidR="00D6037F" w:rsidRPr="007A2D49" w:rsidDel="005D0680" w:rsidRDefault="00D6037F" w:rsidP="009C3EC7">
                        <w:pPr>
                          <w:pStyle w:val="body"/>
                          <w:ind w:left="0"/>
                          <w:rPr>
                            <w:del w:id="2759" w:author="Author" w:date="2014-10-30T09:46:00Z"/>
                            <w:sz w:val="18"/>
                            <w:szCs w:val="18"/>
                          </w:rPr>
                        </w:pPr>
                        <w:del w:id="2760" w:author="Author" w:date="2014-10-30T09:46:00Z">
                          <w:r w:rsidRPr="007A2D49" w:rsidDel="005D0680">
                            <w:rPr>
                              <w:sz w:val="18"/>
                              <w:szCs w:val="18"/>
                            </w:rPr>
                            <w:delText>allow</w:delText>
                          </w:r>
                        </w:del>
                      </w:p>
                    </w:tc>
                    <w:tc>
                      <w:tcPr>
                        <w:tcW w:w="6145" w:type="dxa"/>
                      </w:tcPr>
                      <w:tbl>
                        <w:tblPr>
                          <w:tblStyle w:val="TableGridLight"/>
                          <w:tblW w:w="0" w:type="auto"/>
                          <w:tblLayout w:type="fixed"/>
                          <w:tblLook w:val="04A0" w:firstRow="1" w:lastRow="0" w:firstColumn="1" w:lastColumn="0" w:noHBand="0" w:noVBand="1"/>
                        </w:tblPr>
                        <w:tblGrid>
                          <w:gridCol w:w="607"/>
                          <w:gridCol w:w="4860"/>
                        </w:tblGrid>
                        <w:tr w:rsidR="00D6037F" w:rsidRPr="007A2D49" w:rsidDel="005D0680" w14:paraId="4B42D82B" w14:textId="60D39D9C" w:rsidTr="002B7CB7">
                          <w:trPr>
                            <w:del w:id="2761" w:author="Author" w:date="2014-10-30T09:46:00Z"/>
                          </w:trPr>
                          <w:tc>
                            <w:tcPr>
                              <w:tcW w:w="607" w:type="dxa"/>
                            </w:tcPr>
                            <w:p w14:paraId="4E8B43DE" w14:textId="71A48163" w:rsidR="00D6037F" w:rsidRPr="007A2D49" w:rsidDel="005D0680" w:rsidRDefault="00D6037F" w:rsidP="009C3EC7">
                              <w:pPr>
                                <w:pStyle w:val="body"/>
                                <w:ind w:left="0"/>
                                <w:rPr>
                                  <w:del w:id="2762" w:author="Author" w:date="2014-10-30T09:46:00Z"/>
                                  <w:sz w:val="18"/>
                                  <w:szCs w:val="18"/>
                                </w:rPr>
                              </w:pPr>
                              <w:del w:id="2763" w:author="Author" w:date="2014-10-30T09:46:00Z">
                                <w:r w:rsidDel="005D0680">
                                  <w:rPr>
                                    <w:sz w:val="18"/>
                                    <w:szCs w:val="18"/>
                                  </w:rPr>
                                  <w:delText>ifn</w:delText>
                                </w:r>
                              </w:del>
                            </w:p>
                          </w:tc>
                          <w:tc>
                            <w:tcPr>
                              <w:tcW w:w="4860" w:type="dxa"/>
                            </w:tcPr>
                            <w:p w14:paraId="4FB76FA4" w14:textId="026E698B" w:rsidR="00D6037F" w:rsidRPr="007A2D49" w:rsidDel="005D0680" w:rsidRDefault="00D6037F" w:rsidP="009C3EC7">
                              <w:pPr>
                                <w:pStyle w:val="body"/>
                                <w:ind w:left="0"/>
                                <w:rPr>
                                  <w:del w:id="2764" w:author="Author" w:date="2014-10-30T09:46:00Z"/>
                                  <w:sz w:val="18"/>
                                  <w:szCs w:val="18"/>
                                </w:rPr>
                              </w:pPr>
                              <w:del w:id="2765" w:author="Author" w:date="2014-10-30T09:46:00Z">
                                <w:r w:rsidDel="005D0680">
                                  <w:rPr>
                                    <w:sz w:val="18"/>
                                    <w:szCs w:val="18"/>
                                  </w:rPr>
                                  <w:delText>Org.allseenalliance.control.ParentControl</w:delText>
                                </w:r>
                              </w:del>
                            </w:p>
                          </w:tc>
                        </w:tr>
                      </w:tbl>
                      <w:p w14:paraId="5E6BD18C" w14:textId="315258A5" w:rsidR="00D6037F" w:rsidRPr="007A2D49" w:rsidDel="005D0680" w:rsidRDefault="00D6037F" w:rsidP="009C3EC7">
                        <w:pPr>
                          <w:pStyle w:val="body"/>
                          <w:ind w:left="0"/>
                          <w:rPr>
                            <w:del w:id="2766" w:author="Author" w:date="2014-10-30T09:46:00Z"/>
                            <w:sz w:val="18"/>
                            <w:szCs w:val="18"/>
                          </w:rPr>
                        </w:pPr>
                      </w:p>
                    </w:tc>
                  </w:tr>
                </w:tbl>
                <w:p w14:paraId="267EE5F8" w14:textId="36036332" w:rsidR="00D6037F" w:rsidRPr="007A2D49" w:rsidDel="005D0680" w:rsidRDefault="00D6037F" w:rsidP="009C3EC7">
                  <w:pPr>
                    <w:pStyle w:val="body"/>
                    <w:ind w:left="0"/>
                    <w:rPr>
                      <w:del w:id="2767" w:author="Author" w:date="2014-10-30T09:46:00Z"/>
                      <w:sz w:val="18"/>
                      <w:szCs w:val="18"/>
                    </w:rPr>
                  </w:pPr>
                </w:p>
              </w:tc>
            </w:tr>
          </w:tbl>
          <w:p w14:paraId="29D18568" w14:textId="39388DF4" w:rsidR="00D6037F" w:rsidRPr="007A2D49" w:rsidDel="005D0680" w:rsidRDefault="00D6037F" w:rsidP="009C3EC7">
            <w:pPr>
              <w:pStyle w:val="body"/>
              <w:ind w:left="0"/>
              <w:rPr>
                <w:del w:id="2768" w:author="Author" w:date="2014-10-30T09:46:00Z"/>
                <w:sz w:val="18"/>
                <w:szCs w:val="18"/>
              </w:rPr>
            </w:pPr>
          </w:p>
        </w:tc>
      </w:tr>
    </w:tbl>
    <w:p w14:paraId="6AB6FBAD" w14:textId="3242F7E0" w:rsidR="006A2AF2" w:rsidDel="005D0680" w:rsidRDefault="006A2AF2" w:rsidP="002B7CB7">
      <w:pPr>
        <w:pStyle w:val="code"/>
        <w:ind w:left="0"/>
        <w:rPr>
          <w:del w:id="2769" w:author="Author" w:date="2014-10-30T09:46:00Z"/>
        </w:rPr>
      </w:pPr>
    </w:p>
    <w:p w14:paraId="08E20786" w14:textId="06C6E5A5" w:rsidR="006A2AF2" w:rsidDel="005D0680" w:rsidRDefault="006A2AF2" w:rsidP="006A2AF2">
      <w:pPr>
        <w:pStyle w:val="Heading4"/>
        <w:rPr>
          <w:del w:id="2770" w:author="Author" w:date="2014-10-30T09:46:00Z"/>
        </w:rPr>
      </w:pPr>
      <w:del w:id="2771" w:author="Author" w:date="2014-10-30T09:46:00Z">
        <w:r w:rsidDel="005D0680">
          <w:delText>Sample a</w:delText>
        </w:r>
        <w:r w:rsidRPr="00313B87" w:rsidDel="005D0680">
          <w:delText xml:space="preserve">uthorization </w:delText>
        </w:r>
        <w:r w:rsidDel="005D0680">
          <w:delText>data for creating an admin</w:delText>
        </w:r>
      </w:del>
    </w:p>
    <w:p w14:paraId="624753D4" w14:textId="17649641" w:rsidR="006A2AF2" w:rsidDel="005D0680" w:rsidRDefault="006A2AF2" w:rsidP="006A2AF2">
      <w:pPr>
        <w:pStyle w:val="body"/>
        <w:rPr>
          <w:del w:id="2772" w:author="Author" w:date="2014-10-30T09:46:00Z"/>
        </w:rPr>
      </w:pPr>
      <w:del w:id="2773" w:author="Author" w:date="2014-10-30T09:46:00Z">
        <w:r w:rsidDel="005D0680">
          <w:delText>This sample shows how to create an admin.</w:delText>
        </w:r>
      </w:del>
    </w:p>
    <w:p w14:paraId="6567D60A" w14:textId="08E4EEA5" w:rsidR="0098658A" w:rsidDel="005D0680" w:rsidRDefault="0098658A" w:rsidP="006A2AF2">
      <w:pPr>
        <w:pStyle w:val="code"/>
        <w:rPr>
          <w:del w:id="2774" w:author="Author" w:date="2014-10-30T09:46:00Z"/>
        </w:rPr>
      </w:pPr>
    </w:p>
    <w:tbl>
      <w:tblPr>
        <w:tblStyle w:val="TableGridLight"/>
        <w:tblW w:w="0" w:type="auto"/>
        <w:tblLayout w:type="fixed"/>
        <w:tblLook w:val="04A0" w:firstRow="1" w:lastRow="0" w:firstColumn="1" w:lastColumn="0" w:noHBand="0" w:noVBand="1"/>
      </w:tblPr>
      <w:tblGrid>
        <w:gridCol w:w="1458"/>
        <w:gridCol w:w="8118"/>
      </w:tblGrid>
      <w:tr w:rsidR="0098658A" w:rsidRPr="007A2D49" w:rsidDel="005D0680" w14:paraId="03ABDCAE" w14:textId="5F1E9FEF" w:rsidTr="0098658A">
        <w:trPr>
          <w:del w:id="2775" w:author="Author" w:date="2014-10-30T09:46:00Z"/>
        </w:trPr>
        <w:tc>
          <w:tcPr>
            <w:tcW w:w="1458" w:type="dxa"/>
          </w:tcPr>
          <w:p w14:paraId="5B8B184B" w14:textId="51A3D7CD" w:rsidR="0098658A" w:rsidRPr="007A2D49" w:rsidDel="005D0680" w:rsidRDefault="0098658A" w:rsidP="009C3EC7">
            <w:pPr>
              <w:pStyle w:val="body"/>
              <w:ind w:left="0"/>
              <w:rPr>
                <w:del w:id="2776" w:author="Author" w:date="2014-10-30T09:46:00Z"/>
                <w:sz w:val="18"/>
                <w:szCs w:val="18"/>
              </w:rPr>
            </w:pPr>
            <w:del w:id="2777" w:author="Author" w:date="2014-10-30T09:46:00Z">
              <w:r w:rsidRPr="007A2D49" w:rsidDel="005D0680">
                <w:rPr>
                  <w:sz w:val="18"/>
                  <w:szCs w:val="18"/>
                </w:rPr>
                <w:delText>version</w:delText>
              </w:r>
            </w:del>
          </w:p>
        </w:tc>
        <w:tc>
          <w:tcPr>
            <w:tcW w:w="8118" w:type="dxa"/>
          </w:tcPr>
          <w:p w14:paraId="022FED36" w14:textId="6E08B542" w:rsidR="0098658A" w:rsidRPr="007A2D49" w:rsidDel="005D0680" w:rsidRDefault="00AC6BEE" w:rsidP="009C3EC7">
            <w:pPr>
              <w:pStyle w:val="body"/>
              <w:ind w:left="0"/>
              <w:rPr>
                <w:del w:id="2778" w:author="Author" w:date="2014-10-30T09:46:00Z"/>
                <w:sz w:val="18"/>
                <w:szCs w:val="18"/>
              </w:rPr>
            </w:pPr>
            <w:ins w:id="2779" w:author="Author" w:date="2014-09-04T09:26:00Z">
              <w:del w:id="2780" w:author="Author" w:date="2014-10-30T09:46:00Z">
                <w:r w:rsidDel="005D0680">
                  <w:rPr>
                    <w:sz w:val="18"/>
                    <w:szCs w:val="18"/>
                  </w:rPr>
                  <w:delText>1</w:delText>
                </w:r>
              </w:del>
            </w:ins>
            <w:del w:id="2781" w:author="Author" w:date="2014-10-30T09:46:00Z">
              <w:r w:rsidR="0098658A" w:rsidDel="005D0680">
                <w:rPr>
                  <w:sz w:val="18"/>
                  <w:szCs w:val="18"/>
                </w:rPr>
                <w:delText>435</w:delText>
              </w:r>
            </w:del>
          </w:p>
        </w:tc>
      </w:tr>
      <w:tr w:rsidR="00AC6BEE" w:rsidRPr="007A2D49" w:rsidDel="005D0680" w14:paraId="0F72885C" w14:textId="5CE017A0" w:rsidTr="0098658A">
        <w:trPr>
          <w:ins w:id="2782" w:author="Author" w:date="2014-09-04T09:26:00Z"/>
          <w:del w:id="2783" w:author="Author" w:date="2014-10-30T09:46:00Z"/>
        </w:trPr>
        <w:tc>
          <w:tcPr>
            <w:tcW w:w="1458" w:type="dxa"/>
          </w:tcPr>
          <w:p w14:paraId="733DAB32" w14:textId="20EB1F84" w:rsidR="00AC6BEE" w:rsidRPr="007A2D49" w:rsidDel="005D0680" w:rsidRDefault="00AC6BEE" w:rsidP="009C3EC7">
            <w:pPr>
              <w:pStyle w:val="body"/>
              <w:ind w:left="0"/>
              <w:rPr>
                <w:ins w:id="2784" w:author="Author" w:date="2014-09-04T09:26:00Z"/>
                <w:del w:id="2785" w:author="Author" w:date="2014-10-30T09:46:00Z"/>
                <w:sz w:val="18"/>
                <w:szCs w:val="18"/>
              </w:rPr>
            </w:pPr>
            <w:ins w:id="2786" w:author="Author" w:date="2014-09-04T09:26:00Z">
              <w:del w:id="2787" w:author="Author" w:date="2014-10-30T09:46:00Z">
                <w:r w:rsidDel="005D0680">
                  <w:rPr>
                    <w:sz w:val="18"/>
                    <w:szCs w:val="18"/>
                  </w:rPr>
                  <w:delText>serialNumber</w:delText>
                </w:r>
              </w:del>
            </w:ins>
          </w:p>
        </w:tc>
        <w:tc>
          <w:tcPr>
            <w:tcW w:w="8118" w:type="dxa"/>
          </w:tcPr>
          <w:p w14:paraId="1FDD7F8A" w14:textId="7724E131" w:rsidR="00AC6BEE" w:rsidDel="005D0680" w:rsidRDefault="00AC6BEE" w:rsidP="009C3EC7">
            <w:pPr>
              <w:pStyle w:val="body"/>
              <w:ind w:left="0"/>
              <w:rPr>
                <w:ins w:id="2788" w:author="Author" w:date="2014-09-04T09:26:00Z"/>
                <w:del w:id="2789" w:author="Author" w:date="2014-10-30T09:46:00Z"/>
                <w:sz w:val="18"/>
                <w:szCs w:val="18"/>
              </w:rPr>
            </w:pPr>
            <w:ins w:id="2790" w:author="Author" w:date="2014-09-04T09:26:00Z">
              <w:del w:id="2791" w:author="Author" w:date="2014-10-30T09:46:00Z">
                <w:r w:rsidDel="005D0680">
                  <w:rPr>
                    <w:sz w:val="18"/>
                    <w:szCs w:val="18"/>
                  </w:rPr>
                  <w:delText>798372732</w:delText>
                </w:r>
              </w:del>
            </w:ins>
          </w:p>
        </w:tc>
      </w:tr>
      <w:tr w:rsidR="0098658A" w:rsidRPr="007A2D49" w:rsidDel="005D0680" w14:paraId="62914C5E" w14:textId="2BC3DBAE" w:rsidTr="0098658A">
        <w:trPr>
          <w:del w:id="2792" w:author="Author" w:date="2014-10-30T09:46:00Z"/>
        </w:trPr>
        <w:tc>
          <w:tcPr>
            <w:tcW w:w="1458" w:type="dxa"/>
          </w:tcPr>
          <w:p w14:paraId="37E5DFE1" w14:textId="75AC0192" w:rsidR="0098658A" w:rsidRPr="007A2D49" w:rsidDel="005D0680" w:rsidRDefault="0098658A" w:rsidP="009C3EC7">
            <w:pPr>
              <w:pStyle w:val="body"/>
              <w:ind w:left="0"/>
              <w:rPr>
                <w:del w:id="2793" w:author="Author" w:date="2014-10-30T09:46:00Z"/>
                <w:sz w:val="18"/>
                <w:szCs w:val="18"/>
              </w:rPr>
            </w:pPr>
            <w:del w:id="2794" w:author="Author" w:date="2014-10-30T09:46:00Z">
              <w:r w:rsidDel="005D0680">
                <w:rPr>
                  <w:sz w:val="18"/>
                  <w:szCs w:val="18"/>
                </w:rPr>
                <w:delText>admin</w:delText>
              </w:r>
            </w:del>
          </w:p>
        </w:tc>
        <w:tc>
          <w:tcPr>
            <w:tcW w:w="8118" w:type="dxa"/>
          </w:tcPr>
          <w:tbl>
            <w:tblPr>
              <w:tblStyle w:val="TableContemporary"/>
              <w:tblW w:w="0" w:type="auto"/>
              <w:tblLayout w:type="fixed"/>
              <w:tblLook w:val="04A0" w:firstRow="1" w:lastRow="0" w:firstColumn="1" w:lastColumn="0" w:noHBand="0" w:noVBand="1"/>
            </w:tblPr>
            <w:tblGrid>
              <w:gridCol w:w="7860"/>
            </w:tblGrid>
            <w:tr w:rsidR="0098658A" w:rsidRPr="007A2D49" w:rsidDel="005D0680" w14:paraId="18ECD42B" w14:textId="6EAEA28B" w:rsidTr="009C3EC7">
              <w:trPr>
                <w:cnfStyle w:val="100000000000" w:firstRow="1" w:lastRow="0" w:firstColumn="0" w:lastColumn="0" w:oddVBand="0" w:evenVBand="0" w:oddHBand="0" w:evenHBand="0" w:firstRowFirstColumn="0" w:firstRowLastColumn="0" w:lastRowFirstColumn="0" w:lastRowLastColumn="0"/>
                <w:del w:id="2795" w:author="Author" w:date="2014-10-30T09:4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98658A" w:rsidRPr="007A2D49" w:rsidDel="005D0680" w14:paraId="1C6D645D" w14:textId="2BA38C1D" w:rsidTr="009C3EC7">
                    <w:trPr>
                      <w:del w:id="2796" w:author="Author" w:date="2014-10-30T09:46:00Z"/>
                    </w:trPr>
                    <w:tc>
                      <w:tcPr>
                        <w:tcW w:w="1489" w:type="dxa"/>
                      </w:tcPr>
                      <w:p w14:paraId="08CA85E5" w14:textId="62C5377F" w:rsidR="0098658A" w:rsidRPr="007A2D49" w:rsidDel="005D0680" w:rsidRDefault="0098658A" w:rsidP="009C3EC7">
                        <w:pPr>
                          <w:pStyle w:val="body"/>
                          <w:ind w:left="0"/>
                          <w:rPr>
                            <w:del w:id="2797" w:author="Author" w:date="2014-10-30T09:46:00Z"/>
                            <w:sz w:val="18"/>
                            <w:szCs w:val="18"/>
                          </w:rPr>
                        </w:pPr>
                        <w:del w:id="2798" w:author="Author" w:date="2014-10-30T09:46:00Z">
                          <w:r w:rsidRPr="007A2D49" w:rsidDel="005D0680">
                            <w:rPr>
                              <w:sz w:val="18"/>
                              <w:szCs w:val="18"/>
                            </w:rPr>
                            <w:delText>peer</w:delText>
                          </w:r>
                        </w:del>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98658A" w:rsidRPr="007A2D49" w:rsidDel="005D0680" w14:paraId="6850F85B" w14:textId="76E55F90" w:rsidTr="009C3EC7">
                          <w:trPr>
                            <w:del w:id="2799" w:author="Author" w:date="2014-10-30T09:46:00Z"/>
                          </w:trPr>
                          <w:tc>
                            <w:tcPr>
                              <w:tcW w:w="607" w:type="dxa"/>
                            </w:tcPr>
                            <w:p w14:paraId="5C7F5CC9" w14:textId="42EEEDE9" w:rsidR="0098658A" w:rsidRPr="007A2D49" w:rsidDel="005D0680" w:rsidRDefault="0098658A" w:rsidP="009C3EC7">
                              <w:pPr>
                                <w:pStyle w:val="body"/>
                                <w:ind w:left="0"/>
                                <w:rPr>
                                  <w:del w:id="2800" w:author="Author" w:date="2014-10-30T09:46:00Z"/>
                                  <w:sz w:val="18"/>
                                  <w:szCs w:val="18"/>
                                </w:rPr>
                              </w:pPr>
                              <w:del w:id="2801" w:author="Author" w:date="2014-10-30T09:46:00Z">
                                <w:r w:rsidRPr="007A2D49" w:rsidDel="005D0680">
                                  <w:rPr>
                                    <w:sz w:val="18"/>
                                    <w:szCs w:val="18"/>
                                  </w:rPr>
                                  <w:delText>type</w:delText>
                                </w:r>
                              </w:del>
                            </w:p>
                          </w:tc>
                          <w:tc>
                            <w:tcPr>
                              <w:tcW w:w="630" w:type="dxa"/>
                            </w:tcPr>
                            <w:p w14:paraId="1D176682" w14:textId="57341A74" w:rsidR="0098658A" w:rsidRPr="007A2D49" w:rsidDel="005D0680" w:rsidRDefault="0098658A" w:rsidP="009C3EC7">
                              <w:pPr>
                                <w:pStyle w:val="body"/>
                                <w:ind w:left="0"/>
                                <w:rPr>
                                  <w:del w:id="2802" w:author="Author" w:date="2014-10-30T09:46:00Z"/>
                                  <w:sz w:val="18"/>
                                  <w:szCs w:val="18"/>
                                </w:rPr>
                              </w:pPr>
                              <w:del w:id="2803" w:author="Author" w:date="2014-10-30T09:46:00Z">
                                <w:r w:rsidDel="005D0680">
                                  <w:rPr>
                                    <w:sz w:val="18"/>
                                    <w:szCs w:val="18"/>
                                  </w:rPr>
                                  <w:delText>DSA</w:delText>
                                </w:r>
                              </w:del>
                            </w:p>
                          </w:tc>
                          <w:tc>
                            <w:tcPr>
                              <w:tcW w:w="540" w:type="dxa"/>
                            </w:tcPr>
                            <w:p w14:paraId="25C45AC0" w14:textId="04E7AA50" w:rsidR="0098658A" w:rsidDel="005D0680" w:rsidRDefault="0098658A" w:rsidP="009C3EC7">
                              <w:pPr>
                                <w:pStyle w:val="body"/>
                                <w:ind w:left="0"/>
                                <w:rPr>
                                  <w:del w:id="2804" w:author="Author" w:date="2014-10-30T09:46:00Z"/>
                                  <w:sz w:val="18"/>
                                  <w:szCs w:val="18"/>
                                </w:rPr>
                              </w:pPr>
                              <w:del w:id="2805" w:author="Author" w:date="2014-10-30T09:46:00Z">
                                <w:r w:rsidDel="005D0680">
                                  <w:rPr>
                                    <w:sz w:val="18"/>
                                    <w:szCs w:val="18"/>
                                  </w:rPr>
                                  <w:delText>ID</w:delText>
                                </w:r>
                              </w:del>
                            </w:p>
                          </w:tc>
                          <w:tc>
                            <w:tcPr>
                              <w:tcW w:w="4142" w:type="dxa"/>
                            </w:tcPr>
                            <w:p w14:paraId="78DA4333" w14:textId="54F9314E" w:rsidR="0098658A" w:rsidRPr="007A2D49" w:rsidDel="005D0680" w:rsidRDefault="0098658A" w:rsidP="009C3EC7">
                              <w:pPr>
                                <w:pStyle w:val="body"/>
                                <w:ind w:left="0"/>
                                <w:rPr>
                                  <w:del w:id="2806" w:author="Author" w:date="2014-10-30T09:46:00Z"/>
                                  <w:sz w:val="16"/>
                                  <w:szCs w:val="16"/>
                                </w:rPr>
                              </w:pPr>
                              <w:del w:id="2807" w:author="Author" w:date="2014-10-30T09:46:00Z">
                                <w:r w:rsidRPr="007A2D49" w:rsidDel="005D0680">
                                  <w:rPr>
                                    <w:sz w:val="16"/>
                                    <w:szCs w:val="16"/>
                                  </w:rPr>
                                  <w:delText>D24174252B1DD243E0AAF903DE886ECA3FF38C973EAD6B81344F809200A3723900000000BB153866208721F15DC29FA2945266937096B2BAC1FB90EBDA943B2FFDAD2BDE0000000000000000</w:delText>
                                </w:r>
                              </w:del>
                            </w:p>
                          </w:tc>
                        </w:tr>
                      </w:tbl>
                      <w:p w14:paraId="0554AC94" w14:textId="58901C89" w:rsidR="0098658A" w:rsidRPr="007A2D49" w:rsidDel="005D0680" w:rsidRDefault="0098658A" w:rsidP="009C3EC7">
                        <w:pPr>
                          <w:pStyle w:val="body"/>
                          <w:ind w:left="0"/>
                          <w:rPr>
                            <w:del w:id="2808" w:author="Author" w:date="2014-10-30T09:46:00Z"/>
                            <w:sz w:val="18"/>
                            <w:szCs w:val="18"/>
                          </w:rPr>
                        </w:pPr>
                      </w:p>
                    </w:tc>
                  </w:tr>
                </w:tbl>
                <w:p w14:paraId="2BAFF8E9" w14:textId="3C42EDEE" w:rsidR="0098658A" w:rsidRPr="007A2D49" w:rsidDel="005D0680" w:rsidRDefault="0098658A" w:rsidP="009C3EC7">
                  <w:pPr>
                    <w:pStyle w:val="body"/>
                    <w:ind w:left="0"/>
                    <w:rPr>
                      <w:del w:id="2809" w:author="Author" w:date="2014-10-30T09:46:00Z"/>
                      <w:sz w:val="18"/>
                      <w:szCs w:val="18"/>
                    </w:rPr>
                  </w:pPr>
                </w:p>
              </w:tc>
            </w:tr>
          </w:tbl>
          <w:p w14:paraId="50944113" w14:textId="3C9E9B98" w:rsidR="0098658A" w:rsidRPr="007A2D49" w:rsidDel="005D0680" w:rsidRDefault="0098658A" w:rsidP="009C3EC7">
            <w:pPr>
              <w:pStyle w:val="body"/>
              <w:ind w:left="0"/>
              <w:rPr>
                <w:del w:id="2810" w:author="Author" w:date="2014-10-30T09:46:00Z"/>
                <w:sz w:val="18"/>
                <w:szCs w:val="18"/>
              </w:rPr>
            </w:pPr>
          </w:p>
        </w:tc>
      </w:tr>
    </w:tbl>
    <w:p w14:paraId="7B2BA383" w14:textId="13CF644D" w:rsidR="0098658A" w:rsidDel="005D0680" w:rsidRDefault="0098658A" w:rsidP="006A2AF2">
      <w:pPr>
        <w:pStyle w:val="code"/>
        <w:rPr>
          <w:del w:id="2811" w:author="Author" w:date="2014-10-30T09:46:00Z"/>
        </w:rPr>
      </w:pPr>
    </w:p>
    <w:p w14:paraId="542CD1F9" w14:textId="77777777" w:rsidR="006A2AF2" w:rsidRDefault="006A2AF2" w:rsidP="00E37DF9">
      <w:pPr>
        <w:pStyle w:val="code"/>
      </w:pPr>
    </w:p>
    <w:p w14:paraId="5680212F" w14:textId="77777777" w:rsidR="001C4402" w:rsidRDefault="00040EBF" w:rsidP="00373FF5">
      <w:pPr>
        <w:pStyle w:val="Heading3"/>
      </w:pPr>
      <w:bookmarkStart w:id="2812" w:name="_Ref397602622"/>
      <w:bookmarkStart w:id="2813" w:name="_Toc402426208"/>
      <w:r>
        <w:t>Policy Templates</w:t>
      </w:r>
      <w:bookmarkEnd w:id="2812"/>
      <w:bookmarkEnd w:id="2813"/>
      <w:del w:id="2814" w:author="Author" w:date="2014-09-04T09:26:00Z">
        <w:r w:rsidR="005515FF" w:rsidDel="00AC6BEE">
          <w:delText xml:space="preserve"> (Work-In-Progress)</w:delText>
        </w:r>
      </w:del>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0B9C8D1E" w14:textId="77777777" w:rsidR="008329EF" w:rsidDel="00AC6BEE" w:rsidRDefault="008329EF" w:rsidP="00373FF5">
      <w:pPr>
        <w:pStyle w:val="body"/>
        <w:numPr>
          <w:ilvl w:val="0"/>
          <w:numId w:val="76"/>
        </w:numPr>
        <w:rPr>
          <w:del w:id="2815" w:author="Author" w:date="2014-09-04T09:26:00Z"/>
        </w:rPr>
      </w:pPr>
      <w:del w:id="2816" w:author="Author" w:date="2014-09-04T09:26:00Z">
        <w:r w:rsidDel="00AC6BEE">
          <w:delText>Template name</w:delText>
        </w:r>
      </w:del>
    </w:p>
    <w:p w14:paraId="0FDE6ADA" w14:textId="77777777" w:rsidR="008329EF" w:rsidDel="00AC6BEE" w:rsidRDefault="008329EF" w:rsidP="00373FF5">
      <w:pPr>
        <w:pStyle w:val="body"/>
        <w:numPr>
          <w:ilvl w:val="0"/>
          <w:numId w:val="76"/>
        </w:numPr>
        <w:rPr>
          <w:del w:id="2817" w:author="Author" w:date="2014-09-04T09:26:00Z"/>
        </w:rPr>
      </w:pPr>
      <w:del w:id="2818" w:author="Author" w:date="2014-09-04T09:26:00Z">
        <w:r w:rsidDel="00AC6BEE">
          <w:delText>Description</w:delText>
        </w:r>
      </w:del>
    </w:p>
    <w:p w14:paraId="62B5F473" w14:textId="77777777" w:rsidR="00040EBF" w:rsidRDefault="00AC6BEE" w:rsidP="00373FF5">
      <w:pPr>
        <w:pStyle w:val="body"/>
        <w:numPr>
          <w:ilvl w:val="0"/>
          <w:numId w:val="76"/>
        </w:numPr>
        <w:rPr>
          <w:ins w:id="2819" w:author="Author" w:date="2014-09-04T09:28:00Z"/>
        </w:rPr>
      </w:pPr>
      <w:ins w:id="2820" w:author="Author" w:date="2014-09-04T09:28:00Z">
        <w:r>
          <w:t>Specification version number</w:t>
        </w:r>
      </w:ins>
      <w:del w:id="2821" w:author="Author" w:date="2014-09-04T09:28:00Z">
        <w:r w:rsidR="008329EF" w:rsidDel="00AC6BEE">
          <w:delText>List of permission rules</w:delText>
        </w:r>
      </w:del>
    </w:p>
    <w:p w14:paraId="796FD603" w14:textId="77777777" w:rsidR="00AC6BEE" w:rsidRDefault="00AC6BEE" w:rsidP="00373FF5">
      <w:pPr>
        <w:pStyle w:val="body"/>
        <w:numPr>
          <w:ilvl w:val="0"/>
          <w:numId w:val="76"/>
        </w:numPr>
      </w:pPr>
      <w:ins w:id="2822" w:author="Author" w:date="2014-09-04T09:28:00Z">
        <w:r>
          <w:t>List of permission rules</w:t>
        </w:r>
      </w:ins>
    </w:p>
    <w:p w14:paraId="5272230E" w14:textId="16479965" w:rsidR="0076532B" w:rsidDel="005D0680" w:rsidRDefault="0076532B" w:rsidP="00373FF5">
      <w:pPr>
        <w:pStyle w:val="Heading4"/>
        <w:rPr>
          <w:del w:id="2823" w:author="Author" w:date="2014-10-30T09:46:00Z"/>
        </w:rPr>
      </w:pPr>
      <w:del w:id="2824" w:author="Author" w:date="2014-10-30T09:46:00Z">
        <w:r w:rsidDel="005D0680">
          <w:delText>Example of a Policy Template</w:delText>
        </w:r>
        <w:bookmarkStart w:id="2825" w:name="_Toc402426209"/>
        <w:bookmarkEnd w:id="2825"/>
      </w:del>
    </w:p>
    <w:p w14:paraId="7FB7B490" w14:textId="175C7F94" w:rsidR="00DF747A" w:rsidDel="005D0680" w:rsidRDefault="00DF747A" w:rsidP="00373FF5">
      <w:pPr>
        <w:pStyle w:val="body"/>
        <w:rPr>
          <w:del w:id="2826" w:author="Author" w:date="2014-10-30T09:46:00Z"/>
        </w:rPr>
      </w:pPr>
      <w:del w:id="2827" w:author="Author" w:date="2014-10-30T09:46:00Z">
        <w:r w:rsidDel="005D0680">
          <w:delText>This example shows an example of a policy template provided by a TV application:</w:delText>
        </w:r>
        <w:bookmarkStart w:id="2828" w:name="_Toc402426210"/>
        <w:bookmarkEnd w:id="2828"/>
      </w:del>
    </w:p>
    <w:p w14:paraId="4596E868" w14:textId="52972057" w:rsidR="0098658A" w:rsidDel="005D0680" w:rsidRDefault="0098658A" w:rsidP="00DF747A">
      <w:pPr>
        <w:pStyle w:val="code"/>
        <w:rPr>
          <w:del w:id="2829" w:author="Author" w:date="2014-10-30T09:46:00Z"/>
        </w:rPr>
      </w:pPr>
      <w:bookmarkStart w:id="2830" w:name="_Toc402426211"/>
      <w:bookmarkEnd w:id="2830"/>
    </w:p>
    <w:tbl>
      <w:tblPr>
        <w:tblStyle w:val="TableGridLight"/>
        <w:tblW w:w="0" w:type="auto"/>
        <w:tblLook w:val="04A0" w:firstRow="1" w:lastRow="0" w:firstColumn="1" w:lastColumn="0" w:noHBand="0" w:noVBand="1"/>
      </w:tblPr>
      <w:tblGrid>
        <w:gridCol w:w="1445"/>
        <w:gridCol w:w="8131"/>
      </w:tblGrid>
      <w:tr w:rsidR="0098658A" w:rsidRPr="007A2D49" w:rsidDel="005D0680" w14:paraId="63FBDA95" w14:textId="3B9BD687" w:rsidTr="009C3EC7">
        <w:trPr>
          <w:del w:id="2831" w:author="Author" w:date="2014-10-30T09:46:00Z"/>
        </w:trPr>
        <w:tc>
          <w:tcPr>
            <w:tcW w:w="1445" w:type="dxa"/>
          </w:tcPr>
          <w:p w14:paraId="495EAD6E" w14:textId="2A543CDA" w:rsidR="0098658A" w:rsidRPr="007A2D49" w:rsidDel="005D0680" w:rsidRDefault="00AC6BEE" w:rsidP="009C3EC7">
            <w:pPr>
              <w:pStyle w:val="body"/>
              <w:ind w:left="0"/>
              <w:rPr>
                <w:del w:id="2832" w:author="Author" w:date="2014-10-30T09:46:00Z"/>
                <w:sz w:val="18"/>
                <w:szCs w:val="18"/>
              </w:rPr>
            </w:pPr>
            <w:ins w:id="2833" w:author="Author" w:date="2014-09-04T09:27:00Z">
              <w:del w:id="2834" w:author="Author" w:date="2014-10-30T09:46:00Z">
                <w:r w:rsidDel="005D0680">
                  <w:rPr>
                    <w:sz w:val="18"/>
                    <w:szCs w:val="18"/>
                  </w:rPr>
                  <w:delText>version</w:delText>
                </w:r>
              </w:del>
            </w:ins>
            <w:del w:id="2835" w:author="Author" w:date="2014-10-30T09:46:00Z">
              <w:r w:rsidR="0098658A" w:rsidDel="005D0680">
                <w:rPr>
                  <w:sz w:val="18"/>
                  <w:szCs w:val="18"/>
                </w:rPr>
                <w:delText>name</w:delText>
              </w:r>
              <w:bookmarkStart w:id="2836" w:name="_Toc402426212"/>
              <w:bookmarkEnd w:id="2836"/>
            </w:del>
          </w:p>
        </w:tc>
        <w:tc>
          <w:tcPr>
            <w:tcW w:w="8131" w:type="dxa"/>
          </w:tcPr>
          <w:p w14:paraId="50303205" w14:textId="57A04C4C" w:rsidR="0098658A" w:rsidRPr="007A2D49" w:rsidDel="005D0680" w:rsidRDefault="00AC6BEE" w:rsidP="009C3EC7">
            <w:pPr>
              <w:pStyle w:val="body"/>
              <w:ind w:left="0"/>
              <w:rPr>
                <w:del w:id="2837" w:author="Author" w:date="2014-10-30T09:46:00Z"/>
                <w:sz w:val="18"/>
                <w:szCs w:val="18"/>
              </w:rPr>
            </w:pPr>
            <w:ins w:id="2838" w:author="Author" w:date="2014-09-04T09:27:00Z">
              <w:del w:id="2839" w:author="Author" w:date="2014-10-30T09:46:00Z">
                <w:r w:rsidDel="005D0680">
                  <w:rPr>
                    <w:sz w:val="18"/>
                    <w:szCs w:val="18"/>
                  </w:rPr>
                  <w:delText>1</w:delText>
                </w:r>
              </w:del>
            </w:ins>
            <w:del w:id="2840" w:author="Author" w:date="2014-10-30T09:46:00Z">
              <w:r w:rsidR="0098658A" w:rsidDel="005D0680">
                <w:rPr>
                  <w:sz w:val="18"/>
                  <w:szCs w:val="18"/>
                </w:rPr>
                <w:delText>Regular</w:delText>
              </w:r>
              <w:bookmarkStart w:id="2841" w:name="_Toc402426213"/>
              <w:bookmarkEnd w:id="2841"/>
            </w:del>
          </w:p>
        </w:tc>
        <w:bookmarkStart w:id="2842" w:name="_Toc402426214"/>
        <w:bookmarkEnd w:id="2842"/>
      </w:tr>
      <w:tr w:rsidR="0098658A" w:rsidRPr="007A2D49" w:rsidDel="005D0680" w14:paraId="0FA32BEE" w14:textId="5F431AF0" w:rsidTr="009C3EC7">
        <w:trPr>
          <w:del w:id="2843" w:author="Author" w:date="2014-10-30T09:46:00Z"/>
        </w:trPr>
        <w:tc>
          <w:tcPr>
            <w:tcW w:w="1445" w:type="dxa"/>
          </w:tcPr>
          <w:p w14:paraId="4FFD6E21" w14:textId="6481C77E" w:rsidR="0098658A" w:rsidDel="005D0680" w:rsidRDefault="0098658A" w:rsidP="009C3EC7">
            <w:pPr>
              <w:pStyle w:val="body"/>
              <w:ind w:left="0"/>
              <w:rPr>
                <w:del w:id="2844" w:author="Author" w:date="2014-10-30T09:46:00Z"/>
                <w:sz w:val="18"/>
                <w:szCs w:val="18"/>
              </w:rPr>
            </w:pPr>
            <w:del w:id="2845" w:author="Author" w:date="2014-10-30T09:46:00Z">
              <w:r w:rsidDel="005D0680">
                <w:rPr>
                  <w:sz w:val="18"/>
                  <w:szCs w:val="18"/>
                </w:rPr>
                <w:delText>desc</w:delText>
              </w:r>
              <w:bookmarkStart w:id="2846" w:name="_Toc402426215"/>
              <w:bookmarkEnd w:id="2846"/>
            </w:del>
          </w:p>
        </w:tc>
        <w:tc>
          <w:tcPr>
            <w:tcW w:w="8131" w:type="dxa"/>
          </w:tcPr>
          <w:p w14:paraId="4876C653" w14:textId="61CF0D6E" w:rsidR="0098658A" w:rsidDel="005D0680" w:rsidRDefault="0098658A" w:rsidP="009C3EC7">
            <w:pPr>
              <w:pStyle w:val="body"/>
              <w:ind w:left="0"/>
              <w:rPr>
                <w:del w:id="2847" w:author="Author" w:date="2014-10-30T09:46:00Z"/>
                <w:sz w:val="18"/>
                <w:szCs w:val="18"/>
              </w:rPr>
            </w:pPr>
            <w:del w:id="2848" w:author="Author" w:date="2014-10-30T09:46:00Z">
              <w:r w:rsidDel="005D0680">
                <w:rPr>
                  <w:sz w:val="18"/>
                  <w:szCs w:val="18"/>
                </w:rPr>
                <w:delText>Regular access</w:delText>
              </w:r>
              <w:bookmarkStart w:id="2849" w:name="_Toc402426216"/>
              <w:bookmarkEnd w:id="2849"/>
            </w:del>
          </w:p>
        </w:tc>
        <w:bookmarkStart w:id="2850" w:name="_Toc402426217"/>
        <w:bookmarkEnd w:id="2850"/>
      </w:tr>
      <w:tr w:rsidR="0098658A" w:rsidRPr="007A2D49" w:rsidDel="005D0680" w14:paraId="670B8EF5" w14:textId="007E93E0" w:rsidTr="009C3EC7">
        <w:trPr>
          <w:del w:id="2851" w:author="Author" w:date="2014-10-30T09:46:00Z"/>
        </w:trPr>
        <w:tc>
          <w:tcPr>
            <w:tcW w:w="1445" w:type="dxa"/>
          </w:tcPr>
          <w:p w14:paraId="01D911C5" w14:textId="2C6D4B32" w:rsidR="0098658A" w:rsidRPr="007A2D49" w:rsidDel="005D0680" w:rsidRDefault="0098658A" w:rsidP="009C3EC7">
            <w:pPr>
              <w:pStyle w:val="body"/>
              <w:ind w:left="0"/>
              <w:rPr>
                <w:del w:id="2852" w:author="Author" w:date="2014-10-30T09:46:00Z"/>
                <w:sz w:val="18"/>
                <w:szCs w:val="18"/>
              </w:rPr>
            </w:pPr>
            <w:del w:id="2853" w:author="Author" w:date="2014-10-30T09:46:00Z">
              <w:r w:rsidRPr="007A2D49" w:rsidDel="005D0680">
                <w:rPr>
                  <w:sz w:val="18"/>
                  <w:szCs w:val="18"/>
                </w:rPr>
                <w:delText>provider</w:delText>
              </w:r>
              <w:bookmarkStart w:id="2854" w:name="_Toc402426218"/>
              <w:bookmarkEnd w:id="2854"/>
            </w:del>
          </w:p>
        </w:tc>
        <w:tc>
          <w:tcPr>
            <w:tcW w:w="8131" w:type="dxa"/>
          </w:tcPr>
          <w:tbl>
            <w:tblPr>
              <w:tblStyle w:val="TableContemporary"/>
              <w:tblW w:w="0" w:type="auto"/>
              <w:tblLook w:val="04A0" w:firstRow="1" w:lastRow="0" w:firstColumn="1" w:lastColumn="0" w:noHBand="0" w:noVBand="1"/>
            </w:tblPr>
            <w:tblGrid>
              <w:gridCol w:w="7915"/>
            </w:tblGrid>
            <w:tr w:rsidR="0098658A" w:rsidRPr="007A2D49" w:rsidDel="005D0680" w14:paraId="35C48DE1" w14:textId="51A825D6" w:rsidTr="002B7CB7">
              <w:trPr>
                <w:cnfStyle w:val="100000000000" w:firstRow="1" w:lastRow="0" w:firstColumn="0" w:lastColumn="0" w:oddVBand="0" w:evenVBand="0" w:oddHBand="0" w:evenHBand="0" w:firstRowFirstColumn="0" w:firstRowLastColumn="0" w:lastRowFirstColumn="0" w:lastRowLastColumn="0"/>
                <w:del w:id="2855"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98658A" w:rsidRPr="007A2D49" w:rsidDel="005D0680" w14:paraId="05146E91" w14:textId="190FE379" w:rsidTr="002B7CB7">
                    <w:trPr>
                      <w:del w:id="2856" w:author="Author" w:date="2014-10-30T09:46:00Z"/>
                    </w:trPr>
                    <w:tc>
                      <w:tcPr>
                        <w:tcW w:w="627" w:type="dxa"/>
                      </w:tcPr>
                      <w:p w14:paraId="7F8B70E7" w14:textId="77EA871D" w:rsidR="0098658A" w:rsidRPr="007A2D49" w:rsidDel="005D0680" w:rsidRDefault="0098658A" w:rsidP="009C3EC7">
                        <w:pPr>
                          <w:pStyle w:val="body"/>
                          <w:ind w:left="0"/>
                          <w:rPr>
                            <w:del w:id="2857" w:author="Author" w:date="2014-10-30T09:46:00Z"/>
                            <w:sz w:val="18"/>
                            <w:szCs w:val="18"/>
                          </w:rPr>
                        </w:pPr>
                        <w:del w:id="2858" w:author="Author" w:date="2014-10-30T09:46:00Z">
                          <w:r w:rsidRPr="007A2D49" w:rsidDel="005D0680">
                            <w:rPr>
                              <w:sz w:val="18"/>
                              <w:szCs w:val="18"/>
                            </w:rPr>
                            <w:delText>allow</w:delText>
                          </w:r>
                          <w:bookmarkStart w:id="2859" w:name="_Toc402426219"/>
                          <w:bookmarkEnd w:id="2859"/>
                        </w:del>
                      </w:p>
                    </w:tc>
                    <w:tc>
                      <w:tcPr>
                        <w:tcW w:w="7062"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98658A" w:rsidRPr="007A2D49" w:rsidDel="005D0680" w14:paraId="59104A43" w14:textId="1E0CF08A" w:rsidTr="009C3EC7">
                          <w:trPr>
                            <w:del w:id="2860" w:author="Author" w:date="2014-10-30T09:46:00Z"/>
                          </w:trPr>
                          <w:tc>
                            <w:tcPr>
                              <w:tcW w:w="439" w:type="dxa"/>
                            </w:tcPr>
                            <w:p w14:paraId="237752EC" w14:textId="0AF028FE" w:rsidR="0098658A" w:rsidRPr="007A2D49" w:rsidDel="005D0680" w:rsidRDefault="0098658A" w:rsidP="009C3EC7">
                              <w:pPr>
                                <w:pStyle w:val="body"/>
                                <w:ind w:left="0"/>
                                <w:rPr>
                                  <w:del w:id="2861" w:author="Author" w:date="2014-10-30T09:46:00Z"/>
                                  <w:sz w:val="18"/>
                                  <w:szCs w:val="18"/>
                                </w:rPr>
                              </w:pPr>
                              <w:del w:id="2862" w:author="Author" w:date="2014-10-30T09:46:00Z">
                                <w:r w:rsidDel="005D0680">
                                  <w:rPr>
                                    <w:sz w:val="18"/>
                                    <w:szCs w:val="18"/>
                                  </w:rPr>
                                  <w:delText>ifn</w:delText>
                                </w:r>
                                <w:bookmarkStart w:id="2863" w:name="_Toc402426220"/>
                                <w:bookmarkEnd w:id="2863"/>
                              </w:del>
                            </w:p>
                          </w:tc>
                          <w:tc>
                            <w:tcPr>
                              <w:tcW w:w="2996" w:type="dxa"/>
                            </w:tcPr>
                            <w:p w14:paraId="33B4DBA9" w14:textId="3A614B73" w:rsidR="0098658A" w:rsidRPr="007A2D49" w:rsidDel="005D0680" w:rsidRDefault="0098658A" w:rsidP="009C3EC7">
                              <w:pPr>
                                <w:pStyle w:val="body"/>
                                <w:ind w:left="0"/>
                                <w:rPr>
                                  <w:del w:id="2864" w:author="Author" w:date="2014-10-30T09:46:00Z"/>
                                  <w:sz w:val="18"/>
                                  <w:szCs w:val="18"/>
                                </w:rPr>
                              </w:pPr>
                              <w:del w:id="2865" w:author="Author" w:date="2014-10-30T09:46:00Z">
                                <w:r w:rsidRPr="007A2D49" w:rsidDel="005D0680">
                                  <w:rPr>
                                    <w:sz w:val="18"/>
                                    <w:szCs w:val="18"/>
                                  </w:rPr>
                                  <w:delText>org.allseenalliance.control.OnOff</w:delText>
                                </w:r>
                                <w:bookmarkStart w:id="2866" w:name="_Toc402426221"/>
                                <w:bookmarkEnd w:id="2866"/>
                              </w:del>
                            </w:p>
                          </w:tc>
                          <w:tc>
                            <w:tcPr>
                              <w:tcW w:w="581" w:type="dxa"/>
                            </w:tcPr>
                            <w:p w14:paraId="3C5BB783" w14:textId="419856F0" w:rsidR="0098658A" w:rsidRPr="007A2D49" w:rsidDel="005D0680" w:rsidRDefault="0098658A" w:rsidP="009C3EC7">
                              <w:pPr>
                                <w:pStyle w:val="body"/>
                                <w:ind w:left="0"/>
                                <w:rPr>
                                  <w:del w:id="2867" w:author="Author" w:date="2014-10-30T09:46:00Z"/>
                                  <w:sz w:val="18"/>
                                  <w:szCs w:val="18"/>
                                </w:rPr>
                              </w:pPr>
                              <w:bookmarkStart w:id="2868" w:name="_Toc402426222"/>
                              <w:bookmarkEnd w:id="2868"/>
                            </w:p>
                          </w:tc>
                          <w:tc>
                            <w:tcPr>
                              <w:tcW w:w="1006" w:type="dxa"/>
                            </w:tcPr>
                            <w:p w14:paraId="259C039E" w14:textId="0C4C1F11" w:rsidR="0098658A" w:rsidRPr="007A2D49" w:rsidDel="005D0680" w:rsidRDefault="0098658A" w:rsidP="009C3EC7">
                              <w:pPr>
                                <w:pStyle w:val="body"/>
                                <w:ind w:left="0"/>
                                <w:rPr>
                                  <w:del w:id="2869" w:author="Author" w:date="2014-10-30T09:46:00Z"/>
                                  <w:sz w:val="18"/>
                                  <w:szCs w:val="18"/>
                                </w:rPr>
                              </w:pPr>
                              <w:bookmarkStart w:id="2870" w:name="_Toc402426223"/>
                              <w:bookmarkEnd w:id="2870"/>
                            </w:p>
                          </w:tc>
                          <w:tc>
                            <w:tcPr>
                              <w:tcW w:w="617" w:type="dxa"/>
                            </w:tcPr>
                            <w:p w14:paraId="6D4394DE" w14:textId="5F50758A" w:rsidR="0098658A" w:rsidRPr="007A2D49" w:rsidDel="005D0680" w:rsidRDefault="0098658A" w:rsidP="009C3EC7">
                              <w:pPr>
                                <w:pStyle w:val="body"/>
                                <w:ind w:left="0"/>
                                <w:rPr>
                                  <w:del w:id="2871" w:author="Author" w:date="2014-10-30T09:46:00Z"/>
                                  <w:sz w:val="18"/>
                                  <w:szCs w:val="18"/>
                                </w:rPr>
                              </w:pPr>
                              <w:bookmarkStart w:id="2872" w:name="_Toc402426224"/>
                              <w:bookmarkEnd w:id="2872"/>
                            </w:p>
                          </w:tc>
                          <w:tc>
                            <w:tcPr>
                              <w:tcW w:w="358" w:type="dxa"/>
                            </w:tcPr>
                            <w:p w14:paraId="54B30BFF" w14:textId="2CBA08F9" w:rsidR="0098658A" w:rsidRPr="007A2D49" w:rsidDel="005D0680" w:rsidRDefault="0098658A" w:rsidP="009C3EC7">
                              <w:pPr>
                                <w:pStyle w:val="body"/>
                                <w:ind w:left="0"/>
                                <w:rPr>
                                  <w:del w:id="2873" w:author="Author" w:date="2014-10-30T09:46:00Z"/>
                                  <w:sz w:val="18"/>
                                  <w:szCs w:val="18"/>
                                </w:rPr>
                              </w:pPr>
                              <w:bookmarkStart w:id="2874" w:name="_Toc402426225"/>
                              <w:bookmarkEnd w:id="2874"/>
                            </w:p>
                          </w:tc>
                          <w:tc>
                            <w:tcPr>
                              <w:tcW w:w="711" w:type="dxa"/>
                            </w:tcPr>
                            <w:p w14:paraId="73E01F82" w14:textId="77F70A20" w:rsidR="0098658A" w:rsidRPr="007A2D49" w:rsidDel="005D0680" w:rsidRDefault="0098658A" w:rsidP="009C3EC7">
                              <w:pPr>
                                <w:pStyle w:val="body"/>
                                <w:ind w:left="0"/>
                                <w:rPr>
                                  <w:del w:id="2875" w:author="Author" w:date="2014-10-30T09:46:00Z"/>
                                  <w:sz w:val="18"/>
                                  <w:szCs w:val="18"/>
                                </w:rPr>
                              </w:pPr>
                              <w:bookmarkStart w:id="2876" w:name="_Toc402426226"/>
                              <w:bookmarkEnd w:id="2876"/>
                            </w:p>
                          </w:tc>
                          <w:tc>
                            <w:tcPr>
                              <w:tcW w:w="222" w:type="dxa"/>
                            </w:tcPr>
                            <w:p w14:paraId="7825B150" w14:textId="5B4C6D60" w:rsidR="0098658A" w:rsidRPr="007A2D49" w:rsidDel="005D0680" w:rsidRDefault="0098658A" w:rsidP="009C3EC7">
                              <w:pPr>
                                <w:pStyle w:val="body"/>
                                <w:ind w:left="0"/>
                                <w:rPr>
                                  <w:del w:id="2877" w:author="Author" w:date="2014-10-30T09:46:00Z"/>
                                  <w:sz w:val="18"/>
                                  <w:szCs w:val="18"/>
                                </w:rPr>
                              </w:pPr>
                              <w:bookmarkStart w:id="2878" w:name="_Toc402426227"/>
                              <w:bookmarkEnd w:id="2878"/>
                            </w:p>
                          </w:tc>
                          <w:bookmarkStart w:id="2879" w:name="_Toc402426228"/>
                          <w:bookmarkEnd w:id="2879"/>
                        </w:tr>
                        <w:tr w:rsidR="0098658A" w:rsidRPr="007A2D49" w:rsidDel="005D0680" w14:paraId="7773DDAC" w14:textId="544B25BE" w:rsidTr="009C3EC7">
                          <w:trPr>
                            <w:del w:id="2880" w:author="Author" w:date="2014-10-30T09:46:00Z"/>
                          </w:trPr>
                          <w:tc>
                            <w:tcPr>
                              <w:tcW w:w="439" w:type="dxa"/>
                            </w:tcPr>
                            <w:p w14:paraId="60FDE473" w14:textId="7174B0DA" w:rsidR="0098658A" w:rsidRPr="007A2D49" w:rsidDel="005D0680" w:rsidRDefault="0098658A" w:rsidP="009C3EC7">
                              <w:pPr>
                                <w:pStyle w:val="body"/>
                                <w:ind w:left="0"/>
                                <w:rPr>
                                  <w:del w:id="2881" w:author="Author" w:date="2014-10-30T09:46:00Z"/>
                                  <w:sz w:val="18"/>
                                  <w:szCs w:val="18"/>
                                </w:rPr>
                              </w:pPr>
                              <w:del w:id="2882" w:author="Author" w:date="2014-10-30T09:46:00Z">
                                <w:r w:rsidRPr="007A2D49" w:rsidDel="005D0680">
                                  <w:rPr>
                                    <w:sz w:val="18"/>
                                    <w:szCs w:val="18"/>
                                  </w:rPr>
                                  <w:delText>ifn</w:delText>
                                </w:r>
                                <w:bookmarkStart w:id="2883" w:name="_Toc402426229"/>
                                <w:bookmarkEnd w:id="2883"/>
                              </w:del>
                            </w:p>
                          </w:tc>
                          <w:tc>
                            <w:tcPr>
                              <w:tcW w:w="2996" w:type="dxa"/>
                            </w:tcPr>
                            <w:p w14:paraId="0731F024" w14:textId="24B1896B" w:rsidR="0098658A" w:rsidRPr="007A2D49" w:rsidDel="005D0680" w:rsidRDefault="0098658A" w:rsidP="009C3EC7">
                              <w:pPr>
                                <w:pStyle w:val="body"/>
                                <w:ind w:left="0"/>
                                <w:rPr>
                                  <w:del w:id="2884" w:author="Author" w:date="2014-10-30T09:46:00Z"/>
                                  <w:sz w:val="18"/>
                                  <w:szCs w:val="18"/>
                                </w:rPr>
                              </w:pPr>
                              <w:del w:id="2885" w:author="Author" w:date="2014-10-30T09:46:00Z">
                                <w:r w:rsidRPr="007A2D49" w:rsidDel="005D0680">
                                  <w:rPr>
                                    <w:sz w:val="18"/>
                                    <w:szCs w:val="18"/>
                                  </w:rPr>
                                  <w:delText>org.allseenalliance.control.TV</w:delText>
                                </w:r>
                                <w:bookmarkStart w:id="2886" w:name="_Toc402426230"/>
                                <w:bookmarkEnd w:id="2886"/>
                              </w:del>
                            </w:p>
                          </w:tc>
                          <w:tc>
                            <w:tcPr>
                              <w:tcW w:w="581" w:type="dxa"/>
                            </w:tcPr>
                            <w:p w14:paraId="21D638D2" w14:textId="49F188D7" w:rsidR="0098658A" w:rsidRPr="007A2D49" w:rsidDel="005D0680" w:rsidRDefault="0098658A" w:rsidP="009C3EC7">
                              <w:pPr>
                                <w:pStyle w:val="body"/>
                                <w:ind w:left="0"/>
                                <w:rPr>
                                  <w:del w:id="2887" w:author="Author" w:date="2014-10-30T09:46:00Z"/>
                                  <w:sz w:val="18"/>
                                  <w:szCs w:val="18"/>
                                </w:rPr>
                              </w:pPr>
                              <w:del w:id="2888" w:author="Author" w:date="2014-10-30T09:46:00Z">
                                <w:r w:rsidRPr="007A2D49" w:rsidDel="005D0680">
                                  <w:rPr>
                                    <w:sz w:val="18"/>
                                    <w:szCs w:val="18"/>
                                  </w:rPr>
                                  <w:delText>mbr</w:delText>
                                </w:r>
                                <w:bookmarkStart w:id="2889" w:name="_Toc402426231"/>
                                <w:bookmarkEnd w:id="2889"/>
                              </w:del>
                            </w:p>
                          </w:tc>
                          <w:tc>
                            <w:tcPr>
                              <w:tcW w:w="1006" w:type="dxa"/>
                            </w:tcPr>
                            <w:p w14:paraId="324E9C6B" w14:textId="521B7812" w:rsidR="0098658A" w:rsidRPr="007A2D49" w:rsidDel="005D0680" w:rsidRDefault="0098658A" w:rsidP="009C3EC7">
                              <w:pPr>
                                <w:pStyle w:val="body"/>
                                <w:ind w:left="0"/>
                                <w:rPr>
                                  <w:del w:id="2890" w:author="Author" w:date="2014-10-30T09:46:00Z"/>
                                  <w:sz w:val="18"/>
                                  <w:szCs w:val="18"/>
                                </w:rPr>
                              </w:pPr>
                              <w:del w:id="2891" w:author="Author" w:date="2014-10-30T09:46:00Z">
                                <w:r w:rsidRPr="007A2D49" w:rsidDel="005D0680">
                                  <w:rPr>
                                    <w:sz w:val="18"/>
                                    <w:szCs w:val="18"/>
                                  </w:rPr>
                                  <w:delText>Up</w:delText>
                                </w:r>
                                <w:bookmarkStart w:id="2892" w:name="_Toc402426232"/>
                                <w:bookmarkEnd w:id="2892"/>
                              </w:del>
                            </w:p>
                          </w:tc>
                          <w:tc>
                            <w:tcPr>
                              <w:tcW w:w="617" w:type="dxa"/>
                            </w:tcPr>
                            <w:p w14:paraId="0CD37D55" w14:textId="02DA2DD3" w:rsidR="0098658A" w:rsidRPr="007A2D49" w:rsidDel="005D0680" w:rsidRDefault="0098658A" w:rsidP="009C3EC7">
                              <w:pPr>
                                <w:pStyle w:val="body"/>
                                <w:ind w:left="0"/>
                                <w:rPr>
                                  <w:del w:id="2893" w:author="Author" w:date="2014-10-30T09:46:00Z"/>
                                  <w:sz w:val="18"/>
                                  <w:szCs w:val="18"/>
                                </w:rPr>
                              </w:pPr>
                              <w:bookmarkStart w:id="2894" w:name="_Toc402426233"/>
                              <w:bookmarkEnd w:id="2894"/>
                            </w:p>
                          </w:tc>
                          <w:tc>
                            <w:tcPr>
                              <w:tcW w:w="358" w:type="dxa"/>
                            </w:tcPr>
                            <w:p w14:paraId="287BCBCB" w14:textId="071C9E9E" w:rsidR="0098658A" w:rsidRPr="007A2D49" w:rsidDel="005D0680" w:rsidRDefault="0098658A" w:rsidP="009C3EC7">
                              <w:pPr>
                                <w:pStyle w:val="body"/>
                                <w:ind w:left="0"/>
                                <w:rPr>
                                  <w:del w:id="2895" w:author="Author" w:date="2014-10-30T09:46:00Z"/>
                                  <w:sz w:val="18"/>
                                  <w:szCs w:val="18"/>
                                </w:rPr>
                              </w:pPr>
                              <w:bookmarkStart w:id="2896" w:name="_Toc402426234"/>
                              <w:bookmarkEnd w:id="2896"/>
                            </w:p>
                          </w:tc>
                          <w:tc>
                            <w:tcPr>
                              <w:tcW w:w="711" w:type="dxa"/>
                            </w:tcPr>
                            <w:p w14:paraId="30460124" w14:textId="6FFDD842" w:rsidR="0098658A" w:rsidRPr="007A2D49" w:rsidDel="005D0680" w:rsidRDefault="0098658A" w:rsidP="009C3EC7">
                              <w:pPr>
                                <w:pStyle w:val="body"/>
                                <w:ind w:left="0"/>
                                <w:rPr>
                                  <w:del w:id="2897" w:author="Author" w:date="2014-10-30T09:46:00Z"/>
                                  <w:sz w:val="18"/>
                                  <w:szCs w:val="18"/>
                                </w:rPr>
                              </w:pPr>
                              <w:bookmarkStart w:id="2898" w:name="_Toc402426235"/>
                              <w:bookmarkEnd w:id="2898"/>
                            </w:p>
                          </w:tc>
                          <w:tc>
                            <w:tcPr>
                              <w:tcW w:w="222" w:type="dxa"/>
                            </w:tcPr>
                            <w:p w14:paraId="08A6861E" w14:textId="785E4A09" w:rsidR="0098658A" w:rsidRPr="007A2D49" w:rsidDel="005D0680" w:rsidRDefault="0098658A" w:rsidP="009C3EC7">
                              <w:pPr>
                                <w:pStyle w:val="body"/>
                                <w:ind w:left="0"/>
                                <w:rPr>
                                  <w:del w:id="2899" w:author="Author" w:date="2014-10-30T09:46:00Z"/>
                                  <w:sz w:val="18"/>
                                  <w:szCs w:val="18"/>
                                </w:rPr>
                              </w:pPr>
                              <w:bookmarkStart w:id="2900" w:name="_Toc402426236"/>
                              <w:bookmarkEnd w:id="2900"/>
                            </w:p>
                          </w:tc>
                          <w:bookmarkStart w:id="2901" w:name="_Toc402426237"/>
                          <w:bookmarkEnd w:id="2901"/>
                        </w:tr>
                        <w:tr w:rsidR="0098658A" w:rsidRPr="007A2D49" w:rsidDel="005D0680" w14:paraId="3DA7A281" w14:textId="157C7AB1" w:rsidTr="009C3EC7">
                          <w:trPr>
                            <w:del w:id="2902" w:author="Author" w:date="2014-10-30T09:46:00Z"/>
                          </w:trPr>
                          <w:tc>
                            <w:tcPr>
                              <w:tcW w:w="439" w:type="dxa"/>
                            </w:tcPr>
                            <w:p w14:paraId="330C1934" w14:textId="61F3C835" w:rsidR="0098658A" w:rsidRPr="007A2D49" w:rsidDel="005D0680" w:rsidRDefault="0098658A" w:rsidP="009C3EC7">
                              <w:pPr>
                                <w:pStyle w:val="body"/>
                                <w:ind w:left="0"/>
                                <w:rPr>
                                  <w:del w:id="2903" w:author="Author" w:date="2014-10-30T09:46:00Z"/>
                                  <w:sz w:val="18"/>
                                  <w:szCs w:val="18"/>
                                </w:rPr>
                              </w:pPr>
                              <w:del w:id="2904" w:author="Author" w:date="2014-10-30T09:46:00Z">
                                <w:r w:rsidRPr="007A2D49" w:rsidDel="005D0680">
                                  <w:rPr>
                                    <w:sz w:val="18"/>
                                    <w:szCs w:val="18"/>
                                  </w:rPr>
                                  <w:delText>ifn</w:delText>
                                </w:r>
                                <w:bookmarkStart w:id="2905" w:name="_Toc402426238"/>
                                <w:bookmarkEnd w:id="2905"/>
                              </w:del>
                            </w:p>
                          </w:tc>
                          <w:tc>
                            <w:tcPr>
                              <w:tcW w:w="2996" w:type="dxa"/>
                            </w:tcPr>
                            <w:p w14:paraId="722FB455" w14:textId="60547F74" w:rsidR="0098658A" w:rsidRPr="007A2D49" w:rsidDel="005D0680" w:rsidRDefault="0098658A" w:rsidP="009C3EC7">
                              <w:pPr>
                                <w:pStyle w:val="body"/>
                                <w:ind w:left="0"/>
                                <w:rPr>
                                  <w:del w:id="2906" w:author="Author" w:date="2014-10-30T09:46:00Z"/>
                                  <w:sz w:val="18"/>
                                  <w:szCs w:val="18"/>
                                </w:rPr>
                              </w:pPr>
                              <w:del w:id="2907" w:author="Author" w:date="2014-10-30T09:46:00Z">
                                <w:r w:rsidRPr="007A2D49" w:rsidDel="005D0680">
                                  <w:rPr>
                                    <w:sz w:val="18"/>
                                    <w:szCs w:val="18"/>
                                  </w:rPr>
                                  <w:delText>org.allseenalliance.control.TV</w:delText>
                                </w:r>
                                <w:bookmarkStart w:id="2908" w:name="_Toc402426239"/>
                                <w:bookmarkEnd w:id="2908"/>
                              </w:del>
                            </w:p>
                          </w:tc>
                          <w:tc>
                            <w:tcPr>
                              <w:tcW w:w="581" w:type="dxa"/>
                            </w:tcPr>
                            <w:p w14:paraId="2B2615EB" w14:textId="24AA7C0E" w:rsidR="0098658A" w:rsidRPr="007A2D49" w:rsidDel="005D0680" w:rsidRDefault="0098658A" w:rsidP="009C3EC7">
                              <w:pPr>
                                <w:pStyle w:val="body"/>
                                <w:ind w:left="0"/>
                                <w:rPr>
                                  <w:del w:id="2909" w:author="Author" w:date="2014-10-30T09:46:00Z"/>
                                  <w:sz w:val="18"/>
                                  <w:szCs w:val="18"/>
                                </w:rPr>
                              </w:pPr>
                              <w:del w:id="2910" w:author="Author" w:date="2014-10-30T09:46:00Z">
                                <w:r w:rsidRPr="007A2D49" w:rsidDel="005D0680">
                                  <w:rPr>
                                    <w:sz w:val="18"/>
                                    <w:szCs w:val="18"/>
                                  </w:rPr>
                                  <w:delText>mbr</w:delText>
                                </w:r>
                                <w:bookmarkStart w:id="2911" w:name="_Toc402426240"/>
                                <w:bookmarkEnd w:id="2911"/>
                              </w:del>
                            </w:p>
                          </w:tc>
                          <w:tc>
                            <w:tcPr>
                              <w:tcW w:w="1006" w:type="dxa"/>
                            </w:tcPr>
                            <w:p w14:paraId="6F23A7B8" w14:textId="3B65E2AD" w:rsidR="0098658A" w:rsidRPr="007A2D49" w:rsidDel="005D0680" w:rsidRDefault="0098658A" w:rsidP="009C3EC7">
                              <w:pPr>
                                <w:pStyle w:val="body"/>
                                <w:ind w:left="0"/>
                                <w:rPr>
                                  <w:del w:id="2912" w:author="Author" w:date="2014-10-30T09:46:00Z"/>
                                  <w:sz w:val="18"/>
                                  <w:szCs w:val="18"/>
                                </w:rPr>
                              </w:pPr>
                              <w:del w:id="2913" w:author="Author" w:date="2014-10-30T09:46:00Z">
                                <w:r w:rsidRPr="007A2D49" w:rsidDel="005D0680">
                                  <w:rPr>
                                    <w:sz w:val="18"/>
                                    <w:szCs w:val="18"/>
                                  </w:rPr>
                                  <w:delText>Down</w:delText>
                                </w:r>
                                <w:bookmarkStart w:id="2914" w:name="_Toc402426241"/>
                                <w:bookmarkEnd w:id="2914"/>
                              </w:del>
                            </w:p>
                          </w:tc>
                          <w:tc>
                            <w:tcPr>
                              <w:tcW w:w="617" w:type="dxa"/>
                            </w:tcPr>
                            <w:p w14:paraId="45E62565" w14:textId="4EB5EC86" w:rsidR="0098658A" w:rsidRPr="007A2D49" w:rsidDel="005D0680" w:rsidRDefault="0098658A" w:rsidP="009C3EC7">
                              <w:pPr>
                                <w:pStyle w:val="body"/>
                                <w:ind w:left="0"/>
                                <w:rPr>
                                  <w:del w:id="2915" w:author="Author" w:date="2014-10-30T09:46:00Z"/>
                                  <w:sz w:val="18"/>
                                  <w:szCs w:val="18"/>
                                </w:rPr>
                              </w:pPr>
                              <w:bookmarkStart w:id="2916" w:name="_Toc402426242"/>
                              <w:bookmarkEnd w:id="2916"/>
                            </w:p>
                          </w:tc>
                          <w:tc>
                            <w:tcPr>
                              <w:tcW w:w="358" w:type="dxa"/>
                            </w:tcPr>
                            <w:p w14:paraId="29356EBB" w14:textId="343FBD2D" w:rsidR="0098658A" w:rsidRPr="007A2D49" w:rsidDel="005D0680" w:rsidRDefault="0098658A" w:rsidP="009C3EC7">
                              <w:pPr>
                                <w:pStyle w:val="body"/>
                                <w:ind w:left="0"/>
                                <w:rPr>
                                  <w:del w:id="2917" w:author="Author" w:date="2014-10-30T09:46:00Z"/>
                                  <w:sz w:val="18"/>
                                  <w:szCs w:val="18"/>
                                </w:rPr>
                              </w:pPr>
                              <w:bookmarkStart w:id="2918" w:name="_Toc402426243"/>
                              <w:bookmarkEnd w:id="2918"/>
                            </w:p>
                          </w:tc>
                          <w:tc>
                            <w:tcPr>
                              <w:tcW w:w="711" w:type="dxa"/>
                            </w:tcPr>
                            <w:p w14:paraId="01E5CA03" w14:textId="0C4941CA" w:rsidR="0098658A" w:rsidRPr="007A2D49" w:rsidDel="005D0680" w:rsidRDefault="0098658A" w:rsidP="009C3EC7">
                              <w:pPr>
                                <w:pStyle w:val="body"/>
                                <w:ind w:left="0"/>
                                <w:rPr>
                                  <w:del w:id="2919" w:author="Author" w:date="2014-10-30T09:46:00Z"/>
                                  <w:sz w:val="18"/>
                                  <w:szCs w:val="18"/>
                                </w:rPr>
                              </w:pPr>
                              <w:bookmarkStart w:id="2920" w:name="_Toc402426244"/>
                              <w:bookmarkEnd w:id="2920"/>
                            </w:p>
                          </w:tc>
                          <w:tc>
                            <w:tcPr>
                              <w:tcW w:w="222" w:type="dxa"/>
                            </w:tcPr>
                            <w:p w14:paraId="678392E7" w14:textId="716D9F12" w:rsidR="0098658A" w:rsidRPr="007A2D49" w:rsidDel="005D0680" w:rsidRDefault="0098658A" w:rsidP="009C3EC7">
                              <w:pPr>
                                <w:pStyle w:val="body"/>
                                <w:ind w:left="0"/>
                                <w:rPr>
                                  <w:del w:id="2921" w:author="Author" w:date="2014-10-30T09:46:00Z"/>
                                  <w:sz w:val="18"/>
                                  <w:szCs w:val="18"/>
                                </w:rPr>
                              </w:pPr>
                              <w:bookmarkStart w:id="2922" w:name="_Toc402426245"/>
                              <w:bookmarkEnd w:id="2922"/>
                            </w:p>
                          </w:tc>
                          <w:bookmarkStart w:id="2923" w:name="_Toc402426246"/>
                          <w:bookmarkEnd w:id="2923"/>
                        </w:tr>
                        <w:tr w:rsidR="0098658A" w:rsidRPr="007A2D49" w:rsidDel="005D0680" w14:paraId="30ABE9FB" w14:textId="38A218B0" w:rsidTr="009C3EC7">
                          <w:trPr>
                            <w:del w:id="2924" w:author="Author" w:date="2014-10-30T09:46:00Z"/>
                          </w:trPr>
                          <w:tc>
                            <w:tcPr>
                              <w:tcW w:w="439" w:type="dxa"/>
                            </w:tcPr>
                            <w:p w14:paraId="6311FFA2" w14:textId="637B833C" w:rsidR="0098658A" w:rsidRPr="007A2D49" w:rsidDel="005D0680" w:rsidRDefault="0098658A" w:rsidP="009C3EC7">
                              <w:pPr>
                                <w:pStyle w:val="body"/>
                                <w:ind w:left="0"/>
                                <w:rPr>
                                  <w:del w:id="2925" w:author="Author" w:date="2014-10-30T09:46:00Z"/>
                                  <w:sz w:val="18"/>
                                  <w:szCs w:val="18"/>
                                </w:rPr>
                              </w:pPr>
                              <w:del w:id="2926" w:author="Author" w:date="2014-10-30T09:46:00Z">
                                <w:r w:rsidRPr="007A2D49" w:rsidDel="005D0680">
                                  <w:rPr>
                                    <w:sz w:val="18"/>
                                    <w:szCs w:val="18"/>
                                  </w:rPr>
                                  <w:delText>ifn</w:delText>
                                </w:r>
                                <w:bookmarkStart w:id="2927" w:name="_Toc402426247"/>
                                <w:bookmarkEnd w:id="2927"/>
                              </w:del>
                            </w:p>
                          </w:tc>
                          <w:tc>
                            <w:tcPr>
                              <w:tcW w:w="2996" w:type="dxa"/>
                            </w:tcPr>
                            <w:p w14:paraId="4488E2B6" w14:textId="39250F96" w:rsidR="0098658A" w:rsidRPr="007A2D49" w:rsidDel="005D0680" w:rsidRDefault="0098658A" w:rsidP="009C3EC7">
                              <w:pPr>
                                <w:pStyle w:val="body"/>
                                <w:ind w:left="0"/>
                                <w:rPr>
                                  <w:del w:id="2928" w:author="Author" w:date="2014-10-30T09:46:00Z"/>
                                  <w:sz w:val="18"/>
                                  <w:szCs w:val="18"/>
                                </w:rPr>
                              </w:pPr>
                              <w:del w:id="2929" w:author="Author" w:date="2014-10-30T09:46:00Z">
                                <w:r w:rsidRPr="007A2D49" w:rsidDel="005D0680">
                                  <w:rPr>
                                    <w:sz w:val="18"/>
                                    <w:szCs w:val="18"/>
                                  </w:rPr>
                                  <w:delText>org.allseenalliance.control.TV</w:delText>
                                </w:r>
                                <w:bookmarkStart w:id="2930" w:name="_Toc402426248"/>
                                <w:bookmarkEnd w:id="2930"/>
                              </w:del>
                            </w:p>
                          </w:tc>
                          <w:tc>
                            <w:tcPr>
                              <w:tcW w:w="581" w:type="dxa"/>
                            </w:tcPr>
                            <w:p w14:paraId="526E396E" w14:textId="5DD3B75F" w:rsidR="0098658A" w:rsidRPr="007A2D49" w:rsidDel="005D0680" w:rsidRDefault="0098658A" w:rsidP="009C3EC7">
                              <w:pPr>
                                <w:pStyle w:val="body"/>
                                <w:ind w:left="0"/>
                                <w:rPr>
                                  <w:del w:id="2931" w:author="Author" w:date="2014-10-30T09:46:00Z"/>
                                  <w:sz w:val="18"/>
                                  <w:szCs w:val="18"/>
                                </w:rPr>
                              </w:pPr>
                              <w:del w:id="2932" w:author="Author" w:date="2014-10-30T09:46:00Z">
                                <w:r w:rsidRPr="007A2D49" w:rsidDel="005D0680">
                                  <w:rPr>
                                    <w:sz w:val="18"/>
                                    <w:szCs w:val="18"/>
                                  </w:rPr>
                                  <w:delText>mbr</w:delText>
                                </w:r>
                                <w:bookmarkStart w:id="2933" w:name="_Toc402426249"/>
                                <w:bookmarkEnd w:id="2933"/>
                              </w:del>
                            </w:p>
                          </w:tc>
                          <w:tc>
                            <w:tcPr>
                              <w:tcW w:w="1006" w:type="dxa"/>
                            </w:tcPr>
                            <w:p w14:paraId="699E1E94" w14:textId="1E2E9519" w:rsidR="0098658A" w:rsidRPr="007A2D49" w:rsidDel="005D0680" w:rsidRDefault="0098658A" w:rsidP="009C3EC7">
                              <w:pPr>
                                <w:pStyle w:val="body"/>
                                <w:ind w:left="0"/>
                                <w:rPr>
                                  <w:del w:id="2934" w:author="Author" w:date="2014-10-30T09:46:00Z"/>
                                  <w:sz w:val="18"/>
                                  <w:szCs w:val="18"/>
                                </w:rPr>
                              </w:pPr>
                              <w:del w:id="2935" w:author="Author" w:date="2014-10-30T09:46:00Z">
                                <w:r w:rsidRPr="007A2D49" w:rsidDel="005D0680">
                                  <w:rPr>
                                    <w:sz w:val="18"/>
                                    <w:szCs w:val="18"/>
                                  </w:rPr>
                                  <w:delText>Channel</w:delText>
                                </w:r>
                                <w:bookmarkStart w:id="2936" w:name="_Toc402426250"/>
                                <w:bookmarkEnd w:id="2936"/>
                              </w:del>
                            </w:p>
                          </w:tc>
                          <w:tc>
                            <w:tcPr>
                              <w:tcW w:w="617" w:type="dxa"/>
                            </w:tcPr>
                            <w:p w14:paraId="72080A00" w14:textId="7C1AB4E6" w:rsidR="0098658A" w:rsidRPr="007A2D49" w:rsidDel="005D0680" w:rsidRDefault="0098658A" w:rsidP="009C3EC7">
                              <w:pPr>
                                <w:pStyle w:val="body"/>
                                <w:ind w:left="0"/>
                                <w:rPr>
                                  <w:del w:id="2937" w:author="Author" w:date="2014-10-30T09:46:00Z"/>
                                  <w:sz w:val="18"/>
                                  <w:szCs w:val="18"/>
                                </w:rPr>
                              </w:pPr>
                              <w:del w:id="2938" w:author="Author" w:date="2014-10-30T09:46:00Z">
                                <w:r w:rsidRPr="007A2D49" w:rsidDel="005D0680">
                                  <w:rPr>
                                    <w:sz w:val="18"/>
                                    <w:szCs w:val="18"/>
                                  </w:rPr>
                                  <w:delText>type</w:delText>
                                </w:r>
                                <w:bookmarkStart w:id="2939" w:name="_Toc402426251"/>
                                <w:bookmarkEnd w:id="2939"/>
                              </w:del>
                            </w:p>
                          </w:tc>
                          <w:tc>
                            <w:tcPr>
                              <w:tcW w:w="358" w:type="dxa"/>
                            </w:tcPr>
                            <w:p w14:paraId="397493F7" w14:textId="279ACD13" w:rsidR="0098658A" w:rsidRPr="007A2D49" w:rsidDel="005D0680" w:rsidRDefault="0098658A" w:rsidP="009C3EC7">
                              <w:pPr>
                                <w:pStyle w:val="body"/>
                                <w:ind w:left="0"/>
                                <w:rPr>
                                  <w:del w:id="2940" w:author="Author" w:date="2014-10-30T09:46:00Z"/>
                                  <w:sz w:val="18"/>
                                  <w:szCs w:val="18"/>
                                </w:rPr>
                              </w:pPr>
                              <w:del w:id="2941" w:author="Author" w:date="2014-10-30T09:46:00Z">
                                <w:r w:rsidRPr="007A2D49" w:rsidDel="005D0680">
                                  <w:rPr>
                                    <w:sz w:val="18"/>
                                    <w:szCs w:val="18"/>
                                  </w:rPr>
                                  <w:delText>P</w:delText>
                                </w:r>
                                <w:bookmarkStart w:id="2942" w:name="_Toc402426252"/>
                                <w:bookmarkEnd w:id="2942"/>
                              </w:del>
                            </w:p>
                          </w:tc>
                          <w:tc>
                            <w:tcPr>
                              <w:tcW w:w="711" w:type="dxa"/>
                            </w:tcPr>
                            <w:p w14:paraId="485D4F36" w14:textId="78BA0C91" w:rsidR="0098658A" w:rsidRPr="007A2D49" w:rsidDel="005D0680" w:rsidRDefault="0098658A" w:rsidP="009C3EC7">
                              <w:pPr>
                                <w:pStyle w:val="body"/>
                                <w:ind w:left="0"/>
                                <w:rPr>
                                  <w:del w:id="2943" w:author="Author" w:date="2014-10-30T09:46:00Z"/>
                                  <w:sz w:val="18"/>
                                  <w:szCs w:val="18"/>
                                </w:rPr>
                              </w:pPr>
                              <w:del w:id="2944" w:author="Author" w:date="2014-10-30T09:46:00Z">
                                <w:r w:rsidRPr="007A2D49" w:rsidDel="005D0680">
                                  <w:rPr>
                                    <w:sz w:val="18"/>
                                    <w:szCs w:val="18"/>
                                  </w:rPr>
                                  <w:delText>read-only</w:delText>
                                </w:r>
                                <w:bookmarkStart w:id="2945" w:name="_Toc402426253"/>
                                <w:bookmarkEnd w:id="2945"/>
                              </w:del>
                            </w:p>
                          </w:tc>
                          <w:tc>
                            <w:tcPr>
                              <w:tcW w:w="222" w:type="dxa"/>
                            </w:tcPr>
                            <w:p w14:paraId="3EB49459" w14:textId="14811F7F" w:rsidR="0098658A" w:rsidRPr="007A2D49" w:rsidDel="005D0680" w:rsidRDefault="0098658A" w:rsidP="009C3EC7">
                              <w:pPr>
                                <w:pStyle w:val="body"/>
                                <w:ind w:left="0"/>
                                <w:rPr>
                                  <w:del w:id="2946" w:author="Author" w:date="2014-10-30T09:46:00Z"/>
                                  <w:sz w:val="18"/>
                                  <w:szCs w:val="18"/>
                                </w:rPr>
                              </w:pPr>
                              <w:del w:id="2947" w:author="Author" w:date="2014-10-30T09:46:00Z">
                                <w:r w:rsidRPr="007A2D49" w:rsidDel="005D0680">
                                  <w:rPr>
                                    <w:sz w:val="18"/>
                                    <w:szCs w:val="18"/>
                                  </w:rPr>
                                  <w:delText>true</w:delText>
                                </w:r>
                                <w:bookmarkStart w:id="2948" w:name="_Toc402426254"/>
                                <w:bookmarkEnd w:id="2948"/>
                              </w:del>
                            </w:p>
                          </w:tc>
                          <w:bookmarkStart w:id="2949" w:name="_Toc402426255"/>
                          <w:bookmarkEnd w:id="2949"/>
                        </w:tr>
                        <w:tr w:rsidR="0098658A" w:rsidRPr="007A2D49" w:rsidDel="005D0680" w14:paraId="692E0D81" w14:textId="415CD900" w:rsidTr="009C3EC7">
                          <w:trPr>
                            <w:del w:id="2950" w:author="Author" w:date="2014-10-30T09:46:00Z"/>
                          </w:trPr>
                          <w:tc>
                            <w:tcPr>
                              <w:tcW w:w="439" w:type="dxa"/>
                            </w:tcPr>
                            <w:p w14:paraId="4E3C1F3E" w14:textId="55DA5118" w:rsidR="0098658A" w:rsidRPr="007A2D49" w:rsidDel="005D0680" w:rsidRDefault="0098658A" w:rsidP="009C3EC7">
                              <w:pPr>
                                <w:pStyle w:val="body"/>
                                <w:ind w:left="0"/>
                                <w:rPr>
                                  <w:del w:id="2951" w:author="Author" w:date="2014-10-30T09:46:00Z"/>
                                  <w:sz w:val="18"/>
                                  <w:szCs w:val="18"/>
                                </w:rPr>
                              </w:pPr>
                              <w:del w:id="2952" w:author="Author" w:date="2014-10-30T09:46:00Z">
                                <w:r w:rsidDel="005D0680">
                                  <w:rPr>
                                    <w:sz w:val="18"/>
                                    <w:szCs w:val="18"/>
                                  </w:rPr>
                                  <w:delText>ifn</w:delText>
                                </w:r>
                                <w:bookmarkStart w:id="2953" w:name="_Toc402426256"/>
                                <w:bookmarkEnd w:id="2953"/>
                              </w:del>
                            </w:p>
                          </w:tc>
                          <w:tc>
                            <w:tcPr>
                              <w:tcW w:w="2996" w:type="dxa"/>
                            </w:tcPr>
                            <w:p w14:paraId="73877E4A" w14:textId="1908EBCC" w:rsidR="0098658A" w:rsidRPr="007A2D49" w:rsidDel="005D0680" w:rsidRDefault="0098658A" w:rsidP="009C3EC7">
                              <w:pPr>
                                <w:pStyle w:val="body"/>
                                <w:ind w:left="0"/>
                                <w:rPr>
                                  <w:del w:id="2954" w:author="Author" w:date="2014-10-30T09:46:00Z"/>
                                  <w:sz w:val="18"/>
                                  <w:szCs w:val="18"/>
                                </w:rPr>
                              </w:pPr>
                              <w:del w:id="2955" w:author="Author" w:date="2014-10-30T09:46:00Z">
                                <w:r w:rsidRPr="007A2D49" w:rsidDel="005D0680">
                                  <w:rPr>
                                    <w:sz w:val="18"/>
                                    <w:szCs w:val="18"/>
                                  </w:rPr>
                                  <w:delText>org.allseenalliance.control.</w:delText>
                                </w:r>
                                <w:r w:rsidDel="005D0680">
                                  <w:rPr>
                                    <w:sz w:val="18"/>
                                    <w:szCs w:val="18"/>
                                  </w:rPr>
                                  <w:delText>Mouse*</w:delText>
                                </w:r>
                                <w:bookmarkStart w:id="2956" w:name="_Toc402426257"/>
                                <w:bookmarkEnd w:id="2956"/>
                              </w:del>
                            </w:p>
                          </w:tc>
                          <w:tc>
                            <w:tcPr>
                              <w:tcW w:w="581" w:type="dxa"/>
                            </w:tcPr>
                            <w:p w14:paraId="3004C4E2" w14:textId="064AAB55" w:rsidR="0098658A" w:rsidRPr="007A2D49" w:rsidDel="005D0680" w:rsidRDefault="0098658A" w:rsidP="009C3EC7">
                              <w:pPr>
                                <w:pStyle w:val="body"/>
                                <w:ind w:left="0"/>
                                <w:rPr>
                                  <w:del w:id="2957" w:author="Author" w:date="2014-10-30T09:46:00Z"/>
                                  <w:sz w:val="18"/>
                                  <w:szCs w:val="18"/>
                                </w:rPr>
                              </w:pPr>
                              <w:bookmarkStart w:id="2958" w:name="_Toc402426258"/>
                              <w:bookmarkEnd w:id="2958"/>
                            </w:p>
                          </w:tc>
                          <w:tc>
                            <w:tcPr>
                              <w:tcW w:w="1006" w:type="dxa"/>
                            </w:tcPr>
                            <w:p w14:paraId="4201F070" w14:textId="799B9486" w:rsidR="0098658A" w:rsidRPr="007A2D49" w:rsidDel="005D0680" w:rsidRDefault="0098658A" w:rsidP="009C3EC7">
                              <w:pPr>
                                <w:pStyle w:val="body"/>
                                <w:ind w:left="0"/>
                                <w:rPr>
                                  <w:del w:id="2959" w:author="Author" w:date="2014-10-30T09:46:00Z"/>
                                  <w:sz w:val="18"/>
                                  <w:szCs w:val="18"/>
                                </w:rPr>
                              </w:pPr>
                              <w:bookmarkStart w:id="2960" w:name="_Toc402426259"/>
                              <w:bookmarkEnd w:id="2960"/>
                            </w:p>
                          </w:tc>
                          <w:tc>
                            <w:tcPr>
                              <w:tcW w:w="617" w:type="dxa"/>
                            </w:tcPr>
                            <w:p w14:paraId="5F71C676" w14:textId="609DBECE" w:rsidR="0098658A" w:rsidRPr="007A2D49" w:rsidDel="005D0680" w:rsidRDefault="0098658A" w:rsidP="009C3EC7">
                              <w:pPr>
                                <w:pStyle w:val="body"/>
                                <w:ind w:left="0"/>
                                <w:rPr>
                                  <w:del w:id="2961" w:author="Author" w:date="2014-10-30T09:46:00Z"/>
                                  <w:sz w:val="18"/>
                                  <w:szCs w:val="18"/>
                                </w:rPr>
                              </w:pPr>
                              <w:bookmarkStart w:id="2962" w:name="_Toc402426260"/>
                              <w:bookmarkEnd w:id="2962"/>
                            </w:p>
                          </w:tc>
                          <w:tc>
                            <w:tcPr>
                              <w:tcW w:w="358" w:type="dxa"/>
                            </w:tcPr>
                            <w:p w14:paraId="2AD78B8A" w14:textId="1EADD4DB" w:rsidR="0098658A" w:rsidRPr="007A2D49" w:rsidDel="005D0680" w:rsidRDefault="0098658A" w:rsidP="009C3EC7">
                              <w:pPr>
                                <w:pStyle w:val="body"/>
                                <w:ind w:left="0"/>
                                <w:rPr>
                                  <w:del w:id="2963" w:author="Author" w:date="2014-10-30T09:46:00Z"/>
                                  <w:sz w:val="18"/>
                                  <w:szCs w:val="18"/>
                                </w:rPr>
                              </w:pPr>
                              <w:bookmarkStart w:id="2964" w:name="_Toc402426261"/>
                              <w:bookmarkEnd w:id="2964"/>
                            </w:p>
                          </w:tc>
                          <w:tc>
                            <w:tcPr>
                              <w:tcW w:w="711" w:type="dxa"/>
                            </w:tcPr>
                            <w:p w14:paraId="2A10EB7A" w14:textId="0DCB9E3E" w:rsidR="0098658A" w:rsidRPr="007A2D49" w:rsidDel="005D0680" w:rsidRDefault="0098658A" w:rsidP="009C3EC7">
                              <w:pPr>
                                <w:pStyle w:val="body"/>
                                <w:ind w:left="0"/>
                                <w:rPr>
                                  <w:del w:id="2965" w:author="Author" w:date="2014-10-30T09:46:00Z"/>
                                  <w:sz w:val="18"/>
                                  <w:szCs w:val="18"/>
                                </w:rPr>
                              </w:pPr>
                              <w:bookmarkStart w:id="2966" w:name="_Toc402426262"/>
                              <w:bookmarkEnd w:id="2966"/>
                            </w:p>
                          </w:tc>
                          <w:tc>
                            <w:tcPr>
                              <w:tcW w:w="222" w:type="dxa"/>
                            </w:tcPr>
                            <w:p w14:paraId="66265F97" w14:textId="57826B57" w:rsidR="0098658A" w:rsidRPr="007A2D49" w:rsidDel="005D0680" w:rsidRDefault="0098658A" w:rsidP="009C3EC7">
                              <w:pPr>
                                <w:pStyle w:val="body"/>
                                <w:ind w:left="0"/>
                                <w:rPr>
                                  <w:del w:id="2967" w:author="Author" w:date="2014-10-30T09:46:00Z"/>
                                  <w:sz w:val="18"/>
                                  <w:szCs w:val="18"/>
                                </w:rPr>
                              </w:pPr>
                              <w:bookmarkStart w:id="2968" w:name="_Toc402426263"/>
                              <w:bookmarkEnd w:id="2968"/>
                            </w:p>
                          </w:tc>
                          <w:bookmarkStart w:id="2969" w:name="_Toc402426264"/>
                          <w:bookmarkEnd w:id="2969"/>
                        </w:tr>
                      </w:tbl>
                      <w:p w14:paraId="26C8EC0D" w14:textId="21FD9A29" w:rsidR="0098658A" w:rsidRPr="007A2D49" w:rsidDel="005D0680" w:rsidRDefault="0098658A" w:rsidP="009C3EC7">
                        <w:pPr>
                          <w:pStyle w:val="body"/>
                          <w:ind w:left="0"/>
                          <w:rPr>
                            <w:del w:id="2970" w:author="Author" w:date="2014-10-30T09:46:00Z"/>
                            <w:sz w:val="18"/>
                            <w:szCs w:val="18"/>
                          </w:rPr>
                        </w:pPr>
                        <w:bookmarkStart w:id="2971" w:name="_Toc402426265"/>
                        <w:bookmarkEnd w:id="2971"/>
                      </w:p>
                    </w:tc>
                    <w:bookmarkStart w:id="2972" w:name="_Toc402426266"/>
                    <w:bookmarkEnd w:id="2972"/>
                  </w:tr>
                </w:tbl>
                <w:p w14:paraId="7BE25ADB" w14:textId="119664DD" w:rsidR="0098658A" w:rsidRPr="007A2D49" w:rsidDel="005D0680" w:rsidRDefault="0098658A" w:rsidP="009C3EC7">
                  <w:pPr>
                    <w:pStyle w:val="body"/>
                    <w:ind w:left="0"/>
                    <w:rPr>
                      <w:del w:id="2973" w:author="Author" w:date="2014-10-30T09:46:00Z"/>
                      <w:sz w:val="18"/>
                      <w:szCs w:val="18"/>
                    </w:rPr>
                  </w:pPr>
                  <w:bookmarkStart w:id="2974" w:name="_Toc402426267"/>
                  <w:bookmarkEnd w:id="2974"/>
                </w:p>
              </w:tc>
              <w:bookmarkStart w:id="2975" w:name="_Toc402426268"/>
              <w:bookmarkEnd w:id="2975"/>
            </w:tr>
          </w:tbl>
          <w:p w14:paraId="5083B034" w14:textId="3AC05B62" w:rsidR="0098658A" w:rsidRPr="007A2D49" w:rsidDel="005D0680" w:rsidRDefault="0098658A" w:rsidP="009C3EC7">
            <w:pPr>
              <w:pStyle w:val="body"/>
              <w:ind w:left="0"/>
              <w:rPr>
                <w:del w:id="2976" w:author="Author" w:date="2014-10-30T09:46:00Z"/>
                <w:sz w:val="18"/>
                <w:szCs w:val="18"/>
              </w:rPr>
            </w:pPr>
            <w:bookmarkStart w:id="2977" w:name="_Toc402426269"/>
            <w:bookmarkEnd w:id="2977"/>
          </w:p>
        </w:tc>
        <w:bookmarkStart w:id="2978" w:name="_Toc402426270"/>
        <w:bookmarkEnd w:id="2978"/>
      </w:tr>
    </w:tbl>
    <w:p w14:paraId="41784590" w14:textId="12FBA09D" w:rsidR="0098658A" w:rsidRPr="00FE7492" w:rsidDel="005D0680" w:rsidRDefault="0098658A" w:rsidP="00DF747A">
      <w:pPr>
        <w:pStyle w:val="code"/>
        <w:rPr>
          <w:del w:id="2979" w:author="Author" w:date="2014-10-30T09:46:00Z"/>
        </w:rPr>
      </w:pPr>
      <w:bookmarkStart w:id="2980" w:name="_Toc402426271"/>
      <w:bookmarkEnd w:id="2980"/>
    </w:p>
    <w:p w14:paraId="3E11891E" w14:textId="5A4D6F44" w:rsidR="00DF747A" w:rsidRPr="00233ED5" w:rsidDel="005D0680" w:rsidRDefault="00DF747A" w:rsidP="005D0680">
      <w:pPr>
        <w:pStyle w:val="body"/>
        <w:ind w:left="0"/>
        <w:rPr>
          <w:del w:id="2981" w:author="Author" w:date="2014-10-30T09:46:00Z"/>
        </w:rPr>
        <w:pPrChange w:id="2982" w:author="Nguyen, Phil" w:date="2014-10-30T09:46:00Z">
          <w:pPr>
            <w:pStyle w:val="body"/>
          </w:pPr>
        </w:pPrChange>
      </w:pPr>
      <w:bookmarkStart w:id="2983" w:name="_Toc402426272"/>
      <w:bookmarkEnd w:id="2983"/>
    </w:p>
    <w:p w14:paraId="41C61BA4" w14:textId="77777777" w:rsidR="005C7089" w:rsidRDefault="00E37DF9" w:rsidP="00E37DF9">
      <w:pPr>
        <w:pStyle w:val="Heading2"/>
      </w:pPr>
      <w:bookmarkStart w:id="2984" w:name="_Toc402426273"/>
      <w:r>
        <w:t>Certificates</w:t>
      </w:r>
      <w:r w:rsidR="002208AD">
        <w:t xml:space="preserve"> (Work-in-progress)</w:t>
      </w:r>
      <w:bookmarkEnd w:id="2984"/>
    </w:p>
    <w:p w14:paraId="681F30F3" w14:textId="77777777" w:rsidR="00E37DF9"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r w:rsidR="002208AD">
        <w:t>The subsections will be updated with the X.509 required fields.</w:t>
      </w:r>
    </w:p>
    <w:p w14:paraId="0FA5DA55" w14:textId="77777777" w:rsidR="00E37DF9" w:rsidRDefault="00E37DF9" w:rsidP="00E37DF9">
      <w:pPr>
        <w:pStyle w:val="Heading3"/>
      </w:pPr>
      <w:bookmarkStart w:id="2985" w:name="_Toc402426274"/>
      <w:r>
        <w:t>Policy certificate</w:t>
      </w:r>
      <w:bookmarkEnd w:id="2985"/>
    </w:p>
    <w:p w14:paraId="68B5B29D" w14:textId="77777777" w:rsidR="00E37DF9" w:rsidRDefault="006735D2" w:rsidP="00E37DF9">
      <w:pPr>
        <w:pStyle w:val="body"/>
      </w:pPr>
      <w:r>
        <w:fldChar w:fldCharType="begin"/>
      </w:r>
      <w:r>
        <w:instrText xml:space="preserve"> REF _Ref393893363 \h </w:instrText>
      </w:r>
      <w:r>
        <w:fldChar w:fldCharType="separate"/>
      </w:r>
      <w:r w:rsidR="00776C0A">
        <w:t xml:space="preserve">Table </w:t>
      </w:r>
      <w:r w:rsidR="00776C0A">
        <w:rPr>
          <w:noProof/>
        </w:rPr>
        <w:t>2</w:t>
      </w:r>
      <w:r w:rsidR="00776C0A">
        <w:noBreakHyphen/>
      </w:r>
      <w:r w:rsidR="00776C0A">
        <w:rPr>
          <w:noProof/>
        </w:rPr>
        <w:t>2</w:t>
      </w:r>
      <w:r>
        <w:fldChar w:fldCharType="end"/>
      </w:r>
      <w:r>
        <w:t xml:space="preserve"> lists the </w:t>
      </w:r>
      <w:r w:rsidR="0042104D">
        <w:t>policy</w:t>
      </w:r>
      <w:r>
        <w:t xml:space="preserve"> certificate fields. </w:t>
      </w:r>
      <w:r w:rsidR="00E37DF9" w:rsidRPr="00E37DF9">
        <w:t>This type of certificate and its authorization data can be used a</w:t>
      </w:r>
      <w:r w:rsidR="00F14159">
        <w:t>s a</w:t>
      </w:r>
      <w:r w:rsidR="00E37DF9" w:rsidRPr="00E37DF9">
        <w:t xml:space="preserve"> policy certificate or a peer specific access certificate.</w:t>
      </w:r>
    </w:p>
    <w:p w14:paraId="1D9212AB" w14:textId="77777777" w:rsidR="00E37DF9" w:rsidRDefault="00E37DF9" w:rsidP="00E37DF9">
      <w:pPr>
        <w:pStyle w:val="Caption"/>
      </w:pPr>
      <w:bookmarkStart w:id="2986" w:name="_Ref393893363"/>
      <w:bookmarkStart w:id="2987" w:name="_Toc402426148"/>
      <w:r>
        <w:t xml:space="preserve">Table </w:t>
      </w:r>
      <w:fldSimple w:instr=" STYLEREF 1 \s ">
        <w:r w:rsidR="00776C0A">
          <w:rPr>
            <w:noProof/>
          </w:rPr>
          <w:t>2</w:t>
        </w:r>
      </w:fldSimple>
      <w:r>
        <w:noBreakHyphen/>
      </w:r>
      <w:fldSimple w:instr=" SEQ Table \* ARABIC \s 1 ">
        <w:r w:rsidR="00776C0A">
          <w:rPr>
            <w:noProof/>
          </w:rPr>
          <w:t>2</w:t>
        </w:r>
      </w:fldSimple>
      <w:bookmarkEnd w:id="2986"/>
      <w:r>
        <w:t>. Policy certificate fields</w:t>
      </w:r>
      <w:bookmarkEnd w:id="2987"/>
    </w:p>
    <w:tbl>
      <w:tblPr>
        <w:tblStyle w:val="TableGrid"/>
        <w:tblW w:w="8280" w:type="dxa"/>
        <w:tblInd w:w="835" w:type="dxa"/>
        <w:tblLook w:val="04A0" w:firstRow="1" w:lastRow="0" w:firstColumn="1" w:lastColumn="0" w:noHBand="0" w:noVBand="1"/>
      </w:tblPr>
      <w:tblGrid>
        <w:gridCol w:w="2160"/>
        <w:gridCol w:w="6120"/>
      </w:tblGrid>
      <w:tr w:rsidR="00E37DF9" w14:paraId="50270710" w14:textId="77777777"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14:paraId="07E2F79A" w14:textId="77777777" w:rsidR="00E37DF9" w:rsidRDefault="00E37DF9" w:rsidP="00E37DF9">
            <w:pPr>
              <w:pStyle w:val="tableheading"/>
            </w:pPr>
            <w:r>
              <w:t>Field name</w:t>
            </w:r>
          </w:p>
        </w:tc>
        <w:tc>
          <w:tcPr>
            <w:tcW w:w="6120" w:type="dxa"/>
          </w:tcPr>
          <w:p w14:paraId="29417B61" w14:textId="77777777" w:rsidR="00E37DF9" w:rsidRDefault="00E37DF9" w:rsidP="00E37DF9">
            <w:pPr>
              <w:pStyle w:val="tableheading"/>
            </w:pPr>
            <w:r>
              <w:t>Description</w:t>
            </w:r>
          </w:p>
        </w:tc>
      </w:tr>
      <w:tr w:rsidR="00E37DF9" w14:paraId="65CDB57E" w14:textId="77777777" w:rsidTr="00E37DF9">
        <w:tc>
          <w:tcPr>
            <w:tcW w:w="2160" w:type="dxa"/>
          </w:tcPr>
          <w:p w14:paraId="0446CDF4" w14:textId="77777777" w:rsidR="00E37DF9" w:rsidRDefault="00E37DF9" w:rsidP="00E37DF9">
            <w:pPr>
              <w:pStyle w:val="tableentry"/>
            </w:pPr>
            <w:r>
              <w:t>version</w:t>
            </w:r>
          </w:p>
        </w:tc>
        <w:tc>
          <w:tcPr>
            <w:tcW w:w="6120" w:type="dxa"/>
          </w:tcPr>
          <w:p w14:paraId="2B57B4A7" w14:textId="77777777" w:rsidR="00E37DF9" w:rsidRDefault="00E37DF9" w:rsidP="006735D2">
            <w:pPr>
              <w:pStyle w:val="tablebulletlvl1"/>
            </w:pPr>
            <w:r>
              <w:t xml:space="preserve">version is 1.  </w:t>
            </w:r>
          </w:p>
          <w:p w14:paraId="5EBA282F" w14:textId="77777777" w:rsidR="00E37DF9" w:rsidRDefault="00E37DF9" w:rsidP="006735D2">
            <w:pPr>
              <w:pStyle w:val="tablebulletlvl1"/>
            </w:pPr>
            <w:r>
              <w:t>ECC curve is NIST P-256</w:t>
            </w:r>
          </w:p>
          <w:p w14:paraId="26A471C9" w14:textId="77777777" w:rsidR="00E37DF9" w:rsidRDefault="00E37DF9" w:rsidP="006735D2">
            <w:pPr>
              <w:pStyle w:val="tablebulletlvl1"/>
            </w:pPr>
            <w:r>
              <w:t>External Data digest algorithm is SHA-256.</w:t>
            </w:r>
          </w:p>
          <w:p w14:paraId="0DADF647" w14:textId="77777777" w:rsidR="00E37DF9" w:rsidRDefault="00E37DF9" w:rsidP="006735D2">
            <w:pPr>
              <w:pStyle w:val="tablebulletlvl1"/>
            </w:pPr>
            <w:r>
              <w:t>DSA algorithm is ECC NIST P-256 DSA.</w:t>
            </w:r>
          </w:p>
        </w:tc>
      </w:tr>
      <w:tr w:rsidR="00E37DF9" w14:paraId="36939E8F" w14:textId="77777777" w:rsidTr="00E37DF9">
        <w:tc>
          <w:tcPr>
            <w:tcW w:w="2160" w:type="dxa"/>
          </w:tcPr>
          <w:p w14:paraId="1FB8895A" w14:textId="77777777" w:rsidR="00E37DF9" w:rsidRPr="0081596B" w:rsidRDefault="00E37DF9" w:rsidP="00E37DF9">
            <w:pPr>
              <w:pStyle w:val="tableentry"/>
            </w:pPr>
            <w:r w:rsidRPr="0081596B">
              <w:t>issuer</w:t>
            </w:r>
          </w:p>
        </w:tc>
        <w:tc>
          <w:tcPr>
            <w:tcW w:w="6120" w:type="dxa"/>
          </w:tcPr>
          <w:p w14:paraId="057A0EBA" w14:textId="77777777" w:rsidR="00E37DF9" w:rsidRPr="0081596B" w:rsidRDefault="00F2579F" w:rsidP="00F2579F">
            <w:pPr>
              <w:pStyle w:val="tableentry"/>
            </w:pPr>
            <w:r>
              <w:t>I</w:t>
            </w:r>
            <w:r w:rsidR="00E37DF9" w:rsidRPr="0081596B">
              <w:t>ssuer public key</w:t>
            </w:r>
            <w:r>
              <w:t>.</w:t>
            </w:r>
          </w:p>
        </w:tc>
      </w:tr>
      <w:tr w:rsidR="00E37DF9" w14:paraId="5A490C72" w14:textId="77777777" w:rsidTr="00E37DF9">
        <w:tc>
          <w:tcPr>
            <w:tcW w:w="2160" w:type="dxa"/>
          </w:tcPr>
          <w:p w14:paraId="58369523" w14:textId="77777777" w:rsidR="00E37DF9" w:rsidRPr="0081596B" w:rsidRDefault="00E37DF9" w:rsidP="00E37DF9">
            <w:pPr>
              <w:pStyle w:val="tableentry"/>
            </w:pPr>
            <w:r w:rsidRPr="0081596B">
              <w:t>subject</w:t>
            </w:r>
          </w:p>
        </w:tc>
        <w:tc>
          <w:tcPr>
            <w:tcW w:w="6120" w:type="dxa"/>
          </w:tcPr>
          <w:p w14:paraId="41043A9A" w14:textId="77777777"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14:paraId="0D7B34CC" w14:textId="77777777" w:rsidTr="00E37DF9">
        <w:tc>
          <w:tcPr>
            <w:tcW w:w="2160" w:type="dxa"/>
          </w:tcPr>
          <w:p w14:paraId="3F6F5DD6" w14:textId="77777777" w:rsidR="00E37DF9" w:rsidRPr="0081596B" w:rsidRDefault="00E37DF9" w:rsidP="00E37DF9">
            <w:pPr>
              <w:pStyle w:val="tableentry"/>
            </w:pPr>
            <w:r w:rsidRPr="0081596B">
              <w:t>validityFrom</w:t>
            </w:r>
          </w:p>
        </w:tc>
        <w:tc>
          <w:tcPr>
            <w:tcW w:w="6120" w:type="dxa"/>
          </w:tcPr>
          <w:p w14:paraId="2E6FAE37" w14:textId="77777777"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14:paraId="1CE72CFB" w14:textId="77777777" w:rsidTr="00E37DF9">
        <w:tc>
          <w:tcPr>
            <w:tcW w:w="2160" w:type="dxa"/>
          </w:tcPr>
          <w:p w14:paraId="4AA52E28" w14:textId="77777777" w:rsidR="00E37DF9" w:rsidRPr="0081596B" w:rsidRDefault="00E37DF9" w:rsidP="00E37DF9">
            <w:pPr>
              <w:pStyle w:val="tableentry"/>
            </w:pPr>
            <w:r w:rsidRPr="0081596B">
              <w:t>validityTo</w:t>
            </w:r>
          </w:p>
        </w:tc>
        <w:tc>
          <w:tcPr>
            <w:tcW w:w="6120" w:type="dxa"/>
          </w:tcPr>
          <w:p w14:paraId="3DE88947" w14:textId="77777777" w:rsidR="00E37DF9" w:rsidRPr="0081596B" w:rsidRDefault="00F2579F" w:rsidP="00F2579F">
            <w:pPr>
              <w:pStyle w:val="tableentry"/>
            </w:pPr>
            <w:r>
              <w:t>V</w:t>
            </w:r>
            <w:r w:rsidR="00C07A1B">
              <w:t>alidity period. Subfield ValidTo.</w:t>
            </w:r>
            <w:r w:rsidR="00E37DF9" w:rsidRPr="0081596B">
              <w:t xml:space="preserve"> It’s represented in seconds since EPOCH Jan 1, 1970</w:t>
            </w:r>
            <w:r>
              <w:t>.</w:t>
            </w:r>
          </w:p>
        </w:tc>
      </w:tr>
      <w:tr w:rsidR="00E37DF9" w14:paraId="5D1F8E2A" w14:textId="77777777" w:rsidTr="00E37DF9">
        <w:tc>
          <w:tcPr>
            <w:tcW w:w="2160" w:type="dxa"/>
          </w:tcPr>
          <w:p w14:paraId="6BB557E5" w14:textId="77777777" w:rsidR="00E37DF9" w:rsidRPr="0081596B" w:rsidRDefault="00E37DF9" w:rsidP="00E37DF9">
            <w:pPr>
              <w:pStyle w:val="tableentry"/>
            </w:pPr>
            <w:r w:rsidRPr="0081596B">
              <w:t>delegate</w:t>
            </w:r>
          </w:p>
        </w:tc>
        <w:tc>
          <w:tcPr>
            <w:tcW w:w="6120" w:type="dxa"/>
          </w:tcPr>
          <w:p w14:paraId="26F9EDAB" w14:textId="77777777" w:rsidR="00E37DF9" w:rsidRPr="0081596B" w:rsidRDefault="00F2579F" w:rsidP="00F2579F">
            <w:pPr>
              <w:pStyle w:val="tableentry"/>
            </w:pPr>
            <w:r>
              <w:t>D</w:t>
            </w:r>
            <w:r w:rsidR="00C07A1B">
              <w:t xml:space="preserve">elegate flag. </w:t>
            </w:r>
            <w:r w:rsidR="00E37DF9" w:rsidRPr="0081596B">
              <w:t>Must be set to false.</w:t>
            </w:r>
          </w:p>
        </w:tc>
      </w:tr>
      <w:tr w:rsidR="00E37DF9" w14:paraId="28493D6E" w14:textId="77777777" w:rsidTr="00E37DF9">
        <w:tc>
          <w:tcPr>
            <w:tcW w:w="2160" w:type="dxa"/>
          </w:tcPr>
          <w:p w14:paraId="1E9DC151" w14:textId="77777777" w:rsidR="00E37DF9" w:rsidRPr="0081596B" w:rsidRDefault="00E37DF9" w:rsidP="00E37DF9">
            <w:pPr>
              <w:pStyle w:val="tableentry"/>
            </w:pPr>
            <w:r w:rsidRPr="0081596B">
              <w:t>digest</w:t>
            </w:r>
          </w:p>
        </w:tc>
        <w:tc>
          <w:tcPr>
            <w:tcW w:w="6120" w:type="dxa"/>
          </w:tcPr>
          <w:p w14:paraId="250E1506" w14:textId="77777777" w:rsidR="00E37DF9" w:rsidRPr="0081596B" w:rsidRDefault="00F2579F" w:rsidP="00E37DF9">
            <w:pPr>
              <w:pStyle w:val="tableentry"/>
            </w:pPr>
            <w:r>
              <w:t>D</w:t>
            </w:r>
            <w:r w:rsidR="00E37DF9" w:rsidRPr="0081596B">
              <w:t>igest of the authorization data.</w:t>
            </w:r>
          </w:p>
        </w:tc>
      </w:tr>
      <w:tr w:rsidR="00E37DF9" w14:paraId="07EE3863" w14:textId="77777777" w:rsidTr="00E37DF9">
        <w:tc>
          <w:tcPr>
            <w:tcW w:w="2160" w:type="dxa"/>
          </w:tcPr>
          <w:p w14:paraId="1CC66BEC" w14:textId="77777777" w:rsidR="00E37DF9" w:rsidRPr="0081596B" w:rsidRDefault="00E37DF9" w:rsidP="00E37DF9">
            <w:pPr>
              <w:pStyle w:val="tableentry"/>
            </w:pPr>
            <w:r w:rsidRPr="0081596B">
              <w:t>sig</w:t>
            </w:r>
          </w:p>
        </w:tc>
        <w:tc>
          <w:tcPr>
            <w:tcW w:w="6120" w:type="dxa"/>
          </w:tcPr>
          <w:p w14:paraId="0326F0BD" w14:textId="77777777" w:rsidR="00E37DF9" w:rsidRDefault="00E37DF9" w:rsidP="00E37DF9">
            <w:pPr>
              <w:pStyle w:val="tableentry"/>
            </w:pPr>
            <w:r w:rsidRPr="0081596B">
              <w:t>DSA signature</w:t>
            </w:r>
            <w:r w:rsidR="00C07A1B">
              <w:t>, which</w:t>
            </w:r>
            <w:r w:rsidRPr="0081596B">
              <w:t xml:space="preserve"> is computed over the fields from subject field to digest field by the issuer.  </w:t>
            </w:r>
          </w:p>
        </w:tc>
      </w:tr>
    </w:tbl>
    <w:p w14:paraId="58F5EA82" w14:textId="77777777" w:rsidR="00E37DF9" w:rsidRDefault="00F14159" w:rsidP="00E37DF9">
      <w:pPr>
        <w:pStyle w:val="Heading3"/>
      </w:pPr>
      <w:bookmarkStart w:id="2988" w:name="_Toc402426275"/>
      <w:r>
        <w:lastRenderedPageBreak/>
        <w:t>Membership</w:t>
      </w:r>
      <w:r w:rsidR="00E37DF9">
        <w:t xml:space="preserve"> certificate</w:t>
      </w:r>
      <w:bookmarkEnd w:id="2988"/>
    </w:p>
    <w:p w14:paraId="6D326511" w14:textId="77777777" w:rsidR="00E37DF9" w:rsidRDefault="006735D2" w:rsidP="00E37DF9">
      <w:pPr>
        <w:pStyle w:val="body"/>
      </w:pPr>
      <w:r>
        <w:fldChar w:fldCharType="begin"/>
      </w:r>
      <w:r>
        <w:instrText xml:space="preserve"> REF _Ref393893422 \h </w:instrText>
      </w:r>
      <w:r>
        <w:fldChar w:fldCharType="separate"/>
      </w:r>
      <w:r w:rsidR="00776C0A">
        <w:t xml:space="preserve">Table </w:t>
      </w:r>
      <w:r w:rsidR="00776C0A">
        <w:rPr>
          <w:noProof/>
        </w:rPr>
        <w:t>2</w:t>
      </w:r>
      <w:r w:rsidR="00776C0A">
        <w:noBreakHyphen/>
      </w:r>
      <w:r w:rsidR="00776C0A">
        <w:rPr>
          <w:noProof/>
        </w:rPr>
        <w:t>3</w:t>
      </w:r>
      <w:r>
        <w:fldChar w:fldCharType="end"/>
      </w:r>
      <w:r>
        <w:t xml:space="preserve"> lists the guild-</w:t>
      </w:r>
      <w:r w:rsidR="00E37DF9" w:rsidRPr="00E37DF9">
        <w:t>specific certificate</w:t>
      </w:r>
      <w:r>
        <w:t xml:space="preserve"> fields</w:t>
      </w:r>
      <w:r w:rsidR="00E37DF9" w:rsidRPr="00E37DF9">
        <w:t>. This type of certificate and its authorization data can be used a membership certificate.</w:t>
      </w:r>
    </w:p>
    <w:p w14:paraId="415C24A7" w14:textId="77777777" w:rsidR="00E37DF9" w:rsidRDefault="00E37DF9" w:rsidP="006735D2">
      <w:pPr>
        <w:pStyle w:val="Caption"/>
        <w:keepNext/>
      </w:pPr>
      <w:bookmarkStart w:id="2989" w:name="_Ref393893422"/>
      <w:bookmarkStart w:id="2990" w:name="_Toc402426149"/>
      <w:r>
        <w:t xml:space="preserve">Table </w:t>
      </w:r>
      <w:fldSimple w:instr=" STYLEREF 1 \s ">
        <w:r w:rsidR="00776C0A">
          <w:rPr>
            <w:noProof/>
          </w:rPr>
          <w:t>2</w:t>
        </w:r>
      </w:fldSimple>
      <w:r>
        <w:noBreakHyphen/>
      </w:r>
      <w:fldSimple w:instr=" SEQ Table \* ARABIC \s 1 ">
        <w:r w:rsidR="00776C0A">
          <w:rPr>
            <w:noProof/>
          </w:rPr>
          <w:t>3</w:t>
        </w:r>
      </w:fldSimple>
      <w:bookmarkEnd w:id="2989"/>
      <w:r>
        <w:t>. Guild-specific certificate fields</w:t>
      </w:r>
      <w:bookmarkEnd w:id="2990"/>
    </w:p>
    <w:tbl>
      <w:tblPr>
        <w:tblStyle w:val="TableGrid"/>
        <w:tblW w:w="8280" w:type="dxa"/>
        <w:tblInd w:w="835" w:type="dxa"/>
        <w:tblLook w:val="04A0" w:firstRow="1" w:lastRow="0" w:firstColumn="1" w:lastColumn="0" w:noHBand="0" w:noVBand="1"/>
      </w:tblPr>
      <w:tblGrid>
        <w:gridCol w:w="2160"/>
        <w:gridCol w:w="6120"/>
      </w:tblGrid>
      <w:tr w:rsidR="00E37DF9" w14:paraId="7DC83D78" w14:textId="77777777"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14:paraId="06F6EEAB" w14:textId="77777777" w:rsidR="00E37DF9" w:rsidRDefault="00E37DF9" w:rsidP="00E37DF9">
            <w:pPr>
              <w:pStyle w:val="tableheading"/>
            </w:pPr>
            <w:r>
              <w:t>Field name</w:t>
            </w:r>
          </w:p>
        </w:tc>
        <w:tc>
          <w:tcPr>
            <w:tcW w:w="6120" w:type="dxa"/>
          </w:tcPr>
          <w:p w14:paraId="4A2EBAFC" w14:textId="77777777" w:rsidR="00E37DF9" w:rsidRDefault="00E37DF9" w:rsidP="00E37DF9">
            <w:pPr>
              <w:pStyle w:val="tableheading"/>
            </w:pPr>
            <w:r>
              <w:t>Description</w:t>
            </w:r>
          </w:p>
        </w:tc>
      </w:tr>
      <w:tr w:rsidR="00E37DF9" w14:paraId="0DCDE4B1" w14:textId="77777777" w:rsidTr="00E37DF9">
        <w:tc>
          <w:tcPr>
            <w:tcW w:w="2160" w:type="dxa"/>
          </w:tcPr>
          <w:p w14:paraId="05EB2254" w14:textId="77777777" w:rsidR="00E37DF9" w:rsidRDefault="00E37DF9" w:rsidP="00E37DF9">
            <w:pPr>
              <w:pStyle w:val="tableentry"/>
            </w:pPr>
            <w:r>
              <w:t>version</w:t>
            </w:r>
          </w:p>
        </w:tc>
        <w:tc>
          <w:tcPr>
            <w:tcW w:w="6120" w:type="dxa"/>
          </w:tcPr>
          <w:p w14:paraId="28909C33" w14:textId="77777777" w:rsidR="00E37DF9" w:rsidRDefault="00E37DF9" w:rsidP="00F2579F">
            <w:pPr>
              <w:pStyle w:val="tablebulletlvl1"/>
            </w:pPr>
            <w:r>
              <w:t xml:space="preserve">version is 2.  </w:t>
            </w:r>
          </w:p>
          <w:p w14:paraId="4EC52665" w14:textId="77777777" w:rsidR="00E37DF9" w:rsidRDefault="00E37DF9" w:rsidP="00F2579F">
            <w:pPr>
              <w:pStyle w:val="tablebulletlvl1"/>
            </w:pPr>
            <w:r>
              <w:t>ECC curve is NIST P-256</w:t>
            </w:r>
          </w:p>
          <w:p w14:paraId="7C5ED0AC" w14:textId="77777777" w:rsidR="00E37DF9" w:rsidRDefault="00E37DF9" w:rsidP="00F2579F">
            <w:pPr>
              <w:pStyle w:val="tablebulletlvl1"/>
            </w:pPr>
            <w:r>
              <w:t>External Data digest algorithm is SHA-256.</w:t>
            </w:r>
          </w:p>
          <w:p w14:paraId="5C784A79" w14:textId="77777777" w:rsidR="00E37DF9" w:rsidRDefault="00E37DF9" w:rsidP="00F2579F">
            <w:pPr>
              <w:pStyle w:val="tablebulletlvl1"/>
            </w:pPr>
            <w:r>
              <w:t>DSA algorithm is ECC NIST P-256 DSA.</w:t>
            </w:r>
          </w:p>
        </w:tc>
      </w:tr>
      <w:tr w:rsidR="00E37DF9" w14:paraId="7F0AC33C" w14:textId="77777777" w:rsidTr="00E37DF9">
        <w:tc>
          <w:tcPr>
            <w:tcW w:w="2160" w:type="dxa"/>
          </w:tcPr>
          <w:p w14:paraId="2ECB20E2" w14:textId="77777777" w:rsidR="00E37DF9" w:rsidRPr="0081596B" w:rsidRDefault="00E37DF9" w:rsidP="00E37DF9">
            <w:pPr>
              <w:pStyle w:val="tableentry"/>
            </w:pPr>
            <w:r w:rsidRPr="0081596B">
              <w:t>issuer</w:t>
            </w:r>
          </w:p>
        </w:tc>
        <w:tc>
          <w:tcPr>
            <w:tcW w:w="6120" w:type="dxa"/>
          </w:tcPr>
          <w:p w14:paraId="41B95BFD" w14:textId="77777777" w:rsidR="00E37DF9" w:rsidRPr="0081596B" w:rsidRDefault="00F2579F" w:rsidP="00F2579F">
            <w:pPr>
              <w:pStyle w:val="tableentry"/>
            </w:pPr>
            <w:r>
              <w:t>I</w:t>
            </w:r>
            <w:r w:rsidR="00E37DF9" w:rsidRPr="0081596B">
              <w:t>ssuer public key</w:t>
            </w:r>
            <w:r>
              <w:t>.</w:t>
            </w:r>
          </w:p>
        </w:tc>
      </w:tr>
      <w:tr w:rsidR="00E37DF9" w14:paraId="4F975F3F" w14:textId="77777777" w:rsidTr="00E37DF9">
        <w:tc>
          <w:tcPr>
            <w:tcW w:w="2160" w:type="dxa"/>
          </w:tcPr>
          <w:p w14:paraId="5AF0DC31" w14:textId="77777777" w:rsidR="00E37DF9" w:rsidRPr="0081596B" w:rsidRDefault="00E37DF9" w:rsidP="00E37DF9">
            <w:pPr>
              <w:pStyle w:val="tableentry"/>
            </w:pPr>
            <w:r w:rsidRPr="0081596B">
              <w:t>subject</w:t>
            </w:r>
          </w:p>
        </w:tc>
        <w:tc>
          <w:tcPr>
            <w:tcW w:w="6120" w:type="dxa"/>
          </w:tcPr>
          <w:p w14:paraId="653C2654" w14:textId="77777777"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14:paraId="5DB71464" w14:textId="77777777" w:rsidTr="00E37DF9">
        <w:tc>
          <w:tcPr>
            <w:tcW w:w="2160" w:type="dxa"/>
          </w:tcPr>
          <w:p w14:paraId="7D2DE1F4" w14:textId="77777777" w:rsidR="00E37DF9" w:rsidRPr="0081596B" w:rsidRDefault="00E37DF9" w:rsidP="00E37DF9">
            <w:pPr>
              <w:pStyle w:val="tableentry"/>
            </w:pPr>
            <w:r w:rsidRPr="0081596B">
              <w:t>validityFrom</w:t>
            </w:r>
          </w:p>
        </w:tc>
        <w:tc>
          <w:tcPr>
            <w:tcW w:w="6120" w:type="dxa"/>
          </w:tcPr>
          <w:p w14:paraId="64424753" w14:textId="77777777"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14:paraId="4E1E92F0" w14:textId="77777777" w:rsidTr="00E37DF9">
        <w:tc>
          <w:tcPr>
            <w:tcW w:w="2160" w:type="dxa"/>
          </w:tcPr>
          <w:p w14:paraId="539626FB" w14:textId="77777777" w:rsidR="00E37DF9" w:rsidRPr="0081596B" w:rsidRDefault="00E37DF9" w:rsidP="00E37DF9">
            <w:pPr>
              <w:pStyle w:val="tableentry"/>
            </w:pPr>
            <w:r w:rsidRPr="0081596B">
              <w:t>validityTo</w:t>
            </w:r>
          </w:p>
        </w:tc>
        <w:tc>
          <w:tcPr>
            <w:tcW w:w="6120" w:type="dxa"/>
          </w:tcPr>
          <w:p w14:paraId="42623F2E" w14:textId="77777777" w:rsidR="00E37DF9" w:rsidRPr="0081596B" w:rsidRDefault="00F2579F" w:rsidP="00C07A1B">
            <w:pPr>
              <w:pStyle w:val="tableentry"/>
            </w:pPr>
            <w:r>
              <w:t>V</w:t>
            </w:r>
            <w:r w:rsidR="00C07A1B">
              <w:t xml:space="preserve">alidity period. </w:t>
            </w:r>
            <w:r w:rsidR="00E37DF9" w:rsidRPr="0081596B">
              <w:t>Subfield ValidTo. It’s represented in seconds since EPOCH Jan 1, 1970</w:t>
            </w:r>
            <w:r>
              <w:t>.</w:t>
            </w:r>
          </w:p>
        </w:tc>
      </w:tr>
      <w:tr w:rsidR="00E37DF9" w14:paraId="0B1273D1" w14:textId="77777777" w:rsidTr="00E37DF9">
        <w:tc>
          <w:tcPr>
            <w:tcW w:w="2160" w:type="dxa"/>
          </w:tcPr>
          <w:p w14:paraId="05F7E91E" w14:textId="77777777" w:rsidR="00E37DF9" w:rsidRPr="0081596B" w:rsidRDefault="00E37DF9" w:rsidP="00E37DF9">
            <w:pPr>
              <w:pStyle w:val="tableentry"/>
            </w:pPr>
            <w:r w:rsidRPr="0081596B">
              <w:t>delegate</w:t>
            </w:r>
          </w:p>
        </w:tc>
        <w:tc>
          <w:tcPr>
            <w:tcW w:w="6120" w:type="dxa"/>
          </w:tcPr>
          <w:p w14:paraId="12B6D4E8" w14:textId="77777777" w:rsidR="00E37DF9" w:rsidRPr="0081596B" w:rsidRDefault="00F2579F" w:rsidP="00E37DF9">
            <w:pPr>
              <w:pStyle w:val="tableentry"/>
            </w:pPr>
            <w:r>
              <w:t>D</w:t>
            </w:r>
            <w:r w:rsidR="00C07A1B">
              <w:t>elegate flag.</w:t>
            </w:r>
          </w:p>
        </w:tc>
      </w:tr>
      <w:tr w:rsidR="007A4D7C" w14:paraId="398600E6" w14:textId="77777777" w:rsidTr="00E37DF9">
        <w:tc>
          <w:tcPr>
            <w:tcW w:w="2160" w:type="dxa"/>
          </w:tcPr>
          <w:p w14:paraId="5DF1E0DB" w14:textId="77777777" w:rsidR="007A4D7C" w:rsidRPr="0081596B" w:rsidRDefault="007A4D7C" w:rsidP="00E37DF9">
            <w:pPr>
              <w:pStyle w:val="tableentry"/>
            </w:pPr>
            <w:r>
              <w:t>guild</w:t>
            </w:r>
          </w:p>
        </w:tc>
        <w:tc>
          <w:tcPr>
            <w:tcW w:w="6120" w:type="dxa"/>
          </w:tcPr>
          <w:p w14:paraId="234C19C9" w14:textId="77777777" w:rsidR="007A4D7C" w:rsidRPr="0081596B" w:rsidRDefault="007A4D7C" w:rsidP="00E37DF9">
            <w:pPr>
              <w:pStyle w:val="tableentry"/>
            </w:pPr>
            <w:r>
              <w:t>Guild ID</w:t>
            </w:r>
          </w:p>
        </w:tc>
      </w:tr>
      <w:tr w:rsidR="00E37DF9" w14:paraId="32612DD2" w14:textId="77777777" w:rsidTr="00E37DF9">
        <w:tc>
          <w:tcPr>
            <w:tcW w:w="2160" w:type="dxa"/>
          </w:tcPr>
          <w:p w14:paraId="64DD38F7" w14:textId="77777777" w:rsidR="00E37DF9" w:rsidRPr="0081596B" w:rsidRDefault="00E37DF9" w:rsidP="00E37DF9">
            <w:pPr>
              <w:pStyle w:val="tableentry"/>
            </w:pPr>
            <w:r w:rsidRPr="0081596B">
              <w:t>digest</w:t>
            </w:r>
          </w:p>
        </w:tc>
        <w:tc>
          <w:tcPr>
            <w:tcW w:w="6120" w:type="dxa"/>
          </w:tcPr>
          <w:p w14:paraId="15DF4B87" w14:textId="77777777" w:rsidR="00E37DF9" w:rsidRPr="0081596B" w:rsidRDefault="00F2579F" w:rsidP="00F2579F">
            <w:pPr>
              <w:pStyle w:val="tableentry"/>
            </w:pPr>
            <w:r>
              <w:t>D</w:t>
            </w:r>
            <w:r w:rsidR="00E37DF9" w:rsidRPr="0081596B">
              <w:t>igest of the authorization data.</w:t>
            </w:r>
          </w:p>
        </w:tc>
      </w:tr>
      <w:tr w:rsidR="00E37DF9" w14:paraId="0B734803" w14:textId="77777777" w:rsidTr="00E37DF9">
        <w:tc>
          <w:tcPr>
            <w:tcW w:w="2160" w:type="dxa"/>
          </w:tcPr>
          <w:p w14:paraId="55279878" w14:textId="77777777" w:rsidR="00E37DF9" w:rsidRPr="0081596B" w:rsidRDefault="00E37DF9" w:rsidP="00E37DF9">
            <w:pPr>
              <w:pStyle w:val="tableentry"/>
            </w:pPr>
            <w:r w:rsidRPr="0081596B">
              <w:t>sig</w:t>
            </w:r>
          </w:p>
        </w:tc>
        <w:tc>
          <w:tcPr>
            <w:tcW w:w="6120" w:type="dxa"/>
          </w:tcPr>
          <w:p w14:paraId="6B1122DC" w14:textId="77777777" w:rsidR="00E37DF9" w:rsidRDefault="00C07A1B" w:rsidP="00E37DF9">
            <w:pPr>
              <w:pStyle w:val="tableentry"/>
            </w:pPr>
            <w:r w:rsidRPr="0081596B">
              <w:t>DSA signature</w:t>
            </w:r>
            <w:r>
              <w:t>, which</w:t>
            </w:r>
            <w:r w:rsidR="00E37DF9" w:rsidRPr="0081596B">
              <w:t xml:space="preserve"> is computed over the fields from subject field to digest field by the issuer.  </w:t>
            </w:r>
          </w:p>
        </w:tc>
      </w:tr>
    </w:tbl>
    <w:p w14:paraId="609E58C1" w14:textId="77777777" w:rsidR="00E37DF9" w:rsidRDefault="007A4D7C" w:rsidP="007A4D7C">
      <w:pPr>
        <w:pStyle w:val="Heading3"/>
      </w:pPr>
      <w:bookmarkStart w:id="2991" w:name="_Toc402426276"/>
      <w:r>
        <w:t>User equivalence certificate</w:t>
      </w:r>
      <w:bookmarkEnd w:id="2991"/>
    </w:p>
    <w:p w14:paraId="35BFD0C3" w14:textId="77777777" w:rsidR="007A4D7C" w:rsidRDefault="00F2579F" w:rsidP="007A4D7C">
      <w:pPr>
        <w:pStyle w:val="body"/>
      </w:pPr>
      <w:r>
        <w:fldChar w:fldCharType="begin"/>
      </w:r>
      <w:r>
        <w:instrText xml:space="preserve"> REF _Ref393893599 \h </w:instrText>
      </w:r>
      <w:r>
        <w:fldChar w:fldCharType="separate"/>
      </w:r>
      <w:r w:rsidR="00776C0A">
        <w:t xml:space="preserve">Table </w:t>
      </w:r>
      <w:r w:rsidR="00776C0A">
        <w:rPr>
          <w:noProof/>
        </w:rPr>
        <w:t>2</w:t>
      </w:r>
      <w:r w:rsidR="00776C0A">
        <w:noBreakHyphen/>
      </w:r>
      <w:r w:rsidR="00776C0A">
        <w:rPr>
          <w:noProof/>
        </w:rPr>
        <w:t>4</w:t>
      </w:r>
      <w:r>
        <w:fldChar w:fldCharType="end"/>
      </w:r>
      <w:r>
        <w:t xml:space="preserve"> lists </w:t>
      </w:r>
      <w:r w:rsidR="007A4D7C" w:rsidRPr="007A4D7C">
        <w:t>the user equivalence certificate</w:t>
      </w:r>
      <w:r>
        <w:t xml:space="preserve"> fields</w:t>
      </w:r>
      <w:r w:rsidR="007A4D7C" w:rsidRPr="007A4D7C">
        <w:t xml:space="preserve">. </w:t>
      </w:r>
      <w:r w:rsidR="00F14159">
        <w:t>The subject will have all the privileges as the issuer</w:t>
      </w:r>
      <w:r w:rsidR="007A4D7C" w:rsidRPr="007A4D7C">
        <w:t>.</w:t>
      </w:r>
    </w:p>
    <w:p w14:paraId="1AB88ADB" w14:textId="77777777" w:rsidR="007A4D7C" w:rsidRDefault="007A4D7C" w:rsidP="007A4D7C">
      <w:pPr>
        <w:pStyle w:val="Caption"/>
      </w:pPr>
      <w:bookmarkStart w:id="2992" w:name="_Ref393893599"/>
      <w:bookmarkStart w:id="2993" w:name="_Toc402426150"/>
      <w:r>
        <w:t xml:space="preserve">Table </w:t>
      </w:r>
      <w:fldSimple w:instr=" STYLEREF 1 \s ">
        <w:r w:rsidR="00776C0A">
          <w:rPr>
            <w:noProof/>
          </w:rPr>
          <w:t>2</w:t>
        </w:r>
      </w:fldSimple>
      <w:r>
        <w:noBreakHyphen/>
      </w:r>
      <w:fldSimple w:instr=" SEQ Table \* ARABIC \s 1 ">
        <w:r w:rsidR="00776C0A">
          <w:rPr>
            <w:noProof/>
          </w:rPr>
          <w:t>4</w:t>
        </w:r>
      </w:fldSimple>
      <w:bookmarkEnd w:id="2992"/>
      <w:r>
        <w:t>. User equivalence certificate fields</w:t>
      </w:r>
      <w:bookmarkEnd w:id="2993"/>
    </w:p>
    <w:tbl>
      <w:tblPr>
        <w:tblStyle w:val="TableGrid"/>
        <w:tblW w:w="8280" w:type="dxa"/>
        <w:tblInd w:w="835" w:type="dxa"/>
        <w:tblLook w:val="04A0" w:firstRow="1" w:lastRow="0" w:firstColumn="1" w:lastColumn="0" w:noHBand="0" w:noVBand="1"/>
      </w:tblPr>
      <w:tblGrid>
        <w:gridCol w:w="2160"/>
        <w:gridCol w:w="6120"/>
      </w:tblGrid>
      <w:tr w:rsidR="007A4D7C" w14:paraId="3F7EB885"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14:paraId="34B3A802" w14:textId="77777777" w:rsidR="007A4D7C" w:rsidRDefault="007A4D7C" w:rsidP="00873242">
            <w:pPr>
              <w:pStyle w:val="tableheading"/>
            </w:pPr>
            <w:r>
              <w:t>Field name</w:t>
            </w:r>
          </w:p>
        </w:tc>
        <w:tc>
          <w:tcPr>
            <w:tcW w:w="6120" w:type="dxa"/>
          </w:tcPr>
          <w:p w14:paraId="6B413442" w14:textId="77777777" w:rsidR="007A4D7C" w:rsidRDefault="007A4D7C" w:rsidP="00873242">
            <w:pPr>
              <w:pStyle w:val="tableheading"/>
            </w:pPr>
            <w:r>
              <w:t>Description</w:t>
            </w:r>
          </w:p>
        </w:tc>
      </w:tr>
      <w:tr w:rsidR="007A4D7C" w14:paraId="28A992D8" w14:textId="77777777" w:rsidTr="00873242">
        <w:tc>
          <w:tcPr>
            <w:tcW w:w="2160" w:type="dxa"/>
          </w:tcPr>
          <w:p w14:paraId="7B79998F" w14:textId="77777777" w:rsidR="007A4D7C" w:rsidRDefault="007A4D7C" w:rsidP="00873242">
            <w:pPr>
              <w:pStyle w:val="tableentry"/>
            </w:pPr>
            <w:r>
              <w:t>version</w:t>
            </w:r>
          </w:p>
        </w:tc>
        <w:tc>
          <w:tcPr>
            <w:tcW w:w="6120" w:type="dxa"/>
          </w:tcPr>
          <w:p w14:paraId="0304FB96" w14:textId="77777777" w:rsidR="007A4D7C" w:rsidRDefault="007A4D7C" w:rsidP="00F2579F">
            <w:pPr>
              <w:pStyle w:val="tablebulletlvl1"/>
            </w:pPr>
            <w:r>
              <w:t xml:space="preserve">version is 3.  </w:t>
            </w:r>
          </w:p>
          <w:p w14:paraId="71346E0D" w14:textId="77777777" w:rsidR="007A4D7C" w:rsidRDefault="007A4D7C" w:rsidP="00F2579F">
            <w:pPr>
              <w:pStyle w:val="tablebulletlvl1"/>
            </w:pPr>
            <w:r>
              <w:t>ECC curve is NIST P-256</w:t>
            </w:r>
          </w:p>
          <w:p w14:paraId="036ECA49" w14:textId="77777777" w:rsidR="007A4D7C" w:rsidRDefault="007A4D7C" w:rsidP="00F2579F">
            <w:pPr>
              <w:pStyle w:val="tablebulletlvl1"/>
            </w:pPr>
            <w:r>
              <w:t>External Data digest algorithm is SHA-256.</w:t>
            </w:r>
          </w:p>
          <w:p w14:paraId="4C5309BE" w14:textId="77777777" w:rsidR="007A4D7C" w:rsidRDefault="007A4D7C" w:rsidP="00F2579F">
            <w:pPr>
              <w:pStyle w:val="tablebulletlvl1"/>
            </w:pPr>
            <w:r>
              <w:t>DSA algorithm is ECC NIST P-256 DSA.</w:t>
            </w:r>
          </w:p>
        </w:tc>
      </w:tr>
      <w:tr w:rsidR="007A4D7C" w14:paraId="4A4FDD55" w14:textId="77777777" w:rsidTr="00873242">
        <w:tc>
          <w:tcPr>
            <w:tcW w:w="2160" w:type="dxa"/>
          </w:tcPr>
          <w:p w14:paraId="0C7333A0" w14:textId="77777777" w:rsidR="007A4D7C" w:rsidRPr="0081596B" w:rsidRDefault="007A4D7C" w:rsidP="00873242">
            <w:pPr>
              <w:pStyle w:val="tableentry"/>
            </w:pPr>
            <w:r w:rsidRPr="0081596B">
              <w:t>issuer</w:t>
            </w:r>
          </w:p>
        </w:tc>
        <w:tc>
          <w:tcPr>
            <w:tcW w:w="6120" w:type="dxa"/>
          </w:tcPr>
          <w:p w14:paraId="3A903BB8" w14:textId="77777777" w:rsidR="007A4D7C" w:rsidRPr="0081596B" w:rsidRDefault="00F2579F" w:rsidP="00F2579F">
            <w:pPr>
              <w:pStyle w:val="tableentry"/>
            </w:pPr>
            <w:r>
              <w:t>I</w:t>
            </w:r>
            <w:r w:rsidR="007A4D7C" w:rsidRPr="0081596B">
              <w:t>ssuer public key</w:t>
            </w:r>
            <w:r>
              <w:t>.</w:t>
            </w:r>
          </w:p>
        </w:tc>
      </w:tr>
      <w:tr w:rsidR="007A4D7C" w14:paraId="3B29228E" w14:textId="77777777" w:rsidTr="00873242">
        <w:tc>
          <w:tcPr>
            <w:tcW w:w="2160" w:type="dxa"/>
          </w:tcPr>
          <w:p w14:paraId="74EAD766" w14:textId="77777777" w:rsidR="007A4D7C" w:rsidRPr="0081596B" w:rsidRDefault="007A4D7C" w:rsidP="00873242">
            <w:pPr>
              <w:pStyle w:val="tableentry"/>
            </w:pPr>
            <w:r w:rsidRPr="0081596B">
              <w:t>subject</w:t>
            </w:r>
          </w:p>
        </w:tc>
        <w:tc>
          <w:tcPr>
            <w:tcW w:w="6120" w:type="dxa"/>
          </w:tcPr>
          <w:p w14:paraId="705655DE" w14:textId="77777777"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14:paraId="6B63E9D3" w14:textId="77777777" w:rsidTr="00873242">
        <w:tc>
          <w:tcPr>
            <w:tcW w:w="2160" w:type="dxa"/>
          </w:tcPr>
          <w:p w14:paraId="341F73A2" w14:textId="77777777" w:rsidR="007A4D7C" w:rsidRPr="0081596B" w:rsidRDefault="007A4D7C" w:rsidP="00873242">
            <w:pPr>
              <w:pStyle w:val="tableentry"/>
            </w:pPr>
            <w:r w:rsidRPr="0081596B">
              <w:t>validityFrom</w:t>
            </w:r>
          </w:p>
        </w:tc>
        <w:tc>
          <w:tcPr>
            <w:tcW w:w="6120" w:type="dxa"/>
          </w:tcPr>
          <w:p w14:paraId="35A3E3B8" w14:textId="77777777" w:rsidR="007A4D7C" w:rsidRPr="0081596B" w:rsidRDefault="00F2579F" w:rsidP="00C07A1B">
            <w:pPr>
              <w:pStyle w:val="tableentry"/>
            </w:pPr>
            <w:r>
              <w:t>V</w:t>
            </w:r>
            <w:r w:rsidR="00C07A1B">
              <w:t xml:space="preserve">alidity period. </w:t>
            </w:r>
            <w:r w:rsidR="007A4D7C" w:rsidRPr="0081596B">
              <w:t>Subfield Valid From. It’s represented in seconds since EPOCH Jan 1, 1970</w:t>
            </w:r>
            <w:r>
              <w:t>.</w:t>
            </w:r>
          </w:p>
        </w:tc>
      </w:tr>
      <w:tr w:rsidR="007A4D7C" w14:paraId="64B016B8" w14:textId="77777777" w:rsidTr="00873242">
        <w:tc>
          <w:tcPr>
            <w:tcW w:w="2160" w:type="dxa"/>
          </w:tcPr>
          <w:p w14:paraId="730E37A3" w14:textId="77777777" w:rsidR="007A4D7C" w:rsidRPr="0081596B" w:rsidRDefault="007A4D7C" w:rsidP="00873242">
            <w:pPr>
              <w:pStyle w:val="tableentry"/>
            </w:pPr>
            <w:r w:rsidRPr="0081596B">
              <w:t>validityTo</w:t>
            </w:r>
          </w:p>
        </w:tc>
        <w:tc>
          <w:tcPr>
            <w:tcW w:w="6120" w:type="dxa"/>
          </w:tcPr>
          <w:p w14:paraId="03796F51" w14:textId="77777777" w:rsidR="007A4D7C" w:rsidRPr="0081596B" w:rsidRDefault="00F2579F" w:rsidP="00C07A1B">
            <w:pPr>
              <w:pStyle w:val="tableentry"/>
            </w:pPr>
            <w:r>
              <w:t>V</w:t>
            </w:r>
            <w:r w:rsidR="00C07A1B">
              <w:t xml:space="preserve">alidity period. </w:t>
            </w:r>
            <w:r w:rsidR="007A4D7C" w:rsidRPr="0081596B">
              <w:t>Subfield ValidTo. It’s represented in seconds since EPOCH Jan 1, 1970</w:t>
            </w:r>
            <w:r>
              <w:t>.</w:t>
            </w:r>
          </w:p>
        </w:tc>
      </w:tr>
      <w:tr w:rsidR="007A4D7C" w14:paraId="7F6F5133" w14:textId="77777777" w:rsidTr="00873242">
        <w:tc>
          <w:tcPr>
            <w:tcW w:w="2160" w:type="dxa"/>
          </w:tcPr>
          <w:p w14:paraId="526475B2" w14:textId="77777777" w:rsidR="007A4D7C" w:rsidRPr="0081596B" w:rsidRDefault="007A4D7C" w:rsidP="00873242">
            <w:pPr>
              <w:pStyle w:val="tableentry"/>
            </w:pPr>
            <w:r w:rsidRPr="0081596B">
              <w:t>delegate</w:t>
            </w:r>
          </w:p>
        </w:tc>
        <w:tc>
          <w:tcPr>
            <w:tcW w:w="6120" w:type="dxa"/>
          </w:tcPr>
          <w:p w14:paraId="73041A3B" w14:textId="77777777" w:rsidR="007A4D7C" w:rsidRPr="0081596B" w:rsidRDefault="00F2579F" w:rsidP="00C07A1B">
            <w:pPr>
              <w:pStyle w:val="tableentry"/>
            </w:pPr>
            <w:r>
              <w:t>D</w:t>
            </w:r>
            <w:r w:rsidR="007A4D7C" w:rsidRPr="0081596B">
              <w:t>elegate flag. Must be set to false.</w:t>
            </w:r>
          </w:p>
        </w:tc>
      </w:tr>
      <w:tr w:rsidR="00F14159" w14:paraId="67588835" w14:textId="77777777" w:rsidTr="00873242">
        <w:tc>
          <w:tcPr>
            <w:tcW w:w="2160" w:type="dxa"/>
          </w:tcPr>
          <w:p w14:paraId="6C8B16D3" w14:textId="77777777" w:rsidR="00F14159" w:rsidRPr="0081596B" w:rsidRDefault="00F14159" w:rsidP="00873242">
            <w:pPr>
              <w:pStyle w:val="tableentry"/>
            </w:pPr>
            <w:r w:rsidRPr="0081596B">
              <w:t>sig</w:t>
            </w:r>
          </w:p>
        </w:tc>
        <w:tc>
          <w:tcPr>
            <w:tcW w:w="6120" w:type="dxa"/>
          </w:tcPr>
          <w:p w14:paraId="2EF77BE3" w14:textId="77777777" w:rsidR="00F14159" w:rsidRDefault="00F14159" w:rsidP="00873242">
            <w:pPr>
              <w:pStyle w:val="tableentry"/>
            </w:pPr>
            <w:r w:rsidRPr="0081596B">
              <w:t>DSA signature</w:t>
            </w:r>
            <w:r>
              <w:t>, which</w:t>
            </w:r>
            <w:r w:rsidRPr="0081596B">
              <w:t xml:space="preserve"> is computed over the fields from subject field to d</w:t>
            </w:r>
            <w:r>
              <w:t>elegate</w:t>
            </w:r>
            <w:r w:rsidRPr="0081596B">
              <w:t xml:space="preserve"> field by the issuer.  </w:t>
            </w:r>
          </w:p>
        </w:tc>
      </w:tr>
    </w:tbl>
    <w:p w14:paraId="4A6E43CD" w14:textId="77777777" w:rsidR="007A4D7C" w:rsidRDefault="007A4D7C" w:rsidP="007A4D7C">
      <w:pPr>
        <w:pStyle w:val="Heading3"/>
      </w:pPr>
      <w:bookmarkStart w:id="2994" w:name="_Toc402426277"/>
      <w:r>
        <w:lastRenderedPageBreak/>
        <w:t>Identity certificate</w:t>
      </w:r>
      <w:bookmarkEnd w:id="2994"/>
    </w:p>
    <w:p w14:paraId="032BF48E" w14:textId="77777777" w:rsidR="007A4D7C" w:rsidRPr="007A4D7C" w:rsidRDefault="00F2579F" w:rsidP="007A4D7C">
      <w:pPr>
        <w:pStyle w:val="body"/>
      </w:pPr>
      <w:r>
        <w:fldChar w:fldCharType="begin"/>
      </w:r>
      <w:r>
        <w:instrText xml:space="preserve"> REF _Ref393893604 \h </w:instrText>
      </w:r>
      <w:r>
        <w:fldChar w:fldCharType="separate"/>
      </w:r>
      <w:r w:rsidR="00776C0A">
        <w:t xml:space="preserve">Table </w:t>
      </w:r>
      <w:r w:rsidR="00776C0A">
        <w:rPr>
          <w:noProof/>
        </w:rPr>
        <w:t>2</w:t>
      </w:r>
      <w:r w:rsidR="00776C0A">
        <w:noBreakHyphen/>
      </w:r>
      <w:r w:rsidR="00776C0A">
        <w:rPr>
          <w:noProof/>
        </w:rPr>
        <w:t>5</w:t>
      </w:r>
      <w:r>
        <w:fldChar w:fldCharType="end"/>
      </w:r>
      <w:r>
        <w:t xml:space="preserve"> lists the </w:t>
      </w:r>
      <w:r w:rsidR="007A4D7C" w:rsidRPr="007A4D7C">
        <w:t>Identity certificate</w:t>
      </w:r>
      <w:r>
        <w:t xml:space="preserve"> fields</w:t>
      </w:r>
      <w:r w:rsidR="007A4D7C" w:rsidRPr="007A4D7C">
        <w:t>.</w:t>
      </w:r>
      <w:r>
        <w:t xml:space="preserve"> </w:t>
      </w:r>
    </w:p>
    <w:p w14:paraId="4851A056" w14:textId="77777777" w:rsidR="007A4D7C" w:rsidRDefault="007A4D7C" w:rsidP="00F2579F">
      <w:pPr>
        <w:pStyle w:val="Caption"/>
        <w:keepNext/>
      </w:pPr>
      <w:bookmarkStart w:id="2995" w:name="_Ref393893604"/>
      <w:bookmarkStart w:id="2996" w:name="_Toc402426151"/>
      <w:r>
        <w:t xml:space="preserve">Table </w:t>
      </w:r>
      <w:fldSimple w:instr=" STYLEREF 1 \s ">
        <w:r w:rsidR="00776C0A">
          <w:rPr>
            <w:noProof/>
          </w:rPr>
          <w:t>2</w:t>
        </w:r>
      </w:fldSimple>
      <w:r>
        <w:noBreakHyphen/>
      </w:r>
      <w:fldSimple w:instr=" SEQ Table \* ARABIC \s 1 ">
        <w:r w:rsidR="00776C0A">
          <w:rPr>
            <w:noProof/>
          </w:rPr>
          <w:t>5</w:t>
        </w:r>
      </w:fldSimple>
      <w:bookmarkEnd w:id="2995"/>
      <w:r>
        <w:t>. Identity certificate fields</w:t>
      </w:r>
      <w:bookmarkEnd w:id="2996"/>
    </w:p>
    <w:tbl>
      <w:tblPr>
        <w:tblStyle w:val="TableGrid"/>
        <w:tblW w:w="8280" w:type="dxa"/>
        <w:tblInd w:w="835" w:type="dxa"/>
        <w:tblLook w:val="04A0" w:firstRow="1" w:lastRow="0" w:firstColumn="1" w:lastColumn="0" w:noHBand="0" w:noVBand="1"/>
      </w:tblPr>
      <w:tblGrid>
        <w:gridCol w:w="2160"/>
        <w:gridCol w:w="6120"/>
      </w:tblGrid>
      <w:tr w:rsidR="007A4D7C" w14:paraId="19BDA2BC"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14:paraId="7E80D849" w14:textId="77777777" w:rsidR="007A4D7C" w:rsidRDefault="007A4D7C" w:rsidP="00873242">
            <w:pPr>
              <w:pStyle w:val="tableheading"/>
            </w:pPr>
            <w:r>
              <w:t>Field name</w:t>
            </w:r>
          </w:p>
        </w:tc>
        <w:tc>
          <w:tcPr>
            <w:tcW w:w="6120" w:type="dxa"/>
          </w:tcPr>
          <w:p w14:paraId="2FF65F95" w14:textId="77777777" w:rsidR="007A4D7C" w:rsidRDefault="007A4D7C" w:rsidP="00873242">
            <w:pPr>
              <w:pStyle w:val="tableheading"/>
            </w:pPr>
            <w:r>
              <w:t>Description</w:t>
            </w:r>
          </w:p>
        </w:tc>
      </w:tr>
      <w:tr w:rsidR="007A4D7C" w14:paraId="0694331F" w14:textId="77777777" w:rsidTr="00873242">
        <w:tc>
          <w:tcPr>
            <w:tcW w:w="2160" w:type="dxa"/>
          </w:tcPr>
          <w:p w14:paraId="1B18C457" w14:textId="77777777" w:rsidR="007A4D7C" w:rsidRDefault="007A4D7C" w:rsidP="00873242">
            <w:pPr>
              <w:pStyle w:val="tableentry"/>
            </w:pPr>
            <w:r>
              <w:t>version</w:t>
            </w:r>
          </w:p>
        </w:tc>
        <w:tc>
          <w:tcPr>
            <w:tcW w:w="6120" w:type="dxa"/>
          </w:tcPr>
          <w:p w14:paraId="2031005E" w14:textId="77777777" w:rsidR="007A4D7C" w:rsidRDefault="007A4D7C" w:rsidP="00F2579F">
            <w:pPr>
              <w:pStyle w:val="tablebulletlvl1"/>
            </w:pPr>
            <w:r>
              <w:t xml:space="preserve">version is </w:t>
            </w:r>
            <w:r w:rsidR="00032431">
              <w:t>4</w:t>
            </w:r>
            <w:r>
              <w:t xml:space="preserve">.  </w:t>
            </w:r>
          </w:p>
          <w:p w14:paraId="12E7E9EC" w14:textId="77777777" w:rsidR="007A4D7C" w:rsidRDefault="007A4D7C" w:rsidP="00F2579F">
            <w:pPr>
              <w:pStyle w:val="tablebulletlvl1"/>
            </w:pPr>
            <w:r>
              <w:t>ECC curve is NIST P-256</w:t>
            </w:r>
          </w:p>
          <w:p w14:paraId="6605B90E" w14:textId="77777777" w:rsidR="007A4D7C" w:rsidRDefault="007A4D7C" w:rsidP="00F2579F">
            <w:pPr>
              <w:pStyle w:val="tablebulletlvl1"/>
            </w:pPr>
            <w:r>
              <w:t>External Data digest algorithm is SHA-256.</w:t>
            </w:r>
          </w:p>
          <w:p w14:paraId="04994261" w14:textId="77777777" w:rsidR="007A4D7C" w:rsidRDefault="007A4D7C" w:rsidP="00F2579F">
            <w:pPr>
              <w:pStyle w:val="tablebulletlvl1"/>
            </w:pPr>
            <w:r>
              <w:t>DSA algorithm is ECC NIST P-256 DSA.</w:t>
            </w:r>
          </w:p>
        </w:tc>
      </w:tr>
      <w:tr w:rsidR="007A4D7C" w14:paraId="50573B84" w14:textId="77777777" w:rsidTr="00873242">
        <w:tc>
          <w:tcPr>
            <w:tcW w:w="2160" w:type="dxa"/>
          </w:tcPr>
          <w:p w14:paraId="7E79E25B" w14:textId="77777777" w:rsidR="007A4D7C" w:rsidRPr="0081596B" w:rsidRDefault="007A4D7C" w:rsidP="00873242">
            <w:pPr>
              <w:pStyle w:val="tableentry"/>
            </w:pPr>
            <w:r w:rsidRPr="0081596B">
              <w:t>issuer</w:t>
            </w:r>
          </w:p>
        </w:tc>
        <w:tc>
          <w:tcPr>
            <w:tcW w:w="6120" w:type="dxa"/>
          </w:tcPr>
          <w:p w14:paraId="24EDC2CF" w14:textId="77777777" w:rsidR="007A4D7C" w:rsidRPr="0081596B" w:rsidRDefault="00F2579F" w:rsidP="00F2579F">
            <w:pPr>
              <w:pStyle w:val="tableentry"/>
            </w:pPr>
            <w:r>
              <w:t>I</w:t>
            </w:r>
            <w:r w:rsidR="007A4D7C" w:rsidRPr="0081596B">
              <w:t>ssuer public key</w:t>
            </w:r>
            <w:r>
              <w:t>.</w:t>
            </w:r>
          </w:p>
        </w:tc>
      </w:tr>
      <w:tr w:rsidR="007A4D7C" w14:paraId="6D3C58E7" w14:textId="77777777" w:rsidTr="00873242">
        <w:tc>
          <w:tcPr>
            <w:tcW w:w="2160" w:type="dxa"/>
          </w:tcPr>
          <w:p w14:paraId="3D931942" w14:textId="77777777" w:rsidR="007A4D7C" w:rsidRPr="0081596B" w:rsidRDefault="007A4D7C" w:rsidP="00873242">
            <w:pPr>
              <w:pStyle w:val="tableentry"/>
            </w:pPr>
            <w:r w:rsidRPr="0081596B">
              <w:t>subject</w:t>
            </w:r>
          </w:p>
        </w:tc>
        <w:tc>
          <w:tcPr>
            <w:tcW w:w="6120" w:type="dxa"/>
          </w:tcPr>
          <w:p w14:paraId="4F3CDECE" w14:textId="77777777"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14:paraId="48F7FD3D" w14:textId="77777777" w:rsidTr="00873242">
        <w:tc>
          <w:tcPr>
            <w:tcW w:w="2160" w:type="dxa"/>
          </w:tcPr>
          <w:p w14:paraId="3F2B8E7A" w14:textId="77777777" w:rsidR="007A4D7C" w:rsidRPr="0081596B" w:rsidRDefault="007A4D7C" w:rsidP="00873242">
            <w:pPr>
              <w:pStyle w:val="tableentry"/>
            </w:pPr>
            <w:r w:rsidRPr="0081596B">
              <w:t>validityFrom</w:t>
            </w:r>
          </w:p>
        </w:tc>
        <w:tc>
          <w:tcPr>
            <w:tcW w:w="6120" w:type="dxa"/>
          </w:tcPr>
          <w:p w14:paraId="0505C234" w14:textId="77777777" w:rsidR="007A4D7C" w:rsidRPr="0081596B" w:rsidRDefault="00F2579F" w:rsidP="00F2579F">
            <w:pPr>
              <w:pStyle w:val="tableentry"/>
            </w:pPr>
            <w:r>
              <w:t>V</w:t>
            </w:r>
            <w:r w:rsidR="00C07A1B">
              <w:t xml:space="preserve">alidity period. Subfield Valid From. </w:t>
            </w:r>
            <w:r w:rsidR="007A4D7C" w:rsidRPr="0081596B">
              <w:t>It’s represented in seconds since EPOCH Jan 1, 1970</w:t>
            </w:r>
            <w:r>
              <w:t>.</w:t>
            </w:r>
          </w:p>
        </w:tc>
      </w:tr>
      <w:tr w:rsidR="007A4D7C" w14:paraId="70E8E2C3" w14:textId="77777777" w:rsidTr="00873242">
        <w:tc>
          <w:tcPr>
            <w:tcW w:w="2160" w:type="dxa"/>
          </w:tcPr>
          <w:p w14:paraId="6CBAD769" w14:textId="77777777" w:rsidR="007A4D7C" w:rsidRPr="0081596B" w:rsidRDefault="007A4D7C" w:rsidP="00873242">
            <w:pPr>
              <w:pStyle w:val="tableentry"/>
            </w:pPr>
            <w:r w:rsidRPr="0081596B">
              <w:t>validityTo</w:t>
            </w:r>
          </w:p>
        </w:tc>
        <w:tc>
          <w:tcPr>
            <w:tcW w:w="6120" w:type="dxa"/>
          </w:tcPr>
          <w:p w14:paraId="56E6D792" w14:textId="77777777" w:rsidR="007A4D7C" w:rsidRPr="0081596B" w:rsidRDefault="00F2579F" w:rsidP="00C07A1B">
            <w:pPr>
              <w:pStyle w:val="tableentry"/>
            </w:pPr>
            <w:r>
              <w:t>V</w:t>
            </w:r>
            <w:r w:rsidR="007A4D7C" w:rsidRPr="0081596B">
              <w:t>alidity period.</w:t>
            </w:r>
            <w:r w:rsidR="00C07A1B">
              <w:t xml:space="preserve"> </w:t>
            </w:r>
            <w:r w:rsidR="007A4D7C" w:rsidRPr="0081596B">
              <w:t>Subfield ValidTo. It’s represented in seconds since EPOCH Jan 1, 1970</w:t>
            </w:r>
            <w:r>
              <w:t>.</w:t>
            </w:r>
          </w:p>
        </w:tc>
      </w:tr>
      <w:tr w:rsidR="007A4D7C" w14:paraId="7D8FD39C" w14:textId="77777777" w:rsidTr="00873242">
        <w:tc>
          <w:tcPr>
            <w:tcW w:w="2160" w:type="dxa"/>
          </w:tcPr>
          <w:p w14:paraId="3150542B" w14:textId="77777777" w:rsidR="007A4D7C" w:rsidRPr="0081596B" w:rsidRDefault="007A4D7C" w:rsidP="00873242">
            <w:pPr>
              <w:pStyle w:val="tableentry"/>
            </w:pPr>
            <w:r w:rsidRPr="0081596B">
              <w:t>delegate</w:t>
            </w:r>
          </w:p>
        </w:tc>
        <w:tc>
          <w:tcPr>
            <w:tcW w:w="6120" w:type="dxa"/>
          </w:tcPr>
          <w:p w14:paraId="71B9BCE0" w14:textId="77777777" w:rsidR="007A4D7C" w:rsidRPr="0081596B" w:rsidRDefault="00F2579F" w:rsidP="00F2579F">
            <w:pPr>
              <w:pStyle w:val="tableentry"/>
            </w:pPr>
            <w:r>
              <w:t>D</w:t>
            </w:r>
            <w:r w:rsidR="00C07A1B">
              <w:t xml:space="preserve">elegate flag. </w:t>
            </w:r>
            <w:r w:rsidR="007A4D7C" w:rsidRPr="0081596B">
              <w:t>Must be set to false.</w:t>
            </w:r>
          </w:p>
        </w:tc>
      </w:tr>
      <w:tr w:rsidR="00032431" w14:paraId="65FE382C" w14:textId="77777777" w:rsidTr="00873242">
        <w:tc>
          <w:tcPr>
            <w:tcW w:w="2160" w:type="dxa"/>
          </w:tcPr>
          <w:p w14:paraId="11B5F9CA" w14:textId="77777777" w:rsidR="00032431" w:rsidRPr="00962A68" w:rsidRDefault="00032431" w:rsidP="00032431">
            <w:pPr>
              <w:pStyle w:val="tableentry"/>
            </w:pPr>
            <w:r w:rsidRPr="00962A68">
              <w:t>aliasLen</w:t>
            </w:r>
          </w:p>
        </w:tc>
        <w:tc>
          <w:tcPr>
            <w:tcW w:w="6120" w:type="dxa"/>
          </w:tcPr>
          <w:p w14:paraId="0D3C8670" w14:textId="77777777" w:rsidR="00032431" w:rsidRPr="00962A68" w:rsidRDefault="00F2579F" w:rsidP="00032431">
            <w:pPr>
              <w:pStyle w:val="tableentry"/>
            </w:pPr>
            <w:r>
              <w:t>L</w:t>
            </w:r>
            <w:r w:rsidR="00C07A1B">
              <w:t>ength of the alias.</w:t>
            </w:r>
            <w:r w:rsidR="00032431" w:rsidRPr="00962A68">
              <w:t xml:space="preserve"> The maximum length allowed is 40 bytes.</w:t>
            </w:r>
          </w:p>
        </w:tc>
      </w:tr>
      <w:tr w:rsidR="00032431" w14:paraId="06717457" w14:textId="77777777" w:rsidTr="00873242">
        <w:tc>
          <w:tcPr>
            <w:tcW w:w="2160" w:type="dxa"/>
          </w:tcPr>
          <w:p w14:paraId="64BDE6BE" w14:textId="77777777" w:rsidR="00032431" w:rsidRPr="00962A68" w:rsidRDefault="00032431" w:rsidP="00032431">
            <w:pPr>
              <w:pStyle w:val="tableentry"/>
            </w:pPr>
            <w:r w:rsidRPr="00962A68">
              <w:t>alias</w:t>
            </w:r>
          </w:p>
        </w:tc>
        <w:tc>
          <w:tcPr>
            <w:tcW w:w="6120" w:type="dxa"/>
          </w:tcPr>
          <w:p w14:paraId="644A0367" w14:textId="77777777" w:rsidR="00032431" w:rsidRPr="00962A68" w:rsidRDefault="00F2579F" w:rsidP="00F2579F">
            <w:pPr>
              <w:pStyle w:val="tableentry"/>
            </w:pPr>
            <w:r>
              <w:t>B</w:t>
            </w:r>
            <w:r w:rsidR="00032431" w:rsidRPr="00962A68">
              <w:t>yte array for the alias.</w:t>
            </w:r>
          </w:p>
        </w:tc>
      </w:tr>
      <w:tr w:rsidR="00032431" w14:paraId="6BE1A33A" w14:textId="77777777" w:rsidTr="00873242">
        <w:tc>
          <w:tcPr>
            <w:tcW w:w="2160" w:type="dxa"/>
          </w:tcPr>
          <w:p w14:paraId="4988F2FD" w14:textId="77777777" w:rsidR="00032431" w:rsidRPr="00962A68" w:rsidRDefault="00032431" w:rsidP="00032431">
            <w:pPr>
              <w:pStyle w:val="tableentry"/>
            </w:pPr>
            <w:r w:rsidRPr="00962A68">
              <w:t>digest</w:t>
            </w:r>
          </w:p>
        </w:tc>
        <w:tc>
          <w:tcPr>
            <w:tcW w:w="6120" w:type="dxa"/>
          </w:tcPr>
          <w:p w14:paraId="25DEB565" w14:textId="77777777" w:rsidR="00032431" w:rsidRDefault="00F2579F" w:rsidP="00F2579F">
            <w:pPr>
              <w:pStyle w:val="tableentry"/>
            </w:pPr>
            <w:r>
              <w:t>D</w:t>
            </w:r>
            <w:r w:rsidR="00032431" w:rsidRPr="00962A68">
              <w:t xml:space="preserve">igest of the identity data.  </w:t>
            </w:r>
          </w:p>
        </w:tc>
      </w:tr>
      <w:tr w:rsidR="007A4D7C" w14:paraId="5F2117F4" w14:textId="77777777" w:rsidTr="00873242">
        <w:tc>
          <w:tcPr>
            <w:tcW w:w="2160" w:type="dxa"/>
          </w:tcPr>
          <w:p w14:paraId="4A3FE979" w14:textId="77777777" w:rsidR="007A4D7C" w:rsidRPr="0081596B" w:rsidRDefault="007A4D7C" w:rsidP="00873242">
            <w:pPr>
              <w:pStyle w:val="tableentry"/>
            </w:pPr>
            <w:r w:rsidRPr="0081596B">
              <w:t>sig</w:t>
            </w:r>
          </w:p>
        </w:tc>
        <w:tc>
          <w:tcPr>
            <w:tcW w:w="6120" w:type="dxa"/>
          </w:tcPr>
          <w:p w14:paraId="10EC951C" w14:textId="77777777" w:rsidR="007A4D7C" w:rsidRDefault="00C07A1B" w:rsidP="00873242">
            <w:pPr>
              <w:pStyle w:val="tableentry"/>
            </w:pPr>
            <w:r w:rsidRPr="0081596B">
              <w:t>DSA signature</w:t>
            </w:r>
            <w:r>
              <w:t>, which</w:t>
            </w:r>
            <w:r w:rsidR="007A4D7C" w:rsidRPr="0081596B">
              <w:t xml:space="preserve"> is computed over the fields from subject field to digest field by the issuer.  </w:t>
            </w:r>
          </w:p>
        </w:tc>
      </w:tr>
    </w:tbl>
    <w:p w14:paraId="13A0E21B" w14:textId="77777777" w:rsidR="00E37DF9" w:rsidRDefault="00032431" w:rsidP="00032431">
      <w:pPr>
        <w:pStyle w:val="Heading4"/>
      </w:pPr>
      <w:r>
        <w:t>Identity data format</w:t>
      </w:r>
    </w:p>
    <w:p w14:paraId="1E0EDFF5" w14:textId="77777777" w:rsidR="00032431" w:rsidRDefault="00032431" w:rsidP="00032431">
      <w:pPr>
        <w:pStyle w:val="body"/>
      </w:pPr>
      <w:r w:rsidRPr="00032431">
        <w:t xml:space="preserve">The suggested Identity information can be expressed as vCard data using JSON format as described in </w:t>
      </w:r>
      <w:hyperlink r:id="rId71" w:history="1">
        <w:r w:rsidRPr="00032431">
          <w:rPr>
            <w:rStyle w:val="Hyperlink"/>
          </w:rPr>
          <w:t>RFC</w:t>
        </w:r>
        <w:r w:rsidR="00F2579F">
          <w:rPr>
            <w:rStyle w:val="Hyperlink"/>
          </w:rPr>
          <w:t xml:space="preserve"> </w:t>
        </w:r>
        <w:r w:rsidRPr="00032431">
          <w:rPr>
            <w:rStyle w:val="Hyperlink"/>
          </w:rPr>
          <w:t>7095</w:t>
        </w:r>
      </w:hyperlink>
      <w:r w:rsidRPr="00032431">
        <w:t>.</w:t>
      </w:r>
    </w:p>
    <w:p w14:paraId="3BB26BAF" w14:textId="77777777" w:rsidR="00032431" w:rsidRDefault="00032431" w:rsidP="00032431">
      <w:pPr>
        <w:pStyle w:val="Heading3"/>
      </w:pPr>
      <w:bookmarkStart w:id="2997" w:name="_Toc402426278"/>
      <w:r>
        <w:t>Guild equivalence certificate</w:t>
      </w:r>
      <w:bookmarkEnd w:id="2997"/>
    </w:p>
    <w:p w14:paraId="46D9DC76" w14:textId="77777777" w:rsidR="00032431" w:rsidRPr="007A4D7C" w:rsidRDefault="00F2579F" w:rsidP="00032431">
      <w:pPr>
        <w:pStyle w:val="body"/>
      </w:pPr>
      <w:r>
        <w:fldChar w:fldCharType="begin"/>
      </w:r>
      <w:r>
        <w:instrText xml:space="preserve"> REF _Ref393893770 \h </w:instrText>
      </w:r>
      <w:r>
        <w:fldChar w:fldCharType="separate"/>
      </w:r>
      <w:r w:rsidR="00776C0A">
        <w:t xml:space="preserve">Table </w:t>
      </w:r>
      <w:r w:rsidR="00776C0A">
        <w:rPr>
          <w:noProof/>
        </w:rPr>
        <w:t>2</w:t>
      </w:r>
      <w:r w:rsidR="00776C0A">
        <w:noBreakHyphen/>
      </w:r>
      <w:r w:rsidR="00776C0A">
        <w:rPr>
          <w:noProof/>
        </w:rPr>
        <w:t>6</w:t>
      </w:r>
      <w:r>
        <w:fldChar w:fldCharType="end"/>
      </w:r>
      <w:r>
        <w:t xml:space="preserve"> lists </w:t>
      </w:r>
      <w:r w:rsidR="00032431" w:rsidRPr="007A4D7C">
        <w:t xml:space="preserve">the </w:t>
      </w:r>
      <w:r w:rsidR="00032431">
        <w:t>guild equivalence</w:t>
      </w:r>
      <w:r w:rsidR="00032431" w:rsidRPr="007A4D7C">
        <w:t xml:space="preserve"> certificate</w:t>
      </w:r>
      <w:r>
        <w:t xml:space="preserve"> fields</w:t>
      </w:r>
      <w:r w:rsidR="00032431" w:rsidRPr="007A4D7C">
        <w:t xml:space="preserve">.  </w:t>
      </w:r>
    </w:p>
    <w:p w14:paraId="2EEB6413" w14:textId="77777777" w:rsidR="00032431" w:rsidRDefault="00032431" w:rsidP="00032431">
      <w:pPr>
        <w:pStyle w:val="Caption"/>
      </w:pPr>
      <w:bookmarkStart w:id="2998" w:name="_Ref393893770"/>
      <w:bookmarkStart w:id="2999" w:name="_Toc402426152"/>
      <w:r>
        <w:t xml:space="preserve">Table </w:t>
      </w:r>
      <w:fldSimple w:instr=" STYLEREF 1 \s ">
        <w:r w:rsidR="00776C0A">
          <w:rPr>
            <w:noProof/>
          </w:rPr>
          <w:t>2</w:t>
        </w:r>
      </w:fldSimple>
      <w:r>
        <w:noBreakHyphen/>
      </w:r>
      <w:fldSimple w:instr=" SEQ Table \* ARABIC \s 1 ">
        <w:r w:rsidR="00776C0A">
          <w:rPr>
            <w:noProof/>
          </w:rPr>
          <w:t>6</w:t>
        </w:r>
      </w:fldSimple>
      <w:bookmarkEnd w:id="2998"/>
      <w:r>
        <w:t>. Guild equivalence certificate fields</w:t>
      </w:r>
      <w:bookmarkEnd w:id="2999"/>
    </w:p>
    <w:tbl>
      <w:tblPr>
        <w:tblStyle w:val="TableGrid"/>
        <w:tblW w:w="8280" w:type="dxa"/>
        <w:tblInd w:w="835" w:type="dxa"/>
        <w:tblLook w:val="04A0" w:firstRow="1" w:lastRow="0" w:firstColumn="1" w:lastColumn="0" w:noHBand="0" w:noVBand="1"/>
      </w:tblPr>
      <w:tblGrid>
        <w:gridCol w:w="2160"/>
        <w:gridCol w:w="6120"/>
      </w:tblGrid>
      <w:tr w:rsidR="00032431" w14:paraId="04F55E20"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14:paraId="176AF224" w14:textId="77777777" w:rsidR="00032431" w:rsidRDefault="00032431" w:rsidP="00873242">
            <w:pPr>
              <w:pStyle w:val="tableheading"/>
            </w:pPr>
            <w:r>
              <w:t>Field name</w:t>
            </w:r>
          </w:p>
        </w:tc>
        <w:tc>
          <w:tcPr>
            <w:tcW w:w="6120" w:type="dxa"/>
          </w:tcPr>
          <w:p w14:paraId="7CD7FC42" w14:textId="77777777" w:rsidR="00032431" w:rsidRDefault="00032431" w:rsidP="00873242">
            <w:pPr>
              <w:pStyle w:val="tableheading"/>
            </w:pPr>
            <w:r>
              <w:t>Description</w:t>
            </w:r>
          </w:p>
        </w:tc>
      </w:tr>
      <w:tr w:rsidR="00032431" w14:paraId="3519FD54" w14:textId="77777777" w:rsidTr="00873242">
        <w:tc>
          <w:tcPr>
            <w:tcW w:w="2160" w:type="dxa"/>
          </w:tcPr>
          <w:p w14:paraId="5428A5B3" w14:textId="77777777" w:rsidR="00032431" w:rsidRDefault="00032431" w:rsidP="00873242">
            <w:pPr>
              <w:pStyle w:val="tableentry"/>
            </w:pPr>
            <w:r>
              <w:t>version</w:t>
            </w:r>
          </w:p>
        </w:tc>
        <w:tc>
          <w:tcPr>
            <w:tcW w:w="6120" w:type="dxa"/>
          </w:tcPr>
          <w:p w14:paraId="3669A715" w14:textId="77777777" w:rsidR="00032431" w:rsidRDefault="00032431" w:rsidP="00353EB2">
            <w:pPr>
              <w:pStyle w:val="tablebulletlvl1"/>
            </w:pPr>
            <w:r>
              <w:t xml:space="preserve">version is 5.  </w:t>
            </w:r>
          </w:p>
          <w:p w14:paraId="0E3BAF6B" w14:textId="77777777" w:rsidR="00032431" w:rsidRDefault="00032431" w:rsidP="00353EB2">
            <w:pPr>
              <w:pStyle w:val="tablebulletlvl1"/>
            </w:pPr>
            <w:r>
              <w:t>ECC curve is NIST P-256</w:t>
            </w:r>
          </w:p>
          <w:p w14:paraId="22C546BB" w14:textId="77777777" w:rsidR="00032431" w:rsidRDefault="00032431" w:rsidP="00353EB2">
            <w:pPr>
              <w:pStyle w:val="tablebulletlvl1"/>
            </w:pPr>
            <w:r>
              <w:t>External Data digest algorithm is SHA-256.</w:t>
            </w:r>
          </w:p>
          <w:p w14:paraId="053749E1" w14:textId="77777777" w:rsidR="00032431" w:rsidRDefault="00032431" w:rsidP="00353EB2">
            <w:pPr>
              <w:pStyle w:val="tablebulletlvl1"/>
            </w:pPr>
            <w:r>
              <w:t>DSA algorithm is ECC NIST P-256 DSA.</w:t>
            </w:r>
          </w:p>
        </w:tc>
      </w:tr>
      <w:tr w:rsidR="00032431" w14:paraId="75D9B828" w14:textId="77777777" w:rsidTr="00873242">
        <w:tc>
          <w:tcPr>
            <w:tcW w:w="2160" w:type="dxa"/>
          </w:tcPr>
          <w:p w14:paraId="41184905" w14:textId="77777777" w:rsidR="00032431" w:rsidRPr="0081596B" w:rsidRDefault="00032431" w:rsidP="00873242">
            <w:pPr>
              <w:pStyle w:val="tableentry"/>
            </w:pPr>
            <w:r w:rsidRPr="0081596B">
              <w:t>issuer</w:t>
            </w:r>
          </w:p>
        </w:tc>
        <w:tc>
          <w:tcPr>
            <w:tcW w:w="6120" w:type="dxa"/>
          </w:tcPr>
          <w:p w14:paraId="5BB625EC" w14:textId="77777777" w:rsidR="00032431" w:rsidRPr="0081596B" w:rsidRDefault="00353EB2" w:rsidP="00353EB2">
            <w:pPr>
              <w:pStyle w:val="tableentry"/>
            </w:pPr>
            <w:r>
              <w:t>I</w:t>
            </w:r>
            <w:r w:rsidR="00032431" w:rsidRPr="0081596B">
              <w:t>ssuer public key</w:t>
            </w:r>
            <w:r>
              <w:t>.</w:t>
            </w:r>
          </w:p>
        </w:tc>
      </w:tr>
      <w:tr w:rsidR="00032431" w14:paraId="32504864" w14:textId="77777777" w:rsidTr="00873242">
        <w:tc>
          <w:tcPr>
            <w:tcW w:w="2160" w:type="dxa"/>
          </w:tcPr>
          <w:p w14:paraId="3C7AC62D" w14:textId="77777777" w:rsidR="00032431" w:rsidRPr="0081596B" w:rsidRDefault="00032431" w:rsidP="00873242">
            <w:pPr>
              <w:pStyle w:val="tableentry"/>
            </w:pPr>
            <w:r w:rsidRPr="0081596B">
              <w:t>subject</w:t>
            </w:r>
          </w:p>
        </w:tc>
        <w:tc>
          <w:tcPr>
            <w:tcW w:w="6120" w:type="dxa"/>
          </w:tcPr>
          <w:p w14:paraId="4D1178B3" w14:textId="77777777" w:rsidR="00032431" w:rsidRPr="0081596B" w:rsidRDefault="00353EB2" w:rsidP="001C119B">
            <w:pPr>
              <w:pStyle w:val="tableentry"/>
            </w:pPr>
            <w:r>
              <w:t>Su</w:t>
            </w:r>
            <w:r w:rsidR="00032431" w:rsidRPr="0081596B">
              <w:t xml:space="preserve">bject field holding the </w:t>
            </w:r>
            <w:r w:rsidR="001C119B">
              <w:t>certificate holder’s</w:t>
            </w:r>
            <w:r w:rsidR="001C119B" w:rsidRPr="0081596B">
              <w:t xml:space="preserve"> </w:t>
            </w:r>
            <w:r w:rsidR="00032431" w:rsidRPr="0081596B">
              <w:t>public key</w:t>
            </w:r>
            <w:r>
              <w:t>.</w:t>
            </w:r>
          </w:p>
        </w:tc>
      </w:tr>
      <w:tr w:rsidR="00032431" w14:paraId="4D88BD77" w14:textId="77777777" w:rsidTr="00873242">
        <w:tc>
          <w:tcPr>
            <w:tcW w:w="2160" w:type="dxa"/>
          </w:tcPr>
          <w:p w14:paraId="4CF5E43E" w14:textId="77777777" w:rsidR="00032431" w:rsidRPr="0081596B" w:rsidRDefault="00032431" w:rsidP="00873242">
            <w:pPr>
              <w:pStyle w:val="tableentry"/>
            </w:pPr>
            <w:r w:rsidRPr="0081596B">
              <w:t>validityFrom</w:t>
            </w:r>
          </w:p>
        </w:tc>
        <w:tc>
          <w:tcPr>
            <w:tcW w:w="6120" w:type="dxa"/>
          </w:tcPr>
          <w:p w14:paraId="1041F60B" w14:textId="77777777" w:rsidR="00032431" w:rsidRPr="0081596B" w:rsidRDefault="00353EB2" w:rsidP="00C07A1B">
            <w:pPr>
              <w:pStyle w:val="tableentry"/>
            </w:pPr>
            <w:r>
              <w:t>V</w:t>
            </w:r>
            <w:r w:rsidR="00C07A1B">
              <w:t xml:space="preserve">alidity period. </w:t>
            </w:r>
            <w:r w:rsidR="00032431" w:rsidRPr="0081596B">
              <w:t>Subfield Valid From. It’s represented in seconds since EPOCH Jan 1, 1970</w:t>
            </w:r>
            <w:r>
              <w:t>.</w:t>
            </w:r>
          </w:p>
        </w:tc>
      </w:tr>
      <w:tr w:rsidR="00032431" w14:paraId="15C36930" w14:textId="77777777" w:rsidTr="00873242">
        <w:tc>
          <w:tcPr>
            <w:tcW w:w="2160" w:type="dxa"/>
          </w:tcPr>
          <w:p w14:paraId="11D96449" w14:textId="77777777" w:rsidR="00032431" w:rsidRPr="0081596B" w:rsidRDefault="00032431" w:rsidP="00873242">
            <w:pPr>
              <w:pStyle w:val="tableentry"/>
            </w:pPr>
            <w:r w:rsidRPr="0081596B">
              <w:t>validityTo</w:t>
            </w:r>
          </w:p>
        </w:tc>
        <w:tc>
          <w:tcPr>
            <w:tcW w:w="6120" w:type="dxa"/>
          </w:tcPr>
          <w:p w14:paraId="5BE90721" w14:textId="77777777" w:rsidR="00032431" w:rsidRPr="0081596B" w:rsidRDefault="00353EB2" w:rsidP="00C07A1B">
            <w:pPr>
              <w:pStyle w:val="tableentry"/>
            </w:pPr>
            <w:r>
              <w:t>V</w:t>
            </w:r>
            <w:r w:rsidR="00C07A1B">
              <w:t xml:space="preserve">alidity period. </w:t>
            </w:r>
            <w:r w:rsidR="00032431" w:rsidRPr="0081596B">
              <w:t>Subfield ValidTo. It’s represented in seconds since EPOCH Jan 1, 1970</w:t>
            </w:r>
            <w:r>
              <w:t>.</w:t>
            </w:r>
          </w:p>
        </w:tc>
      </w:tr>
      <w:tr w:rsidR="00032431" w14:paraId="07984F6C" w14:textId="77777777" w:rsidTr="00873242">
        <w:tc>
          <w:tcPr>
            <w:tcW w:w="2160" w:type="dxa"/>
          </w:tcPr>
          <w:p w14:paraId="04A71502" w14:textId="77777777" w:rsidR="00032431" w:rsidRPr="0081596B" w:rsidRDefault="00032431" w:rsidP="00873242">
            <w:pPr>
              <w:pStyle w:val="tableentry"/>
            </w:pPr>
            <w:r w:rsidRPr="0081596B">
              <w:t>delegate</w:t>
            </w:r>
          </w:p>
        </w:tc>
        <w:tc>
          <w:tcPr>
            <w:tcW w:w="6120" w:type="dxa"/>
          </w:tcPr>
          <w:p w14:paraId="18DD948B" w14:textId="77777777" w:rsidR="00032431" w:rsidRPr="0081596B" w:rsidRDefault="00353EB2" w:rsidP="00353EB2">
            <w:pPr>
              <w:pStyle w:val="tableentry"/>
            </w:pPr>
            <w:r>
              <w:t>D</w:t>
            </w:r>
            <w:r w:rsidR="00C07A1B">
              <w:t xml:space="preserve">elegate flag. </w:t>
            </w:r>
            <w:r w:rsidR="00032431" w:rsidRPr="0081596B">
              <w:t>Must be set to false.</w:t>
            </w:r>
          </w:p>
        </w:tc>
      </w:tr>
      <w:tr w:rsidR="00032431" w14:paraId="5972A8DD" w14:textId="77777777" w:rsidTr="00873242">
        <w:tc>
          <w:tcPr>
            <w:tcW w:w="2160" w:type="dxa"/>
          </w:tcPr>
          <w:p w14:paraId="792B9B2D" w14:textId="77777777" w:rsidR="00032431" w:rsidRPr="000E5B53" w:rsidRDefault="00010F2A" w:rsidP="00032431">
            <w:pPr>
              <w:pStyle w:val="tableentry"/>
            </w:pPr>
            <w:r>
              <w:lastRenderedPageBreak/>
              <w:t>g</w:t>
            </w:r>
            <w:r w:rsidR="00032431" w:rsidRPr="000E5B53">
              <w:t>uild</w:t>
            </w:r>
          </w:p>
        </w:tc>
        <w:tc>
          <w:tcPr>
            <w:tcW w:w="6120" w:type="dxa"/>
          </w:tcPr>
          <w:p w14:paraId="18ED0F5A" w14:textId="77777777" w:rsidR="00032431" w:rsidRDefault="001C119B" w:rsidP="00C07A1B">
            <w:pPr>
              <w:pStyle w:val="tableentry"/>
            </w:pPr>
            <w:r>
              <w:t>Locally defined</w:t>
            </w:r>
            <w:r w:rsidR="00C07A1B">
              <w:t xml:space="preserve">guild ID. </w:t>
            </w:r>
            <w:r w:rsidR="00032431" w:rsidRPr="000E5B53">
              <w:t xml:space="preserve">All membership certificates issued by the subject or its delegates will be treated as equivalences the </w:t>
            </w:r>
            <w:r>
              <w:t>locally defined</w:t>
            </w:r>
            <w:r w:rsidR="00032431" w:rsidRPr="000E5B53">
              <w:t>guild.</w:t>
            </w:r>
          </w:p>
        </w:tc>
      </w:tr>
      <w:tr w:rsidR="00032431" w14:paraId="2CD09ADF" w14:textId="77777777" w:rsidTr="00873242">
        <w:tc>
          <w:tcPr>
            <w:tcW w:w="2160" w:type="dxa"/>
          </w:tcPr>
          <w:p w14:paraId="1EC516D4" w14:textId="77777777" w:rsidR="00032431" w:rsidRPr="0081596B" w:rsidRDefault="00032431" w:rsidP="00873242">
            <w:pPr>
              <w:pStyle w:val="tableentry"/>
            </w:pPr>
            <w:r w:rsidRPr="0081596B">
              <w:t>sig</w:t>
            </w:r>
          </w:p>
        </w:tc>
        <w:tc>
          <w:tcPr>
            <w:tcW w:w="6120" w:type="dxa"/>
          </w:tcPr>
          <w:p w14:paraId="0A09961D" w14:textId="77777777" w:rsidR="00032431" w:rsidRDefault="00C07A1B" w:rsidP="00873242">
            <w:pPr>
              <w:pStyle w:val="tableentry"/>
            </w:pPr>
            <w:r w:rsidRPr="0081596B">
              <w:t>DSA signature</w:t>
            </w:r>
            <w:r>
              <w:t>, which</w:t>
            </w:r>
            <w:r w:rsidR="00032431" w:rsidRPr="0081596B">
              <w:t xml:space="preserve"> is computed over the fields from subject field to </w:t>
            </w:r>
            <w:r w:rsidR="00010F2A">
              <w:t xml:space="preserve">guild </w:t>
            </w:r>
            <w:r w:rsidR="00032431" w:rsidRPr="0081596B">
              <w:t xml:space="preserve"> field by the issuer.  </w:t>
            </w:r>
          </w:p>
        </w:tc>
      </w:tr>
    </w:tbl>
    <w:p w14:paraId="59D229AA" w14:textId="77777777" w:rsidR="00032431" w:rsidRDefault="00032431" w:rsidP="00032431">
      <w:pPr>
        <w:pStyle w:val="Heading2"/>
      </w:pPr>
      <w:bookmarkStart w:id="3000" w:name="_Toc402426279"/>
      <w:r>
        <w:t>Sample use cases</w:t>
      </w:r>
      <w:bookmarkEnd w:id="3000"/>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3001" w:name="_Toc402426280"/>
      <w:r>
        <w:t>Users and devices</w:t>
      </w:r>
      <w:bookmarkEnd w:id="3001"/>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3002" w:name="_Toc402426281"/>
      <w:r>
        <w:lastRenderedPageBreak/>
        <w:t>Users set up by Dad</w:t>
      </w:r>
      <w:bookmarkEnd w:id="3002"/>
    </w:p>
    <w:p w14:paraId="3014E9E0" w14:textId="77777777" w:rsidR="005700B0" w:rsidRDefault="00E20D42" w:rsidP="005700B0">
      <w:pPr>
        <w:pStyle w:val="figureanchor"/>
      </w:pPr>
      <w:r>
        <w:object w:dxaOrig="10010" w:dyaOrig="8434" w14:anchorId="2435F1FA">
          <v:shape id="_x0000_i1046" type="#_x0000_t75" style="width:434.25pt;height:366pt" o:ole="">
            <v:imagedata r:id="rId72" o:title=""/>
          </v:shape>
          <o:OLEObject Type="Embed" ProgID="Visio.Drawing.11" ShapeID="_x0000_i1046" DrawAspect="Content" ObjectID="_1476168188" r:id="rId73"/>
        </w:object>
      </w:r>
    </w:p>
    <w:p w14:paraId="2D5CF4CB" w14:textId="77777777" w:rsidR="005700B0" w:rsidRDefault="005700B0" w:rsidP="005700B0">
      <w:pPr>
        <w:pStyle w:val="Caption"/>
      </w:pPr>
      <w:bookmarkStart w:id="3003" w:name="_Toc402426170"/>
      <w:r>
        <w:t xml:space="preserve">Figure </w:t>
      </w:r>
      <w:ins w:id="3004" w:author="Author" w:date="2014-09-04T14:53:00Z">
        <w:r w:rsidR="002F6854">
          <w:fldChar w:fldCharType="begin"/>
        </w:r>
        <w:r w:rsidR="002F6854">
          <w:instrText xml:space="preserve"> STYLEREF 1 \s </w:instrText>
        </w:r>
      </w:ins>
      <w:r w:rsidR="002F6854">
        <w:fldChar w:fldCharType="separate"/>
      </w:r>
      <w:r w:rsidR="002F6854">
        <w:rPr>
          <w:noProof/>
        </w:rPr>
        <w:t>2</w:t>
      </w:r>
      <w:ins w:id="300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006" w:author="Author" w:date="2014-09-04T14:53:00Z">
        <w:r w:rsidR="002F6854">
          <w:rPr>
            <w:noProof/>
          </w:rPr>
          <w:t>17</w:t>
        </w:r>
        <w:r w:rsidR="002F6854">
          <w:fldChar w:fldCharType="end"/>
        </w:r>
      </w:ins>
      <w:del w:id="300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16</w:delText>
        </w:r>
        <w:r w:rsidR="0011033B" w:rsidDel="002F6854">
          <w:fldChar w:fldCharType="end"/>
        </w:r>
      </w:del>
      <w:r>
        <w:t xml:space="preserve">. Use case - </w:t>
      </w:r>
      <w:r w:rsidR="007C706C">
        <w:t xml:space="preserve">users set up by </w:t>
      </w:r>
      <w:r>
        <w:t>Dad</w:t>
      </w:r>
      <w:bookmarkEnd w:id="3003"/>
    </w:p>
    <w:p w14:paraId="6227CEFC" w14:textId="77777777" w:rsidR="005700B0" w:rsidRDefault="007C706C" w:rsidP="006229E9">
      <w:pPr>
        <w:pStyle w:val="Heading3"/>
      </w:pPr>
      <w:bookmarkStart w:id="3008" w:name="_Toc402426282"/>
      <w:r>
        <w:lastRenderedPageBreak/>
        <w:t>Living room set up by Dad</w:t>
      </w:r>
      <w:bookmarkEnd w:id="3008"/>
    </w:p>
    <w:p w14:paraId="2C3C7F14" w14:textId="77777777" w:rsidR="006229E9" w:rsidRDefault="00C16835" w:rsidP="006229E9">
      <w:pPr>
        <w:pStyle w:val="figureanchor"/>
      </w:pPr>
      <w:r>
        <w:object w:dxaOrig="9403" w:dyaOrig="9442" w14:anchorId="4490C349">
          <v:shape id="_x0000_i1047" type="#_x0000_t75" style="width:437.25pt;height:438.75pt" o:ole="">
            <v:imagedata r:id="rId74" o:title=""/>
          </v:shape>
          <o:OLEObject Type="Embed" ProgID="Visio.Drawing.11" ShapeID="_x0000_i1047" DrawAspect="Content" ObjectID="_1476168189" r:id="rId75"/>
        </w:object>
      </w:r>
    </w:p>
    <w:p w14:paraId="27E3DA77" w14:textId="77777777" w:rsidR="006229E9" w:rsidRDefault="006229E9" w:rsidP="006229E9">
      <w:pPr>
        <w:pStyle w:val="Caption"/>
      </w:pPr>
      <w:bookmarkStart w:id="3009" w:name="_Toc402426171"/>
      <w:r>
        <w:t xml:space="preserve">Figure </w:t>
      </w:r>
      <w:ins w:id="3010" w:author="Author" w:date="2014-09-04T14:53:00Z">
        <w:r w:rsidR="002F6854">
          <w:fldChar w:fldCharType="begin"/>
        </w:r>
        <w:r w:rsidR="002F6854">
          <w:instrText xml:space="preserve"> STYLEREF 1 \s </w:instrText>
        </w:r>
      </w:ins>
      <w:r w:rsidR="002F6854">
        <w:fldChar w:fldCharType="separate"/>
      </w:r>
      <w:r w:rsidR="002F6854">
        <w:rPr>
          <w:noProof/>
        </w:rPr>
        <w:t>2</w:t>
      </w:r>
      <w:ins w:id="301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012" w:author="Author" w:date="2014-09-04T14:53:00Z">
        <w:r w:rsidR="002F6854">
          <w:rPr>
            <w:noProof/>
          </w:rPr>
          <w:t>18</w:t>
        </w:r>
        <w:r w:rsidR="002F6854">
          <w:fldChar w:fldCharType="end"/>
        </w:r>
      </w:ins>
      <w:del w:id="301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17</w:delText>
        </w:r>
        <w:r w:rsidR="0011033B" w:rsidDel="002F6854">
          <w:fldChar w:fldCharType="end"/>
        </w:r>
      </w:del>
      <w:r>
        <w:t xml:space="preserve">. </w:t>
      </w:r>
      <w:r w:rsidR="007C706C">
        <w:t>Use c</w:t>
      </w:r>
      <w:r w:rsidRPr="006229E9">
        <w:t xml:space="preserve">ase - </w:t>
      </w:r>
      <w:r w:rsidR="007C706C">
        <w:t xml:space="preserve">living room set up by </w:t>
      </w:r>
      <w:r w:rsidRPr="006229E9">
        <w:t>Dad</w:t>
      </w:r>
      <w:bookmarkEnd w:id="3009"/>
    </w:p>
    <w:p w14:paraId="6B40C38C" w14:textId="77777777" w:rsidR="006229E9" w:rsidRDefault="007C706C" w:rsidP="006229E9">
      <w:pPr>
        <w:pStyle w:val="Heading3"/>
      </w:pPr>
      <w:bookmarkStart w:id="3014" w:name="_Toc402426283"/>
      <w:r>
        <w:lastRenderedPageBreak/>
        <w:t>Son's bedroom set up by s</w:t>
      </w:r>
      <w:r w:rsidR="006229E9">
        <w:t>o</w:t>
      </w:r>
      <w:r>
        <w:t>n</w:t>
      </w:r>
      <w:bookmarkEnd w:id="3014"/>
    </w:p>
    <w:p w14:paraId="2E9AB42B" w14:textId="77777777" w:rsidR="006229E9" w:rsidRDefault="00C16835" w:rsidP="006229E9">
      <w:pPr>
        <w:pStyle w:val="figureanchor"/>
      </w:pPr>
      <w:r>
        <w:object w:dxaOrig="9691" w:dyaOrig="5050" w14:anchorId="00A09B98">
          <v:shape id="_x0000_i1048" type="#_x0000_t75" style="width:433.5pt;height:226.5pt" o:ole="">
            <v:imagedata r:id="rId76" o:title=""/>
          </v:shape>
          <o:OLEObject Type="Embed" ProgID="Visio.Drawing.11" ShapeID="_x0000_i1048" DrawAspect="Content" ObjectID="_1476168190" r:id="rId77"/>
        </w:object>
      </w:r>
    </w:p>
    <w:p w14:paraId="7FFE9515" w14:textId="77777777" w:rsidR="006229E9" w:rsidRDefault="006229E9" w:rsidP="006229E9">
      <w:pPr>
        <w:pStyle w:val="Caption"/>
      </w:pPr>
      <w:bookmarkStart w:id="3015" w:name="_Toc402426172"/>
      <w:r>
        <w:t xml:space="preserve">Figure </w:t>
      </w:r>
      <w:ins w:id="3016" w:author="Author" w:date="2014-09-04T14:53:00Z">
        <w:r w:rsidR="002F6854">
          <w:fldChar w:fldCharType="begin"/>
        </w:r>
        <w:r w:rsidR="002F6854">
          <w:instrText xml:space="preserve"> STYLEREF 1 \s </w:instrText>
        </w:r>
      </w:ins>
      <w:r w:rsidR="002F6854">
        <w:fldChar w:fldCharType="separate"/>
      </w:r>
      <w:r w:rsidR="002F6854">
        <w:rPr>
          <w:noProof/>
        </w:rPr>
        <w:t>2</w:t>
      </w:r>
      <w:ins w:id="301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018" w:author="Author" w:date="2014-09-04T14:53:00Z">
        <w:r w:rsidR="002F6854">
          <w:rPr>
            <w:noProof/>
          </w:rPr>
          <w:t>19</w:t>
        </w:r>
        <w:r w:rsidR="002F6854">
          <w:fldChar w:fldCharType="end"/>
        </w:r>
      </w:ins>
      <w:del w:id="301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18</w:delText>
        </w:r>
        <w:r w:rsidR="0011033B" w:rsidDel="002F6854">
          <w:fldChar w:fldCharType="end"/>
        </w:r>
      </w:del>
      <w:r>
        <w:t xml:space="preserve">. Use case - </w:t>
      </w:r>
      <w:r w:rsidR="007C706C">
        <w:t>son's bedroom set up by s</w:t>
      </w:r>
      <w:r>
        <w:t>on</w:t>
      </w:r>
      <w:bookmarkEnd w:id="3015"/>
    </w:p>
    <w:p w14:paraId="64AA410F" w14:textId="77777777" w:rsidR="006229E9" w:rsidRDefault="007C706C" w:rsidP="00F44246">
      <w:pPr>
        <w:pStyle w:val="Heading3"/>
      </w:pPr>
      <w:bookmarkStart w:id="3020" w:name="_Toc402426284"/>
      <w:r>
        <w:lastRenderedPageBreak/>
        <w:t>M</w:t>
      </w:r>
      <w:r w:rsidR="00F44246">
        <w:t>aster bedroom</w:t>
      </w:r>
      <w:r>
        <w:t xml:space="preserve"> set up by Dad</w:t>
      </w:r>
      <w:bookmarkEnd w:id="3020"/>
    </w:p>
    <w:p w14:paraId="728ED528" w14:textId="77777777" w:rsidR="00F44246" w:rsidRDefault="006031B3" w:rsidP="00F44246">
      <w:pPr>
        <w:pStyle w:val="figureanchor"/>
      </w:pPr>
      <w:r>
        <w:object w:dxaOrig="9879" w:dyaOrig="8762" w14:anchorId="2C7DC20E">
          <v:shape id="_x0000_i1049" type="#_x0000_t75" style="width:433.5pt;height:384pt" o:ole="">
            <v:imagedata r:id="rId78" o:title=""/>
          </v:shape>
          <o:OLEObject Type="Embed" ProgID="Visio.Drawing.11" ShapeID="_x0000_i1049" DrawAspect="Content" ObjectID="_1476168191" r:id="rId79"/>
        </w:object>
      </w:r>
    </w:p>
    <w:p w14:paraId="6C945145" w14:textId="77777777" w:rsidR="00F44246" w:rsidRDefault="00F44246" w:rsidP="00F44246">
      <w:pPr>
        <w:pStyle w:val="Caption"/>
      </w:pPr>
      <w:bookmarkStart w:id="3021" w:name="_Toc402426173"/>
      <w:r>
        <w:t xml:space="preserve">Figure </w:t>
      </w:r>
      <w:ins w:id="3022" w:author="Author" w:date="2014-09-04T14:53:00Z">
        <w:r w:rsidR="002F6854">
          <w:fldChar w:fldCharType="begin"/>
        </w:r>
        <w:r w:rsidR="002F6854">
          <w:instrText xml:space="preserve"> STYLEREF 1 \s </w:instrText>
        </w:r>
      </w:ins>
      <w:r w:rsidR="002F6854">
        <w:fldChar w:fldCharType="separate"/>
      </w:r>
      <w:r w:rsidR="002F6854">
        <w:rPr>
          <w:noProof/>
        </w:rPr>
        <w:t>2</w:t>
      </w:r>
      <w:ins w:id="302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024" w:author="Author" w:date="2014-09-04T14:53:00Z">
        <w:r w:rsidR="002F6854">
          <w:rPr>
            <w:noProof/>
          </w:rPr>
          <w:t>20</w:t>
        </w:r>
        <w:r w:rsidR="002F6854">
          <w:fldChar w:fldCharType="end"/>
        </w:r>
      </w:ins>
      <w:del w:id="302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19</w:delText>
        </w:r>
        <w:r w:rsidR="0011033B" w:rsidDel="002F6854">
          <w:fldChar w:fldCharType="end"/>
        </w:r>
      </w:del>
      <w:r>
        <w:t>. Use case -</w:t>
      </w:r>
      <w:r w:rsidR="007C706C">
        <w:t xml:space="preserve"> master bedroom set up by </w:t>
      </w:r>
      <w:r>
        <w:t>Dad</w:t>
      </w:r>
      <w:bookmarkEnd w:id="3021"/>
    </w:p>
    <w:p w14:paraId="10FEBA15" w14:textId="77777777" w:rsidR="001C52B8" w:rsidRDefault="0042104D" w:rsidP="001C52B8">
      <w:pPr>
        <w:pStyle w:val="Heading3"/>
      </w:pPr>
      <w:bookmarkStart w:id="3026" w:name="_Toc402426285"/>
      <w:r>
        <w:lastRenderedPageBreak/>
        <w:t>Son can control different TVs in the house</w:t>
      </w:r>
      <w:bookmarkEnd w:id="3026"/>
    </w:p>
    <w:p w14:paraId="17356E68" w14:textId="77777777" w:rsidR="00F44246" w:rsidRPr="00F44246" w:rsidRDefault="006031B3" w:rsidP="001C52B8">
      <w:pPr>
        <w:pStyle w:val="figureanchor"/>
      </w:pPr>
      <w:r>
        <w:object w:dxaOrig="11443" w:dyaOrig="10306" w14:anchorId="6F8A5087">
          <v:shape id="_x0000_i1050" type="#_x0000_t75" style="width:439.5pt;height:396pt" o:ole="">
            <v:imagedata r:id="rId80" o:title=""/>
          </v:shape>
          <o:OLEObject Type="Embed" ProgID="Visio.Drawing.11" ShapeID="_x0000_i1050" DrawAspect="Content" ObjectID="_1476168192" r:id="rId81"/>
        </w:object>
      </w:r>
    </w:p>
    <w:p w14:paraId="77D936C9" w14:textId="77777777" w:rsidR="00F44246" w:rsidRPr="00F44246" w:rsidRDefault="00F44246" w:rsidP="00F44246">
      <w:pPr>
        <w:pStyle w:val="Caption"/>
      </w:pPr>
      <w:bookmarkStart w:id="3027" w:name="_Toc402426174"/>
      <w:r>
        <w:t xml:space="preserve">Figure </w:t>
      </w:r>
      <w:ins w:id="3028" w:author="Author" w:date="2014-09-04T14:53:00Z">
        <w:r w:rsidR="002F6854">
          <w:fldChar w:fldCharType="begin"/>
        </w:r>
        <w:r w:rsidR="002F6854">
          <w:instrText xml:space="preserve"> STYLEREF 1 \s </w:instrText>
        </w:r>
      </w:ins>
      <w:r w:rsidR="002F6854">
        <w:fldChar w:fldCharType="separate"/>
      </w:r>
      <w:r w:rsidR="002F6854">
        <w:rPr>
          <w:noProof/>
        </w:rPr>
        <w:t>2</w:t>
      </w:r>
      <w:ins w:id="302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030" w:author="Author" w:date="2014-09-04T14:53:00Z">
        <w:r w:rsidR="002F6854">
          <w:rPr>
            <w:noProof/>
          </w:rPr>
          <w:t>21</w:t>
        </w:r>
        <w:r w:rsidR="002F6854">
          <w:fldChar w:fldCharType="end"/>
        </w:r>
      </w:ins>
      <w:del w:id="3031"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20</w:delText>
        </w:r>
        <w:r w:rsidR="0011033B" w:rsidDel="002F6854">
          <w:fldChar w:fldCharType="end"/>
        </w:r>
      </w:del>
      <w:r>
        <w:t xml:space="preserve">. Use case </w:t>
      </w:r>
      <w:r w:rsidR="00B34584">
        <w:t>–</w:t>
      </w:r>
      <w:r>
        <w:t xml:space="preserve"> </w:t>
      </w:r>
      <w:r w:rsidR="00B34584">
        <w:t>Son can control different TVs in the house</w:t>
      </w:r>
      <w:bookmarkEnd w:id="3027"/>
    </w:p>
    <w:p w14:paraId="6317C743" w14:textId="77777777" w:rsidR="006229E9" w:rsidRDefault="00F44246" w:rsidP="00F44246">
      <w:pPr>
        <w:pStyle w:val="Heading3"/>
      </w:pPr>
      <w:bookmarkStart w:id="3032" w:name="_Toc402426286"/>
      <w:r w:rsidRPr="00F44246">
        <w:lastRenderedPageBreak/>
        <w:t xml:space="preserve">Living </w:t>
      </w:r>
      <w:r w:rsidR="007C706C">
        <w:t>room t</w:t>
      </w:r>
      <w:r w:rsidRPr="00F44246">
        <w:t xml:space="preserve">ablet </w:t>
      </w:r>
      <w:r w:rsidR="007C706C">
        <w:t>c</w:t>
      </w:r>
      <w:r w:rsidRPr="00F44246">
        <w:t>ontrols TVs in the house</w:t>
      </w:r>
      <w:bookmarkEnd w:id="3032"/>
    </w:p>
    <w:p w14:paraId="22443420" w14:textId="77777777" w:rsidR="00F44246" w:rsidRDefault="006031B3" w:rsidP="00F44246">
      <w:pPr>
        <w:pStyle w:val="figureanchor"/>
      </w:pPr>
      <w:r>
        <w:object w:dxaOrig="11303" w:dyaOrig="10306" w14:anchorId="28402E4A">
          <v:shape id="_x0000_i1051" type="#_x0000_t75" style="width:427.5pt;height:390pt" o:ole="">
            <v:imagedata r:id="rId82" o:title=""/>
          </v:shape>
          <o:OLEObject Type="Embed" ProgID="Visio.Drawing.11" ShapeID="_x0000_i1051" DrawAspect="Content" ObjectID="_1476168193" r:id="rId83"/>
        </w:object>
      </w:r>
    </w:p>
    <w:p w14:paraId="2D9080D9" w14:textId="77777777" w:rsidR="00F44246" w:rsidRDefault="00F44246" w:rsidP="00F44246">
      <w:pPr>
        <w:pStyle w:val="Caption"/>
      </w:pPr>
      <w:bookmarkStart w:id="3033" w:name="_Toc402426175"/>
      <w:r>
        <w:t xml:space="preserve">Figure </w:t>
      </w:r>
      <w:ins w:id="3034" w:author="Author" w:date="2014-09-04T14:53:00Z">
        <w:r w:rsidR="002F6854">
          <w:fldChar w:fldCharType="begin"/>
        </w:r>
        <w:r w:rsidR="002F6854">
          <w:instrText xml:space="preserve"> STYLEREF 1 \s </w:instrText>
        </w:r>
      </w:ins>
      <w:r w:rsidR="002F6854">
        <w:fldChar w:fldCharType="separate"/>
      </w:r>
      <w:r w:rsidR="002F6854">
        <w:rPr>
          <w:noProof/>
        </w:rPr>
        <w:t>2</w:t>
      </w:r>
      <w:ins w:id="303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036" w:author="Author" w:date="2014-09-04T14:53:00Z">
        <w:r w:rsidR="002F6854">
          <w:rPr>
            <w:noProof/>
          </w:rPr>
          <w:t>22</w:t>
        </w:r>
        <w:r w:rsidR="002F6854">
          <w:fldChar w:fldCharType="end"/>
        </w:r>
      </w:ins>
      <w:del w:id="303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21</w:delText>
        </w:r>
        <w:r w:rsidR="0011033B" w:rsidDel="002F6854">
          <w:fldChar w:fldCharType="end"/>
        </w:r>
      </w:del>
      <w:r>
        <w:t>. Use case -</w:t>
      </w:r>
      <w:r w:rsidR="006450C1">
        <w:t xml:space="preserve"> </w:t>
      </w:r>
      <w:r>
        <w:t>Living room table</w:t>
      </w:r>
      <w:r w:rsidR="006450C1">
        <w:t>t</w:t>
      </w:r>
      <w:r>
        <w:t xml:space="preserve"> controls TVs</w:t>
      </w:r>
      <w:bookmarkEnd w:id="3033"/>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3038" w:name="_Toc402426287"/>
      <w:r>
        <w:lastRenderedPageBreak/>
        <w:t xml:space="preserve">Enhancements </w:t>
      </w:r>
      <w:r w:rsidR="00515DF4">
        <w:t>t</w:t>
      </w:r>
      <w:r>
        <w:t>o Existing Framework</w:t>
      </w:r>
      <w:bookmarkEnd w:id="3038"/>
    </w:p>
    <w:p w14:paraId="12C2AA6B" w14:textId="77777777" w:rsidR="00EC58AD" w:rsidRPr="00853F0A" w:rsidRDefault="00EC58AD" w:rsidP="002B7CB7">
      <w:pPr>
        <w:pStyle w:val="Heading2"/>
        <w:rPr>
          <w:szCs w:val="20"/>
        </w:rPr>
      </w:pPr>
      <w:bookmarkStart w:id="3039" w:name="_Toc402426288"/>
      <w:r>
        <w:t>Crypto Agility Exchange</w:t>
      </w:r>
      <w:bookmarkEnd w:id="3039"/>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84"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5" w:history="1">
        <w:r w:rsidR="00813531" w:rsidRPr="00813531">
          <w:rPr>
            <w:rStyle w:val="Hyperlink"/>
          </w:rPr>
          <w:t>RFC6655</w:t>
        </w:r>
      </w:hyperlink>
      <w:r w:rsidR="00923ACB">
        <w:t xml:space="preserve">, and </w:t>
      </w:r>
      <w:hyperlink r:id="rId86"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1B16E3" w:rsidP="00961CA7">
            <w:pPr>
              <w:pStyle w:val="body"/>
              <w:ind w:left="0"/>
              <w:rPr>
                <w:sz w:val="20"/>
              </w:rPr>
            </w:pPr>
            <w:hyperlink r:id="rId87"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1B16E3" w:rsidP="000E2BDE">
            <w:pPr>
              <w:pStyle w:val="body"/>
              <w:ind w:left="0"/>
              <w:rPr>
                <w:sz w:val="20"/>
              </w:rPr>
            </w:pPr>
            <w:hyperlink r:id="rId88" w:history="1">
              <w:r w:rsidR="000E2BDE">
                <w:rPr>
                  <w:rStyle w:val="Hyperlink"/>
                  <w:sz w:val="20"/>
                </w:rPr>
                <w:t>6655</w:t>
              </w:r>
            </w:hyperlink>
          </w:p>
        </w:tc>
      </w:tr>
    </w:tbl>
    <w:p w14:paraId="0A4B7719" w14:textId="77777777" w:rsidR="00AA54D6" w:rsidRDefault="00AA54D6" w:rsidP="002B7CB7">
      <w:pPr>
        <w:pStyle w:val="body"/>
      </w:pPr>
    </w:p>
    <w:p w14:paraId="0C24AE9C" w14:textId="77777777" w:rsidR="00997C42" w:rsidRDefault="00997C42">
      <w:pPr>
        <w:pStyle w:val="Heading2"/>
        <w:pPrChange w:id="3040" w:author="Author" w:date="2014-09-04T16:21:00Z">
          <w:pPr>
            <w:pStyle w:val="Heading3"/>
          </w:pPr>
        </w:pPrChange>
      </w:pPr>
      <w:bookmarkStart w:id="3041" w:name="_Toc402426289"/>
      <w:r>
        <w:t>Add a Claimable Field to the About Announcement</w:t>
      </w:r>
      <w:bookmarkEnd w:id="3041"/>
    </w:p>
    <w:p w14:paraId="764B56CF" w14:textId="77777777" w:rsidR="00997C42" w:rsidRDefault="00997C42" w:rsidP="002B7CB7">
      <w:pPr>
        <w:pStyle w:val="body"/>
      </w:pPr>
      <w:r>
        <w:t xml:space="preserve">A new number field named </w:t>
      </w:r>
      <w:r w:rsidRPr="002B7CB7">
        <w:rPr>
          <w:b/>
        </w:rPr>
        <w:t>claimable</w:t>
      </w:r>
      <w:r>
        <w:rPr>
          <w:b/>
        </w:rPr>
        <w:t xml:space="preserve"> </w:t>
      </w:r>
      <w:r>
        <w:t>will be added to the About Announcement to show the claim state of the application.  The possible values of this field are:</w:t>
      </w:r>
    </w:p>
    <w:p w14:paraId="434E2F9F" w14:textId="77777777" w:rsidR="00997C42" w:rsidRDefault="00997C42" w:rsidP="002B7CB7">
      <w:pPr>
        <w:pStyle w:val="body"/>
        <w:numPr>
          <w:ilvl w:val="2"/>
          <w:numId w:val="80"/>
        </w:numPr>
      </w:pPr>
      <w:r>
        <w:t>0 -- not claimable</w:t>
      </w:r>
    </w:p>
    <w:p w14:paraId="2985BA4F" w14:textId="77777777" w:rsidR="00997C42" w:rsidRDefault="00997C42" w:rsidP="002B7CB7">
      <w:pPr>
        <w:pStyle w:val="body"/>
        <w:numPr>
          <w:ilvl w:val="2"/>
          <w:numId w:val="80"/>
        </w:numPr>
      </w:pPr>
      <w:r>
        <w:t>1 – claimable</w:t>
      </w:r>
    </w:p>
    <w:p w14:paraId="0A49307C" w14:textId="77777777" w:rsidR="00EC58AD" w:rsidRPr="00853F0A" w:rsidRDefault="00997C42" w:rsidP="002B7CB7">
      <w:pPr>
        <w:pStyle w:val="body"/>
        <w:numPr>
          <w:ilvl w:val="2"/>
          <w:numId w:val="80"/>
        </w:numPr>
      </w:pPr>
      <w:r>
        <w:t>2 -- claimed</w:t>
      </w:r>
      <w:r w:rsidR="00EC58AD">
        <w:br w:type="page"/>
      </w:r>
    </w:p>
    <w:p w14:paraId="34D5B8F9" w14:textId="77777777" w:rsidR="00F44246" w:rsidRDefault="00F44246" w:rsidP="00F44246">
      <w:pPr>
        <w:pStyle w:val="Heading1"/>
      </w:pPr>
      <w:bookmarkStart w:id="3042" w:name="_Toc402426290"/>
      <w:r>
        <w:lastRenderedPageBreak/>
        <w:t>Future Considerations</w:t>
      </w:r>
      <w:bookmarkEnd w:id="3042"/>
    </w:p>
    <w:p w14:paraId="0625FD94" w14:textId="77777777" w:rsidR="00F44246" w:rsidRDefault="006450C1" w:rsidP="00F44246">
      <w:pPr>
        <w:pStyle w:val="Heading2"/>
      </w:pPr>
      <w:bookmarkStart w:id="3043" w:name="_Toc402426291"/>
      <w:r>
        <w:t>Broadcast signals and m</w:t>
      </w:r>
      <w:r w:rsidR="00F44246">
        <w:t xml:space="preserve">ultipoint </w:t>
      </w:r>
      <w:r>
        <w:t>s</w:t>
      </w:r>
      <w:r w:rsidR="00F44246">
        <w:t>essions</w:t>
      </w:r>
      <w:bookmarkEnd w:id="3043"/>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85" w:author="Author" w:date="2014-09-05T13:39:00Z" w:initials="A">
    <w:p w14:paraId="00CD2E5A" w14:textId="77777777" w:rsidR="001B16E3" w:rsidRDefault="001B16E3"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88D89" w14:textId="77777777" w:rsidR="00847433" w:rsidRDefault="00847433">
      <w:r>
        <w:separator/>
      </w:r>
    </w:p>
    <w:p w14:paraId="1DFAB609" w14:textId="77777777" w:rsidR="00847433" w:rsidRDefault="00847433"/>
    <w:p w14:paraId="36263503" w14:textId="77777777" w:rsidR="00847433" w:rsidRDefault="00847433"/>
    <w:p w14:paraId="72CC8157" w14:textId="77777777" w:rsidR="00847433" w:rsidRDefault="00847433"/>
  </w:endnote>
  <w:endnote w:type="continuationSeparator" w:id="0">
    <w:p w14:paraId="29953543" w14:textId="77777777" w:rsidR="00847433" w:rsidRDefault="00847433">
      <w:r>
        <w:continuationSeparator/>
      </w:r>
    </w:p>
    <w:p w14:paraId="5C290EEC" w14:textId="77777777" w:rsidR="00847433" w:rsidRDefault="00847433"/>
    <w:p w14:paraId="2E2E6DCB" w14:textId="77777777" w:rsidR="00847433" w:rsidRDefault="00847433"/>
    <w:p w14:paraId="4636DA77" w14:textId="77777777" w:rsidR="00847433" w:rsidRDefault="00847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1B16E3" w:rsidRDefault="001B16E3" w:rsidP="00C31F4D">
    <w:pPr>
      <w:pStyle w:val="Footer"/>
    </w:pPr>
  </w:p>
  <w:p w14:paraId="235FB0E5" w14:textId="77777777" w:rsidR="001B16E3" w:rsidRDefault="001B16E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1B16E3" w:rsidRDefault="001B16E3"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1B16E3" w:rsidRPr="00CF535A" w:rsidRDefault="001B16E3"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1B16E3" w:rsidRPr="004C1EE2" w:rsidRDefault="001B16E3"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1B16E3" w:rsidRPr="004C1EE2" w:rsidRDefault="001B16E3" w:rsidP="00614FA1">
    <w:pPr>
      <w:pStyle w:val="Spacer"/>
    </w:pPr>
  </w:p>
  <w:p w14:paraId="087D003A" w14:textId="77777777" w:rsidR="001B16E3" w:rsidRPr="004C1EE2" w:rsidRDefault="001B16E3"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1B16E3" w:rsidRDefault="001B16E3" w:rsidP="00614FA1">
    <w:pPr>
      <w:pStyle w:val="Spacer"/>
    </w:pPr>
  </w:p>
  <w:p w14:paraId="11DB80EC" w14:textId="77777777" w:rsidR="001B16E3" w:rsidRDefault="001B16E3"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1B16E3" w:rsidRDefault="001B16E3" w:rsidP="00614FA1">
    <w:pPr>
      <w:pStyle w:val="Spacer"/>
    </w:pPr>
  </w:p>
  <w:p w14:paraId="32B1A1BA" w14:textId="77777777" w:rsidR="001B16E3" w:rsidRPr="00614FA1" w:rsidRDefault="001B16E3"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1B16E3" w:rsidRDefault="001B16E3" w:rsidP="00614FA1">
    <w:pPr>
      <w:pStyle w:val="Spacer"/>
    </w:pPr>
  </w:p>
  <w:p w14:paraId="142B11E6" w14:textId="77777777" w:rsidR="001B16E3" w:rsidRDefault="001B16E3"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1B16E3" w:rsidRDefault="001B16E3" w:rsidP="00614FA1">
    <w:pPr>
      <w:pStyle w:val="Spacer"/>
    </w:pPr>
  </w:p>
  <w:p w14:paraId="4C269A1F" w14:textId="77777777" w:rsidR="001B16E3" w:rsidRPr="00614FA1" w:rsidRDefault="001B16E3"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1B16E3" w:rsidRDefault="001B16E3"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5D0680">
      <w:rPr>
        <w:noProof/>
      </w:rPr>
      <w:t>21</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1B16E3" w:rsidRPr="009A6A08" w:rsidRDefault="001B16E3"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5D0680">
      <w:rPr>
        <w:noProof/>
        <w:szCs w:val="14"/>
      </w:rPr>
      <w:t>7</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BC70B" w14:textId="77777777" w:rsidR="00847433" w:rsidRDefault="00847433">
      <w:r>
        <w:separator/>
      </w:r>
    </w:p>
    <w:p w14:paraId="376FA79F" w14:textId="77777777" w:rsidR="00847433" w:rsidRDefault="00847433"/>
    <w:p w14:paraId="517E4232" w14:textId="77777777" w:rsidR="00847433" w:rsidRDefault="00847433"/>
    <w:p w14:paraId="73BE6448" w14:textId="77777777" w:rsidR="00847433" w:rsidRDefault="00847433"/>
  </w:footnote>
  <w:footnote w:type="continuationSeparator" w:id="0">
    <w:p w14:paraId="07A99A22" w14:textId="77777777" w:rsidR="00847433" w:rsidRDefault="00847433">
      <w:r>
        <w:continuationSeparator/>
      </w:r>
    </w:p>
    <w:p w14:paraId="108ACED7" w14:textId="77777777" w:rsidR="00847433" w:rsidRDefault="00847433"/>
    <w:p w14:paraId="382DC255" w14:textId="77777777" w:rsidR="00847433" w:rsidRDefault="00847433"/>
    <w:p w14:paraId="4E850182" w14:textId="77777777" w:rsidR="00847433" w:rsidRDefault="008474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1B16E3" w:rsidRDefault="001B16E3" w:rsidP="006F59BD"/>
  <w:p w14:paraId="690EDA7C" w14:textId="77777777" w:rsidR="001B16E3" w:rsidRDefault="001B16E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1B16E3" w:rsidRPr="00C2377F" w:rsidRDefault="001B16E3"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1B16E3" w:rsidRPr="0041767B" w:rsidRDefault="001B16E3"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1B16E3" w:rsidRPr="00C2377F" w:rsidRDefault="001B16E3" w:rsidP="00AE4C57">
    <w:pPr>
      <w:pStyle w:val="Header"/>
    </w:pPr>
    <w:fldSimple w:instr=" STYLEREF  DocTitle  \* MERGEFORMAT ">
      <w:r w:rsidR="005D0680">
        <w:rPr>
          <w:noProof/>
        </w:rPr>
        <w:t>AllJoyn™ Security 2.0 Feature</w:t>
      </w:r>
    </w:fldSimple>
    <w:r>
      <w:t xml:space="preserve"> </w:t>
    </w:r>
    <w:fldSimple w:instr=" STYLEREF  DocSubtitle  \* MERGEFORMAT ">
      <w:r w:rsidR="005D0680">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1B16E3" w:rsidRPr="00EF56CF" w:rsidRDefault="001B16E3"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1B16E3" w:rsidRPr="00815093" w:rsidRDefault="001B16E3" w:rsidP="00815093">
    <w:pPr>
      <w:pStyle w:val="Header"/>
    </w:pPr>
    <w:fldSimple w:instr=" STYLEREF  DocTitle  \* MERGEFORMAT ">
      <w:r w:rsidR="005D0680">
        <w:rPr>
          <w:noProof/>
        </w:rPr>
        <w:t>AllJoyn™ Security 2.0 Feature</w:t>
      </w:r>
    </w:fldSimple>
    <w:r>
      <w:t xml:space="preserve"> </w:t>
    </w:r>
    <w:fldSimple w:instr=" STYLEREF  DocSubtitle  \* MERGEFORMAT ">
      <w:r w:rsidR="005D0680">
        <w:rPr>
          <w:noProof/>
        </w:rPr>
        <w:t>High-Level Design Document</w:t>
      </w:r>
    </w:fldSimple>
    <w:r>
      <w:tab/>
    </w:r>
    <w:fldSimple w:instr=" STYLEREF  &quot;Heading 1&quot;  \* MERGEFORMAT ">
      <w:r w:rsidR="005D0680">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4">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5">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9">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0">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2">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39455E90"/>
    <w:multiLevelType w:val="hybridMultilevel"/>
    <w:tmpl w:val="400EED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5">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6">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8">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3">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4">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3">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8">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0">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4">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5">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6">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7">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78">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0">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5"/>
  </w:num>
  <w:num w:numId="2">
    <w:abstractNumId w:val="73"/>
  </w:num>
  <w:num w:numId="3">
    <w:abstractNumId w:val="14"/>
  </w:num>
  <w:num w:numId="4">
    <w:abstractNumId w:val="67"/>
  </w:num>
  <w:num w:numId="5">
    <w:abstractNumId w:val="69"/>
  </w:num>
  <w:num w:numId="6">
    <w:abstractNumId w:val="9"/>
  </w:num>
  <w:num w:numId="7">
    <w:abstractNumId w:val="6"/>
  </w:num>
  <w:num w:numId="8">
    <w:abstractNumId w:val="21"/>
    <w:lvlOverride w:ilvl="0">
      <w:startOverride w:val="1"/>
    </w:lvlOverride>
  </w:num>
  <w:num w:numId="9">
    <w:abstractNumId w:val="33"/>
  </w:num>
  <w:num w:numId="10">
    <w:abstractNumId w:val="38"/>
  </w:num>
  <w:num w:numId="11">
    <w:abstractNumId w:val="79"/>
  </w:num>
  <w:num w:numId="12">
    <w:abstractNumId w:val="39"/>
  </w:num>
  <w:num w:numId="13">
    <w:abstractNumId w:val="62"/>
  </w:num>
  <w:num w:numId="14">
    <w:abstractNumId w:val="52"/>
  </w:num>
  <w:num w:numId="15">
    <w:abstractNumId w:val="7"/>
  </w:num>
  <w:num w:numId="16">
    <w:abstractNumId w:val="5"/>
  </w:num>
  <w:num w:numId="17">
    <w:abstractNumId w:val="8"/>
  </w:num>
  <w:num w:numId="18">
    <w:abstractNumId w:val="3"/>
  </w:num>
  <w:num w:numId="19">
    <w:abstractNumId w:val="2"/>
  </w:num>
  <w:num w:numId="20">
    <w:abstractNumId w:val="60"/>
  </w:num>
  <w:num w:numId="21">
    <w:abstractNumId w:val="11"/>
  </w:num>
  <w:num w:numId="22">
    <w:abstractNumId w:val="18"/>
  </w:num>
  <w:num w:numId="23">
    <w:abstractNumId w:val="4"/>
  </w:num>
  <w:num w:numId="24">
    <w:abstractNumId w:val="1"/>
  </w:num>
  <w:num w:numId="25">
    <w:abstractNumId w:val="0"/>
  </w:num>
  <w:num w:numId="26">
    <w:abstractNumId w:val="37"/>
  </w:num>
  <w:num w:numId="27">
    <w:abstractNumId w:val="16"/>
  </w:num>
  <w:num w:numId="28">
    <w:abstractNumId w:val="44"/>
  </w:num>
  <w:num w:numId="29">
    <w:abstractNumId w:val="75"/>
  </w:num>
  <w:num w:numId="30">
    <w:abstractNumId w:val="58"/>
  </w:num>
  <w:num w:numId="31">
    <w:abstractNumId w:val="34"/>
  </w:num>
  <w:num w:numId="32">
    <w:abstractNumId w:val="61"/>
    <w:lvlOverride w:ilvl="0">
      <w:startOverride w:val="1"/>
    </w:lvlOverride>
  </w:num>
  <w:num w:numId="33">
    <w:abstractNumId w:val="17"/>
  </w:num>
  <w:num w:numId="34">
    <w:abstractNumId w:val="53"/>
  </w:num>
  <w:num w:numId="35">
    <w:abstractNumId w:val="24"/>
  </w:num>
  <w:num w:numId="36">
    <w:abstractNumId w:val="55"/>
  </w:num>
  <w:num w:numId="37">
    <w:abstractNumId w:val="57"/>
  </w:num>
  <w:num w:numId="38">
    <w:abstractNumId w:val="22"/>
  </w:num>
  <w:num w:numId="39">
    <w:abstractNumId w:val="50"/>
  </w:num>
  <w:num w:numId="40">
    <w:abstractNumId w:val="32"/>
  </w:num>
  <w:num w:numId="41">
    <w:abstractNumId w:val="56"/>
  </w:num>
  <w:num w:numId="42">
    <w:abstractNumId w:val="76"/>
  </w:num>
  <w:num w:numId="43">
    <w:abstractNumId w:val="25"/>
  </w:num>
  <w:num w:numId="44">
    <w:abstractNumId w:val="40"/>
  </w:num>
  <w:num w:numId="45">
    <w:abstractNumId w:val="65"/>
  </w:num>
  <w:num w:numId="46">
    <w:abstractNumId w:val="51"/>
  </w:num>
  <w:num w:numId="47">
    <w:abstractNumId w:val="26"/>
  </w:num>
  <w:num w:numId="48">
    <w:abstractNumId w:val="19"/>
  </w:num>
  <w:num w:numId="49">
    <w:abstractNumId w:val="23"/>
  </w:num>
  <w:num w:numId="50">
    <w:abstractNumId w:val="61"/>
  </w:num>
  <w:num w:numId="51">
    <w:abstractNumId w:val="66"/>
  </w:num>
  <w:num w:numId="52">
    <w:abstractNumId w:val="80"/>
  </w:num>
  <w:num w:numId="53">
    <w:abstractNumId w:val="77"/>
  </w:num>
  <w:num w:numId="54">
    <w:abstractNumId w:val="63"/>
  </w:num>
  <w:num w:numId="55">
    <w:abstractNumId w:val="15"/>
  </w:num>
  <w:num w:numId="56">
    <w:abstractNumId w:val="42"/>
  </w:num>
  <w:num w:numId="57">
    <w:abstractNumId w:val="13"/>
  </w:num>
  <w:num w:numId="58">
    <w:abstractNumId w:val="13"/>
  </w:num>
  <w:num w:numId="59">
    <w:abstractNumId w:val="28"/>
  </w:num>
  <w:num w:numId="60">
    <w:abstractNumId w:val="29"/>
  </w:num>
  <w:num w:numId="61">
    <w:abstractNumId w:val="59"/>
  </w:num>
  <w:num w:numId="62">
    <w:abstractNumId w:val="41"/>
  </w:num>
  <w:num w:numId="63">
    <w:abstractNumId w:val="49"/>
  </w:num>
  <w:num w:numId="64">
    <w:abstractNumId w:val="48"/>
  </w:num>
  <w:num w:numId="65">
    <w:abstractNumId w:val="10"/>
  </w:num>
  <w:num w:numId="66">
    <w:abstractNumId w:val="72"/>
  </w:num>
  <w:num w:numId="67">
    <w:abstractNumId w:val="45"/>
  </w:num>
  <w:num w:numId="68">
    <w:abstractNumId w:val="68"/>
  </w:num>
  <w:num w:numId="69">
    <w:abstractNumId w:val="54"/>
  </w:num>
  <w:num w:numId="70">
    <w:abstractNumId w:val="47"/>
  </w:num>
  <w:num w:numId="71">
    <w:abstractNumId w:val="21"/>
    <w:lvlOverride w:ilvl="0">
      <w:startOverride w:val="1"/>
    </w:lvlOverride>
  </w:num>
  <w:num w:numId="72">
    <w:abstractNumId w:val="67"/>
  </w:num>
  <w:num w:numId="73">
    <w:abstractNumId w:val="30"/>
  </w:num>
  <w:num w:numId="74">
    <w:abstractNumId w:val="21"/>
    <w:lvlOverride w:ilvl="0">
      <w:startOverride w:val="1"/>
    </w:lvlOverride>
  </w:num>
  <w:num w:numId="75">
    <w:abstractNumId w:val="70"/>
  </w:num>
  <w:num w:numId="76">
    <w:abstractNumId w:val="74"/>
  </w:num>
  <w:num w:numId="77">
    <w:abstractNumId w:val="12"/>
  </w:num>
  <w:num w:numId="78">
    <w:abstractNumId w:val="36"/>
  </w:num>
  <w:num w:numId="79">
    <w:abstractNumId w:val="71"/>
  </w:num>
  <w:num w:numId="80">
    <w:abstractNumId w:val="43"/>
  </w:num>
  <w:num w:numId="81">
    <w:abstractNumId w:val="27"/>
  </w:num>
  <w:num w:numId="82">
    <w:abstractNumId w:val="78"/>
  </w:num>
  <w:num w:numId="83">
    <w:abstractNumId w:val="31"/>
  </w:num>
  <w:num w:numId="84">
    <w:abstractNumId w:val="46"/>
  </w:num>
  <w:num w:numId="85">
    <w:abstractNumId w:val="20"/>
  </w:num>
  <w:num w:numId="86">
    <w:abstractNumId w:val="64"/>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Phil">
    <w15:presenceInfo w15:providerId="AD" w15:userId="S-1-5-21-945540591-4024260831-3861152641-12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C013B"/>
    <w:rsid w:val="001C119B"/>
    <w:rsid w:val="001C14FD"/>
    <w:rsid w:val="001C15CE"/>
    <w:rsid w:val="001C2554"/>
    <w:rsid w:val="001C4402"/>
    <w:rsid w:val="001C52B8"/>
    <w:rsid w:val="001C54D2"/>
    <w:rsid w:val="001C5CA0"/>
    <w:rsid w:val="001C7277"/>
    <w:rsid w:val="001C75ED"/>
    <w:rsid w:val="001D0E2E"/>
    <w:rsid w:val="001D26C0"/>
    <w:rsid w:val="001D29AD"/>
    <w:rsid w:val="001D2A7D"/>
    <w:rsid w:val="001D315C"/>
    <w:rsid w:val="001D32B6"/>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728D"/>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2665"/>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762B"/>
    <w:rsid w:val="00877C3E"/>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4CAD"/>
    <w:rsid w:val="00A851F1"/>
    <w:rsid w:val="00A85EF6"/>
    <w:rsid w:val="00A862E4"/>
    <w:rsid w:val="00A8659D"/>
    <w:rsid w:val="00A87DDA"/>
    <w:rsid w:val="00A9043B"/>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FC8"/>
    <w:rsid w:val="00B270B2"/>
    <w:rsid w:val="00B3083B"/>
    <w:rsid w:val="00B314E8"/>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CA9"/>
    <w:rsid w:val="00D65FCF"/>
    <w:rsid w:val="00D66245"/>
    <w:rsid w:val="00D66512"/>
    <w:rsid w:val="00D707D2"/>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7E9"/>
    <w:rsid w:val="00EC08DA"/>
    <w:rsid w:val="00EC1391"/>
    <w:rsid w:val="00EC2966"/>
    <w:rsid w:val="00EC3073"/>
    <w:rsid w:val="00EC366D"/>
    <w:rsid w:val="00EC36D6"/>
    <w:rsid w:val="00EC3F02"/>
    <w:rsid w:val="00EC43DE"/>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image" Target="media/image26.emf"/><Relationship Id="rId84" Type="http://schemas.openxmlformats.org/officeDocument/2006/relationships/hyperlink" Target="http://tools.ietf.org/html/rfc5246" TargetMode="External"/><Relationship Id="rId89"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tools.ietf.org/html/rfc7095"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25.emf"/><Relationship Id="rId79" Type="http://schemas.openxmlformats.org/officeDocument/2006/relationships/oleObject" Target="embeddings/oleObject26.bin"/><Relationship Id="rId87" Type="http://schemas.openxmlformats.org/officeDocument/2006/relationships/hyperlink" Target="http://tools.ietf.org/html/rfc7251"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image" Target="media/image29.emf"/><Relationship Id="rId90" Type="http://schemas.microsoft.com/office/2011/relationships/people" Target="people.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oleObject" Target="embeddings/oleObject25.bin"/><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image" Target="media/image24.emf"/><Relationship Id="rId80" Type="http://schemas.openxmlformats.org/officeDocument/2006/relationships/image" Target="media/image28.emf"/><Relationship Id="rId85" Type="http://schemas.openxmlformats.org/officeDocument/2006/relationships/hyperlink" Target="http://tools.ietf.org/html/rfc6655"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hyperlink" Target="http://tools.ietf.org/html/rfc6655"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oleObject" Target="embeddings/oleObject23.bin"/><Relationship Id="rId78" Type="http://schemas.openxmlformats.org/officeDocument/2006/relationships/image" Target="media/image27.emf"/><Relationship Id="rId81" Type="http://schemas.openxmlformats.org/officeDocument/2006/relationships/oleObject" Target="embeddings/oleObject27.bin"/><Relationship Id="rId86" Type="http://schemas.openxmlformats.org/officeDocument/2006/relationships/hyperlink" Target="http://tools.ietf.org/html/rfc7251"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2.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4.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5.xml><?xml version="1.0" encoding="utf-8"?>
<ds:datastoreItem xmlns:ds="http://schemas.openxmlformats.org/officeDocument/2006/customXml" ds:itemID="{709028D4-C987-4784-9604-A14587CB1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9574</Words>
  <Characters>54574</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2014-10-30T16:54:00Z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