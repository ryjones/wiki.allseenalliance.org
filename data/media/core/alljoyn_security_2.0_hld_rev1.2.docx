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77777777"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0" w:author="Author" w:date="2014-09-04T09:03:00Z">
        <w:r w:rsidR="002B7CB7">
          <w:rPr>
            <w:rFonts w:ascii="Times New Roman" w:hAnsi="Times New Roman"/>
          </w:rPr>
          <w:t>2</w:t>
        </w:r>
      </w:ins>
      <w:del w:id="1" w:author="Author" w:date="2014-09-04T09:03:00Z">
        <w:r w:rsidR="00EC58AD" w:rsidDel="002B7CB7">
          <w:rPr>
            <w:rFonts w:ascii="Times New Roman" w:hAnsi="Times New Roman"/>
          </w:rPr>
          <w:delText>1</w:delText>
        </w:r>
      </w:del>
    </w:p>
    <w:p w14:paraId="2754D33D" w14:textId="1F960F8D" w:rsidR="00C76273" w:rsidRDefault="002B7CB7" w:rsidP="00C76273">
      <w:pPr>
        <w:pStyle w:val="coverpageline"/>
      </w:pPr>
      <w:ins w:id="2" w:author="Author" w:date="2014-09-04T09:04:00Z">
        <w:r>
          <w:t xml:space="preserve">September </w:t>
        </w:r>
      </w:ins>
      <w:ins w:id="3" w:author="Author" w:date="2014-09-08T08:38:00Z">
        <w:r w:rsidR="00BB714E">
          <w:t>8</w:t>
        </w:r>
      </w:ins>
      <w:ins w:id="4" w:author="Author" w:date="2014-09-05T10:08:00Z">
        <w:del w:id="5" w:author="Author" w:date="2014-09-08T08:38:00Z">
          <w:r w:rsidR="00EA49EB" w:rsidDel="00BB714E">
            <w:delText>5</w:delText>
          </w:r>
        </w:del>
      </w:ins>
      <w:ins w:id="6" w:author="Author" w:date="2014-09-04T09:04:00Z">
        <w:del w:id="7" w:author="Author" w:date="2014-09-05T10:07:00Z">
          <w:r w:rsidDel="00EA49EB">
            <w:delText>4</w:delText>
          </w:r>
        </w:del>
      </w:ins>
      <w:del w:id="8" w:author="Author" w:date="2014-09-04T09:04:00Z">
        <w:r w:rsidR="00641E0A" w:rsidDel="002B7CB7">
          <w:delText>A</w:delText>
        </w:r>
      </w:del>
      <w:del w:id="9" w:author="Author" w:date="2014-09-04T09:03:00Z">
        <w:r w:rsidR="00641E0A" w:rsidDel="002B7CB7">
          <w:delText xml:space="preserve">ugust  </w:delText>
        </w:r>
        <w:r w:rsidR="00EC58AD" w:rsidDel="002B7CB7">
          <w:delText>2</w:delText>
        </w:r>
        <w:r w:rsidR="009266DC" w:rsidDel="002B7CB7">
          <w:delText>7</w:delText>
        </w:r>
      </w:del>
      <w:r w:rsidR="00D02600">
        <w:t>, 2014</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11322BD0" w14:textId="77777777" w:rsidR="00EA49EB" w:rsidRDefault="00294B4C">
      <w:pPr>
        <w:pStyle w:val="TOC1"/>
        <w:rPr>
          <w:ins w:id="10" w:author="Author" w:date="2014-09-05T10:08: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11" w:author="Author" w:date="2014-09-05T10:08:00Z">
        <w:r w:rsidR="00EA49EB">
          <w:t>1 Introduction</w:t>
        </w:r>
        <w:r w:rsidR="00EA49EB">
          <w:tab/>
        </w:r>
        <w:r w:rsidR="00EA49EB">
          <w:fldChar w:fldCharType="begin"/>
        </w:r>
        <w:r w:rsidR="00EA49EB">
          <w:instrText xml:space="preserve"> PAGEREF _Toc397675066 \h </w:instrText>
        </w:r>
      </w:ins>
      <w:r w:rsidR="00EA49EB">
        <w:fldChar w:fldCharType="separate"/>
      </w:r>
      <w:ins w:id="12" w:author="Author" w:date="2014-09-05T10:08:00Z">
        <w:r w:rsidR="00EA49EB">
          <w:t>5</w:t>
        </w:r>
        <w:r w:rsidR="00EA49EB">
          <w:fldChar w:fldCharType="end"/>
        </w:r>
      </w:ins>
    </w:p>
    <w:p w14:paraId="4CC7903F" w14:textId="77777777" w:rsidR="00EA49EB" w:rsidRDefault="00EA49EB">
      <w:pPr>
        <w:pStyle w:val="TOC2"/>
        <w:rPr>
          <w:ins w:id="13" w:author="Author" w:date="2014-09-05T10:08:00Z"/>
          <w:rFonts w:asciiTheme="minorHAnsi" w:eastAsiaTheme="minorEastAsia" w:hAnsiTheme="minorHAnsi" w:cstheme="minorBidi"/>
          <w:sz w:val="22"/>
        </w:rPr>
      </w:pPr>
      <w:ins w:id="14" w:author="Author" w:date="2014-09-05T10:08:00Z">
        <w:r>
          <w:t>1.1 Purpose and scope</w:t>
        </w:r>
        <w:r>
          <w:tab/>
        </w:r>
        <w:r>
          <w:fldChar w:fldCharType="begin"/>
        </w:r>
        <w:r>
          <w:instrText xml:space="preserve"> PAGEREF _Toc397675067 \h </w:instrText>
        </w:r>
      </w:ins>
      <w:r>
        <w:fldChar w:fldCharType="separate"/>
      </w:r>
      <w:ins w:id="15" w:author="Author" w:date="2014-09-05T10:08:00Z">
        <w:r>
          <w:t>5</w:t>
        </w:r>
        <w:r>
          <w:fldChar w:fldCharType="end"/>
        </w:r>
      </w:ins>
    </w:p>
    <w:p w14:paraId="1EF597E1" w14:textId="77777777" w:rsidR="00EA49EB" w:rsidRDefault="00EA49EB">
      <w:pPr>
        <w:pStyle w:val="TOC2"/>
        <w:rPr>
          <w:ins w:id="16" w:author="Author" w:date="2014-09-05T10:08:00Z"/>
          <w:rFonts w:asciiTheme="minorHAnsi" w:eastAsiaTheme="minorEastAsia" w:hAnsiTheme="minorHAnsi" w:cstheme="minorBidi"/>
          <w:sz w:val="22"/>
        </w:rPr>
      </w:pPr>
      <w:ins w:id="17" w:author="Author" w:date="2014-09-05T10:08:00Z">
        <w:r>
          <w:t>1.2 Revision history</w:t>
        </w:r>
        <w:r>
          <w:tab/>
        </w:r>
        <w:r>
          <w:fldChar w:fldCharType="begin"/>
        </w:r>
        <w:r>
          <w:instrText xml:space="preserve"> PAGEREF _Toc397675068 \h </w:instrText>
        </w:r>
      </w:ins>
      <w:r>
        <w:fldChar w:fldCharType="separate"/>
      </w:r>
      <w:ins w:id="18" w:author="Author" w:date="2014-09-05T10:08:00Z">
        <w:r>
          <w:t>5</w:t>
        </w:r>
        <w:r>
          <w:fldChar w:fldCharType="end"/>
        </w:r>
      </w:ins>
    </w:p>
    <w:p w14:paraId="4ED06828" w14:textId="77777777" w:rsidR="00EA49EB" w:rsidRDefault="00EA49EB">
      <w:pPr>
        <w:pStyle w:val="TOC2"/>
        <w:rPr>
          <w:ins w:id="19" w:author="Author" w:date="2014-09-05T10:08:00Z"/>
          <w:rFonts w:asciiTheme="minorHAnsi" w:eastAsiaTheme="minorEastAsia" w:hAnsiTheme="minorHAnsi" w:cstheme="minorBidi"/>
          <w:sz w:val="22"/>
        </w:rPr>
      </w:pPr>
      <w:ins w:id="20" w:author="Author" w:date="2014-09-05T10:08:00Z">
        <w:r>
          <w:t>1.3 Acronyms and terms</w:t>
        </w:r>
        <w:r>
          <w:tab/>
        </w:r>
        <w:r>
          <w:fldChar w:fldCharType="begin"/>
        </w:r>
        <w:r>
          <w:instrText xml:space="preserve"> PAGEREF _Toc397675069 \h </w:instrText>
        </w:r>
      </w:ins>
      <w:r>
        <w:fldChar w:fldCharType="separate"/>
      </w:r>
      <w:ins w:id="21" w:author="Author" w:date="2014-09-05T10:08:00Z">
        <w:r>
          <w:t>5</w:t>
        </w:r>
        <w:r>
          <w:fldChar w:fldCharType="end"/>
        </w:r>
      </w:ins>
    </w:p>
    <w:p w14:paraId="2C38A312" w14:textId="77777777" w:rsidR="00EA49EB" w:rsidRDefault="00EA49EB">
      <w:pPr>
        <w:pStyle w:val="TOC1"/>
        <w:rPr>
          <w:ins w:id="22" w:author="Author" w:date="2014-09-05T10:08:00Z"/>
          <w:rFonts w:asciiTheme="minorHAnsi" w:eastAsiaTheme="minorEastAsia" w:hAnsiTheme="minorHAnsi" w:cstheme="minorBidi"/>
          <w:b w:val="0"/>
          <w:bCs w:val="0"/>
          <w:sz w:val="22"/>
        </w:rPr>
      </w:pPr>
      <w:ins w:id="23" w:author="Author" w:date="2014-09-05T10:08:00Z">
        <w:r>
          <w:t>2 System Design</w:t>
        </w:r>
        <w:r>
          <w:tab/>
        </w:r>
        <w:r>
          <w:fldChar w:fldCharType="begin"/>
        </w:r>
        <w:r>
          <w:instrText xml:space="preserve"> PAGEREF _Toc397675070 \h </w:instrText>
        </w:r>
      </w:ins>
      <w:r>
        <w:fldChar w:fldCharType="separate"/>
      </w:r>
      <w:ins w:id="24" w:author="Author" w:date="2014-09-05T10:08:00Z">
        <w:r>
          <w:t>7</w:t>
        </w:r>
        <w:r>
          <w:fldChar w:fldCharType="end"/>
        </w:r>
      </w:ins>
    </w:p>
    <w:p w14:paraId="13D4A988" w14:textId="77777777" w:rsidR="00EA49EB" w:rsidRDefault="00EA49EB">
      <w:pPr>
        <w:pStyle w:val="TOC2"/>
        <w:rPr>
          <w:ins w:id="25" w:author="Author" w:date="2014-09-05T10:08:00Z"/>
          <w:rFonts w:asciiTheme="minorHAnsi" w:eastAsiaTheme="minorEastAsia" w:hAnsiTheme="minorHAnsi" w:cstheme="minorBidi"/>
          <w:sz w:val="22"/>
        </w:rPr>
      </w:pPr>
      <w:ins w:id="26" w:author="Author" w:date="2014-09-05T10:08:00Z">
        <w:r>
          <w:t>2.1 Overview</w:t>
        </w:r>
        <w:r>
          <w:tab/>
        </w:r>
        <w:r>
          <w:fldChar w:fldCharType="begin"/>
        </w:r>
        <w:r>
          <w:instrText xml:space="preserve"> PAGEREF _Toc397675071 \h </w:instrText>
        </w:r>
      </w:ins>
      <w:r>
        <w:fldChar w:fldCharType="separate"/>
      </w:r>
      <w:ins w:id="27" w:author="Author" w:date="2014-09-05T10:08:00Z">
        <w:r>
          <w:t>7</w:t>
        </w:r>
        <w:r>
          <w:fldChar w:fldCharType="end"/>
        </w:r>
      </w:ins>
    </w:p>
    <w:p w14:paraId="60787E87" w14:textId="77777777" w:rsidR="00EA49EB" w:rsidRDefault="00EA49EB">
      <w:pPr>
        <w:pStyle w:val="TOC2"/>
        <w:rPr>
          <w:ins w:id="28" w:author="Author" w:date="2014-09-05T10:08:00Z"/>
          <w:rFonts w:asciiTheme="minorHAnsi" w:eastAsiaTheme="minorEastAsia" w:hAnsiTheme="minorHAnsi" w:cstheme="minorBidi"/>
          <w:sz w:val="22"/>
        </w:rPr>
      </w:pPr>
      <w:ins w:id="29" w:author="Author" w:date="2014-09-05T10:08:00Z">
        <w:r>
          <w:t>2.2 Premises</w:t>
        </w:r>
        <w:r>
          <w:tab/>
        </w:r>
        <w:r>
          <w:fldChar w:fldCharType="begin"/>
        </w:r>
        <w:r>
          <w:instrText xml:space="preserve"> PAGEREF _Toc397675072 \h </w:instrText>
        </w:r>
      </w:ins>
      <w:r>
        <w:fldChar w:fldCharType="separate"/>
      </w:r>
      <w:ins w:id="30" w:author="Author" w:date="2014-09-05T10:08:00Z">
        <w:r>
          <w:t>8</w:t>
        </w:r>
        <w:r>
          <w:fldChar w:fldCharType="end"/>
        </w:r>
      </w:ins>
    </w:p>
    <w:p w14:paraId="099ADCC2" w14:textId="77777777" w:rsidR="00EA49EB" w:rsidRDefault="00EA49EB">
      <w:pPr>
        <w:pStyle w:val="TOC2"/>
        <w:rPr>
          <w:ins w:id="31" w:author="Author" w:date="2014-09-05T10:08:00Z"/>
          <w:rFonts w:asciiTheme="minorHAnsi" w:eastAsiaTheme="minorEastAsia" w:hAnsiTheme="minorHAnsi" w:cstheme="minorBidi"/>
          <w:sz w:val="22"/>
        </w:rPr>
      </w:pPr>
      <w:ins w:id="32" w:author="Author" w:date="2014-09-05T10:08:00Z">
        <w:r>
          <w:t>2.3 Typical operations</w:t>
        </w:r>
        <w:r>
          <w:tab/>
        </w:r>
        <w:r>
          <w:fldChar w:fldCharType="begin"/>
        </w:r>
        <w:r>
          <w:instrText xml:space="preserve"> PAGEREF _Toc397675073 \h </w:instrText>
        </w:r>
      </w:ins>
      <w:r>
        <w:fldChar w:fldCharType="separate"/>
      </w:r>
      <w:ins w:id="33" w:author="Author" w:date="2014-09-05T10:08:00Z">
        <w:r>
          <w:t>10</w:t>
        </w:r>
        <w:r>
          <w:fldChar w:fldCharType="end"/>
        </w:r>
      </w:ins>
    </w:p>
    <w:p w14:paraId="1513BE8B" w14:textId="77777777" w:rsidR="00EA49EB" w:rsidRDefault="00EA49EB">
      <w:pPr>
        <w:pStyle w:val="TOC3"/>
        <w:rPr>
          <w:ins w:id="34" w:author="Author" w:date="2014-09-05T10:08:00Z"/>
          <w:rFonts w:asciiTheme="minorHAnsi" w:eastAsiaTheme="minorEastAsia" w:hAnsiTheme="minorHAnsi" w:cstheme="minorBidi"/>
          <w:bCs w:val="0"/>
          <w:sz w:val="22"/>
          <w:szCs w:val="22"/>
        </w:rPr>
      </w:pPr>
      <w:ins w:id="35" w:author="Author" w:date="2014-09-05T10:08:00Z">
        <w:r>
          <w:t>2.3.1 Claim a factory-reset device</w:t>
        </w:r>
        <w:r>
          <w:tab/>
        </w:r>
        <w:r>
          <w:fldChar w:fldCharType="begin"/>
        </w:r>
        <w:r>
          <w:instrText xml:space="preserve"> PAGEREF _Toc397675074 \h </w:instrText>
        </w:r>
      </w:ins>
      <w:r>
        <w:fldChar w:fldCharType="separate"/>
      </w:r>
      <w:ins w:id="36" w:author="Author" w:date="2014-09-05T10:08:00Z">
        <w:r>
          <w:t>10</w:t>
        </w:r>
        <w:r>
          <w:fldChar w:fldCharType="end"/>
        </w:r>
      </w:ins>
    </w:p>
    <w:p w14:paraId="31819996" w14:textId="77777777" w:rsidR="00EA49EB" w:rsidRDefault="00EA49EB">
      <w:pPr>
        <w:pStyle w:val="TOC3"/>
        <w:rPr>
          <w:ins w:id="37" w:author="Author" w:date="2014-09-05T10:08:00Z"/>
          <w:rFonts w:asciiTheme="minorHAnsi" w:eastAsiaTheme="minorEastAsia" w:hAnsiTheme="minorHAnsi" w:cstheme="minorBidi"/>
          <w:bCs w:val="0"/>
          <w:sz w:val="22"/>
          <w:szCs w:val="22"/>
        </w:rPr>
      </w:pPr>
      <w:ins w:id="38" w:author="Author" w:date="2014-09-05T10:08:00Z">
        <w:r>
          <w:t>2.3.2 Define a guild</w:t>
        </w:r>
        <w:r>
          <w:tab/>
        </w:r>
        <w:r>
          <w:fldChar w:fldCharType="begin"/>
        </w:r>
        <w:r>
          <w:instrText xml:space="preserve"> PAGEREF _Toc397675075 \h </w:instrText>
        </w:r>
      </w:ins>
      <w:r>
        <w:fldChar w:fldCharType="separate"/>
      </w:r>
      <w:ins w:id="39" w:author="Author" w:date="2014-09-05T10:08:00Z">
        <w:r>
          <w:t>12</w:t>
        </w:r>
        <w:r>
          <w:fldChar w:fldCharType="end"/>
        </w:r>
      </w:ins>
    </w:p>
    <w:p w14:paraId="53EDE715" w14:textId="77777777" w:rsidR="00EA49EB" w:rsidRDefault="00EA49EB">
      <w:pPr>
        <w:pStyle w:val="TOC3"/>
        <w:rPr>
          <w:ins w:id="40" w:author="Author" w:date="2014-09-05T10:08:00Z"/>
          <w:rFonts w:asciiTheme="minorHAnsi" w:eastAsiaTheme="minorEastAsia" w:hAnsiTheme="minorHAnsi" w:cstheme="minorBidi"/>
          <w:bCs w:val="0"/>
          <w:sz w:val="22"/>
          <w:szCs w:val="22"/>
        </w:rPr>
      </w:pPr>
      <w:ins w:id="41" w:author="Author" w:date="2014-09-05T10:08:00Z">
        <w:r>
          <w:t>2.3.3 Example of building a policy</w:t>
        </w:r>
        <w:r>
          <w:tab/>
        </w:r>
        <w:r>
          <w:fldChar w:fldCharType="begin"/>
        </w:r>
        <w:r>
          <w:instrText xml:space="preserve"> PAGEREF _Toc397675076 \h </w:instrText>
        </w:r>
      </w:ins>
      <w:r>
        <w:fldChar w:fldCharType="separate"/>
      </w:r>
      <w:ins w:id="42" w:author="Author" w:date="2014-09-05T10:08:00Z">
        <w:r>
          <w:t>12</w:t>
        </w:r>
        <w:r>
          <w:fldChar w:fldCharType="end"/>
        </w:r>
      </w:ins>
    </w:p>
    <w:p w14:paraId="68C6F76E" w14:textId="77777777" w:rsidR="00EA49EB" w:rsidRDefault="00EA49EB">
      <w:pPr>
        <w:pStyle w:val="TOC3"/>
        <w:rPr>
          <w:ins w:id="43" w:author="Author" w:date="2014-09-05T10:08:00Z"/>
          <w:rFonts w:asciiTheme="minorHAnsi" w:eastAsiaTheme="minorEastAsia" w:hAnsiTheme="minorHAnsi" w:cstheme="minorBidi"/>
          <w:bCs w:val="0"/>
          <w:sz w:val="22"/>
          <w:szCs w:val="22"/>
        </w:rPr>
      </w:pPr>
      <w:ins w:id="44" w:author="Author" w:date="2014-09-05T10:08:00Z">
        <w:r>
          <w:t>2.3.4 Install an ANY-USER policy</w:t>
        </w:r>
        <w:r>
          <w:tab/>
        </w:r>
        <w:r>
          <w:fldChar w:fldCharType="begin"/>
        </w:r>
        <w:r>
          <w:instrText xml:space="preserve"> PAGEREF _Toc397675077 \h </w:instrText>
        </w:r>
      </w:ins>
      <w:r>
        <w:fldChar w:fldCharType="separate"/>
      </w:r>
      <w:ins w:id="45" w:author="Author" w:date="2014-09-05T10:08:00Z">
        <w:r>
          <w:t>13</w:t>
        </w:r>
        <w:r>
          <w:fldChar w:fldCharType="end"/>
        </w:r>
      </w:ins>
    </w:p>
    <w:p w14:paraId="340F18E5" w14:textId="77777777" w:rsidR="00EA49EB" w:rsidRDefault="00EA49EB">
      <w:pPr>
        <w:pStyle w:val="TOC3"/>
        <w:rPr>
          <w:ins w:id="46" w:author="Author" w:date="2014-09-05T10:08:00Z"/>
          <w:rFonts w:asciiTheme="minorHAnsi" w:eastAsiaTheme="minorEastAsia" w:hAnsiTheme="minorHAnsi" w:cstheme="minorBidi"/>
          <w:bCs w:val="0"/>
          <w:sz w:val="22"/>
          <w:szCs w:val="22"/>
        </w:rPr>
      </w:pPr>
      <w:ins w:id="47" w:author="Author" w:date="2014-09-05T10:08:00Z">
        <w:r>
          <w:t>2.3.5 Install a guild-specific policy</w:t>
        </w:r>
        <w:r>
          <w:tab/>
        </w:r>
        <w:r>
          <w:fldChar w:fldCharType="begin"/>
        </w:r>
        <w:r>
          <w:instrText xml:space="preserve"> PAGEREF _Toc397675078 \h </w:instrText>
        </w:r>
      </w:ins>
      <w:r>
        <w:fldChar w:fldCharType="separate"/>
      </w:r>
      <w:ins w:id="48" w:author="Author" w:date="2014-09-05T10:08:00Z">
        <w:r>
          <w:t>13</w:t>
        </w:r>
        <w:r>
          <w:fldChar w:fldCharType="end"/>
        </w:r>
      </w:ins>
    </w:p>
    <w:p w14:paraId="423ACC2D" w14:textId="77777777" w:rsidR="00EA49EB" w:rsidRDefault="00EA49EB">
      <w:pPr>
        <w:pStyle w:val="TOC3"/>
        <w:rPr>
          <w:ins w:id="49" w:author="Author" w:date="2014-09-05T10:08:00Z"/>
          <w:rFonts w:asciiTheme="minorHAnsi" w:eastAsiaTheme="minorEastAsia" w:hAnsiTheme="minorHAnsi" w:cstheme="minorBidi"/>
          <w:bCs w:val="0"/>
          <w:sz w:val="22"/>
          <w:szCs w:val="22"/>
        </w:rPr>
      </w:pPr>
      <w:ins w:id="50" w:author="Author" w:date="2014-09-05T10:08:00Z">
        <w:r>
          <w:t>2.3.6 Add an application to a guild</w:t>
        </w:r>
        <w:r>
          <w:tab/>
        </w:r>
        <w:r>
          <w:fldChar w:fldCharType="begin"/>
        </w:r>
        <w:r>
          <w:instrText xml:space="preserve"> PAGEREF _Toc397675079 \h </w:instrText>
        </w:r>
      </w:ins>
      <w:r>
        <w:fldChar w:fldCharType="separate"/>
      </w:r>
      <w:ins w:id="51" w:author="Author" w:date="2014-09-05T10:08:00Z">
        <w:r>
          <w:t>14</w:t>
        </w:r>
        <w:r>
          <w:fldChar w:fldCharType="end"/>
        </w:r>
      </w:ins>
    </w:p>
    <w:p w14:paraId="64B7C305" w14:textId="77777777" w:rsidR="00EA49EB" w:rsidRDefault="00EA49EB">
      <w:pPr>
        <w:pStyle w:val="TOC3"/>
        <w:rPr>
          <w:ins w:id="52" w:author="Author" w:date="2014-09-05T10:08:00Z"/>
          <w:rFonts w:asciiTheme="minorHAnsi" w:eastAsiaTheme="minorEastAsia" w:hAnsiTheme="minorHAnsi" w:cstheme="minorBidi"/>
          <w:bCs w:val="0"/>
          <w:sz w:val="22"/>
          <w:szCs w:val="22"/>
        </w:rPr>
      </w:pPr>
      <w:ins w:id="53" w:author="Author" w:date="2014-09-05T10:08:00Z">
        <w:r>
          <w:t>2.3.7 Add a user to a guild</w:t>
        </w:r>
        <w:r>
          <w:tab/>
        </w:r>
        <w:r>
          <w:fldChar w:fldCharType="begin"/>
        </w:r>
        <w:r>
          <w:instrText xml:space="preserve"> PAGEREF _Toc397675080 \h </w:instrText>
        </w:r>
      </w:ins>
      <w:r>
        <w:fldChar w:fldCharType="separate"/>
      </w:r>
      <w:ins w:id="54" w:author="Author" w:date="2014-09-05T10:08:00Z">
        <w:r>
          <w:t>15</w:t>
        </w:r>
        <w:r>
          <w:fldChar w:fldCharType="end"/>
        </w:r>
      </w:ins>
    </w:p>
    <w:p w14:paraId="78C18D80" w14:textId="77777777" w:rsidR="00EA49EB" w:rsidRDefault="00EA49EB">
      <w:pPr>
        <w:pStyle w:val="TOC3"/>
        <w:rPr>
          <w:ins w:id="55" w:author="Author" w:date="2014-09-05T10:08:00Z"/>
          <w:rFonts w:asciiTheme="minorHAnsi" w:eastAsiaTheme="minorEastAsia" w:hAnsiTheme="minorHAnsi" w:cstheme="minorBidi"/>
          <w:bCs w:val="0"/>
          <w:sz w:val="22"/>
          <w:szCs w:val="22"/>
        </w:rPr>
      </w:pPr>
      <w:ins w:id="56" w:author="Author" w:date="2014-09-05T10:08:00Z">
        <w:r>
          <w:t>2.3.8 Delegating membership certificate</w:t>
        </w:r>
        <w:r>
          <w:tab/>
        </w:r>
        <w:r>
          <w:fldChar w:fldCharType="begin"/>
        </w:r>
        <w:r>
          <w:instrText xml:space="preserve"> PAGEREF _Toc397675081 \h </w:instrText>
        </w:r>
      </w:ins>
      <w:r>
        <w:fldChar w:fldCharType="separate"/>
      </w:r>
      <w:ins w:id="57" w:author="Author" w:date="2014-09-05T10:08:00Z">
        <w:r>
          <w:t>16</w:t>
        </w:r>
        <w:r>
          <w:fldChar w:fldCharType="end"/>
        </w:r>
      </w:ins>
    </w:p>
    <w:p w14:paraId="345E5CEA" w14:textId="77777777" w:rsidR="00EA49EB" w:rsidRDefault="00EA49EB">
      <w:pPr>
        <w:pStyle w:val="TOC3"/>
        <w:rPr>
          <w:ins w:id="58" w:author="Author" w:date="2014-09-05T10:08:00Z"/>
          <w:rFonts w:asciiTheme="minorHAnsi" w:eastAsiaTheme="minorEastAsia" w:hAnsiTheme="minorHAnsi" w:cstheme="minorBidi"/>
          <w:bCs w:val="0"/>
          <w:sz w:val="22"/>
          <w:szCs w:val="22"/>
        </w:rPr>
      </w:pPr>
      <w:ins w:id="59" w:author="Author" w:date="2014-09-05T10:08:00Z">
        <w:r>
          <w:t>2.3.9 Add a guild equivalence certificate to an application</w:t>
        </w:r>
        <w:r>
          <w:tab/>
        </w:r>
        <w:r>
          <w:fldChar w:fldCharType="begin"/>
        </w:r>
        <w:r>
          <w:instrText xml:space="preserve"> PAGEREF _Toc397675082 \h </w:instrText>
        </w:r>
      </w:ins>
      <w:r>
        <w:fldChar w:fldCharType="separate"/>
      </w:r>
      <w:ins w:id="60" w:author="Author" w:date="2014-09-05T10:08:00Z">
        <w:r>
          <w:t>17</w:t>
        </w:r>
        <w:r>
          <w:fldChar w:fldCharType="end"/>
        </w:r>
      </w:ins>
    </w:p>
    <w:p w14:paraId="231F48C3" w14:textId="77777777" w:rsidR="00EA49EB" w:rsidRDefault="00EA49EB">
      <w:pPr>
        <w:pStyle w:val="TOC3"/>
        <w:rPr>
          <w:ins w:id="61" w:author="Author" w:date="2014-09-05T10:08:00Z"/>
          <w:rFonts w:asciiTheme="minorHAnsi" w:eastAsiaTheme="minorEastAsia" w:hAnsiTheme="minorHAnsi" w:cstheme="minorBidi"/>
          <w:bCs w:val="0"/>
          <w:sz w:val="22"/>
          <w:szCs w:val="22"/>
        </w:rPr>
      </w:pPr>
      <w:ins w:id="62" w:author="Author" w:date="2014-09-05T10:08:00Z">
        <w:r>
          <w:t>2.3.10 Certificate revocation</w:t>
        </w:r>
        <w:r>
          <w:tab/>
        </w:r>
        <w:r>
          <w:fldChar w:fldCharType="begin"/>
        </w:r>
        <w:r>
          <w:instrText xml:space="preserve"> PAGEREF _Toc397675083 \h </w:instrText>
        </w:r>
      </w:ins>
      <w:r>
        <w:fldChar w:fldCharType="separate"/>
      </w:r>
      <w:ins w:id="63" w:author="Author" w:date="2014-09-05T10:08:00Z">
        <w:r>
          <w:t>18</w:t>
        </w:r>
        <w:r>
          <w:fldChar w:fldCharType="end"/>
        </w:r>
      </w:ins>
    </w:p>
    <w:p w14:paraId="02372CD2" w14:textId="77777777" w:rsidR="00EA49EB" w:rsidRDefault="00EA49EB">
      <w:pPr>
        <w:pStyle w:val="TOC3"/>
        <w:rPr>
          <w:ins w:id="64" w:author="Author" w:date="2014-09-05T10:08:00Z"/>
          <w:rFonts w:asciiTheme="minorHAnsi" w:eastAsiaTheme="minorEastAsia" w:hAnsiTheme="minorHAnsi" w:cstheme="minorBidi"/>
          <w:bCs w:val="0"/>
          <w:sz w:val="22"/>
          <w:szCs w:val="22"/>
        </w:rPr>
      </w:pPr>
      <w:ins w:id="65" w:author="Author" w:date="2014-09-05T10:08:00Z">
        <w:r>
          <w:t>2.3.11 Distribution of policy updates and membership certificates</w:t>
        </w:r>
        <w:r>
          <w:tab/>
        </w:r>
        <w:r>
          <w:fldChar w:fldCharType="begin"/>
        </w:r>
        <w:r>
          <w:instrText xml:space="preserve"> PAGEREF _Toc397675084 \h </w:instrText>
        </w:r>
      </w:ins>
      <w:r>
        <w:fldChar w:fldCharType="separate"/>
      </w:r>
      <w:ins w:id="66" w:author="Author" w:date="2014-09-05T10:08:00Z">
        <w:r>
          <w:t>19</w:t>
        </w:r>
        <w:r>
          <w:fldChar w:fldCharType="end"/>
        </w:r>
      </w:ins>
    </w:p>
    <w:p w14:paraId="19BF2ED0" w14:textId="77777777" w:rsidR="00EA49EB" w:rsidRDefault="00EA49EB">
      <w:pPr>
        <w:pStyle w:val="TOC3"/>
        <w:rPr>
          <w:ins w:id="67" w:author="Author" w:date="2014-09-05T10:08:00Z"/>
          <w:rFonts w:asciiTheme="minorHAnsi" w:eastAsiaTheme="minorEastAsia" w:hAnsiTheme="minorHAnsi" w:cstheme="minorBidi"/>
          <w:bCs w:val="0"/>
          <w:sz w:val="22"/>
          <w:szCs w:val="22"/>
        </w:rPr>
      </w:pPr>
      <w:ins w:id="68" w:author="Author" w:date="2014-09-05T10:08:00Z">
        <w:r>
          <w:t>2.3.12 Application Manifest</w:t>
        </w:r>
        <w:r>
          <w:tab/>
        </w:r>
        <w:r>
          <w:fldChar w:fldCharType="begin"/>
        </w:r>
        <w:r>
          <w:instrText xml:space="preserve"> PAGEREF _Toc397675085 \h </w:instrText>
        </w:r>
      </w:ins>
      <w:r>
        <w:fldChar w:fldCharType="separate"/>
      </w:r>
      <w:ins w:id="69" w:author="Author" w:date="2014-09-05T10:08:00Z">
        <w:r>
          <w:t>20</w:t>
        </w:r>
        <w:r>
          <w:fldChar w:fldCharType="end"/>
        </w:r>
      </w:ins>
    </w:p>
    <w:p w14:paraId="56738FB8" w14:textId="77777777" w:rsidR="00EA49EB" w:rsidRDefault="00EA49EB">
      <w:pPr>
        <w:pStyle w:val="TOC2"/>
        <w:rPr>
          <w:ins w:id="70" w:author="Author" w:date="2014-09-05T10:08:00Z"/>
          <w:rFonts w:asciiTheme="minorHAnsi" w:eastAsiaTheme="minorEastAsia" w:hAnsiTheme="minorHAnsi" w:cstheme="minorBidi"/>
          <w:sz w:val="22"/>
        </w:rPr>
      </w:pPr>
      <w:ins w:id="71" w:author="Author" w:date="2014-09-05T10:08:00Z">
        <w:r>
          <w:t>2.4 Access validation</w:t>
        </w:r>
        <w:r>
          <w:tab/>
        </w:r>
        <w:r>
          <w:fldChar w:fldCharType="begin"/>
        </w:r>
        <w:r>
          <w:instrText xml:space="preserve"> PAGEREF _Toc397675086 \h </w:instrText>
        </w:r>
      </w:ins>
      <w:r>
        <w:fldChar w:fldCharType="separate"/>
      </w:r>
      <w:ins w:id="72" w:author="Author" w:date="2014-09-05T10:08:00Z">
        <w:r>
          <w:t>22</w:t>
        </w:r>
        <w:r>
          <w:fldChar w:fldCharType="end"/>
        </w:r>
      </w:ins>
    </w:p>
    <w:p w14:paraId="2A5D727E" w14:textId="77777777" w:rsidR="00EA49EB" w:rsidRDefault="00EA49EB">
      <w:pPr>
        <w:pStyle w:val="TOC3"/>
        <w:rPr>
          <w:ins w:id="73" w:author="Author" w:date="2014-09-05T10:08:00Z"/>
          <w:rFonts w:asciiTheme="minorHAnsi" w:eastAsiaTheme="minorEastAsia" w:hAnsiTheme="minorHAnsi" w:cstheme="minorBidi"/>
          <w:bCs w:val="0"/>
          <w:sz w:val="22"/>
          <w:szCs w:val="22"/>
        </w:rPr>
      </w:pPr>
      <w:ins w:id="74" w:author="Author" w:date="2014-09-05T10:08:00Z">
        <w:r>
          <w:t>2.4.1 Validation flow</w:t>
        </w:r>
        <w:r>
          <w:tab/>
        </w:r>
        <w:r>
          <w:fldChar w:fldCharType="begin"/>
        </w:r>
        <w:r>
          <w:instrText xml:space="preserve"> PAGEREF _Toc397675087 \h </w:instrText>
        </w:r>
      </w:ins>
      <w:r>
        <w:fldChar w:fldCharType="separate"/>
      </w:r>
      <w:ins w:id="75" w:author="Author" w:date="2014-09-05T10:08:00Z">
        <w:r>
          <w:t>22</w:t>
        </w:r>
        <w:r>
          <w:fldChar w:fldCharType="end"/>
        </w:r>
      </w:ins>
    </w:p>
    <w:p w14:paraId="5DFE0DC9" w14:textId="77777777" w:rsidR="00EA49EB" w:rsidRDefault="00EA49EB">
      <w:pPr>
        <w:pStyle w:val="TOC3"/>
        <w:rPr>
          <w:ins w:id="76" w:author="Author" w:date="2014-09-05T10:08:00Z"/>
          <w:rFonts w:asciiTheme="minorHAnsi" w:eastAsiaTheme="minorEastAsia" w:hAnsiTheme="minorHAnsi" w:cstheme="minorBidi"/>
          <w:bCs w:val="0"/>
          <w:sz w:val="22"/>
          <w:szCs w:val="22"/>
        </w:rPr>
      </w:pPr>
      <w:ins w:id="77" w:author="Author" w:date="2014-09-05T10:08:00Z">
        <w:r>
          <w:t>2.4.2 Validating a consumer policy</w:t>
        </w:r>
        <w:r>
          <w:tab/>
        </w:r>
        <w:r>
          <w:fldChar w:fldCharType="begin"/>
        </w:r>
        <w:r>
          <w:instrText xml:space="preserve"> PAGEREF _Toc397675088 \h </w:instrText>
        </w:r>
      </w:ins>
      <w:r>
        <w:fldChar w:fldCharType="separate"/>
      </w:r>
      <w:ins w:id="78" w:author="Author" w:date="2014-09-05T10:08:00Z">
        <w:r>
          <w:t>23</w:t>
        </w:r>
        <w:r>
          <w:fldChar w:fldCharType="end"/>
        </w:r>
      </w:ins>
    </w:p>
    <w:p w14:paraId="7663B2D4" w14:textId="77777777" w:rsidR="00EA49EB" w:rsidRDefault="00EA49EB">
      <w:pPr>
        <w:pStyle w:val="TOC3"/>
        <w:rPr>
          <w:ins w:id="79" w:author="Author" w:date="2014-09-05T10:08:00Z"/>
          <w:rFonts w:asciiTheme="minorHAnsi" w:eastAsiaTheme="minorEastAsia" w:hAnsiTheme="minorHAnsi" w:cstheme="minorBidi"/>
          <w:bCs w:val="0"/>
          <w:sz w:val="22"/>
          <w:szCs w:val="22"/>
        </w:rPr>
      </w:pPr>
      <w:ins w:id="80" w:author="Author" w:date="2014-09-05T10:08:00Z">
        <w:r>
          <w:t>2.4.3 Exchanging a trust profile during session establishment</w:t>
        </w:r>
        <w:r>
          <w:tab/>
        </w:r>
        <w:r>
          <w:fldChar w:fldCharType="begin"/>
        </w:r>
        <w:r>
          <w:instrText xml:space="preserve"> PAGEREF _Toc397675089 \h </w:instrText>
        </w:r>
      </w:ins>
      <w:r>
        <w:fldChar w:fldCharType="separate"/>
      </w:r>
      <w:ins w:id="81" w:author="Author" w:date="2014-09-05T10:08:00Z">
        <w:r>
          <w:t>24</w:t>
        </w:r>
        <w:r>
          <w:fldChar w:fldCharType="end"/>
        </w:r>
      </w:ins>
    </w:p>
    <w:p w14:paraId="69D074E9" w14:textId="77777777" w:rsidR="00EA49EB" w:rsidRDefault="00EA49EB">
      <w:pPr>
        <w:pStyle w:val="TOC3"/>
        <w:rPr>
          <w:ins w:id="82" w:author="Author" w:date="2014-09-05T10:08:00Z"/>
          <w:rFonts w:asciiTheme="minorHAnsi" w:eastAsiaTheme="minorEastAsia" w:hAnsiTheme="minorHAnsi" w:cstheme="minorBidi"/>
          <w:bCs w:val="0"/>
          <w:sz w:val="22"/>
          <w:szCs w:val="22"/>
        </w:rPr>
      </w:pPr>
      <w:ins w:id="83" w:author="Author" w:date="2014-09-05T10:08:00Z">
        <w:r>
          <w:t>2.4.4 Anonymous session</w:t>
        </w:r>
        <w:r>
          <w:tab/>
        </w:r>
        <w:r>
          <w:fldChar w:fldCharType="begin"/>
        </w:r>
        <w:r>
          <w:instrText xml:space="preserve"> PAGEREF _Toc397675090 \h </w:instrText>
        </w:r>
      </w:ins>
      <w:r>
        <w:fldChar w:fldCharType="separate"/>
      </w:r>
      <w:ins w:id="84" w:author="Author" w:date="2014-09-05T10:08:00Z">
        <w:r>
          <w:t>26</w:t>
        </w:r>
        <w:r>
          <w:fldChar w:fldCharType="end"/>
        </w:r>
      </w:ins>
    </w:p>
    <w:p w14:paraId="7D21FF42" w14:textId="77777777" w:rsidR="00EA49EB" w:rsidRDefault="00EA49EB">
      <w:pPr>
        <w:pStyle w:val="TOC3"/>
        <w:rPr>
          <w:ins w:id="85" w:author="Author" w:date="2014-09-05T10:08:00Z"/>
          <w:rFonts w:asciiTheme="minorHAnsi" w:eastAsiaTheme="minorEastAsia" w:hAnsiTheme="minorHAnsi" w:cstheme="minorBidi"/>
          <w:bCs w:val="0"/>
          <w:sz w:val="22"/>
          <w:szCs w:val="22"/>
        </w:rPr>
      </w:pPr>
      <w:ins w:id="86" w:author="Author" w:date="2014-09-05T10:08:00Z">
        <w:r>
          <w:t>2.4.5 Validating an admin user</w:t>
        </w:r>
        <w:r>
          <w:tab/>
        </w:r>
        <w:r>
          <w:fldChar w:fldCharType="begin"/>
        </w:r>
        <w:r>
          <w:instrText xml:space="preserve"> PAGEREF _Toc397675091 \h </w:instrText>
        </w:r>
      </w:ins>
      <w:r>
        <w:fldChar w:fldCharType="separate"/>
      </w:r>
      <w:ins w:id="87" w:author="Author" w:date="2014-09-05T10:08:00Z">
        <w:r>
          <w:t>27</w:t>
        </w:r>
        <w:r>
          <w:fldChar w:fldCharType="end"/>
        </w:r>
      </w:ins>
    </w:p>
    <w:p w14:paraId="1C4A8768" w14:textId="77777777" w:rsidR="00EA49EB" w:rsidRDefault="00EA49EB">
      <w:pPr>
        <w:pStyle w:val="TOC3"/>
        <w:rPr>
          <w:ins w:id="88" w:author="Author" w:date="2014-09-05T10:08:00Z"/>
          <w:rFonts w:asciiTheme="minorHAnsi" w:eastAsiaTheme="minorEastAsia" w:hAnsiTheme="minorHAnsi" w:cstheme="minorBidi"/>
          <w:bCs w:val="0"/>
          <w:sz w:val="22"/>
          <w:szCs w:val="22"/>
        </w:rPr>
      </w:pPr>
      <w:ins w:id="89" w:author="Author" w:date="2014-09-05T10:08:00Z">
        <w:r>
          <w:t>2.4.6 Emitting a session-based signal</w:t>
        </w:r>
        <w:r>
          <w:tab/>
        </w:r>
        <w:r>
          <w:fldChar w:fldCharType="begin"/>
        </w:r>
        <w:r>
          <w:instrText xml:space="preserve"> PAGEREF _Toc397675092 \h </w:instrText>
        </w:r>
      </w:ins>
      <w:r>
        <w:fldChar w:fldCharType="separate"/>
      </w:r>
      <w:ins w:id="90" w:author="Author" w:date="2014-09-05T10:08:00Z">
        <w:r>
          <w:t>27</w:t>
        </w:r>
        <w:r>
          <w:fldChar w:fldCharType="end"/>
        </w:r>
      </w:ins>
    </w:p>
    <w:p w14:paraId="72396124" w14:textId="77777777" w:rsidR="00EA49EB" w:rsidRDefault="00EA49EB">
      <w:pPr>
        <w:pStyle w:val="TOC2"/>
        <w:rPr>
          <w:ins w:id="91" w:author="Author" w:date="2014-09-05T10:08:00Z"/>
          <w:rFonts w:asciiTheme="minorHAnsi" w:eastAsiaTheme="minorEastAsia" w:hAnsiTheme="minorHAnsi" w:cstheme="minorBidi"/>
          <w:sz w:val="22"/>
        </w:rPr>
      </w:pPr>
      <w:ins w:id="92" w:author="Author" w:date="2014-09-05T10:08:00Z">
        <w:r>
          <w:t>2.5 Authorization data format</w:t>
        </w:r>
        <w:r>
          <w:tab/>
        </w:r>
        <w:r>
          <w:fldChar w:fldCharType="begin"/>
        </w:r>
        <w:r>
          <w:instrText xml:space="preserve"> PAGEREF _Toc397675093 \h </w:instrText>
        </w:r>
      </w:ins>
      <w:r>
        <w:fldChar w:fldCharType="separate"/>
      </w:r>
      <w:ins w:id="93" w:author="Author" w:date="2014-09-05T10:08:00Z">
        <w:r>
          <w:t>28</w:t>
        </w:r>
        <w:r>
          <w:fldChar w:fldCharType="end"/>
        </w:r>
      </w:ins>
    </w:p>
    <w:p w14:paraId="1E50A368" w14:textId="77777777" w:rsidR="00EA49EB" w:rsidRDefault="00EA49EB">
      <w:pPr>
        <w:pStyle w:val="TOC3"/>
        <w:rPr>
          <w:ins w:id="94" w:author="Author" w:date="2014-09-05T10:08:00Z"/>
          <w:rFonts w:asciiTheme="minorHAnsi" w:eastAsiaTheme="minorEastAsia" w:hAnsiTheme="minorHAnsi" w:cstheme="minorBidi"/>
          <w:bCs w:val="0"/>
          <w:sz w:val="22"/>
          <w:szCs w:val="22"/>
        </w:rPr>
      </w:pPr>
      <w:ins w:id="95" w:author="Author" w:date="2014-09-05T10:08:00Z">
        <w:r>
          <w:t>2.5.1 The format is binary and exchanged between peers using AllJoyn marshalling</w:t>
        </w:r>
        <w:r>
          <w:tab/>
        </w:r>
        <w:r>
          <w:fldChar w:fldCharType="begin"/>
        </w:r>
        <w:r>
          <w:instrText xml:space="preserve"> PAGEREF _Toc397675094 \h </w:instrText>
        </w:r>
      </w:ins>
      <w:r>
        <w:fldChar w:fldCharType="separate"/>
      </w:r>
      <w:ins w:id="96" w:author="Author" w:date="2014-09-05T10:08:00Z">
        <w:r>
          <w:t>28</w:t>
        </w:r>
        <w:r>
          <w:fldChar w:fldCharType="end"/>
        </w:r>
      </w:ins>
    </w:p>
    <w:p w14:paraId="1699940A" w14:textId="77777777" w:rsidR="00EA49EB" w:rsidRDefault="00EA49EB">
      <w:pPr>
        <w:pStyle w:val="TOC3"/>
        <w:rPr>
          <w:ins w:id="97" w:author="Author" w:date="2014-09-05T10:08:00Z"/>
          <w:rFonts w:asciiTheme="minorHAnsi" w:eastAsiaTheme="minorEastAsia" w:hAnsiTheme="minorHAnsi" w:cstheme="minorBidi"/>
          <w:bCs w:val="0"/>
          <w:sz w:val="22"/>
          <w:szCs w:val="22"/>
        </w:rPr>
      </w:pPr>
      <w:ins w:id="98" w:author="Author" w:date="2014-09-05T10:08:00Z">
        <w:r>
          <w:t>2.5.2 Format Structure</w:t>
        </w:r>
        <w:r>
          <w:tab/>
        </w:r>
        <w:r>
          <w:fldChar w:fldCharType="begin"/>
        </w:r>
        <w:r>
          <w:instrText xml:space="preserve"> PAGEREF _Toc397675097 \h </w:instrText>
        </w:r>
      </w:ins>
      <w:r>
        <w:fldChar w:fldCharType="separate"/>
      </w:r>
      <w:ins w:id="99" w:author="Author" w:date="2014-09-05T10:08:00Z">
        <w:r>
          <w:t>29</w:t>
        </w:r>
        <w:r>
          <w:fldChar w:fldCharType="end"/>
        </w:r>
      </w:ins>
    </w:p>
    <w:p w14:paraId="1CD11382" w14:textId="77777777" w:rsidR="00EA49EB" w:rsidRDefault="00EA49EB">
      <w:pPr>
        <w:pStyle w:val="TOC3"/>
        <w:rPr>
          <w:ins w:id="100" w:author="Author" w:date="2014-09-05T10:08:00Z"/>
          <w:rFonts w:asciiTheme="minorHAnsi" w:eastAsiaTheme="minorEastAsia" w:hAnsiTheme="minorHAnsi" w:cstheme="minorBidi"/>
          <w:bCs w:val="0"/>
          <w:sz w:val="22"/>
          <w:szCs w:val="22"/>
        </w:rPr>
      </w:pPr>
      <w:ins w:id="101" w:author="Author" w:date="2014-09-05T10:08:00Z">
        <w:r>
          <w:t>2.5.3 Examples</w:t>
        </w:r>
        <w:r>
          <w:tab/>
        </w:r>
        <w:r>
          <w:fldChar w:fldCharType="begin"/>
        </w:r>
        <w:r>
          <w:instrText xml:space="preserve"> PAGEREF _Toc397675098 \h </w:instrText>
        </w:r>
      </w:ins>
      <w:r>
        <w:fldChar w:fldCharType="separate"/>
      </w:r>
      <w:ins w:id="102" w:author="Author" w:date="2014-09-05T10:08:00Z">
        <w:r>
          <w:t>33</w:t>
        </w:r>
        <w:r>
          <w:fldChar w:fldCharType="end"/>
        </w:r>
      </w:ins>
    </w:p>
    <w:p w14:paraId="1BE62DD5" w14:textId="77777777" w:rsidR="00EA49EB" w:rsidRDefault="00EA49EB">
      <w:pPr>
        <w:pStyle w:val="TOC3"/>
        <w:rPr>
          <w:ins w:id="103" w:author="Author" w:date="2014-09-05T10:08:00Z"/>
          <w:rFonts w:asciiTheme="minorHAnsi" w:eastAsiaTheme="minorEastAsia" w:hAnsiTheme="minorHAnsi" w:cstheme="minorBidi"/>
          <w:bCs w:val="0"/>
          <w:sz w:val="22"/>
          <w:szCs w:val="22"/>
        </w:rPr>
      </w:pPr>
      <w:ins w:id="104" w:author="Author" w:date="2014-09-05T10:08:00Z">
        <w:r>
          <w:t>2.5.4 Policy Templates</w:t>
        </w:r>
        <w:r>
          <w:tab/>
        </w:r>
        <w:r>
          <w:fldChar w:fldCharType="begin"/>
        </w:r>
        <w:r>
          <w:instrText xml:space="preserve"> PAGEREF _Toc397675099 \h </w:instrText>
        </w:r>
      </w:ins>
      <w:r>
        <w:fldChar w:fldCharType="separate"/>
      </w:r>
      <w:ins w:id="105" w:author="Author" w:date="2014-09-05T10:08:00Z">
        <w:r>
          <w:t>37</w:t>
        </w:r>
        <w:r>
          <w:fldChar w:fldCharType="end"/>
        </w:r>
      </w:ins>
    </w:p>
    <w:p w14:paraId="6879026B" w14:textId="77777777" w:rsidR="00EA49EB" w:rsidRDefault="00EA49EB">
      <w:pPr>
        <w:pStyle w:val="TOC2"/>
        <w:rPr>
          <w:ins w:id="106" w:author="Author" w:date="2014-09-05T10:08:00Z"/>
          <w:rFonts w:asciiTheme="minorHAnsi" w:eastAsiaTheme="minorEastAsia" w:hAnsiTheme="minorHAnsi" w:cstheme="minorBidi"/>
          <w:sz w:val="22"/>
        </w:rPr>
      </w:pPr>
      <w:ins w:id="107" w:author="Author" w:date="2014-09-05T10:08:00Z">
        <w:r>
          <w:t>2.6 Certificates (Work-in-progress)</w:t>
        </w:r>
        <w:r>
          <w:tab/>
        </w:r>
        <w:r>
          <w:fldChar w:fldCharType="begin"/>
        </w:r>
        <w:r>
          <w:instrText xml:space="preserve"> PAGEREF _Toc397675100 \h </w:instrText>
        </w:r>
      </w:ins>
      <w:r>
        <w:fldChar w:fldCharType="separate"/>
      </w:r>
      <w:ins w:id="108" w:author="Author" w:date="2014-09-05T10:08:00Z">
        <w:r>
          <w:t>37</w:t>
        </w:r>
        <w:r>
          <w:fldChar w:fldCharType="end"/>
        </w:r>
      </w:ins>
    </w:p>
    <w:p w14:paraId="055EAC00" w14:textId="77777777" w:rsidR="00EA49EB" w:rsidRDefault="00EA49EB">
      <w:pPr>
        <w:pStyle w:val="TOC3"/>
        <w:rPr>
          <w:ins w:id="109" w:author="Author" w:date="2014-09-05T10:08:00Z"/>
          <w:rFonts w:asciiTheme="minorHAnsi" w:eastAsiaTheme="minorEastAsia" w:hAnsiTheme="minorHAnsi" w:cstheme="minorBidi"/>
          <w:bCs w:val="0"/>
          <w:sz w:val="22"/>
          <w:szCs w:val="22"/>
        </w:rPr>
      </w:pPr>
      <w:ins w:id="110" w:author="Author" w:date="2014-09-05T10:08:00Z">
        <w:r>
          <w:t>2.6.1 Policy certificate</w:t>
        </w:r>
        <w:r>
          <w:tab/>
        </w:r>
        <w:r>
          <w:fldChar w:fldCharType="begin"/>
        </w:r>
        <w:r>
          <w:instrText xml:space="preserve"> PAGEREF _Toc397675101 \h </w:instrText>
        </w:r>
      </w:ins>
      <w:r>
        <w:fldChar w:fldCharType="separate"/>
      </w:r>
      <w:ins w:id="111" w:author="Author" w:date="2014-09-05T10:08:00Z">
        <w:r>
          <w:t>37</w:t>
        </w:r>
        <w:r>
          <w:fldChar w:fldCharType="end"/>
        </w:r>
      </w:ins>
    </w:p>
    <w:p w14:paraId="1BF92969" w14:textId="77777777" w:rsidR="00EA49EB" w:rsidRDefault="00EA49EB">
      <w:pPr>
        <w:pStyle w:val="TOC3"/>
        <w:rPr>
          <w:ins w:id="112" w:author="Author" w:date="2014-09-05T10:08:00Z"/>
          <w:rFonts w:asciiTheme="minorHAnsi" w:eastAsiaTheme="minorEastAsia" w:hAnsiTheme="minorHAnsi" w:cstheme="minorBidi"/>
          <w:bCs w:val="0"/>
          <w:sz w:val="22"/>
          <w:szCs w:val="22"/>
        </w:rPr>
      </w:pPr>
      <w:ins w:id="113" w:author="Author" w:date="2014-09-05T10:08:00Z">
        <w:r>
          <w:t>2.6.2 Membership certificate</w:t>
        </w:r>
        <w:r>
          <w:tab/>
        </w:r>
        <w:r>
          <w:fldChar w:fldCharType="begin"/>
        </w:r>
        <w:r>
          <w:instrText xml:space="preserve"> PAGEREF _Toc397675102 \h </w:instrText>
        </w:r>
      </w:ins>
      <w:r>
        <w:fldChar w:fldCharType="separate"/>
      </w:r>
      <w:ins w:id="114" w:author="Author" w:date="2014-09-05T10:08:00Z">
        <w:r>
          <w:t>38</w:t>
        </w:r>
        <w:r>
          <w:fldChar w:fldCharType="end"/>
        </w:r>
      </w:ins>
    </w:p>
    <w:p w14:paraId="40B65778" w14:textId="77777777" w:rsidR="00EA49EB" w:rsidRDefault="00EA49EB">
      <w:pPr>
        <w:pStyle w:val="TOC3"/>
        <w:rPr>
          <w:ins w:id="115" w:author="Author" w:date="2014-09-05T10:08:00Z"/>
          <w:rFonts w:asciiTheme="minorHAnsi" w:eastAsiaTheme="minorEastAsia" w:hAnsiTheme="minorHAnsi" w:cstheme="minorBidi"/>
          <w:bCs w:val="0"/>
          <w:sz w:val="22"/>
          <w:szCs w:val="22"/>
        </w:rPr>
      </w:pPr>
      <w:ins w:id="116" w:author="Author" w:date="2014-09-05T10:08:00Z">
        <w:r>
          <w:t>2.6.3 User equivalence certificate</w:t>
        </w:r>
        <w:r>
          <w:tab/>
        </w:r>
        <w:r>
          <w:fldChar w:fldCharType="begin"/>
        </w:r>
        <w:r>
          <w:instrText xml:space="preserve"> PAGEREF _Toc397675103 \h </w:instrText>
        </w:r>
      </w:ins>
      <w:r>
        <w:fldChar w:fldCharType="separate"/>
      </w:r>
      <w:ins w:id="117" w:author="Author" w:date="2014-09-05T10:08:00Z">
        <w:r>
          <w:t>38</w:t>
        </w:r>
        <w:r>
          <w:fldChar w:fldCharType="end"/>
        </w:r>
      </w:ins>
    </w:p>
    <w:p w14:paraId="2E466485" w14:textId="77777777" w:rsidR="00EA49EB" w:rsidRDefault="00EA49EB">
      <w:pPr>
        <w:pStyle w:val="TOC3"/>
        <w:rPr>
          <w:ins w:id="118" w:author="Author" w:date="2014-09-05T10:08:00Z"/>
          <w:rFonts w:asciiTheme="minorHAnsi" w:eastAsiaTheme="minorEastAsia" w:hAnsiTheme="minorHAnsi" w:cstheme="minorBidi"/>
          <w:bCs w:val="0"/>
          <w:sz w:val="22"/>
          <w:szCs w:val="22"/>
        </w:rPr>
      </w:pPr>
      <w:ins w:id="119" w:author="Author" w:date="2014-09-05T10:08:00Z">
        <w:r>
          <w:lastRenderedPageBreak/>
          <w:t>2.6.4 Identity certificate</w:t>
        </w:r>
        <w:r>
          <w:tab/>
        </w:r>
        <w:r>
          <w:fldChar w:fldCharType="begin"/>
        </w:r>
        <w:r>
          <w:instrText xml:space="preserve"> PAGEREF _Toc397675104 \h </w:instrText>
        </w:r>
      </w:ins>
      <w:r>
        <w:fldChar w:fldCharType="separate"/>
      </w:r>
      <w:ins w:id="120" w:author="Author" w:date="2014-09-05T10:08:00Z">
        <w:r>
          <w:t>39</w:t>
        </w:r>
        <w:r>
          <w:fldChar w:fldCharType="end"/>
        </w:r>
      </w:ins>
    </w:p>
    <w:p w14:paraId="5D8B188F" w14:textId="77777777" w:rsidR="00EA49EB" w:rsidRDefault="00EA49EB">
      <w:pPr>
        <w:pStyle w:val="TOC3"/>
        <w:rPr>
          <w:ins w:id="121" w:author="Author" w:date="2014-09-05T10:08:00Z"/>
          <w:rFonts w:asciiTheme="minorHAnsi" w:eastAsiaTheme="minorEastAsia" w:hAnsiTheme="minorHAnsi" w:cstheme="minorBidi"/>
          <w:bCs w:val="0"/>
          <w:sz w:val="22"/>
          <w:szCs w:val="22"/>
        </w:rPr>
      </w:pPr>
      <w:ins w:id="122" w:author="Author" w:date="2014-09-05T10:08:00Z">
        <w:r>
          <w:t>2.6.5 Guild equivalence certificate</w:t>
        </w:r>
        <w:r>
          <w:tab/>
        </w:r>
        <w:r>
          <w:fldChar w:fldCharType="begin"/>
        </w:r>
        <w:r>
          <w:instrText xml:space="preserve"> PAGEREF _Toc397675105 \h </w:instrText>
        </w:r>
      </w:ins>
      <w:r>
        <w:fldChar w:fldCharType="separate"/>
      </w:r>
      <w:ins w:id="123" w:author="Author" w:date="2014-09-05T10:08:00Z">
        <w:r>
          <w:t>39</w:t>
        </w:r>
        <w:r>
          <w:fldChar w:fldCharType="end"/>
        </w:r>
      </w:ins>
    </w:p>
    <w:p w14:paraId="3C3A0269" w14:textId="77777777" w:rsidR="00EA49EB" w:rsidRDefault="00EA49EB">
      <w:pPr>
        <w:pStyle w:val="TOC2"/>
        <w:rPr>
          <w:ins w:id="124" w:author="Author" w:date="2014-09-05T10:08:00Z"/>
          <w:rFonts w:asciiTheme="minorHAnsi" w:eastAsiaTheme="minorEastAsia" w:hAnsiTheme="minorHAnsi" w:cstheme="minorBidi"/>
          <w:sz w:val="22"/>
        </w:rPr>
      </w:pPr>
      <w:ins w:id="125" w:author="Author" w:date="2014-09-05T10:08:00Z">
        <w:r>
          <w:t>2.7 Sample use cases</w:t>
        </w:r>
        <w:r>
          <w:tab/>
        </w:r>
        <w:r>
          <w:fldChar w:fldCharType="begin"/>
        </w:r>
        <w:r>
          <w:instrText xml:space="preserve"> PAGEREF _Toc397675106 \h </w:instrText>
        </w:r>
      </w:ins>
      <w:r>
        <w:fldChar w:fldCharType="separate"/>
      </w:r>
      <w:ins w:id="126" w:author="Author" w:date="2014-09-05T10:08:00Z">
        <w:r>
          <w:t>40</w:t>
        </w:r>
        <w:r>
          <w:fldChar w:fldCharType="end"/>
        </w:r>
      </w:ins>
    </w:p>
    <w:p w14:paraId="187B5588" w14:textId="77777777" w:rsidR="00EA49EB" w:rsidRDefault="00EA49EB">
      <w:pPr>
        <w:pStyle w:val="TOC3"/>
        <w:rPr>
          <w:ins w:id="127" w:author="Author" w:date="2014-09-05T10:08:00Z"/>
          <w:rFonts w:asciiTheme="minorHAnsi" w:eastAsiaTheme="minorEastAsia" w:hAnsiTheme="minorHAnsi" w:cstheme="minorBidi"/>
          <w:bCs w:val="0"/>
          <w:sz w:val="22"/>
          <w:szCs w:val="22"/>
        </w:rPr>
      </w:pPr>
      <w:ins w:id="128" w:author="Author" w:date="2014-09-05T10:08:00Z">
        <w:r>
          <w:t>2.7.1 Users and devices</w:t>
        </w:r>
        <w:r>
          <w:tab/>
        </w:r>
        <w:r>
          <w:fldChar w:fldCharType="begin"/>
        </w:r>
        <w:r>
          <w:instrText xml:space="preserve"> PAGEREF _Toc397675107 \h </w:instrText>
        </w:r>
      </w:ins>
      <w:r>
        <w:fldChar w:fldCharType="separate"/>
      </w:r>
      <w:ins w:id="129" w:author="Author" w:date="2014-09-05T10:08:00Z">
        <w:r>
          <w:t>40</w:t>
        </w:r>
        <w:r>
          <w:fldChar w:fldCharType="end"/>
        </w:r>
      </w:ins>
    </w:p>
    <w:p w14:paraId="4E8CFEA6" w14:textId="77777777" w:rsidR="00EA49EB" w:rsidRDefault="00EA49EB">
      <w:pPr>
        <w:pStyle w:val="TOC3"/>
        <w:rPr>
          <w:ins w:id="130" w:author="Author" w:date="2014-09-05T10:08:00Z"/>
          <w:rFonts w:asciiTheme="minorHAnsi" w:eastAsiaTheme="minorEastAsia" w:hAnsiTheme="minorHAnsi" w:cstheme="minorBidi"/>
          <w:bCs w:val="0"/>
          <w:sz w:val="22"/>
          <w:szCs w:val="22"/>
        </w:rPr>
      </w:pPr>
      <w:ins w:id="131" w:author="Author" w:date="2014-09-05T10:08:00Z">
        <w:r>
          <w:t>2.7.2 Users set up by Dad</w:t>
        </w:r>
        <w:r>
          <w:tab/>
        </w:r>
        <w:r>
          <w:fldChar w:fldCharType="begin"/>
        </w:r>
        <w:r>
          <w:instrText xml:space="preserve"> PAGEREF _Toc397675108 \h </w:instrText>
        </w:r>
      </w:ins>
      <w:r>
        <w:fldChar w:fldCharType="separate"/>
      </w:r>
      <w:ins w:id="132" w:author="Author" w:date="2014-09-05T10:08:00Z">
        <w:r>
          <w:t>41</w:t>
        </w:r>
        <w:r>
          <w:fldChar w:fldCharType="end"/>
        </w:r>
      </w:ins>
    </w:p>
    <w:p w14:paraId="121201A5" w14:textId="77777777" w:rsidR="00EA49EB" w:rsidRDefault="00EA49EB">
      <w:pPr>
        <w:pStyle w:val="TOC3"/>
        <w:rPr>
          <w:ins w:id="133" w:author="Author" w:date="2014-09-05T10:08:00Z"/>
          <w:rFonts w:asciiTheme="minorHAnsi" w:eastAsiaTheme="minorEastAsia" w:hAnsiTheme="minorHAnsi" w:cstheme="minorBidi"/>
          <w:bCs w:val="0"/>
          <w:sz w:val="22"/>
          <w:szCs w:val="22"/>
        </w:rPr>
      </w:pPr>
      <w:ins w:id="134" w:author="Author" w:date="2014-09-05T10:08:00Z">
        <w:r>
          <w:t>2.7.3 Living room set up by Dad</w:t>
        </w:r>
        <w:r>
          <w:tab/>
        </w:r>
        <w:r>
          <w:fldChar w:fldCharType="begin"/>
        </w:r>
        <w:r>
          <w:instrText xml:space="preserve"> PAGEREF _Toc397675109 \h </w:instrText>
        </w:r>
      </w:ins>
      <w:r>
        <w:fldChar w:fldCharType="separate"/>
      </w:r>
      <w:ins w:id="135" w:author="Author" w:date="2014-09-05T10:08:00Z">
        <w:r>
          <w:t>42</w:t>
        </w:r>
        <w:r>
          <w:fldChar w:fldCharType="end"/>
        </w:r>
      </w:ins>
    </w:p>
    <w:p w14:paraId="57D5DA87" w14:textId="77777777" w:rsidR="00EA49EB" w:rsidRDefault="00EA49EB">
      <w:pPr>
        <w:pStyle w:val="TOC3"/>
        <w:rPr>
          <w:ins w:id="136" w:author="Author" w:date="2014-09-05T10:08:00Z"/>
          <w:rFonts w:asciiTheme="minorHAnsi" w:eastAsiaTheme="minorEastAsia" w:hAnsiTheme="minorHAnsi" w:cstheme="minorBidi"/>
          <w:bCs w:val="0"/>
          <w:sz w:val="22"/>
          <w:szCs w:val="22"/>
        </w:rPr>
      </w:pPr>
      <w:ins w:id="137" w:author="Author" w:date="2014-09-05T10:08:00Z">
        <w:r>
          <w:t>2.7.4 Son's bedroom set up by son</w:t>
        </w:r>
        <w:r>
          <w:tab/>
        </w:r>
        <w:r>
          <w:fldChar w:fldCharType="begin"/>
        </w:r>
        <w:r>
          <w:instrText xml:space="preserve"> PAGEREF _Toc397675110 \h </w:instrText>
        </w:r>
      </w:ins>
      <w:r>
        <w:fldChar w:fldCharType="separate"/>
      </w:r>
      <w:ins w:id="138" w:author="Author" w:date="2014-09-05T10:08:00Z">
        <w:r>
          <w:t>43</w:t>
        </w:r>
        <w:r>
          <w:fldChar w:fldCharType="end"/>
        </w:r>
      </w:ins>
    </w:p>
    <w:p w14:paraId="422D40BD" w14:textId="77777777" w:rsidR="00EA49EB" w:rsidRDefault="00EA49EB">
      <w:pPr>
        <w:pStyle w:val="TOC3"/>
        <w:rPr>
          <w:ins w:id="139" w:author="Author" w:date="2014-09-05T10:08:00Z"/>
          <w:rFonts w:asciiTheme="minorHAnsi" w:eastAsiaTheme="minorEastAsia" w:hAnsiTheme="minorHAnsi" w:cstheme="minorBidi"/>
          <w:bCs w:val="0"/>
          <w:sz w:val="22"/>
          <w:szCs w:val="22"/>
        </w:rPr>
      </w:pPr>
      <w:ins w:id="140" w:author="Author" w:date="2014-09-05T10:08:00Z">
        <w:r>
          <w:t>2.7.5 Master bedroom set up by Dad</w:t>
        </w:r>
        <w:r>
          <w:tab/>
        </w:r>
        <w:r>
          <w:fldChar w:fldCharType="begin"/>
        </w:r>
        <w:r>
          <w:instrText xml:space="preserve"> PAGEREF _Toc397675111 \h </w:instrText>
        </w:r>
      </w:ins>
      <w:r>
        <w:fldChar w:fldCharType="separate"/>
      </w:r>
      <w:ins w:id="141" w:author="Author" w:date="2014-09-05T10:08:00Z">
        <w:r>
          <w:t>44</w:t>
        </w:r>
        <w:r>
          <w:fldChar w:fldCharType="end"/>
        </w:r>
      </w:ins>
    </w:p>
    <w:p w14:paraId="5D196860" w14:textId="77777777" w:rsidR="00EA49EB" w:rsidRDefault="00EA49EB">
      <w:pPr>
        <w:pStyle w:val="TOC3"/>
        <w:rPr>
          <w:ins w:id="142" w:author="Author" w:date="2014-09-05T10:08:00Z"/>
          <w:rFonts w:asciiTheme="minorHAnsi" w:eastAsiaTheme="minorEastAsia" w:hAnsiTheme="minorHAnsi" w:cstheme="minorBidi"/>
          <w:bCs w:val="0"/>
          <w:sz w:val="22"/>
          <w:szCs w:val="22"/>
        </w:rPr>
      </w:pPr>
      <w:ins w:id="143" w:author="Author" w:date="2014-09-05T10:08:00Z">
        <w:r>
          <w:t>2.7.6 Son can control different TVs in the house</w:t>
        </w:r>
        <w:r>
          <w:tab/>
        </w:r>
        <w:r>
          <w:fldChar w:fldCharType="begin"/>
        </w:r>
        <w:r>
          <w:instrText xml:space="preserve"> PAGEREF _Toc397675112 \h </w:instrText>
        </w:r>
      </w:ins>
      <w:r>
        <w:fldChar w:fldCharType="separate"/>
      </w:r>
      <w:ins w:id="144" w:author="Author" w:date="2014-09-05T10:08:00Z">
        <w:r>
          <w:t>45</w:t>
        </w:r>
        <w:r>
          <w:fldChar w:fldCharType="end"/>
        </w:r>
      </w:ins>
    </w:p>
    <w:p w14:paraId="32C62349" w14:textId="77777777" w:rsidR="00EA49EB" w:rsidRDefault="00EA49EB">
      <w:pPr>
        <w:pStyle w:val="TOC3"/>
        <w:rPr>
          <w:ins w:id="145" w:author="Author" w:date="2014-09-05T10:08:00Z"/>
          <w:rFonts w:asciiTheme="minorHAnsi" w:eastAsiaTheme="minorEastAsia" w:hAnsiTheme="minorHAnsi" w:cstheme="minorBidi"/>
          <w:bCs w:val="0"/>
          <w:sz w:val="22"/>
          <w:szCs w:val="22"/>
        </w:rPr>
      </w:pPr>
      <w:ins w:id="146" w:author="Author" w:date="2014-09-05T10:08:00Z">
        <w:r>
          <w:t>2.7.7 Living room tablet controls TVs in the house</w:t>
        </w:r>
        <w:r>
          <w:tab/>
        </w:r>
        <w:r>
          <w:fldChar w:fldCharType="begin"/>
        </w:r>
        <w:r>
          <w:instrText xml:space="preserve"> PAGEREF _Toc397675113 \h </w:instrText>
        </w:r>
      </w:ins>
      <w:r>
        <w:fldChar w:fldCharType="separate"/>
      </w:r>
      <w:ins w:id="147" w:author="Author" w:date="2014-09-05T10:08:00Z">
        <w:r>
          <w:t>46</w:t>
        </w:r>
        <w:r>
          <w:fldChar w:fldCharType="end"/>
        </w:r>
      </w:ins>
    </w:p>
    <w:p w14:paraId="76447D62" w14:textId="77777777" w:rsidR="00EA49EB" w:rsidRDefault="00EA49EB">
      <w:pPr>
        <w:pStyle w:val="TOC1"/>
        <w:rPr>
          <w:ins w:id="148" w:author="Author" w:date="2014-09-05T10:08:00Z"/>
          <w:rFonts w:asciiTheme="minorHAnsi" w:eastAsiaTheme="minorEastAsia" w:hAnsiTheme="minorHAnsi" w:cstheme="minorBidi"/>
          <w:b w:val="0"/>
          <w:bCs w:val="0"/>
          <w:sz w:val="22"/>
        </w:rPr>
      </w:pPr>
      <w:ins w:id="149" w:author="Author" w:date="2014-09-05T10:08:00Z">
        <w:r>
          <w:t>3 Enhancements to Existing Framework</w:t>
        </w:r>
        <w:r>
          <w:tab/>
        </w:r>
        <w:r>
          <w:fldChar w:fldCharType="begin"/>
        </w:r>
        <w:r>
          <w:instrText xml:space="preserve"> PAGEREF _Toc397675114 \h </w:instrText>
        </w:r>
      </w:ins>
      <w:r>
        <w:fldChar w:fldCharType="separate"/>
      </w:r>
      <w:ins w:id="150" w:author="Author" w:date="2014-09-05T10:08:00Z">
        <w:r>
          <w:t>47</w:t>
        </w:r>
        <w:r>
          <w:fldChar w:fldCharType="end"/>
        </w:r>
      </w:ins>
    </w:p>
    <w:p w14:paraId="3C8B1EF3" w14:textId="77777777" w:rsidR="00EA49EB" w:rsidRDefault="00EA49EB">
      <w:pPr>
        <w:pStyle w:val="TOC2"/>
        <w:rPr>
          <w:ins w:id="151" w:author="Author" w:date="2014-09-05T10:08:00Z"/>
          <w:rFonts w:asciiTheme="minorHAnsi" w:eastAsiaTheme="minorEastAsia" w:hAnsiTheme="minorHAnsi" w:cstheme="minorBidi"/>
          <w:sz w:val="22"/>
        </w:rPr>
      </w:pPr>
      <w:ins w:id="152" w:author="Author" w:date="2014-09-05T10:08:00Z">
        <w:r>
          <w:t>3.1 Crypto Agility Exchange</w:t>
        </w:r>
        <w:r>
          <w:tab/>
        </w:r>
        <w:r>
          <w:fldChar w:fldCharType="begin"/>
        </w:r>
        <w:r>
          <w:instrText xml:space="preserve"> PAGEREF _Toc397675115 \h </w:instrText>
        </w:r>
      </w:ins>
      <w:r>
        <w:fldChar w:fldCharType="separate"/>
      </w:r>
      <w:ins w:id="153" w:author="Author" w:date="2014-09-05T10:08:00Z">
        <w:r>
          <w:t>47</w:t>
        </w:r>
        <w:r>
          <w:fldChar w:fldCharType="end"/>
        </w:r>
      </w:ins>
    </w:p>
    <w:p w14:paraId="402F1DFA" w14:textId="77777777" w:rsidR="00EA49EB" w:rsidRDefault="00EA49EB">
      <w:pPr>
        <w:pStyle w:val="TOC2"/>
        <w:rPr>
          <w:ins w:id="154" w:author="Author" w:date="2014-09-05T10:08:00Z"/>
          <w:rFonts w:asciiTheme="minorHAnsi" w:eastAsiaTheme="minorEastAsia" w:hAnsiTheme="minorHAnsi" w:cstheme="minorBidi"/>
          <w:sz w:val="22"/>
        </w:rPr>
      </w:pPr>
      <w:ins w:id="155" w:author="Author" w:date="2014-09-05T10:08:00Z">
        <w:r>
          <w:t>3.2 Add a Claimable Field to the About Announcement</w:t>
        </w:r>
        <w:r>
          <w:tab/>
        </w:r>
        <w:r>
          <w:fldChar w:fldCharType="begin"/>
        </w:r>
        <w:r>
          <w:instrText xml:space="preserve"> PAGEREF _Toc397675116 \h </w:instrText>
        </w:r>
      </w:ins>
      <w:r>
        <w:fldChar w:fldCharType="separate"/>
      </w:r>
      <w:ins w:id="156" w:author="Author" w:date="2014-09-05T10:08:00Z">
        <w:r>
          <w:t>48</w:t>
        </w:r>
        <w:r>
          <w:fldChar w:fldCharType="end"/>
        </w:r>
      </w:ins>
    </w:p>
    <w:p w14:paraId="6A9DE785" w14:textId="77777777" w:rsidR="00EA49EB" w:rsidRDefault="00EA49EB">
      <w:pPr>
        <w:pStyle w:val="TOC1"/>
        <w:rPr>
          <w:ins w:id="157" w:author="Author" w:date="2014-09-05T10:08:00Z"/>
          <w:rFonts w:asciiTheme="minorHAnsi" w:eastAsiaTheme="minorEastAsia" w:hAnsiTheme="minorHAnsi" w:cstheme="minorBidi"/>
          <w:b w:val="0"/>
          <w:bCs w:val="0"/>
          <w:sz w:val="22"/>
        </w:rPr>
      </w:pPr>
      <w:ins w:id="158" w:author="Author" w:date="2014-09-05T10:08:00Z">
        <w:r>
          <w:t>4 Future Considerations</w:t>
        </w:r>
        <w:r>
          <w:tab/>
        </w:r>
        <w:r>
          <w:fldChar w:fldCharType="begin"/>
        </w:r>
        <w:r>
          <w:instrText xml:space="preserve"> PAGEREF _Toc397675117 \h </w:instrText>
        </w:r>
      </w:ins>
      <w:r>
        <w:fldChar w:fldCharType="separate"/>
      </w:r>
      <w:ins w:id="159" w:author="Author" w:date="2014-09-05T10:08:00Z">
        <w:r>
          <w:t>49</w:t>
        </w:r>
        <w:r>
          <w:fldChar w:fldCharType="end"/>
        </w:r>
      </w:ins>
    </w:p>
    <w:p w14:paraId="46C7C224" w14:textId="77777777" w:rsidR="00EA49EB" w:rsidRDefault="00EA49EB">
      <w:pPr>
        <w:pStyle w:val="TOC2"/>
        <w:rPr>
          <w:ins w:id="160" w:author="Author" w:date="2014-09-05T10:08:00Z"/>
          <w:rFonts w:asciiTheme="minorHAnsi" w:eastAsiaTheme="minorEastAsia" w:hAnsiTheme="minorHAnsi" w:cstheme="minorBidi"/>
          <w:sz w:val="22"/>
        </w:rPr>
      </w:pPr>
      <w:ins w:id="161" w:author="Author" w:date="2014-09-05T10:08:00Z">
        <w:r>
          <w:t>4.1 Broadcast signals and multipoint sessions</w:t>
        </w:r>
        <w:r>
          <w:tab/>
        </w:r>
        <w:r>
          <w:fldChar w:fldCharType="begin"/>
        </w:r>
        <w:r>
          <w:instrText xml:space="preserve"> PAGEREF _Toc397675118 \h </w:instrText>
        </w:r>
      </w:ins>
      <w:r>
        <w:fldChar w:fldCharType="separate"/>
      </w:r>
      <w:ins w:id="162" w:author="Author" w:date="2014-09-05T10:08:00Z">
        <w:r>
          <w:t>49</w:t>
        </w:r>
        <w:r>
          <w:fldChar w:fldCharType="end"/>
        </w:r>
      </w:ins>
    </w:p>
    <w:p w14:paraId="0220FD31" w14:textId="77777777" w:rsidR="002C73CC" w:rsidDel="00EA49EB" w:rsidRDefault="002C73CC">
      <w:pPr>
        <w:pStyle w:val="TOC1"/>
        <w:rPr>
          <w:ins w:id="163" w:author="Author" w:date="2014-09-04T15:20:00Z"/>
          <w:del w:id="164" w:author="Author" w:date="2014-09-05T10:08:00Z"/>
          <w:rFonts w:asciiTheme="minorHAnsi" w:eastAsiaTheme="minorEastAsia" w:hAnsiTheme="minorHAnsi" w:cstheme="minorBidi"/>
          <w:b w:val="0"/>
          <w:bCs w:val="0"/>
          <w:sz w:val="22"/>
        </w:rPr>
      </w:pPr>
      <w:ins w:id="165" w:author="Author" w:date="2014-09-04T15:20:00Z">
        <w:del w:id="166" w:author="Author" w:date="2014-09-05T10:08:00Z">
          <w:r w:rsidDel="00EA49EB">
            <w:delText>1 Introduction</w:delText>
          </w:r>
          <w:r w:rsidDel="00EA49EB">
            <w:tab/>
            <w:delText>5</w:delText>
          </w:r>
        </w:del>
      </w:ins>
    </w:p>
    <w:p w14:paraId="469E031D" w14:textId="77777777" w:rsidR="002C73CC" w:rsidDel="00EA49EB" w:rsidRDefault="002C73CC">
      <w:pPr>
        <w:pStyle w:val="TOC2"/>
        <w:rPr>
          <w:ins w:id="167" w:author="Author" w:date="2014-09-04T15:20:00Z"/>
          <w:del w:id="168" w:author="Author" w:date="2014-09-05T10:08:00Z"/>
          <w:rFonts w:asciiTheme="minorHAnsi" w:eastAsiaTheme="minorEastAsia" w:hAnsiTheme="minorHAnsi" w:cstheme="minorBidi"/>
          <w:sz w:val="22"/>
        </w:rPr>
      </w:pPr>
      <w:ins w:id="169" w:author="Author" w:date="2014-09-04T15:20:00Z">
        <w:del w:id="170" w:author="Author" w:date="2014-09-05T10:08:00Z">
          <w:r w:rsidDel="00EA49EB">
            <w:delText>1.1 Purpose and scope</w:delText>
          </w:r>
          <w:r w:rsidDel="00EA49EB">
            <w:tab/>
            <w:delText>5</w:delText>
          </w:r>
        </w:del>
      </w:ins>
    </w:p>
    <w:p w14:paraId="36EA3FDD" w14:textId="77777777" w:rsidR="002C73CC" w:rsidDel="00EA49EB" w:rsidRDefault="002C73CC">
      <w:pPr>
        <w:pStyle w:val="TOC2"/>
        <w:rPr>
          <w:ins w:id="171" w:author="Author" w:date="2014-09-04T15:20:00Z"/>
          <w:del w:id="172" w:author="Author" w:date="2014-09-05T10:08:00Z"/>
          <w:rFonts w:asciiTheme="minorHAnsi" w:eastAsiaTheme="minorEastAsia" w:hAnsiTheme="minorHAnsi" w:cstheme="minorBidi"/>
          <w:sz w:val="22"/>
        </w:rPr>
      </w:pPr>
      <w:ins w:id="173" w:author="Author" w:date="2014-09-04T15:20:00Z">
        <w:del w:id="174" w:author="Author" w:date="2014-09-05T10:08:00Z">
          <w:r w:rsidDel="00EA49EB">
            <w:delText>1.2 Revision history</w:delText>
          </w:r>
          <w:r w:rsidDel="00EA49EB">
            <w:tab/>
            <w:delText>5</w:delText>
          </w:r>
        </w:del>
      </w:ins>
    </w:p>
    <w:p w14:paraId="53A0C0F9" w14:textId="77777777" w:rsidR="002C73CC" w:rsidDel="00EA49EB" w:rsidRDefault="002C73CC">
      <w:pPr>
        <w:pStyle w:val="TOC2"/>
        <w:rPr>
          <w:ins w:id="175" w:author="Author" w:date="2014-09-04T15:20:00Z"/>
          <w:del w:id="176" w:author="Author" w:date="2014-09-05T10:08:00Z"/>
          <w:rFonts w:asciiTheme="minorHAnsi" w:eastAsiaTheme="minorEastAsia" w:hAnsiTheme="minorHAnsi" w:cstheme="minorBidi"/>
          <w:sz w:val="22"/>
        </w:rPr>
      </w:pPr>
      <w:ins w:id="177" w:author="Author" w:date="2014-09-04T15:20:00Z">
        <w:del w:id="178" w:author="Author" w:date="2014-09-05T10:08:00Z">
          <w:r w:rsidDel="00EA49EB">
            <w:delText>1.3 Acronyms and terms</w:delText>
          </w:r>
          <w:r w:rsidDel="00EA49EB">
            <w:tab/>
            <w:delText>5</w:delText>
          </w:r>
        </w:del>
      </w:ins>
    </w:p>
    <w:p w14:paraId="5917F96E" w14:textId="77777777" w:rsidR="002C73CC" w:rsidDel="00EA49EB" w:rsidRDefault="002C73CC">
      <w:pPr>
        <w:pStyle w:val="TOC1"/>
        <w:rPr>
          <w:ins w:id="179" w:author="Author" w:date="2014-09-04T15:20:00Z"/>
          <w:del w:id="180" w:author="Author" w:date="2014-09-05T10:08:00Z"/>
          <w:rFonts w:asciiTheme="minorHAnsi" w:eastAsiaTheme="minorEastAsia" w:hAnsiTheme="minorHAnsi" w:cstheme="minorBidi"/>
          <w:b w:val="0"/>
          <w:bCs w:val="0"/>
          <w:sz w:val="22"/>
        </w:rPr>
      </w:pPr>
      <w:ins w:id="181" w:author="Author" w:date="2014-09-04T15:20:00Z">
        <w:del w:id="182" w:author="Author" w:date="2014-09-05T10:08:00Z">
          <w:r w:rsidDel="00EA49EB">
            <w:delText>2 System Design</w:delText>
          </w:r>
          <w:r w:rsidDel="00EA49EB">
            <w:tab/>
            <w:delText>7</w:delText>
          </w:r>
        </w:del>
      </w:ins>
    </w:p>
    <w:p w14:paraId="07C8DD29" w14:textId="77777777" w:rsidR="002C73CC" w:rsidDel="00EA49EB" w:rsidRDefault="002C73CC">
      <w:pPr>
        <w:pStyle w:val="TOC2"/>
        <w:rPr>
          <w:ins w:id="183" w:author="Author" w:date="2014-09-04T15:20:00Z"/>
          <w:del w:id="184" w:author="Author" w:date="2014-09-05T10:08:00Z"/>
          <w:rFonts w:asciiTheme="minorHAnsi" w:eastAsiaTheme="minorEastAsia" w:hAnsiTheme="minorHAnsi" w:cstheme="minorBidi"/>
          <w:sz w:val="22"/>
        </w:rPr>
      </w:pPr>
      <w:ins w:id="185" w:author="Author" w:date="2014-09-04T15:20:00Z">
        <w:del w:id="186" w:author="Author" w:date="2014-09-05T10:08:00Z">
          <w:r w:rsidDel="00EA49EB">
            <w:delText>2.1 Overview</w:delText>
          </w:r>
          <w:r w:rsidDel="00EA49EB">
            <w:tab/>
            <w:delText>7</w:delText>
          </w:r>
        </w:del>
      </w:ins>
    </w:p>
    <w:p w14:paraId="3FD92C76" w14:textId="77777777" w:rsidR="002C73CC" w:rsidDel="00EA49EB" w:rsidRDefault="002C73CC">
      <w:pPr>
        <w:pStyle w:val="TOC2"/>
        <w:rPr>
          <w:ins w:id="187" w:author="Author" w:date="2014-09-04T15:20:00Z"/>
          <w:del w:id="188" w:author="Author" w:date="2014-09-05T10:08:00Z"/>
          <w:rFonts w:asciiTheme="minorHAnsi" w:eastAsiaTheme="minorEastAsia" w:hAnsiTheme="minorHAnsi" w:cstheme="minorBidi"/>
          <w:sz w:val="22"/>
        </w:rPr>
      </w:pPr>
      <w:ins w:id="189" w:author="Author" w:date="2014-09-04T15:20:00Z">
        <w:del w:id="190" w:author="Author" w:date="2014-09-05T10:08:00Z">
          <w:r w:rsidDel="00EA49EB">
            <w:delText>2.2 Premises</w:delText>
          </w:r>
          <w:r w:rsidDel="00EA49EB">
            <w:tab/>
            <w:delText>8</w:delText>
          </w:r>
        </w:del>
      </w:ins>
    </w:p>
    <w:p w14:paraId="098B780C" w14:textId="77777777" w:rsidR="002C73CC" w:rsidDel="00EA49EB" w:rsidRDefault="002C73CC">
      <w:pPr>
        <w:pStyle w:val="TOC2"/>
        <w:rPr>
          <w:ins w:id="191" w:author="Author" w:date="2014-09-04T15:20:00Z"/>
          <w:del w:id="192" w:author="Author" w:date="2014-09-05T10:08:00Z"/>
          <w:rFonts w:asciiTheme="minorHAnsi" w:eastAsiaTheme="minorEastAsia" w:hAnsiTheme="minorHAnsi" w:cstheme="minorBidi"/>
          <w:sz w:val="22"/>
        </w:rPr>
      </w:pPr>
      <w:ins w:id="193" w:author="Author" w:date="2014-09-04T15:20:00Z">
        <w:del w:id="194" w:author="Author" w:date="2014-09-05T10:08:00Z">
          <w:r w:rsidDel="00EA49EB">
            <w:delText>2.3 Typical operations</w:delText>
          </w:r>
          <w:r w:rsidDel="00EA49EB">
            <w:tab/>
            <w:delText>10</w:delText>
          </w:r>
        </w:del>
      </w:ins>
    </w:p>
    <w:p w14:paraId="46891B48" w14:textId="77777777" w:rsidR="002C73CC" w:rsidDel="00EA49EB" w:rsidRDefault="002C73CC">
      <w:pPr>
        <w:pStyle w:val="TOC3"/>
        <w:rPr>
          <w:ins w:id="195" w:author="Author" w:date="2014-09-04T15:20:00Z"/>
          <w:del w:id="196" w:author="Author" w:date="2014-09-05T10:08:00Z"/>
          <w:rFonts w:asciiTheme="minorHAnsi" w:eastAsiaTheme="minorEastAsia" w:hAnsiTheme="minorHAnsi" w:cstheme="minorBidi"/>
          <w:bCs w:val="0"/>
          <w:sz w:val="22"/>
          <w:szCs w:val="22"/>
        </w:rPr>
      </w:pPr>
      <w:ins w:id="197" w:author="Author" w:date="2014-09-04T15:20:00Z">
        <w:del w:id="198" w:author="Author" w:date="2014-09-05T10:08:00Z">
          <w:r w:rsidDel="00EA49EB">
            <w:delText>2.3.1 Claim a factory-reset device</w:delText>
          </w:r>
          <w:r w:rsidDel="00EA49EB">
            <w:tab/>
            <w:delText>10</w:delText>
          </w:r>
        </w:del>
      </w:ins>
    </w:p>
    <w:p w14:paraId="14E87878" w14:textId="77777777" w:rsidR="002C73CC" w:rsidDel="00EA49EB" w:rsidRDefault="002C73CC">
      <w:pPr>
        <w:pStyle w:val="TOC3"/>
        <w:rPr>
          <w:ins w:id="199" w:author="Author" w:date="2014-09-04T15:20:00Z"/>
          <w:del w:id="200" w:author="Author" w:date="2014-09-05T10:08:00Z"/>
          <w:rFonts w:asciiTheme="minorHAnsi" w:eastAsiaTheme="minorEastAsia" w:hAnsiTheme="minorHAnsi" w:cstheme="minorBidi"/>
          <w:bCs w:val="0"/>
          <w:sz w:val="22"/>
          <w:szCs w:val="22"/>
        </w:rPr>
      </w:pPr>
      <w:ins w:id="201" w:author="Author" w:date="2014-09-04T15:20:00Z">
        <w:del w:id="202" w:author="Author" w:date="2014-09-05T10:08:00Z">
          <w:r w:rsidDel="00EA49EB">
            <w:delText>2.3.2 Define a guild</w:delText>
          </w:r>
          <w:r w:rsidDel="00EA49EB">
            <w:tab/>
            <w:delText>12</w:delText>
          </w:r>
        </w:del>
      </w:ins>
    </w:p>
    <w:p w14:paraId="356248DE" w14:textId="77777777" w:rsidR="002C73CC" w:rsidDel="00EA49EB" w:rsidRDefault="002C73CC">
      <w:pPr>
        <w:pStyle w:val="TOC3"/>
        <w:rPr>
          <w:ins w:id="203" w:author="Author" w:date="2014-09-04T15:20:00Z"/>
          <w:del w:id="204" w:author="Author" w:date="2014-09-05T10:08:00Z"/>
          <w:rFonts w:asciiTheme="minorHAnsi" w:eastAsiaTheme="minorEastAsia" w:hAnsiTheme="minorHAnsi" w:cstheme="minorBidi"/>
          <w:bCs w:val="0"/>
          <w:sz w:val="22"/>
          <w:szCs w:val="22"/>
        </w:rPr>
      </w:pPr>
      <w:ins w:id="205" w:author="Author" w:date="2014-09-04T15:20:00Z">
        <w:del w:id="206" w:author="Author" w:date="2014-09-05T10:08:00Z">
          <w:r w:rsidDel="00EA49EB">
            <w:delText>2.3.3 Example of building a policy</w:delText>
          </w:r>
          <w:r w:rsidDel="00EA49EB">
            <w:tab/>
            <w:delText>12</w:delText>
          </w:r>
        </w:del>
      </w:ins>
    </w:p>
    <w:p w14:paraId="16924C1C" w14:textId="77777777" w:rsidR="002C73CC" w:rsidDel="00EA49EB" w:rsidRDefault="002C73CC">
      <w:pPr>
        <w:pStyle w:val="TOC3"/>
        <w:rPr>
          <w:ins w:id="207" w:author="Author" w:date="2014-09-04T15:20:00Z"/>
          <w:del w:id="208" w:author="Author" w:date="2014-09-05T10:08:00Z"/>
          <w:rFonts w:asciiTheme="minorHAnsi" w:eastAsiaTheme="minorEastAsia" w:hAnsiTheme="minorHAnsi" w:cstheme="minorBidi"/>
          <w:bCs w:val="0"/>
          <w:sz w:val="22"/>
          <w:szCs w:val="22"/>
        </w:rPr>
      </w:pPr>
      <w:ins w:id="209" w:author="Author" w:date="2014-09-04T15:20:00Z">
        <w:del w:id="210" w:author="Author" w:date="2014-09-05T10:08:00Z">
          <w:r w:rsidDel="00EA49EB">
            <w:delText>2.3.4 Install an ANY-USER policy</w:delText>
          </w:r>
          <w:r w:rsidDel="00EA49EB">
            <w:tab/>
            <w:delText>13</w:delText>
          </w:r>
        </w:del>
      </w:ins>
    </w:p>
    <w:p w14:paraId="057E9163" w14:textId="77777777" w:rsidR="002C73CC" w:rsidDel="00EA49EB" w:rsidRDefault="002C73CC">
      <w:pPr>
        <w:pStyle w:val="TOC3"/>
        <w:rPr>
          <w:ins w:id="211" w:author="Author" w:date="2014-09-04T15:20:00Z"/>
          <w:del w:id="212" w:author="Author" w:date="2014-09-05T10:08:00Z"/>
          <w:rFonts w:asciiTheme="minorHAnsi" w:eastAsiaTheme="minorEastAsia" w:hAnsiTheme="minorHAnsi" w:cstheme="minorBidi"/>
          <w:bCs w:val="0"/>
          <w:sz w:val="22"/>
          <w:szCs w:val="22"/>
        </w:rPr>
      </w:pPr>
      <w:ins w:id="213" w:author="Author" w:date="2014-09-04T15:20:00Z">
        <w:del w:id="214" w:author="Author" w:date="2014-09-05T10:08:00Z">
          <w:r w:rsidDel="00EA49EB">
            <w:delText>2.3.5 Install a guild-specific policy</w:delText>
          </w:r>
          <w:r w:rsidDel="00EA49EB">
            <w:tab/>
            <w:delText>13</w:delText>
          </w:r>
        </w:del>
      </w:ins>
    </w:p>
    <w:p w14:paraId="639C33D1" w14:textId="77777777" w:rsidR="002C73CC" w:rsidDel="00EA49EB" w:rsidRDefault="002C73CC">
      <w:pPr>
        <w:pStyle w:val="TOC3"/>
        <w:rPr>
          <w:ins w:id="215" w:author="Author" w:date="2014-09-04T15:20:00Z"/>
          <w:del w:id="216" w:author="Author" w:date="2014-09-05T10:08:00Z"/>
          <w:rFonts w:asciiTheme="minorHAnsi" w:eastAsiaTheme="minorEastAsia" w:hAnsiTheme="minorHAnsi" w:cstheme="minorBidi"/>
          <w:bCs w:val="0"/>
          <w:sz w:val="22"/>
          <w:szCs w:val="22"/>
        </w:rPr>
      </w:pPr>
      <w:ins w:id="217" w:author="Author" w:date="2014-09-04T15:20:00Z">
        <w:del w:id="218" w:author="Author" w:date="2014-09-05T10:08:00Z">
          <w:r w:rsidDel="00EA49EB">
            <w:delText>2.3.6 Add an application to a guild</w:delText>
          </w:r>
          <w:r w:rsidDel="00EA49EB">
            <w:tab/>
            <w:delText>14</w:delText>
          </w:r>
        </w:del>
      </w:ins>
    </w:p>
    <w:p w14:paraId="7A7CC33F" w14:textId="77777777" w:rsidR="002C73CC" w:rsidDel="00EA49EB" w:rsidRDefault="002C73CC">
      <w:pPr>
        <w:pStyle w:val="TOC3"/>
        <w:rPr>
          <w:ins w:id="219" w:author="Author" w:date="2014-09-04T15:20:00Z"/>
          <w:del w:id="220" w:author="Author" w:date="2014-09-05T10:08:00Z"/>
          <w:rFonts w:asciiTheme="minorHAnsi" w:eastAsiaTheme="minorEastAsia" w:hAnsiTheme="minorHAnsi" w:cstheme="minorBidi"/>
          <w:bCs w:val="0"/>
          <w:sz w:val="22"/>
          <w:szCs w:val="22"/>
        </w:rPr>
      </w:pPr>
      <w:ins w:id="221" w:author="Author" w:date="2014-09-04T15:20:00Z">
        <w:del w:id="222" w:author="Author" w:date="2014-09-05T10:08:00Z">
          <w:r w:rsidDel="00EA49EB">
            <w:delText>2.3.7 Add a user to a guild</w:delText>
          </w:r>
          <w:r w:rsidDel="00EA49EB">
            <w:tab/>
            <w:delText>15</w:delText>
          </w:r>
        </w:del>
      </w:ins>
    </w:p>
    <w:p w14:paraId="1F5B3E6D" w14:textId="77777777" w:rsidR="002C73CC" w:rsidDel="00EA49EB" w:rsidRDefault="002C73CC">
      <w:pPr>
        <w:pStyle w:val="TOC3"/>
        <w:rPr>
          <w:ins w:id="223" w:author="Author" w:date="2014-09-04T15:20:00Z"/>
          <w:del w:id="224" w:author="Author" w:date="2014-09-05T10:08:00Z"/>
          <w:rFonts w:asciiTheme="minorHAnsi" w:eastAsiaTheme="minorEastAsia" w:hAnsiTheme="minorHAnsi" w:cstheme="minorBidi"/>
          <w:bCs w:val="0"/>
          <w:sz w:val="22"/>
          <w:szCs w:val="22"/>
        </w:rPr>
      </w:pPr>
      <w:ins w:id="225" w:author="Author" w:date="2014-09-04T15:20:00Z">
        <w:del w:id="226" w:author="Author" w:date="2014-09-05T10:08:00Z">
          <w:r w:rsidDel="00EA49EB">
            <w:delText>2.3.8 Delegating membership certificate</w:delText>
          </w:r>
          <w:r w:rsidDel="00EA49EB">
            <w:tab/>
            <w:delText>16</w:delText>
          </w:r>
        </w:del>
      </w:ins>
    </w:p>
    <w:p w14:paraId="0A769CDD" w14:textId="77777777" w:rsidR="002C73CC" w:rsidDel="00EA49EB" w:rsidRDefault="002C73CC">
      <w:pPr>
        <w:pStyle w:val="TOC3"/>
        <w:rPr>
          <w:ins w:id="227" w:author="Author" w:date="2014-09-04T15:20:00Z"/>
          <w:del w:id="228" w:author="Author" w:date="2014-09-05T10:08:00Z"/>
          <w:rFonts w:asciiTheme="minorHAnsi" w:eastAsiaTheme="minorEastAsia" w:hAnsiTheme="minorHAnsi" w:cstheme="minorBidi"/>
          <w:bCs w:val="0"/>
          <w:sz w:val="22"/>
          <w:szCs w:val="22"/>
        </w:rPr>
      </w:pPr>
      <w:ins w:id="229" w:author="Author" w:date="2014-09-04T15:20:00Z">
        <w:del w:id="230" w:author="Author" w:date="2014-09-05T10:08:00Z">
          <w:r w:rsidDel="00EA49EB">
            <w:delText>2.3.9 Add a guild equivalence certificate to an application</w:delText>
          </w:r>
          <w:r w:rsidDel="00EA49EB">
            <w:tab/>
            <w:delText>17</w:delText>
          </w:r>
        </w:del>
      </w:ins>
    </w:p>
    <w:p w14:paraId="036C85C8" w14:textId="77777777" w:rsidR="002C73CC" w:rsidDel="00EA49EB" w:rsidRDefault="002C73CC">
      <w:pPr>
        <w:pStyle w:val="TOC3"/>
        <w:rPr>
          <w:ins w:id="231" w:author="Author" w:date="2014-09-04T15:20:00Z"/>
          <w:del w:id="232" w:author="Author" w:date="2014-09-05T10:08:00Z"/>
          <w:rFonts w:asciiTheme="minorHAnsi" w:eastAsiaTheme="minorEastAsia" w:hAnsiTheme="minorHAnsi" w:cstheme="minorBidi"/>
          <w:bCs w:val="0"/>
          <w:sz w:val="22"/>
          <w:szCs w:val="22"/>
        </w:rPr>
      </w:pPr>
      <w:ins w:id="233" w:author="Author" w:date="2014-09-04T15:20:00Z">
        <w:del w:id="234" w:author="Author" w:date="2014-09-05T10:08:00Z">
          <w:r w:rsidDel="00EA49EB">
            <w:delText>2.3.10 Certificate revocation</w:delText>
          </w:r>
          <w:r w:rsidDel="00EA49EB">
            <w:tab/>
            <w:delText>18</w:delText>
          </w:r>
        </w:del>
      </w:ins>
    </w:p>
    <w:p w14:paraId="755505AC" w14:textId="77777777" w:rsidR="002C73CC" w:rsidDel="00EA49EB" w:rsidRDefault="002C73CC">
      <w:pPr>
        <w:pStyle w:val="TOC3"/>
        <w:rPr>
          <w:ins w:id="235" w:author="Author" w:date="2014-09-04T15:20:00Z"/>
          <w:del w:id="236" w:author="Author" w:date="2014-09-05T10:08:00Z"/>
          <w:rFonts w:asciiTheme="minorHAnsi" w:eastAsiaTheme="minorEastAsia" w:hAnsiTheme="minorHAnsi" w:cstheme="minorBidi"/>
          <w:bCs w:val="0"/>
          <w:sz w:val="22"/>
          <w:szCs w:val="22"/>
        </w:rPr>
      </w:pPr>
      <w:ins w:id="237" w:author="Author" w:date="2014-09-04T15:20:00Z">
        <w:del w:id="238" w:author="Author" w:date="2014-09-05T10:08:00Z">
          <w:r w:rsidDel="00EA49EB">
            <w:delText>2.3.11 Distribution of policy updates and membership certificates</w:delText>
          </w:r>
          <w:r w:rsidDel="00EA49EB">
            <w:tab/>
            <w:delText>19</w:delText>
          </w:r>
        </w:del>
      </w:ins>
    </w:p>
    <w:p w14:paraId="59C78447" w14:textId="77777777" w:rsidR="002C73CC" w:rsidDel="00EA49EB" w:rsidRDefault="002C73CC">
      <w:pPr>
        <w:pStyle w:val="TOC3"/>
        <w:rPr>
          <w:ins w:id="239" w:author="Author" w:date="2014-09-04T15:20:00Z"/>
          <w:del w:id="240" w:author="Author" w:date="2014-09-05T10:08:00Z"/>
          <w:rFonts w:asciiTheme="minorHAnsi" w:eastAsiaTheme="minorEastAsia" w:hAnsiTheme="minorHAnsi" w:cstheme="minorBidi"/>
          <w:bCs w:val="0"/>
          <w:sz w:val="22"/>
          <w:szCs w:val="22"/>
        </w:rPr>
      </w:pPr>
      <w:ins w:id="241" w:author="Author" w:date="2014-09-04T15:20:00Z">
        <w:del w:id="242" w:author="Author" w:date="2014-09-05T10:08:00Z">
          <w:r w:rsidDel="00EA49EB">
            <w:delText>2.3.12 Application Manifest</w:delText>
          </w:r>
          <w:r w:rsidDel="00EA49EB">
            <w:tab/>
            <w:delText>20</w:delText>
          </w:r>
        </w:del>
      </w:ins>
    </w:p>
    <w:p w14:paraId="562A8E1B" w14:textId="77777777" w:rsidR="002C73CC" w:rsidDel="00EA49EB" w:rsidRDefault="002C73CC">
      <w:pPr>
        <w:pStyle w:val="TOC2"/>
        <w:rPr>
          <w:ins w:id="243" w:author="Author" w:date="2014-09-04T15:20:00Z"/>
          <w:del w:id="244" w:author="Author" w:date="2014-09-05T10:08:00Z"/>
          <w:rFonts w:asciiTheme="minorHAnsi" w:eastAsiaTheme="minorEastAsia" w:hAnsiTheme="minorHAnsi" w:cstheme="minorBidi"/>
          <w:sz w:val="22"/>
        </w:rPr>
      </w:pPr>
      <w:ins w:id="245" w:author="Author" w:date="2014-09-04T15:20:00Z">
        <w:del w:id="246" w:author="Author" w:date="2014-09-05T10:08:00Z">
          <w:r w:rsidDel="00EA49EB">
            <w:delText>2.4 Access validation</w:delText>
          </w:r>
          <w:r w:rsidDel="00EA49EB">
            <w:tab/>
            <w:delText>22</w:delText>
          </w:r>
        </w:del>
      </w:ins>
    </w:p>
    <w:p w14:paraId="399A7461" w14:textId="77777777" w:rsidR="002C73CC" w:rsidDel="00EA49EB" w:rsidRDefault="002C73CC">
      <w:pPr>
        <w:pStyle w:val="TOC3"/>
        <w:rPr>
          <w:ins w:id="247" w:author="Author" w:date="2014-09-04T15:20:00Z"/>
          <w:del w:id="248" w:author="Author" w:date="2014-09-05T10:08:00Z"/>
          <w:rFonts w:asciiTheme="minorHAnsi" w:eastAsiaTheme="minorEastAsia" w:hAnsiTheme="minorHAnsi" w:cstheme="minorBidi"/>
          <w:bCs w:val="0"/>
          <w:sz w:val="22"/>
          <w:szCs w:val="22"/>
        </w:rPr>
      </w:pPr>
      <w:ins w:id="249" w:author="Author" w:date="2014-09-04T15:20:00Z">
        <w:del w:id="250" w:author="Author" w:date="2014-09-05T10:08:00Z">
          <w:r w:rsidDel="00EA49EB">
            <w:delText>2.4.1 Validation flow</w:delText>
          </w:r>
          <w:r w:rsidDel="00EA49EB">
            <w:tab/>
            <w:delText>22</w:delText>
          </w:r>
        </w:del>
      </w:ins>
    </w:p>
    <w:p w14:paraId="756F8D85" w14:textId="77777777" w:rsidR="002C73CC" w:rsidDel="00EA49EB" w:rsidRDefault="002C73CC">
      <w:pPr>
        <w:pStyle w:val="TOC3"/>
        <w:rPr>
          <w:ins w:id="251" w:author="Author" w:date="2014-09-04T15:20:00Z"/>
          <w:del w:id="252" w:author="Author" w:date="2014-09-05T10:08:00Z"/>
          <w:rFonts w:asciiTheme="minorHAnsi" w:eastAsiaTheme="minorEastAsia" w:hAnsiTheme="minorHAnsi" w:cstheme="minorBidi"/>
          <w:bCs w:val="0"/>
          <w:sz w:val="22"/>
          <w:szCs w:val="22"/>
        </w:rPr>
      </w:pPr>
      <w:ins w:id="253" w:author="Author" w:date="2014-09-04T15:20:00Z">
        <w:del w:id="254" w:author="Author" w:date="2014-09-05T10:08:00Z">
          <w:r w:rsidDel="00EA49EB">
            <w:delText>2.4.2 Validating a consumer policy</w:delText>
          </w:r>
          <w:r w:rsidDel="00EA49EB">
            <w:tab/>
            <w:delText>23</w:delText>
          </w:r>
        </w:del>
      </w:ins>
    </w:p>
    <w:p w14:paraId="539510D1" w14:textId="77777777" w:rsidR="002C73CC" w:rsidDel="00EA49EB" w:rsidRDefault="002C73CC">
      <w:pPr>
        <w:pStyle w:val="TOC3"/>
        <w:rPr>
          <w:ins w:id="255" w:author="Author" w:date="2014-09-04T15:20:00Z"/>
          <w:del w:id="256" w:author="Author" w:date="2014-09-05T10:08:00Z"/>
          <w:rFonts w:asciiTheme="minorHAnsi" w:eastAsiaTheme="minorEastAsia" w:hAnsiTheme="minorHAnsi" w:cstheme="minorBidi"/>
          <w:bCs w:val="0"/>
          <w:sz w:val="22"/>
          <w:szCs w:val="22"/>
        </w:rPr>
      </w:pPr>
      <w:ins w:id="257" w:author="Author" w:date="2014-09-04T15:20:00Z">
        <w:del w:id="258" w:author="Author" w:date="2014-09-05T10:08:00Z">
          <w:r w:rsidDel="00EA49EB">
            <w:delText>2.4.3 Exchanging a trust profile during session establishment</w:delText>
          </w:r>
          <w:r w:rsidDel="00EA49EB">
            <w:tab/>
            <w:delText>24</w:delText>
          </w:r>
        </w:del>
      </w:ins>
    </w:p>
    <w:p w14:paraId="18B2F22D" w14:textId="77777777" w:rsidR="002C73CC" w:rsidDel="00EA49EB" w:rsidRDefault="002C73CC">
      <w:pPr>
        <w:pStyle w:val="TOC3"/>
        <w:rPr>
          <w:ins w:id="259" w:author="Author" w:date="2014-09-04T15:20:00Z"/>
          <w:del w:id="260" w:author="Author" w:date="2014-09-05T10:08:00Z"/>
          <w:rFonts w:asciiTheme="minorHAnsi" w:eastAsiaTheme="minorEastAsia" w:hAnsiTheme="minorHAnsi" w:cstheme="minorBidi"/>
          <w:bCs w:val="0"/>
          <w:sz w:val="22"/>
          <w:szCs w:val="22"/>
        </w:rPr>
      </w:pPr>
      <w:ins w:id="261" w:author="Author" w:date="2014-09-04T15:20:00Z">
        <w:del w:id="262" w:author="Author" w:date="2014-09-05T10:08:00Z">
          <w:r w:rsidDel="00EA49EB">
            <w:delText>2.4.4 Anonymous session</w:delText>
          </w:r>
          <w:r w:rsidDel="00EA49EB">
            <w:tab/>
            <w:delText>26</w:delText>
          </w:r>
        </w:del>
      </w:ins>
    </w:p>
    <w:p w14:paraId="2401706E" w14:textId="77777777" w:rsidR="002C73CC" w:rsidDel="00EA49EB" w:rsidRDefault="002C73CC">
      <w:pPr>
        <w:pStyle w:val="TOC3"/>
        <w:rPr>
          <w:ins w:id="263" w:author="Author" w:date="2014-09-04T15:20:00Z"/>
          <w:del w:id="264" w:author="Author" w:date="2014-09-05T10:08:00Z"/>
          <w:rFonts w:asciiTheme="minorHAnsi" w:eastAsiaTheme="minorEastAsia" w:hAnsiTheme="minorHAnsi" w:cstheme="minorBidi"/>
          <w:bCs w:val="0"/>
          <w:sz w:val="22"/>
          <w:szCs w:val="22"/>
        </w:rPr>
      </w:pPr>
      <w:ins w:id="265" w:author="Author" w:date="2014-09-04T15:20:00Z">
        <w:del w:id="266" w:author="Author" w:date="2014-09-05T10:08:00Z">
          <w:r w:rsidDel="00EA49EB">
            <w:delText>2.4.5 Validating an admin user</w:delText>
          </w:r>
          <w:r w:rsidDel="00EA49EB">
            <w:tab/>
            <w:delText>27</w:delText>
          </w:r>
        </w:del>
      </w:ins>
    </w:p>
    <w:p w14:paraId="6642FBC2" w14:textId="77777777" w:rsidR="002C73CC" w:rsidDel="00EA49EB" w:rsidRDefault="002C73CC">
      <w:pPr>
        <w:pStyle w:val="TOC3"/>
        <w:rPr>
          <w:ins w:id="267" w:author="Author" w:date="2014-09-04T15:20:00Z"/>
          <w:del w:id="268" w:author="Author" w:date="2014-09-05T10:08:00Z"/>
          <w:rFonts w:asciiTheme="minorHAnsi" w:eastAsiaTheme="minorEastAsia" w:hAnsiTheme="minorHAnsi" w:cstheme="minorBidi"/>
          <w:bCs w:val="0"/>
          <w:sz w:val="22"/>
          <w:szCs w:val="22"/>
        </w:rPr>
      </w:pPr>
      <w:ins w:id="269" w:author="Author" w:date="2014-09-04T15:20:00Z">
        <w:del w:id="270" w:author="Author" w:date="2014-09-05T10:08:00Z">
          <w:r w:rsidDel="00EA49EB">
            <w:delText>2.4.6 Emitting a session-based signal</w:delText>
          </w:r>
          <w:r w:rsidDel="00EA49EB">
            <w:tab/>
            <w:delText>27</w:delText>
          </w:r>
        </w:del>
      </w:ins>
    </w:p>
    <w:p w14:paraId="32C12C7A" w14:textId="77777777" w:rsidR="002C73CC" w:rsidDel="00EA49EB" w:rsidRDefault="002C73CC">
      <w:pPr>
        <w:pStyle w:val="TOC2"/>
        <w:rPr>
          <w:ins w:id="271" w:author="Author" w:date="2014-09-04T15:20:00Z"/>
          <w:del w:id="272" w:author="Author" w:date="2014-09-05T10:08:00Z"/>
          <w:rFonts w:asciiTheme="minorHAnsi" w:eastAsiaTheme="minorEastAsia" w:hAnsiTheme="minorHAnsi" w:cstheme="minorBidi"/>
          <w:sz w:val="22"/>
        </w:rPr>
      </w:pPr>
      <w:ins w:id="273" w:author="Author" w:date="2014-09-04T15:20:00Z">
        <w:del w:id="274" w:author="Author" w:date="2014-09-05T10:08:00Z">
          <w:r w:rsidDel="00EA49EB">
            <w:delText>2.5 Authorization data format</w:delText>
          </w:r>
          <w:r w:rsidDel="00EA49EB">
            <w:tab/>
            <w:delText>28</w:delText>
          </w:r>
        </w:del>
      </w:ins>
    </w:p>
    <w:p w14:paraId="37D4067C" w14:textId="77777777" w:rsidR="002C73CC" w:rsidDel="00EA49EB" w:rsidRDefault="002C73CC">
      <w:pPr>
        <w:pStyle w:val="TOC3"/>
        <w:rPr>
          <w:ins w:id="275" w:author="Author" w:date="2014-09-04T15:20:00Z"/>
          <w:del w:id="276" w:author="Author" w:date="2014-09-05T10:08:00Z"/>
          <w:rFonts w:asciiTheme="minorHAnsi" w:eastAsiaTheme="minorEastAsia" w:hAnsiTheme="minorHAnsi" w:cstheme="minorBidi"/>
          <w:bCs w:val="0"/>
          <w:sz w:val="22"/>
          <w:szCs w:val="22"/>
        </w:rPr>
      </w:pPr>
      <w:ins w:id="277" w:author="Author" w:date="2014-09-04T15:20:00Z">
        <w:del w:id="278" w:author="Author" w:date="2014-09-05T10:08:00Z">
          <w:r w:rsidDel="00EA49EB">
            <w:delText>2.5.1 The format is binary and exchanged between peers using AllJoyn marshalling</w:delText>
          </w:r>
          <w:r w:rsidDel="00EA49EB">
            <w:tab/>
            <w:delText>28</w:delText>
          </w:r>
        </w:del>
      </w:ins>
    </w:p>
    <w:p w14:paraId="5C09856F" w14:textId="77777777" w:rsidR="002C73CC" w:rsidDel="00EA49EB" w:rsidRDefault="002C73CC">
      <w:pPr>
        <w:pStyle w:val="TOC3"/>
        <w:rPr>
          <w:ins w:id="279" w:author="Author" w:date="2014-09-04T15:20:00Z"/>
          <w:del w:id="280" w:author="Author" w:date="2014-09-05T10:08:00Z"/>
          <w:rFonts w:asciiTheme="minorHAnsi" w:eastAsiaTheme="minorEastAsia" w:hAnsiTheme="minorHAnsi" w:cstheme="minorBidi"/>
          <w:bCs w:val="0"/>
          <w:sz w:val="22"/>
          <w:szCs w:val="22"/>
        </w:rPr>
      </w:pPr>
      <w:ins w:id="281" w:author="Author" w:date="2014-09-04T15:20:00Z">
        <w:del w:id="282" w:author="Author" w:date="2014-09-05T10:08:00Z">
          <w:r w:rsidDel="00EA49EB">
            <w:delText>2.5.2 Format Structure</w:delText>
          </w:r>
          <w:r w:rsidDel="00EA49EB">
            <w:tab/>
            <w:delText>29</w:delText>
          </w:r>
        </w:del>
      </w:ins>
    </w:p>
    <w:p w14:paraId="7450CA9D" w14:textId="77777777" w:rsidR="002C73CC" w:rsidDel="00EA49EB" w:rsidRDefault="002C73CC">
      <w:pPr>
        <w:pStyle w:val="TOC3"/>
        <w:rPr>
          <w:ins w:id="283" w:author="Author" w:date="2014-09-04T15:20:00Z"/>
          <w:del w:id="284" w:author="Author" w:date="2014-09-05T10:08:00Z"/>
          <w:rFonts w:asciiTheme="minorHAnsi" w:eastAsiaTheme="minorEastAsia" w:hAnsiTheme="minorHAnsi" w:cstheme="minorBidi"/>
          <w:bCs w:val="0"/>
          <w:sz w:val="22"/>
          <w:szCs w:val="22"/>
        </w:rPr>
      </w:pPr>
      <w:ins w:id="285" w:author="Author" w:date="2014-09-04T15:20:00Z">
        <w:del w:id="286" w:author="Author" w:date="2014-09-05T10:08:00Z">
          <w:r w:rsidDel="00EA49EB">
            <w:delText>2.5.3 Examples</w:delText>
          </w:r>
          <w:r w:rsidDel="00EA49EB">
            <w:tab/>
            <w:delText>33</w:delText>
          </w:r>
        </w:del>
      </w:ins>
    </w:p>
    <w:p w14:paraId="5A79DA53" w14:textId="77777777" w:rsidR="002C73CC" w:rsidDel="00EA49EB" w:rsidRDefault="002C73CC">
      <w:pPr>
        <w:pStyle w:val="TOC3"/>
        <w:rPr>
          <w:ins w:id="287" w:author="Author" w:date="2014-09-04T15:20:00Z"/>
          <w:del w:id="288" w:author="Author" w:date="2014-09-05T10:08:00Z"/>
          <w:rFonts w:asciiTheme="minorHAnsi" w:eastAsiaTheme="minorEastAsia" w:hAnsiTheme="minorHAnsi" w:cstheme="minorBidi"/>
          <w:bCs w:val="0"/>
          <w:sz w:val="22"/>
          <w:szCs w:val="22"/>
        </w:rPr>
      </w:pPr>
      <w:ins w:id="289" w:author="Author" w:date="2014-09-04T15:20:00Z">
        <w:del w:id="290" w:author="Author" w:date="2014-09-05T10:08:00Z">
          <w:r w:rsidDel="00EA49EB">
            <w:delText>2.5.4 Policy Templates</w:delText>
          </w:r>
          <w:r w:rsidDel="00EA49EB">
            <w:tab/>
            <w:delText>37</w:delText>
          </w:r>
        </w:del>
      </w:ins>
    </w:p>
    <w:p w14:paraId="0FB99492" w14:textId="77777777" w:rsidR="002C73CC" w:rsidDel="00EA49EB" w:rsidRDefault="002C73CC">
      <w:pPr>
        <w:pStyle w:val="TOC2"/>
        <w:rPr>
          <w:ins w:id="291" w:author="Author" w:date="2014-09-04T15:20:00Z"/>
          <w:del w:id="292" w:author="Author" w:date="2014-09-05T10:08:00Z"/>
          <w:rFonts w:asciiTheme="minorHAnsi" w:eastAsiaTheme="minorEastAsia" w:hAnsiTheme="minorHAnsi" w:cstheme="minorBidi"/>
          <w:sz w:val="22"/>
        </w:rPr>
      </w:pPr>
      <w:ins w:id="293" w:author="Author" w:date="2014-09-04T15:20:00Z">
        <w:del w:id="294" w:author="Author" w:date="2014-09-05T10:08:00Z">
          <w:r w:rsidDel="00EA49EB">
            <w:delText>2.6 Certificates (Work-in-progress)</w:delText>
          </w:r>
          <w:r w:rsidDel="00EA49EB">
            <w:tab/>
            <w:delText>37</w:delText>
          </w:r>
        </w:del>
      </w:ins>
    </w:p>
    <w:p w14:paraId="5D856686" w14:textId="77777777" w:rsidR="002C73CC" w:rsidDel="00EA49EB" w:rsidRDefault="002C73CC">
      <w:pPr>
        <w:pStyle w:val="TOC3"/>
        <w:rPr>
          <w:ins w:id="295" w:author="Author" w:date="2014-09-04T15:20:00Z"/>
          <w:del w:id="296" w:author="Author" w:date="2014-09-05T10:08:00Z"/>
          <w:rFonts w:asciiTheme="minorHAnsi" w:eastAsiaTheme="minorEastAsia" w:hAnsiTheme="minorHAnsi" w:cstheme="minorBidi"/>
          <w:bCs w:val="0"/>
          <w:sz w:val="22"/>
          <w:szCs w:val="22"/>
        </w:rPr>
      </w:pPr>
      <w:ins w:id="297" w:author="Author" w:date="2014-09-04T15:20:00Z">
        <w:del w:id="298" w:author="Author" w:date="2014-09-05T10:08:00Z">
          <w:r w:rsidDel="00EA49EB">
            <w:delText>2.6.1 Policy certificate</w:delText>
          </w:r>
          <w:r w:rsidDel="00EA49EB">
            <w:tab/>
            <w:delText>37</w:delText>
          </w:r>
        </w:del>
      </w:ins>
    </w:p>
    <w:p w14:paraId="61BB1970" w14:textId="77777777" w:rsidR="002C73CC" w:rsidDel="00EA49EB" w:rsidRDefault="002C73CC">
      <w:pPr>
        <w:pStyle w:val="TOC3"/>
        <w:rPr>
          <w:ins w:id="299" w:author="Author" w:date="2014-09-04T15:20:00Z"/>
          <w:del w:id="300" w:author="Author" w:date="2014-09-05T10:08:00Z"/>
          <w:rFonts w:asciiTheme="minorHAnsi" w:eastAsiaTheme="minorEastAsia" w:hAnsiTheme="minorHAnsi" w:cstheme="minorBidi"/>
          <w:bCs w:val="0"/>
          <w:sz w:val="22"/>
          <w:szCs w:val="22"/>
        </w:rPr>
      </w:pPr>
      <w:ins w:id="301" w:author="Author" w:date="2014-09-04T15:20:00Z">
        <w:del w:id="302" w:author="Author" w:date="2014-09-05T10:08:00Z">
          <w:r w:rsidDel="00EA49EB">
            <w:delText>2.6.2 Membership certificate</w:delText>
          </w:r>
          <w:r w:rsidDel="00EA49EB">
            <w:tab/>
            <w:delText>38</w:delText>
          </w:r>
        </w:del>
      </w:ins>
    </w:p>
    <w:p w14:paraId="61CBDA11" w14:textId="77777777" w:rsidR="002C73CC" w:rsidDel="00EA49EB" w:rsidRDefault="002C73CC">
      <w:pPr>
        <w:pStyle w:val="TOC3"/>
        <w:rPr>
          <w:ins w:id="303" w:author="Author" w:date="2014-09-04T15:20:00Z"/>
          <w:del w:id="304" w:author="Author" w:date="2014-09-05T10:08:00Z"/>
          <w:rFonts w:asciiTheme="minorHAnsi" w:eastAsiaTheme="minorEastAsia" w:hAnsiTheme="minorHAnsi" w:cstheme="minorBidi"/>
          <w:bCs w:val="0"/>
          <w:sz w:val="22"/>
          <w:szCs w:val="22"/>
        </w:rPr>
      </w:pPr>
      <w:ins w:id="305" w:author="Author" w:date="2014-09-04T15:20:00Z">
        <w:del w:id="306" w:author="Author" w:date="2014-09-05T10:08:00Z">
          <w:r w:rsidDel="00EA49EB">
            <w:delText>2.6.3 User equivalence certificate</w:delText>
          </w:r>
          <w:r w:rsidDel="00EA49EB">
            <w:tab/>
            <w:delText>38</w:delText>
          </w:r>
        </w:del>
      </w:ins>
    </w:p>
    <w:p w14:paraId="6479AC18" w14:textId="77777777" w:rsidR="002C73CC" w:rsidDel="00EA49EB" w:rsidRDefault="002C73CC">
      <w:pPr>
        <w:pStyle w:val="TOC3"/>
        <w:rPr>
          <w:ins w:id="307" w:author="Author" w:date="2014-09-04T15:20:00Z"/>
          <w:del w:id="308" w:author="Author" w:date="2014-09-05T10:08:00Z"/>
          <w:rFonts w:asciiTheme="minorHAnsi" w:eastAsiaTheme="minorEastAsia" w:hAnsiTheme="minorHAnsi" w:cstheme="minorBidi"/>
          <w:bCs w:val="0"/>
          <w:sz w:val="22"/>
          <w:szCs w:val="22"/>
        </w:rPr>
      </w:pPr>
      <w:ins w:id="309" w:author="Author" w:date="2014-09-04T15:20:00Z">
        <w:del w:id="310" w:author="Author" w:date="2014-09-05T10:08:00Z">
          <w:r w:rsidDel="00EA49EB">
            <w:delText>2.6.4 Identity certificate</w:delText>
          </w:r>
          <w:r w:rsidDel="00EA49EB">
            <w:tab/>
            <w:delText>39</w:delText>
          </w:r>
        </w:del>
      </w:ins>
    </w:p>
    <w:p w14:paraId="2ACC0078" w14:textId="77777777" w:rsidR="002C73CC" w:rsidDel="00EA49EB" w:rsidRDefault="002C73CC">
      <w:pPr>
        <w:pStyle w:val="TOC3"/>
        <w:rPr>
          <w:ins w:id="311" w:author="Author" w:date="2014-09-04T15:20:00Z"/>
          <w:del w:id="312" w:author="Author" w:date="2014-09-05T10:08:00Z"/>
          <w:rFonts w:asciiTheme="minorHAnsi" w:eastAsiaTheme="minorEastAsia" w:hAnsiTheme="minorHAnsi" w:cstheme="minorBidi"/>
          <w:bCs w:val="0"/>
          <w:sz w:val="22"/>
          <w:szCs w:val="22"/>
        </w:rPr>
      </w:pPr>
      <w:ins w:id="313" w:author="Author" w:date="2014-09-04T15:20:00Z">
        <w:del w:id="314" w:author="Author" w:date="2014-09-05T10:08:00Z">
          <w:r w:rsidDel="00EA49EB">
            <w:delText>2.6.5 Guild equivalence certificate</w:delText>
          </w:r>
          <w:r w:rsidDel="00EA49EB">
            <w:tab/>
            <w:delText>39</w:delText>
          </w:r>
        </w:del>
      </w:ins>
    </w:p>
    <w:p w14:paraId="6F3AB6B6" w14:textId="77777777" w:rsidR="002C73CC" w:rsidDel="00EA49EB" w:rsidRDefault="002C73CC">
      <w:pPr>
        <w:pStyle w:val="TOC2"/>
        <w:rPr>
          <w:ins w:id="315" w:author="Author" w:date="2014-09-04T15:20:00Z"/>
          <w:del w:id="316" w:author="Author" w:date="2014-09-05T10:08:00Z"/>
          <w:rFonts w:asciiTheme="minorHAnsi" w:eastAsiaTheme="minorEastAsia" w:hAnsiTheme="minorHAnsi" w:cstheme="minorBidi"/>
          <w:sz w:val="22"/>
        </w:rPr>
      </w:pPr>
      <w:ins w:id="317" w:author="Author" w:date="2014-09-04T15:20:00Z">
        <w:del w:id="318" w:author="Author" w:date="2014-09-05T10:08:00Z">
          <w:r w:rsidDel="00EA49EB">
            <w:delText>2.7 Sample use cases</w:delText>
          </w:r>
          <w:r w:rsidDel="00EA49EB">
            <w:tab/>
            <w:delText>40</w:delText>
          </w:r>
        </w:del>
      </w:ins>
    </w:p>
    <w:p w14:paraId="3A804A05" w14:textId="77777777" w:rsidR="002C73CC" w:rsidDel="00EA49EB" w:rsidRDefault="002C73CC">
      <w:pPr>
        <w:pStyle w:val="TOC3"/>
        <w:rPr>
          <w:ins w:id="319" w:author="Author" w:date="2014-09-04T15:20:00Z"/>
          <w:del w:id="320" w:author="Author" w:date="2014-09-05T10:08:00Z"/>
          <w:rFonts w:asciiTheme="minorHAnsi" w:eastAsiaTheme="minorEastAsia" w:hAnsiTheme="minorHAnsi" w:cstheme="minorBidi"/>
          <w:bCs w:val="0"/>
          <w:sz w:val="22"/>
          <w:szCs w:val="22"/>
        </w:rPr>
      </w:pPr>
      <w:ins w:id="321" w:author="Author" w:date="2014-09-04T15:20:00Z">
        <w:del w:id="322" w:author="Author" w:date="2014-09-05T10:08:00Z">
          <w:r w:rsidDel="00EA49EB">
            <w:delText>2.7.1 Users and devices</w:delText>
          </w:r>
          <w:r w:rsidDel="00EA49EB">
            <w:tab/>
            <w:delText>40</w:delText>
          </w:r>
        </w:del>
      </w:ins>
    </w:p>
    <w:p w14:paraId="66A47CDA" w14:textId="77777777" w:rsidR="002C73CC" w:rsidDel="00EA49EB" w:rsidRDefault="002C73CC">
      <w:pPr>
        <w:pStyle w:val="TOC3"/>
        <w:rPr>
          <w:ins w:id="323" w:author="Author" w:date="2014-09-04T15:20:00Z"/>
          <w:del w:id="324" w:author="Author" w:date="2014-09-05T10:08:00Z"/>
          <w:rFonts w:asciiTheme="minorHAnsi" w:eastAsiaTheme="minorEastAsia" w:hAnsiTheme="minorHAnsi" w:cstheme="minorBidi"/>
          <w:bCs w:val="0"/>
          <w:sz w:val="22"/>
          <w:szCs w:val="22"/>
        </w:rPr>
      </w:pPr>
      <w:ins w:id="325" w:author="Author" w:date="2014-09-04T15:20:00Z">
        <w:del w:id="326" w:author="Author" w:date="2014-09-05T10:08:00Z">
          <w:r w:rsidDel="00EA49EB">
            <w:delText>2.7.2 Users set up by Dad</w:delText>
          </w:r>
          <w:r w:rsidDel="00EA49EB">
            <w:tab/>
            <w:delText>41</w:delText>
          </w:r>
        </w:del>
      </w:ins>
    </w:p>
    <w:p w14:paraId="4F56ABA2" w14:textId="77777777" w:rsidR="002C73CC" w:rsidDel="00EA49EB" w:rsidRDefault="002C73CC">
      <w:pPr>
        <w:pStyle w:val="TOC3"/>
        <w:rPr>
          <w:ins w:id="327" w:author="Author" w:date="2014-09-04T15:20:00Z"/>
          <w:del w:id="328" w:author="Author" w:date="2014-09-05T10:08:00Z"/>
          <w:rFonts w:asciiTheme="minorHAnsi" w:eastAsiaTheme="minorEastAsia" w:hAnsiTheme="minorHAnsi" w:cstheme="minorBidi"/>
          <w:bCs w:val="0"/>
          <w:sz w:val="22"/>
          <w:szCs w:val="22"/>
        </w:rPr>
      </w:pPr>
      <w:ins w:id="329" w:author="Author" w:date="2014-09-04T15:20:00Z">
        <w:del w:id="330" w:author="Author" w:date="2014-09-05T10:08:00Z">
          <w:r w:rsidDel="00EA49EB">
            <w:delText>2.7.3 Living room set up by Dad</w:delText>
          </w:r>
          <w:r w:rsidDel="00EA49EB">
            <w:tab/>
            <w:delText>42</w:delText>
          </w:r>
        </w:del>
      </w:ins>
    </w:p>
    <w:p w14:paraId="4B034A08" w14:textId="77777777" w:rsidR="002C73CC" w:rsidDel="00EA49EB" w:rsidRDefault="002C73CC">
      <w:pPr>
        <w:pStyle w:val="TOC3"/>
        <w:rPr>
          <w:ins w:id="331" w:author="Author" w:date="2014-09-04T15:20:00Z"/>
          <w:del w:id="332" w:author="Author" w:date="2014-09-05T10:08:00Z"/>
          <w:rFonts w:asciiTheme="minorHAnsi" w:eastAsiaTheme="minorEastAsia" w:hAnsiTheme="minorHAnsi" w:cstheme="minorBidi"/>
          <w:bCs w:val="0"/>
          <w:sz w:val="22"/>
          <w:szCs w:val="22"/>
        </w:rPr>
      </w:pPr>
      <w:ins w:id="333" w:author="Author" w:date="2014-09-04T15:20:00Z">
        <w:del w:id="334" w:author="Author" w:date="2014-09-05T10:08:00Z">
          <w:r w:rsidDel="00EA49EB">
            <w:delText>2.7.4 Son's bedroom set up by son</w:delText>
          </w:r>
          <w:r w:rsidDel="00EA49EB">
            <w:tab/>
            <w:delText>43</w:delText>
          </w:r>
        </w:del>
      </w:ins>
    </w:p>
    <w:p w14:paraId="583BE920" w14:textId="77777777" w:rsidR="002C73CC" w:rsidDel="00EA49EB" w:rsidRDefault="002C73CC">
      <w:pPr>
        <w:pStyle w:val="TOC3"/>
        <w:rPr>
          <w:ins w:id="335" w:author="Author" w:date="2014-09-04T15:20:00Z"/>
          <w:del w:id="336" w:author="Author" w:date="2014-09-05T10:08:00Z"/>
          <w:rFonts w:asciiTheme="minorHAnsi" w:eastAsiaTheme="minorEastAsia" w:hAnsiTheme="minorHAnsi" w:cstheme="minorBidi"/>
          <w:bCs w:val="0"/>
          <w:sz w:val="22"/>
          <w:szCs w:val="22"/>
        </w:rPr>
      </w:pPr>
      <w:ins w:id="337" w:author="Author" w:date="2014-09-04T15:20:00Z">
        <w:del w:id="338" w:author="Author" w:date="2014-09-05T10:08:00Z">
          <w:r w:rsidDel="00EA49EB">
            <w:delText>2.7.5 Master bedroom set up by Dad</w:delText>
          </w:r>
          <w:r w:rsidDel="00EA49EB">
            <w:tab/>
            <w:delText>44</w:delText>
          </w:r>
        </w:del>
      </w:ins>
    </w:p>
    <w:p w14:paraId="0D6B50C3" w14:textId="77777777" w:rsidR="002C73CC" w:rsidDel="00EA49EB" w:rsidRDefault="002C73CC">
      <w:pPr>
        <w:pStyle w:val="TOC3"/>
        <w:rPr>
          <w:ins w:id="339" w:author="Author" w:date="2014-09-04T15:20:00Z"/>
          <w:del w:id="340" w:author="Author" w:date="2014-09-05T10:08:00Z"/>
          <w:rFonts w:asciiTheme="minorHAnsi" w:eastAsiaTheme="minorEastAsia" w:hAnsiTheme="minorHAnsi" w:cstheme="minorBidi"/>
          <w:bCs w:val="0"/>
          <w:sz w:val="22"/>
          <w:szCs w:val="22"/>
        </w:rPr>
      </w:pPr>
      <w:ins w:id="341" w:author="Author" w:date="2014-09-04T15:20:00Z">
        <w:del w:id="342" w:author="Author" w:date="2014-09-05T10:08:00Z">
          <w:r w:rsidDel="00EA49EB">
            <w:delText>2.7.6 Son can control different TVs in the house</w:delText>
          </w:r>
          <w:r w:rsidDel="00EA49EB">
            <w:tab/>
            <w:delText>45</w:delText>
          </w:r>
        </w:del>
      </w:ins>
    </w:p>
    <w:p w14:paraId="6905FE09" w14:textId="77777777" w:rsidR="002C73CC" w:rsidDel="00EA49EB" w:rsidRDefault="002C73CC">
      <w:pPr>
        <w:pStyle w:val="TOC3"/>
        <w:rPr>
          <w:ins w:id="343" w:author="Author" w:date="2014-09-04T15:20:00Z"/>
          <w:del w:id="344" w:author="Author" w:date="2014-09-05T10:08:00Z"/>
          <w:rFonts w:asciiTheme="minorHAnsi" w:eastAsiaTheme="minorEastAsia" w:hAnsiTheme="minorHAnsi" w:cstheme="minorBidi"/>
          <w:bCs w:val="0"/>
          <w:sz w:val="22"/>
          <w:szCs w:val="22"/>
        </w:rPr>
      </w:pPr>
      <w:ins w:id="345" w:author="Author" w:date="2014-09-04T15:20:00Z">
        <w:del w:id="346" w:author="Author" w:date="2014-09-05T10:08:00Z">
          <w:r w:rsidDel="00EA49EB">
            <w:delText>2.7.7 Living room tablet controls TVs in the house</w:delText>
          </w:r>
          <w:r w:rsidDel="00EA49EB">
            <w:tab/>
            <w:delText>46</w:delText>
          </w:r>
        </w:del>
      </w:ins>
    </w:p>
    <w:p w14:paraId="25EF9E20" w14:textId="77777777" w:rsidR="002C73CC" w:rsidDel="00EA49EB" w:rsidRDefault="002C73CC">
      <w:pPr>
        <w:pStyle w:val="TOC1"/>
        <w:rPr>
          <w:ins w:id="347" w:author="Author" w:date="2014-09-04T15:20:00Z"/>
          <w:del w:id="348" w:author="Author" w:date="2014-09-05T10:08:00Z"/>
          <w:rFonts w:asciiTheme="minorHAnsi" w:eastAsiaTheme="minorEastAsia" w:hAnsiTheme="minorHAnsi" w:cstheme="minorBidi"/>
          <w:b w:val="0"/>
          <w:bCs w:val="0"/>
          <w:sz w:val="22"/>
        </w:rPr>
      </w:pPr>
      <w:ins w:id="349" w:author="Author" w:date="2014-09-04T15:20:00Z">
        <w:del w:id="350" w:author="Author" w:date="2014-09-05T10:08:00Z">
          <w:r w:rsidDel="00EA49EB">
            <w:delText>3 Enhancements to Existing Framework</w:delText>
          </w:r>
          <w:r w:rsidDel="00EA49EB">
            <w:tab/>
            <w:delText>47</w:delText>
          </w:r>
        </w:del>
      </w:ins>
    </w:p>
    <w:p w14:paraId="7491F8F4" w14:textId="77777777" w:rsidR="002C73CC" w:rsidDel="00EA49EB" w:rsidRDefault="002C73CC">
      <w:pPr>
        <w:pStyle w:val="TOC2"/>
        <w:rPr>
          <w:ins w:id="351" w:author="Author" w:date="2014-09-04T15:20:00Z"/>
          <w:del w:id="352" w:author="Author" w:date="2014-09-05T10:08:00Z"/>
          <w:rFonts w:asciiTheme="minorHAnsi" w:eastAsiaTheme="minorEastAsia" w:hAnsiTheme="minorHAnsi" w:cstheme="minorBidi"/>
          <w:sz w:val="22"/>
        </w:rPr>
      </w:pPr>
      <w:ins w:id="353" w:author="Author" w:date="2014-09-04T15:20:00Z">
        <w:del w:id="354" w:author="Author" w:date="2014-09-05T10:08:00Z">
          <w:r w:rsidDel="00EA49EB">
            <w:delText>3.1 Crypto Agility Exchange</w:delText>
          </w:r>
          <w:r w:rsidDel="00EA49EB">
            <w:tab/>
            <w:delText>47</w:delText>
          </w:r>
        </w:del>
      </w:ins>
    </w:p>
    <w:p w14:paraId="1F08A5D9" w14:textId="77777777" w:rsidR="002C73CC" w:rsidDel="00EA49EB" w:rsidRDefault="002C73CC">
      <w:pPr>
        <w:pStyle w:val="TOC3"/>
        <w:rPr>
          <w:ins w:id="355" w:author="Author" w:date="2014-09-04T15:20:00Z"/>
          <w:del w:id="356" w:author="Author" w:date="2014-09-05T10:08:00Z"/>
          <w:rFonts w:asciiTheme="minorHAnsi" w:eastAsiaTheme="minorEastAsia" w:hAnsiTheme="minorHAnsi" w:cstheme="minorBidi"/>
          <w:bCs w:val="0"/>
          <w:sz w:val="22"/>
          <w:szCs w:val="22"/>
        </w:rPr>
      </w:pPr>
      <w:ins w:id="357" w:author="Author" w:date="2014-09-04T15:20:00Z">
        <w:del w:id="358" w:author="Author" w:date="2014-09-05T10:08:00Z">
          <w:r w:rsidDel="00EA49EB">
            <w:delText>3.1.1 Add a Claimable Field to the About Announcement</w:delText>
          </w:r>
          <w:r w:rsidDel="00EA49EB">
            <w:tab/>
            <w:delText>48</w:delText>
          </w:r>
        </w:del>
      </w:ins>
    </w:p>
    <w:p w14:paraId="29CF3D64" w14:textId="77777777" w:rsidR="002C73CC" w:rsidDel="00EA49EB" w:rsidRDefault="002C73CC">
      <w:pPr>
        <w:pStyle w:val="TOC1"/>
        <w:rPr>
          <w:ins w:id="359" w:author="Author" w:date="2014-09-04T15:20:00Z"/>
          <w:del w:id="360" w:author="Author" w:date="2014-09-05T10:08:00Z"/>
          <w:rFonts w:asciiTheme="minorHAnsi" w:eastAsiaTheme="minorEastAsia" w:hAnsiTheme="minorHAnsi" w:cstheme="minorBidi"/>
          <w:b w:val="0"/>
          <w:bCs w:val="0"/>
          <w:sz w:val="22"/>
        </w:rPr>
      </w:pPr>
      <w:ins w:id="361" w:author="Author" w:date="2014-09-04T15:20:00Z">
        <w:del w:id="362" w:author="Author" w:date="2014-09-05T10:08:00Z">
          <w:r w:rsidDel="00EA49EB">
            <w:delText>4 Future Considerations</w:delText>
          </w:r>
          <w:r w:rsidDel="00EA49EB">
            <w:tab/>
            <w:delText>49</w:delText>
          </w:r>
        </w:del>
      </w:ins>
    </w:p>
    <w:p w14:paraId="0E72EAB7" w14:textId="77777777" w:rsidR="002C73CC" w:rsidDel="00EA49EB" w:rsidRDefault="002C73CC">
      <w:pPr>
        <w:pStyle w:val="TOC2"/>
        <w:rPr>
          <w:ins w:id="363" w:author="Author" w:date="2014-09-04T15:20:00Z"/>
          <w:del w:id="364" w:author="Author" w:date="2014-09-05T10:08:00Z"/>
          <w:rFonts w:asciiTheme="minorHAnsi" w:eastAsiaTheme="minorEastAsia" w:hAnsiTheme="minorHAnsi" w:cstheme="minorBidi"/>
          <w:sz w:val="22"/>
        </w:rPr>
      </w:pPr>
      <w:ins w:id="365" w:author="Author" w:date="2014-09-04T15:20:00Z">
        <w:del w:id="366" w:author="Author" w:date="2014-09-05T10:08:00Z">
          <w:r w:rsidDel="00EA49EB">
            <w:delText>4.1 Broadcast signals and multipoint sessions</w:delText>
          </w:r>
          <w:r w:rsidDel="00EA49EB">
            <w:tab/>
            <w:delText>49</w:delText>
          </w:r>
        </w:del>
      </w:ins>
    </w:p>
    <w:p w14:paraId="69A32999" w14:textId="77777777" w:rsidR="007A541D" w:rsidDel="00EA49EB" w:rsidRDefault="007A541D">
      <w:pPr>
        <w:pStyle w:val="TOC1"/>
        <w:rPr>
          <w:ins w:id="367" w:author="Author" w:date="2014-09-04T14:57:00Z"/>
          <w:del w:id="368" w:author="Author" w:date="2014-09-05T10:08:00Z"/>
          <w:rFonts w:asciiTheme="minorHAnsi" w:eastAsiaTheme="minorEastAsia" w:hAnsiTheme="minorHAnsi" w:cstheme="minorBidi"/>
          <w:b w:val="0"/>
          <w:bCs w:val="0"/>
          <w:sz w:val="22"/>
        </w:rPr>
      </w:pPr>
      <w:ins w:id="369" w:author="Author" w:date="2014-09-04T14:57:00Z">
        <w:del w:id="370" w:author="Author" w:date="2014-09-05T10:08:00Z">
          <w:r w:rsidDel="00EA49EB">
            <w:delText>1 Introduction</w:delText>
          </w:r>
          <w:r w:rsidDel="00EA49EB">
            <w:tab/>
            <w:delText>5</w:delText>
          </w:r>
        </w:del>
      </w:ins>
    </w:p>
    <w:p w14:paraId="337FB87C" w14:textId="77777777" w:rsidR="007A541D" w:rsidDel="00EA49EB" w:rsidRDefault="007A541D">
      <w:pPr>
        <w:pStyle w:val="TOC2"/>
        <w:rPr>
          <w:ins w:id="371" w:author="Author" w:date="2014-09-04T14:57:00Z"/>
          <w:del w:id="372" w:author="Author" w:date="2014-09-05T10:08:00Z"/>
          <w:rFonts w:asciiTheme="minorHAnsi" w:eastAsiaTheme="minorEastAsia" w:hAnsiTheme="minorHAnsi" w:cstheme="minorBidi"/>
          <w:sz w:val="22"/>
        </w:rPr>
      </w:pPr>
      <w:ins w:id="373" w:author="Author" w:date="2014-09-04T14:57:00Z">
        <w:del w:id="374" w:author="Author" w:date="2014-09-05T10:08:00Z">
          <w:r w:rsidDel="00EA49EB">
            <w:delText>1.1 Purpose and scope</w:delText>
          </w:r>
          <w:r w:rsidDel="00EA49EB">
            <w:tab/>
            <w:delText>5</w:delText>
          </w:r>
        </w:del>
      </w:ins>
    </w:p>
    <w:p w14:paraId="45D54816" w14:textId="77777777" w:rsidR="007A541D" w:rsidDel="00EA49EB" w:rsidRDefault="007A541D">
      <w:pPr>
        <w:pStyle w:val="TOC2"/>
        <w:rPr>
          <w:ins w:id="375" w:author="Author" w:date="2014-09-04T14:57:00Z"/>
          <w:del w:id="376" w:author="Author" w:date="2014-09-05T10:08:00Z"/>
          <w:rFonts w:asciiTheme="minorHAnsi" w:eastAsiaTheme="minorEastAsia" w:hAnsiTheme="minorHAnsi" w:cstheme="minorBidi"/>
          <w:sz w:val="22"/>
        </w:rPr>
      </w:pPr>
      <w:ins w:id="377" w:author="Author" w:date="2014-09-04T14:57:00Z">
        <w:del w:id="378" w:author="Author" w:date="2014-09-05T10:08:00Z">
          <w:r w:rsidDel="00EA49EB">
            <w:delText>1.2 Revision history</w:delText>
          </w:r>
          <w:r w:rsidDel="00EA49EB">
            <w:tab/>
            <w:delText>5</w:delText>
          </w:r>
        </w:del>
      </w:ins>
    </w:p>
    <w:p w14:paraId="223B4212" w14:textId="77777777" w:rsidR="007A541D" w:rsidDel="00EA49EB" w:rsidRDefault="007A541D">
      <w:pPr>
        <w:pStyle w:val="TOC2"/>
        <w:rPr>
          <w:ins w:id="379" w:author="Author" w:date="2014-09-04T14:57:00Z"/>
          <w:del w:id="380" w:author="Author" w:date="2014-09-05T10:08:00Z"/>
          <w:rFonts w:asciiTheme="minorHAnsi" w:eastAsiaTheme="minorEastAsia" w:hAnsiTheme="minorHAnsi" w:cstheme="minorBidi"/>
          <w:sz w:val="22"/>
        </w:rPr>
      </w:pPr>
      <w:ins w:id="381" w:author="Author" w:date="2014-09-04T14:57:00Z">
        <w:del w:id="382" w:author="Author" w:date="2014-09-05T10:08:00Z">
          <w:r w:rsidDel="00EA49EB">
            <w:delText>1.3 Acronyms and terms</w:delText>
          </w:r>
          <w:r w:rsidDel="00EA49EB">
            <w:tab/>
            <w:delText>5</w:delText>
          </w:r>
        </w:del>
      </w:ins>
    </w:p>
    <w:p w14:paraId="56626A5B" w14:textId="77777777" w:rsidR="007A541D" w:rsidDel="00EA49EB" w:rsidRDefault="007A541D">
      <w:pPr>
        <w:pStyle w:val="TOC1"/>
        <w:rPr>
          <w:ins w:id="383" w:author="Author" w:date="2014-09-04T14:57:00Z"/>
          <w:del w:id="384" w:author="Author" w:date="2014-09-05T10:08:00Z"/>
          <w:rFonts w:asciiTheme="minorHAnsi" w:eastAsiaTheme="minorEastAsia" w:hAnsiTheme="minorHAnsi" w:cstheme="minorBidi"/>
          <w:b w:val="0"/>
          <w:bCs w:val="0"/>
          <w:sz w:val="22"/>
        </w:rPr>
      </w:pPr>
      <w:ins w:id="385" w:author="Author" w:date="2014-09-04T14:57:00Z">
        <w:del w:id="386" w:author="Author" w:date="2014-09-05T10:08:00Z">
          <w:r w:rsidDel="00EA49EB">
            <w:delText>2 System Design</w:delText>
          </w:r>
          <w:r w:rsidDel="00EA49EB">
            <w:tab/>
            <w:delText>7</w:delText>
          </w:r>
        </w:del>
      </w:ins>
    </w:p>
    <w:p w14:paraId="1896F948" w14:textId="77777777" w:rsidR="007A541D" w:rsidDel="00EA49EB" w:rsidRDefault="007A541D">
      <w:pPr>
        <w:pStyle w:val="TOC2"/>
        <w:rPr>
          <w:ins w:id="387" w:author="Author" w:date="2014-09-04T14:57:00Z"/>
          <w:del w:id="388" w:author="Author" w:date="2014-09-05T10:08:00Z"/>
          <w:rFonts w:asciiTheme="minorHAnsi" w:eastAsiaTheme="minorEastAsia" w:hAnsiTheme="minorHAnsi" w:cstheme="minorBidi"/>
          <w:sz w:val="22"/>
        </w:rPr>
      </w:pPr>
      <w:ins w:id="389" w:author="Author" w:date="2014-09-04T14:57:00Z">
        <w:del w:id="390" w:author="Author" w:date="2014-09-05T10:08:00Z">
          <w:r w:rsidDel="00EA49EB">
            <w:delText>2.1 Overview</w:delText>
          </w:r>
          <w:r w:rsidDel="00EA49EB">
            <w:tab/>
            <w:delText>7</w:delText>
          </w:r>
        </w:del>
      </w:ins>
    </w:p>
    <w:p w14:paraId="72E5F8EC" w14:textId="77777777" w:rsidR="007A541D" w:rsidDel="00EA49EB" w:rsidRDefault="007A541D">
      <w:pPr>
        <w:pStyle w:val="TOC2"/>
        <w:rPr>
          <w:ins w:id="391" w:author="Author" w:date="2014-09-04T14:57:00Z"/>
          <w:del w:id="392" w:author="Author" w:date="2014-09-05T10:08:00Z"/>
          <w:rFonts w:asciiTheme="minorHAnsi" w:eastAsiaTheme="minorEastAsia" w:hAnsiTheme="minorHAnsi" w:cstheme="minorBidi"/>
          <w:sz w:val="22"/>
        </w:rPr>
      </w:pPr>
      <w:ins w:id="393" w:author="Author" w:date="2014-09-04T14:57:00Z">
        <w:del w:id="394" w:author="Author" w:date="2014-09-05T10:08:00Z">
          <w:r w:rsidDel="00EA49EB">
            <w:delText>2.2 Premises</w:delText>
          </w:r>
          <w:r w:rsidDel="00EA49EB">
            <w:tab/>
            <w:delText>8</w:delText>
          </w:r>
        </w:del>
      </w:ins>
    </w:p>
    <w:p w14:paraId="7B8B77A8" w14:textId="77777777" w:rsidR="007A541D" w:rsidDel="00EA49EB" w:rsidRDefault="007A541D">
      <w:pPr>
        <w:pStyle w:val="TOC2"/>
        <w:rPr>
          <w:ins w:id="395" w:author="Author" w:date="2014-09-04T14:57:00Z"/>
          <w:del w:id="396" w:author="Author" w:date="2014-09-05T10:08:00Z"/>
          <w:rFonts w:asciiTheme="minorHAnsi" w:eastAsiaTheme="minorEastAsia" w:hAnsiTheme="minorHAnsi" w:cstheme="minorBidi"/>
          <w:sz w:val="22"/>
        </w:rPr>
      </w:pPr>
      <w:ins w:id="397" w:author="Author" w:date="2014-09-04T14:57:00Z">
        <w:del w:id="398" w:author="Author" w:date="2014-09-05T10:08:00Z">
          <w:r w:rsidDel="00EA49EB">
            <w:delText>2.3 Typical operations</w:delText>
          </w:r>
          <w:r w:rsidDel="00EA49EB">
            <w:tab/>
            <w:delText>10</w:delText>
          </w:r>
        </w:del>
      </w:ins>
    </w:p>
    <w:p w14:paraId="307A6709" w14:textId="77777777" w:rsidR="007A541D" w:rsidDel="00EA49EB" w:rsidRDefault="007A541D">
      <w:pPr>
        <w:pStyle w:val="TOC3"/>
        <w:rPr>
          <w:ins w:id="399" w:author="Author" w:date="2014-09-04T14:57:00Z"/>
          <w:del w:id="400" w:author="Author" w:date="2014-09-05T10:08:00Z"/>
          <w:rFonts w:asciiTheme="minorHAnsi" w:eastAsiaTheme="minorEastAsia" w:hAnsiTheme="minorHAnsi" w:cstheme="minorBidi"/>
          <w:bCs w:val="0"/>
          <w:sz w:val="22"/>
          <w:szCs w:val="22"/>
        </w:rPr>
      </w:pPr>
      <w:ins w:id="401" w:author="Author" w:date="2014-09-04T14:57:00Z">
        <w:del w:id="402" w:author="Author" w:date="2014-09-05T10:08:00Z">
          <w:r w:rsidDel="00EA49EB">
            <w:delText>2.3.1 Claim a factory-reset device</w:delText>
          </w:r>
          <w:r w:rsidDel="00EA49EB">
            <w:tab/>
            <w:delText>10</w:delText>
          </w:r>
        </w:del>
      </w:ins>
    </w:p>
    <w:p w14:paraId="62CF999C" w14:textId="77777777" w:rsidR="007A541D" w:rsidDel="00EA49EB" w:rsidRDefault="007A541D">
      <w:pPr>
        <w:pStyle w:val="TOC3"/>
        <w:rPr>
          <w:ins w:id="403" w:author="Author" w:date="2014-09-04T14:57:00Z"/>
          <w:del w:id="404" w:author="Author" w:date="2014-09-05T10:08:00Z"/>
          <w:rFonts w:asciiTheme="minorHAnsi" w:eastAsiaTheme="minorEastAsia" w:hAnsiTheme="minorHAnsi" w:cstheme="minorBidi"/>
          <w:bCs w:val="0"/>
          <w:sz w:val="22"/>
          <w:szCs w:val="22"/>
        </w:rPr>
      </w:pPr>
      <w:ins w:id="405" w:author="Author" w:date="2014-09-04T14:57:00Z">
        <w:del w:id="406" w:author="Author" w:date="2014-09-05T10:08:00Z">
          <w:r w:rsidDel="00EA49EB">
            <w:delText>2.3.2 Define a guild</w:delText>
          </w:r>
          <w:r w:rsidDel="00EA49EB">
            <w:tab/>
            <w:delText>12</w:delText>
          </w:r>
        </w:del>
      </w:ins>
    </w:p>
    <w:p w14:paraId="5144F19A" w14:textId="77777777" w:rsidR="007A541D" w:rsidDel="00EA49EB" w:rsidRDefault="007A541D">
      <w:pPr>
        <w:pStyle w:val="TOC3"/>
        <w:rPr>
          <w:ins w:id="407" w:author="Author" w:date="2014-09-04T14:57:00Z"/>
          <w:del w:id="408" w:author="Author" w:date="2014-09-05T10:08:00Z"/>
          <w:rFonts w:asciiTheme="minorHAnsi" w:eastAsiaTheme="minorEastAsia" w:hAnsiTheme="minorHAnsi" w:cstheme="minorBidi"/>
          <w:bCs w:val="0"/>
          <w:sz w:val="22"/>
          <w:szCs w:val="22"/>
        </w:rPr>
      </w:pPr>
      <w:ins w:id="409" w:author="Author" w:date="2014-09-04T14:57:00Z">
        <w:del w:id="410" w:author="Author" w:date="2014-09-05T10:08:00Z">
          <w:r w:rsidDel="00EA49EB">
            <w:delText>2.3.3 Example of building a policy</w:delText>
          </w:r>
          <w:r w:rsidDel="00EA49EB">
            <w:tab/>
            <w:delText>12</w:delText>
          </w:r>
        </w:del>
      </w:ins>
    </w:p>
    <w:p w14:paraId="5CF58B6B" w14:textId="77777777" w:rsidR="007A541D" w:rsidDel="00EA49EB" w:rsidRDefault="007A541D">
      <w:pPr>
        <w:pStyle w:val="TOC3"/>
        <w:rPr>
          <w:ins w:id="411" w:author="Author" w:date="2014-09-04T14:57:00Z"/>
          <w:del w:id="412" w:author="Author" w:date="2014-09-05T10:08:00Z"/>
          <w:rFonts w:asciiTheme="minorHAnsi" w:eastAsiaTheme="minorEastAsia" w:hAnsiTheme="minorHAnsi" w:cstheme="minorBidi"/>
          <w:bCs w:val="0"/>
          <w:sz w:val="22"/>
          <w:szCs w:val="22"/>
        </w:rPr>
      </w:pPr>
      <w:ins w:id="413" w:author="Author" w:date="2014-09-04T14:57:00Z">
        <w:del w:id="414" w:author="Author" w:date="2014-09-05T10:08:00Z">
          <w:r w:rsidDel="00EA49EB">
            <w:delText>2.3.4 Install an ANY-USER policy</w:delText>
          </w:r>
          <w:r w:rsidDel="00EA49EB">
            <w:tab/>
            <w:delText>13</w:delText>
          </w:r>
        </w:del>
      </w:ins>
    </w:p>
    <w:p w14:paraId="52F265FB" w14:textId="77777777" w:rsidR="007A541D" w:rsidDel="00EA49EB" w:rsidRDefault="007A541D">
      <w:pPr>
        <w:pStyle w:val="TOC3"/>
        <w:rPr>
          <w:ins w:id="415" w:author="Author" w:date="2014-09-04T14:57:00Z"/>
          <w:del w:id="416" w:author="Author" w:date="2014-09-05T10:08:00Z"/>
          <w:rFonts w:asciiTheme="minorHAnsi" w:eastAsiaTheme="minorEastAsia" w:hAnsiTheme="minorHAnsi" w:cstheme="minorBidi"/>
          <w:bCs w:val="0"/>
          <w:sz w:val="22"/>
          <w:szCs w:val="22"/>
        </w:rPr>
      </w:pPr>
      <w:ins w:id="417" w:author="Author" w:date="2014-09-04T14:57:00Z">
        <w:del w:id="418" w:author="Author" w:date="2014-09-05T10:08:00Z">
          <w:r w:rsidDel="00EA49EB">
            <w:delText>2.3.5 Install a guild-specific policy</w:delText>
          </w:r>
          <w:r w:rsidDel="00EA49EB">
            <w:tab/>
            <w:delText>13</w:delText>
          </w:r>
        </w:del>
      </w:ins>
    </w:p>
    <w:p w14:paraId="383F2D6B" w14:textId="77777777" w:rsidR="007A541D" w:rsidDel="00EA49EB" w:rsidRDefault="007A541D">
      <w:pPr>
        <w:pStyle w:val="TOC3"/>
        <w:rPr>
          <w:ins w:id="419" w:author="Author" w:date="2014-09-04T14:57:00Z"/>
          <w:del w:id="420" w:author="Author" w:date="2014-09-05T10:08:00Z"/>
          <w:rFonts w:asciiTheme="minorHAnsi" w:eastAsiaTheme="minorEastAsia" w:hAnsiTheme="minorHAnsi" w:cstheme="minorBidi"/>
          <w:bCs w:val="0"/>
          <w:sz w:val="22"/>
          <w:szCs w:val="22"/>
        </w:rPr>
      </w:pPr>
      <w:ins w:id="421" w:author="Author" w:date="2014-09-04T14:57:00Z">
        <w:del w:id="422" w:author="Author" w:date="2014-09-05T10:08:00Z">
          <w:r w:rsidDel="00EA49EB">
            <w:delText>2.3.6 Add an application to a guild</w:delText>
          </w:r>
          <w:r w:rsidDel="00EA49EB">
            <w:tab/>
            <w:delText>14</w:delText>
          </w:r>
        </w:del>
      </w:ins>
    </w:p>
    <w:p w14:paraId="6ABE368A" w14:textId="77777777" w:rsidR="007A541D" w:rsidDel="00EA49EB" w:rsidRDefault="007A541D">
      <w:pPr>
        <w:pStyle w:val="TOC3"/>
        <w:rPr>
          <w:ins w:id="423" w:author="Author" w:date="2014-09-04T14:57:00Z"/>
          <w:del w:id="424" w:author="Author" w:date="2014-09-05T10:08:00Z"/>
          <w:rFonts w:asciiTheme="minorHAnsi" w:eastAsiaTheme="minorEastAsia" w:hAnsiTheme="minorHAnsi" w:cstheme="minorBidi"/>
          <w:bCs w:val="0"/>
          <w:sz w:val="22"/>
          <w:szCs w:val="22"/>
        </w:rPr>
      </w:pPr>
      <w:ins w:id="425" w:author="Author" w:date="2014-09-04T14:57:00Z">
        <w:del w:id="426" w:author="Author" w:date="2014-09-05T10:08:00Z">
          <w:r w:rsidDel="00EA49EB">
            <w:delText>2.3.7 Add a user to a guild</w:delText>
          </w:r>
          <w:r w:rsidDel="00EA49EB">
            <w:tab/>
            <w:delText>15</w:delText>
          </w:r>
        </w:del>
      </w:ins>
    </w:p>
    <w:p w14:paraId="1E3F2FB7" w14:textId="77777777" w:rsidR="007A541D" w:rsidDel="00EA49EB" w:rsidRDefault="007A541D">
      <w:pPr>
        <w:pStyle w:val="TOC3"/>
        <w:rPr>
          <w:ins w:id="427" w:author="Author" w:date="2014-09-04T14:57:00Z"/>
          <w:del w:id="428" w:author="Author" w:date="2014-09-05T10:08:00Z"/>
          <w:rFonts w:asciiTheme="minorHAnsi" w:eastAsiaTheme="minorEastAsia" w:hAnsiTheme="minorHAnsi" w:cstheme="minorBidi"/>
          <w:bCs w:val="0"/>
          <w:sz w:val="22"/>
          <w:szCs w:val="22"/>
        </w:rPr>
      </w:pPr>
      <w:ins w:id="429" w:author="Author" w:date="2014-09-04T14:57:00Z">
        <w:del w:id="430" w:author="Author" w:date="2014-09-05T10:08:00Z">
          <w:r w:rsidDel="00EA49EB">
            <w:delText>2.3.8 Delegating membership certificate</w:delText>
          </w:r>
          <w:r w:rsidDel="00EA49EB">
            <w:tab/>
            <w:delText>16</w:delText>
          </w:r>
        </w:del>
      </w:ins>
    </w:p>
    <w:p w14:paraId="79164250" w14:textId="77777777" w:rsidR="007A541D" w:rsidDel="00EA49EB" w:rsidRDefault="007A541D">
      <w:pPr>
        <w:pStyle w:val="TOC3"/>
        <w:rPr>
          <w:ins w:id="431" w:author="Author" w:date="2014-09-04T14:57:00Z"/>
          <w:del w:id="432" w:author="Author" w:date="2014-09-05T10:08:00Z"/>
          <w:rFonts w:asciiTheme="minorHAnsi" w:eastAsiaTheme="minorEastAsia" w:hAnsiTheme="minorHAnsi" w:cstheme="minorBidi"/>
          <w:bCs w:val="0"/>
          <w:sz w:val="22"/>
          <w:szCs w:val="22"/>
        </w:rPr>
      </w:pPr>
      <w:ins w:id="433" w:author="Author" w:date="2014-09-04T14:57:00Z">
        <w:del w:id="434" w:author="Author" w:date="2014-09-05T10:08:00Z">
          <w:r w:rsidDel="00EA49EB">
            <w:delText>2.3.9 Add a guild equivalence certificate to an application</w:delText>
          </w:r>
          <w:r w:rsidDel="00EA49EB">
            <w:tab/>
            <w:delText>17</w:delText>
          </w:r>
        </w:del>
      </w:ins>
    </w:p>
    <w:p w14:paraId="65FAF829" w14:textId="77777777" w:rsidR="007A541D" w:rsidDel="00EA49EB" w:rsidRDefault="007A541D">
      <w:pPr>
        <w:pStyle w:val="TOC3"/>
        <w:rPr>
          <w:ins w:id="435" w:author="Author" w:date="2014-09-04T14:57:00Z"/>
          <w:del w:id="436" w:author="Author" w:date="2014-09-05T10:08:00Z"/>
          <w:rFonts w:asciiTheme="minorHAnsi" w:eastAsiaTheme="minorEastAsia" w:hAnsiTheme="minorHAnsi" w:cstheme="minorBidi"/>
          <w:bCs w:val="0"/>
          <w:sz w:val="22"/>
          <w:szCs w:val="22"/>
        </w:rPr>
      </w:pPr>
      <w:ins w:id="437" w:author="Author" w:date="2014-09-04T14:57:00Z">
        <w:del w:id="438" w:author="Author" w:date="2014-09-05T10:08:00Z">
          <w:r w:rsidDel="00EA49EB">
            <w:delText>2.3.10 Certificate revocation</w:delText>
          </w:r>
          <w:r w:rsidDel="00EA49EB">
            <w:tab/>
            <w:delText>18</w:delText>
          </w:r>
        </w:del>
      </w:ins>
    </w:p>
    <w:p w14:paraId="680F3BE5" w14:textId="77777777" w:rsidR="007A541D" w:rsidDel="00EA49EB" w:rsidRDefault="007A541D">
      <w:pPr>
        <w:pStyle w:val="TOC3"/>
        <w:rPr>
          <w:ins w:id="439" w:author="Author" w:date="2014-09-04T14:57:00Z"/>
          <w:del w:id="440" w:author="Author" w:date="2014-09-05T10:08:00Z"/>
          <w:rFonts w:asciiTheme="minorHAnsi" w:eastAsiaTheme="minorEastAsia" w:hAnsiTheme="minorHAnsi" w:cstheme="minorBidi"/>
          <w:bCs w:val="0"/>
          <w:sz w:val="22"/>
          <w:szCs w:val="22"/>
        </w:rPr>
      </w:pPr>
      <w:ins w:id="441" w:author="Author" w:date="2014-09-04T14:57:00Z">
        <w:del w:id="442" w:author="Author" w:date="2014-09-05T10:08:00Z">
          <w:r w:rsidDel="00EA49EB">
            <w:delText>2.3.11 Distribution of policy updates and membership certificates</w:delText>
          </w:r>
          <w:r w:rsidDel="00EA49EB">
            <w:tab/>
            <w:delText>19</w:delText>
          </w:r>
        </w:del>
      </w:ins>
    </w:p>
    <w:p w14:paraId="2B79BBD3" w14:textId="77777777" w:rsidR="007A541D" w:rsidDel="00EA49EB" w:rsidRDefault="007A541D">
      <w:pPr>
        <w:pStyle w:val="TOC3"/>
        <w:rPr>
          <w:ins w:id="443" w:author="Author" w:date="2014-09-04T14:57:00Z"/>
          <w:del w:id="444" w:author="Author" w:date="2014-09-05T10:08:00Z"/>
          <w:rFonts w:asciiTheme="minorHAnsi" w:eastAsiaTheme="minorEastAsia" w:hAnsiTheme="minorHAnsi" w:cstheme="minorBidi"/>
          <w:bCs w:val="0"/>
          <w:sz w:val="22"/>
          <w:szCs w:val="22"/>
        </w:rPr>
      </w:pPr>
      <w:ins w:id="445" w:author="Author" w:date="2014-09-04T14:57:00Z">
        <w:del w:id="446" w:author="Author" w:date="2014-09-05T10:08:00Z">
          <w:r w:rsidDel="00EA49EB">
            <w:delText>2.3.12 Application Manifest</w:delText>
          </w:r>
          <w:r w:rsidDel="00EA49EB">
            <w:tab/>
            <w:delText>20</w:delText>
          </w:r>
        </w:del>
      </w:ins>
    </w:p>
    <w:p w14:paraId="78275C40" w14:textId="77777777" w:rsidR="007A541D" w:rsidDel="00EA49EB" w:rsidRDefault="007A541D">
      <w:pPr>
        <w:pStyle w:val="TOC2"/>
        <w:rPr>
          <w:ins w:id="447" w:author="Author" w:date="2014-09-04T14:57:00Z"/>
          <w:del w:id="448" w:author="Author" w:date="2014-09-05T10:08:00Z"/>
          <w:rFonts w:asciiTheme="minorHAnsi" w:eastAsiaTheme="minorEastAsia" w:hAnsiTheme="minorHAnsi" w:cstheme="minorBidi"/>
          <w:sz w:val="22"/>
        </w:rPr>
      </w:pPr>
      <w:ins w:id="449" w:author="Author" w:date="2014-09-04T14:57:00Z">
        <w:del w:id="450" w:author="Author" w:date="2014-09-05T10:08:00Z">
          <w:r w:rsidDel="00EA49EB">
            <w:delText>2.4 Access validation</w:delText>
          </w:r>
          <w:r w:rsidDel="00EA49EB">
            <w:tab/>
            <w:delText>22</w:delText>
          </w:r>
        </w:del>
      </w:ins>
    </w:p>
    <w:p w14:paraId="190AF1D9" w14:textId="77777777" w:rsidR="007A541D" w:rsidDel="00EA49EB" w:rsidRDefault="007A541D">
      <w:pPr>
        <w:pStyle w:val="TOC3"/>
        <w:rPr>
          <w:ins w:id="451" w:author="Author" w:date="2014-09-04T14:57:00Z"/>
          <w:del w:id="452" w:author="Author" w:date="2014-09-05T10:08:00Z"/>
          <w:rFonts w:asciiTheme="minorHAnsi" w:eastAsiaTheme="minorEastAsia" w:hAnsiTheme="minorHAnsi" w:cstheme="minorBidi"/>
          <w:bCs w:val="0"/>
          <w:sz w:val="22"/>
          <w:szCs w:val="22"/>
        </w:rPr>
      </w:pPr>
      <w:ins w:id="453" w:author="Author" w:date="2014-09-04T14:57:00Z">
        <w:del w:id="454" w:author="Author" w:date="2014-09-05T10:08:00Z">
          <w:r w:rsidDel="00EA49EB">
            <w:delText>2.4.1 Validation flow</w:delText>
          </w:r>
          <w:r w:rsidDel="00EA49EB">
            <w:tab/>
            <w:delText>22</w:delText>
          </w:r>
        </w:del>
      </w:ins>
    </w:p>
    <w:p w14:paraId="53ECC934" w14:textId="77777777" w:rsidR="007A541D" w:rsidDel="00EA49EB" w:rsidRDefault="007A541D">
      <w:pPr>
        <w:pStyle w:val="TOC3"/>
        <w:rPr>
          <w:ins w:id="455" w:author="Author" w:date="2014-09-04T14:57:00Z"/>
          <w:del w:id="456" w:author="Author" w:date="2014-09-05T10:08:00Z"/>
          <w:rFonts w:asciiTheme="minorHAnsi" w:eastAsiaTheme="minorEastAsia" w:hAnsiTheme="minorHAnsi" w:cstheme="minorBidi"/>
          <w:bCs w:val="0"/>
          <w:sz w:val="22"/>
          <w:szCs w:val="22"/>
        </w:rPr>
      </w:pPr>
      <w:ins w:id="457" w:author="Author" w:date="2014-09-04T14:57:00Z">
        <w:del w:id="458" w:author="Author" w:date="2014-09-05T10:08:00Z">
          <w:r w:rsidDel="00EA49EB">
            <w:delText>2.4.2 Validating a consumer policy</w:delText>
          </w:r>
          <w:r w:rsidDel="00EA49EB">
            <w:tab/>
            <w:delText>23</w:delText>
          </w:r>
        </w:del>
      </w:ins>
    </w:p>
    <w:p w14:paraId="3DEFB2A6" w14:textId="77777777" w:rsidR="007A541D" w:rsidDel="00EA49EB" w:rsidRDefault="007A541D">
      <w:pPr>
        <w:pStyle w:val="TOC3"/>
        <w:rPr>
          <w:ins w:id="459" w:author="Author" w:date="2014-09-04T14:57:00Z"/>
          <w:del w:id="460" w:author="Author" w:date="2014-09-05T10:08:00Z"/>
          <w:rFonts w:asciiTheme="minorHAnsi" w:eastAsiaTheme="minorEastAsia" w:hAnsiTheme="minorHAnsi" w:cstheme="minorBidi"/>
          <w:bCs w:val="0"/>
          <w:sz w:val="22"/>
          <w:szCs w:val="22"/>
        </w:rPr>
      </w:pPr>
      <w:ins w:id="461" w:author="Author" w:date="2014-09-04T14:57:00Z">
        <w:del w:id="462" w:author="Author" w:date="2014-09-05T10:08:00Z">
          <w:r w:rsidDel="00EA49EB">
            <w:delText>2.4.3 Exchanging a trust profile during session establishment</w:delText>
          </w:r>
          <w:r w:rsidDel="00EA49EB">
            <w:tab/>
            <w:delText>24</w:delText>
          </w:r>
        </w:del>
      </w:ins>
    </w:p>
    <w:p w14:paraId="2FA54D38" w14:textId="77777777" w:rsidR="007A541D" w:rsidDel="00EA49EB" w:rsidRDefault="007A541D">
      <w:pPr>
        <w:pStyle w:val="TOC3"/>
        <w:rPr>
          <w:ins w:id="463" w:author="Author" w:date="2014-09-04T14:57:00Z"/>
          <w:del w:id="464" w:author="Author" w:date="2014-09-05T10:08:00Z"/>
          <w:rFonts w:asciiTheme="minorHAnsi" w:eastAsiaTheme="minorEastAsia" w:hAnsiTheme="minorHAnsi" w:cstheme="minorBidi"/>
          <w:bCs w:val="0"/>
          <w:sz w:val="22"/>
          <w:szCs w:val="22"/>
        </w:rPr>
      </w:pPr>
      <w:ins w:id="465" w:author="Author" w:date="2014-09-04T14:57:00Z">
        <w:del w:id="466" w:author="Author" w:date="2014-09-05T10:08:00Z">
          <w:r w:rsidDel="00EA49EB">
            <w:delText>2.4.4 Anonymous session</w:delText>
          </w:r>
          <w:r w:rsidDel="00EA49EB">
            <w:tab/>
            <w:delText>26</w:delText>
          </w:r>
        </w:del>
      </w:ins>
    </w:p>
    <w:p w14:paraId="739018AF" w14:textId="77777777" w:rsidR="007A541D" w:rsidDel="00EA49EB" w:rsidRDefault="007A541D">
      <w:pPr>
        <w:pStyle w:val="TOC3"/>
        <w:rPr>
          <w:ins w:id="467" w:author="Author" w:date="2014-09-04T14:57:00Z"/>
          <w:del w:id="468" w:author="Author" w:date="2014-09-05T10:08:00Z"/>
          <w:rFonts w:asciiTheme="minorHAnsi" w:eastAsiaTheme="minorEastAsia" w:hAnsiTheme="minorHAnsi" w:cstheme="minorBidi"/>
          <w:bCs w:val="0"/>
          <w:sz w:val="22"/>
          <w:szCs w:val="22"/>
        </w:rPr>
      </w:pPr>
      <w:ins w:id="469" w:author="Author" w:date="2014-09-04T14:57:00Z">
        <w:del w:id="470" w:author="Author" w:date="2014-09-05T10:08:00Z">
          <w:r w:rsidDel="00EA49EB">
            <w:delText>2.4.5 Validating an admin user</w:delText>
          </w:r>
          <w:r w:rsidDel="00EA49EB">
            <w:tab/>
            <w:delText>27</w:delText>
          </w:r>
        </w:del>
      </w:ins>
    </w:p>
    <w:p w14:paraId="7A0FEC61" w14:textId="77777777" w:rsidR="007A541D" w:rsidDel="00EA49EB" w:rsidRDefault="007A541D">
      <w:pPr>
        <w:pStyle w:val="TOC3"/>
        <w:rPr>
          <w:ins w:id="471" w:author="Author" w:date="2014-09-04T14:57:00Z"/>
          <w:del w:id="472" w:author="Author" w:date="2014-09-05T10:08:00Z"/>
          <w:rFonts w:asciiTheme="minorHAnsi" w:eastAsiaTheme="minorEastAsia" w:hAnsiTheme="minorHAnsi" w:cstheme="minorBidi"/>
          <w:bCs w:val="0"/>
          <w:sz w:val="22"/>
          <w:szCs w:val="22"/>
        </w:rPr>
      </w:pPr>
      <w:ins w:id="473" w:author="Author" w:date="2014-09-04T14:57:00Z">
        <w:del w:id="474" w:author="Author" w:date="2014-09-05T10:08:00Z">
          <w:r w:rsidDel="00EA49EB">
            <w:delText>2.4.6 Emitting a session-based signal</w:delText>
          </w:r>
          <w:r w:rsidDel="00EA49EB">
            <w:tab/>
            <w:delText>27</w:delText>
          </w:r>
        </w:del>
      </w:ins>
    </w:p>
    <w:p w14:paraId="4FEC3A5A" w14:textId="77777777" w:rsidR="007A541D" w:rsidDel="00EA49EB" w:rsidRDefault="007A541D">
      <w:pPr>
        <w:pStyle w:val="TOC2"/>
        <w:rPr>
          <w:ins w:id="475" w:author="Author" w:date="2014-09-04T14:57:00Z"/>
          <w:del w:id="476" w:author="Author" w:date="2014-09-05T10:08:00Z"/>
          <w:rFonts w:asciiTheme="minorHAnsi" w:eastAsiaTheme="minorEastAsia" w:hAnsiTheme="minorHAnsi" w:cstheme="minorBidi"/>
          <w:sz w:val="22"/>
        </w:rPr>
      </w:pPr>
      <w:ins w:id="477" w:author="Author" w:date="2014-09-04T14:57:00Z">
        <w:del w:id="478" w:author="Author" w:date="2014-09-05T10:08:00Z">
          <w:r w:rsidDel="00EA49EB">
            <w:delText>2.5 Authorization data format</w:delText>
          </w:r>
          <w:r w:rsidDel="00EA49EB">
            <w:tab/>
            <w:delText>28</w:delText>
          </w:r>
        </w:del>
      </w:ins>
    </w:p>
    <w:p w14:paraId="348764F0" w14:textId="77777777" w:rsidR="007A541D" w:rsidDel="00EA49EB" w:rsidRDefault="007A541D">
      <w:pPr>
        <w:pStyle w:val="TOC3"/>
        <w:rPr>
          <w:ins w:id="479" w:author="Author" w:date="2014-09-04T14:57:00Z"/>
          <w:del w:id="480" w:author="Author" w:date="2014-09-05T10:08:00Z"/>
          <w:rFonts w:asciiTheme="minorHAnsi" w:eastAsiaTheme="minorEastAsia" w:hAnsiTheme="minorHAnsi" w:cstheme="minorBidi"/>
          <w:bCs w:val="0"/>
          <w:sz w:val="22"/>
          <w:szCs w:val="22"/>
        </w:rPr>
      </w:pPr>
      <w:ins w:id="481" w:author="Author" w:date="2014-09-04T14:57:00Z">
        <w:del w:id="482" w:author="Author" w:date="2014-09-05T10:08:00Z">
          <w:r w:rsidDel="00EA49EB">
            <w:delText>2.5.1 The format is binary and exchanged between peers using AllJoyn marshalling</w:delText>
          </w:r>
          <w:r w:rsidDel="00EA49EB">
            <w:tab/>
            <w:delText>28</w:delText>
          </w:r>
        </w:del>
      </w:ins>
    </w:p>
    <w:p w14:paraId="493827A6" w14:textId="77777777" w:rsidR="007A541D" w:rsidDel="00EA49EB" w:rsidRDefault="007A541D">
      <w:pPr>
        <w:pStyle w:val="TOC3"/>
        <w:rPr>
          <w:ins w:id="483" w:author="Author" w:date="2014-09-04T14:57:00Z"/>
          <w:del w:id="484" w:author="Author" w:date="2014-09-05T10:08:00Z"/>
          <w:rFonts w:asciiTheme="minorHAnsi" w:eastAsiaTheme="minorEastAsia" w:hAnsiTheme="minorHAnsi" w:cstheme="minorBidi"/>
          <w:bCs w:val="0"/>
          <w:sz w:val="22"/>
          <w:szCs w:val="22"/>
        </w:rPr>
      </w:pPr>
      <w:ins w:id="485" w:author="Author" w:date="2014-09-04T14:57:00Z">
        <w:del w:id="486" w:author="Author" w:date="2014-09-05T10:08:00Z">
          <w:r w:rsidDel="00EA49EB">
            <w:delText>2.5.2 Format Structure</w:delText>
          </w:r>
          <w:r w:rsidDel="00EA49EB">
            <w:tab/>
            <w:delText>29</w:delText>
          </w:r>
        </w:del>
      </w:ins>
    </w:p>
    <w:p w14:paraId="0A55EAB1" w14:textId="77777777" w:rsidR="007A541D" w:rsidDel="00EA49EB" w:rsidRDefault="007A541D">
      <w:pPr>
        <w:pStyle w:val="TOC3"/>
        <w:rPr>
          <w:ins w:id="487" w:author="Author" w:date="2014-09-04T14:57:00Z"/>
          <w:del w:id="488" w:author="Author" w:date="2014-09-05T10:08:00Z"/>
          <w:rFonts w:asciiTheme="minorHAnsi" w:eastAsiaTheme="minorEastAsia" w:hAnsiTheme="minorHAnsi" w:cstheme="minorBidi"/>
          <w:bCs w:val="0"/>
          <w:sz w:val="22"/>
          <w:szCs w:val="22"/>
        </w:rPr>
      </w:pPr>
      <w:ins w:id="489" w:author="Author" w:date="2014-09-04T14:57:00Z">
        <w:del w:id="490" w:author="Author" w:date="2014-09-05T10:08:00Z">
          <w:r w:rsidDel="00EA49EB">
            <w:delText>2.5.3 Examples</w:delText>
          </w:r>
          <w:r w:rsidDel="00EA49EB">
            <w:tab/>
            <w:delText>33</w:delText>
          </w:r>
        </w:del>
      </w:ins>
    </w:p>
    <w:p w14:paraId="1D19448C" w14:textId="77777777" w:rsidR="007A541D" w:rsidDel="00EA49EB" w:rsidRDefault="007A541D">
      <w:pPr>
        <w:pStyle w:val="TOC3"/>
        <w:rPr>
          <w:ins w:id="491" w:author="Author" w:date="2014-09-04T14:57:00Z"/>
          <w:del w:id="492" w:author="Author" w:date="2014-09-05T10:08:00Z"/>
          <w:rFonts w:asciiTheme="minorHAnsi" w:eastAsiaTheme="minorEastAsia" w:hAnsiTheme="minorHAnsi" w:cstheme="minorBidi"/>
          <w:bCs w:val="0"/>
          <w:sz w:val="22"/>
          <w:szCs w:val="22"/>
        </w:rPr>
      </w:pPr>
      <w:ins w:id="493" w:author="Author" w:date="2014-09-04T14:57:00Z">
        <w:del w:id="494" w:author="Author" w:date="2014-09-05T10:08:00Z">
          <w:r w:rsidDel="00EA49EB">
            <w:delText>2.5.4 Policy Templates</w:delText>
          </w:r>
          <w:r w:rsidDel="00EA49EB">
            <w:tab/>
            <w:delText>37</w:delText>
          </w:r>
        </w:del>
      </w:ins>
    </w:p>
    <w:p w14:paraId="6D6763D5" w14:textId="77777777" w:rsidR="007A541D" w:rsidDel="00EA49EB" w:rsidRDefault="007A541D">
      <w:pPr>
        <w:pStyle w:val="TOC2"/>
        <w:rPr>
          <w:ins w:id="495" w:author="Author" w:date="2014-09-04T14:57:00Z"/>
          <w:del w:id="496" w:author="Author" w:date="2014-09-05T10:08:00Z"/>
          <w:rFonts w:asciiTheme="minorHAnsi" w:eastAsiaTheme="minorEastAsia" w:hAnsiTheme="minorHAnsi" w:cstheme="minorBidi"/>
          <w:sz w:val="22"/>
        </w:rPr>
      </w:pPr>
      <w:ins w:id="497" w:author="Author" w:date="2014-09-04T14:57:00Z">
        <w:del w:id="498" w:author="Author" w:date="2014-09-05T10:08:00Z">
          <w:r w:rsidDel="00EA49EB">
            <w:delText>2.6 Certificates (Work-in-progress)</w:delText>
          </w:r>
          <w:r w:rsidDel="00EA49EB">
            <w:tab/>
            <w:delText>37</w:delText>
          </w:r>
        </w:del>
      </w:ins>
    </w:p>
    <w:p w14:paraId="326DCC54" w14:textId="77777777" w:rsidR="007A541D" w:rsidDel="00EA49EB" w:rsidRDefault="007A541D">
      <w:pPr>
        <w:pStyle w:val="TOC3"/>
        <w:rPr>
          <w:ins w:id="499" w:author="Author" w:date="2014-09-04T14:57:00Z"/>
          <w:del w:id="500" w:author="Author" w:date="2014-09-05T10:08:00Z"/>
          <w:rFonts w:asciiTheme="minorHAnsi" w:eastAsiaTheme="minorEastAsia" w:hAnsiTheme="minorHAnsi" w:cstheme="minorBidi"/>
          <w:bCs w:val="0"/>
          <w:sz w:val="22"/>
          <w:szCs w:val="22"/>
        </w:rPr>
      </w:pPr>
      <w:ins w:id="501" w:author="Author" w:date="2014-09-04T14:57:00Z">
        <w:del w:id="502" w:author="Author" w:date="2014-09-05T10:08:00Z">
          <w:r w:rsidDel="00EA49EB">
            <w:delText>2.6.1 Policy certificate</w:delText>
          </w:r>
          <w:r w:rsidDel="00EA49EB">
            <w:tab/>
            <w:delText>37</w:delText>
          </w:r>
        </w:del>
      </w:ins>
    </w:p>
    <w:p w14:paraId="3944865C" w14:textId="77777777" w:rsidR="007A541D" w:rsidDel="00EA49EB" w:rsidRDefault="007A541D">
      <w:pPr>
        <w:pStyle w:val="TOC3"/>
        <w:rPr>
          <w:ins w:id="503" w:author="Author" w:date="2014-09-04T14:57:00Z"/>
          <w:del w:id="504" w:author="Author" w:date="2014-09-05T10:08:00Z"/>
          <w:rFonts w:asciiTheme="minorHAnsi" w:eastAsiaTheme="minorEastAsia" w:hAnsiTheme="minorHAnsi" w:cstheme="minorBidi"/>
          <w:bCs w:val="0"/>
          <w:sz w:val="22"/>
          <w:szCs w:val="22"/>
        </w:rPr>
      </w:pPr>
      <w:ins w:id="505" w:author="Author" w:date="2014-09-04T14:57:00Z">
        <w:del w:id="506" w:author="Author" w:date="2014-09-05T10:08:00Z">
          <w:r w:rsidDel="00EA49EB">
            <w:delText>2.6.2 Membership certificate</w:delText>
          </w:r>
          <w:r w:rsidDel="00EA49EB">
            <w:tab/>
            <w:delText>38</w:delText>
          </w:r>
        </w:del>
      </w:ins>
    </w:p>
    <w:p w14:paraId="14E35B14" w14:textId="77777777" w:rsidR="007A541D" w:rsidDel="00EA49EB" w:rsidRDefault="007A541D">
      <w:pPr>
        <w:pStyle w:val="TOC3"/>
        <w:rPr>
          <w:ins w:id="507" w:author="Author" w:date="2014-09-04T14:57:00Z"/>
          <w:del w:id="508" w:author="Author" w:date="2014-09-05T10:08:00Z"/>
          <w:rFonts w:asciiTheme="minorHAnsi" w:eastAsiaTheme="minorEastAsia" w:hAnsiTheme="minorHAnsi" w:cstheme="minorBidi"/>
          <w:bCs w:val="0"/>
          <w:sz w:val="22"/>
          <w:szCs w:val="22"/>
        </w:rPr>
      </w:pPr>
      <w:ins w:id="509" w:author="Author" w:date="2014-09-04T14:57:00Z">
        <w:del w:id="510" w:author="Author" w:date="2014-09-05T10:08:00Z">
          <w:r w:rsidDel="00EA49EB">
            <w:delText>2.6.3 User equivalence certificate</w:delText>
          </w:r>
          <w:r w:rsidDel="00EA49EB">
            <w:tab/>
            <w:delText>38</w:delText>
          </w:r>
        </w:del>
      </w:ins>
    </w:p>
    <w:p w14:paraId="7129D811" w14:textId="77777777" w:rsidR="007A541D" w:rsidDel="00EA49EB" w:rsidRDefault="007A541D">
      <w:pPr>
        <w:pStyle w:val="TOC3"/>
        <w:rPr>
          <w:ins w:id="511" w:author="Author" w:date="2014-09-04T14:57:00Z"/>
          <w:del w:id="512" w:author="Author" w:date="2014-09-05T10:08:00Z"/>
          <w:rFonts w:asciiTheme="minorHAnsi" w:eastAsiaTheme="minorEastAsia" w:hAnsiTheme="minorHAnsi" w:cstheme="minorBidi"/>
          <w:bCs w:val="0"/>
          <w:sz w:val="22"/>
          <w:szCs w:val="22"/>
        </w:rPr>
      </w:pPr>
      <w:ins w:id="513" w:author="Author" w:date="2014-09-04T14:57:00Z">
        <w:del w:id="514" w:author="Author" w:date="2014-09-05T10:08:00Z">
          <w:r w:rsidDel="00EA49EB">
            <w:delText>2.6.4 Identity certificate</w:delText>
          </w:r>
          <w:r w:rsidDel="00EA49EB">
            <w:tab/>
            <w:delText>39</w:delText>
          </w:r>
        </w:del>
      </w:ins>
    </w:p>
    <w:p w14:paraId="6D530127" w14:textId="77777777" w:rsidR="007A541D" w:rsidDel="00EA49EB" w:rsidRDefault="007A541D">
      <w:pPr>
        <w:pStyle w:val="TOC3"/>
        <w:rPr>
          <w:ins w:id="515" w:author="Author" w:date="2014-09-04T14:57:00Z"/>
          <w:del w:id="516" w:author="Author" w:date="2014-09-05T10:08:00Z"/>
          <w:rFonts w:asciiTheme="minorHAnsi" w:eastAsiaTheme="minorEastAsia" w:hAnsiTheme="minorHAnsi" w:cstheme="minorBidi"/>
          <w:bCs w:val="0"/>
          <w:sz w:val="22"/>
          <w:szCs w:val="22"/>
        </w:rPr>
      </w:pPr>
      <w:ins w:id="517" w:author="Author" w:date="2014-09-04T14:57:00Z">
        <w:del w:id="518" w:author="Author" w:date="2014-09-05T10:08:00Z">
          <w:r w:rsidDel="00EA49EB">
            <w:delText>2.6.5 Guild equivalence certificate</w:delText>
          </w:r>
          <w:r w:rsidDel="00EA49EB">
            <w:tab/>
            <w:delText>39</w:delText>
          </w:r>
        </w:del>
      </w:ins>
    </w:p>
    <w:p w14:paraId="24603479" w14:textId="77777777" w:rsidR="007A541D" w:rsidDel="00EA49EB" w:rsidRDefault="007A541D">
      <w:pPr>
        <w:pStyle w:val="TOC2"/>
        <w:rPr>
          <w:ins w:id="519" w:author="Author" w:date="2014-09-04T14:57:00Z"/>
          <w:del w:id="520" w:author="Author" w:date="2014-09-05T10:08:00Z"/>
          <w:rFonts w:asciiTheme="minorHAnsi" w:eastAsiaTheme="minorEastAsia" w:hAnsiTheme="minorHAnsi" w:cstheme="minorBidi"/>
          <w:sz w:val="22"/>
        </w:rPr>
      </w:pPr>
      <w:ins w:id="521" w:author="Author" w:date="2014-09-04T14:57:00Z">
        <w:del w:id="522" w:author="Author" w:date="2014-09-05T10:08:00Z">
          <w:r w:rsidDel="00EA49EB">
            <w:delText>2.7 Sample use cases</w:delText>
          </w:r>
          <w:r w:rsidDel="00EA49EB">
            <w:tab/>
            <w:delText>40</w:delText>
          </w:r>
        </w:del>
      </w:ins>
    </w:p>
    <w:p w14:paraId="19C9D0D0" w14:textId="77777777" w:rsidR="007A541D" w:rsidDel="00EA49EB" w:rsidRDefault="007A541D">
      <w:pPr>
        <w:pStyle w:val="TOC3"/>
        <w:rPr>
          <w:ins w:id="523" w:author="Author" w:date="2014-09-04T14:57:00Z"/>
          <w:del w:id="524" w:author="Author" w:date="2014-09-05T10:08:00Z"/>
          <w:rFonts w:asciiTheme="minorHAnsi" w:eastAsiaTheme="minorEastAsia" w:hAnsiTheme="minorHAnsi" w:cstheme="minorBidi"/>
          <w:bCs w:val="0"/>
          <w:sz w:val="22"/>
          <w:szCs w:val="22"/>
        </w:rPr>
      </w:pPr>
      <w:ins w:id="525" w:author="Author" w:date="2014-09-04T14:57:00Z">
        <w:del w:id="526" w:author="Author" w:date="2014-09-05T10:08:00Z">
          <w:r w:rsidDel="00EA49EB">
            <w:delText>2.7.1 Users and devices</w:delText>
          </w:r>
          <w:r w:rsidDel="00EA49EB">
            <w:tab/>
            <w:delText>40</w:delText>
          </w:r>
        </w:del>
      </w:ins>
    </w:p>
    <w:p w14:paraId="6E5C80A5" w14:textId="77777777" w:rsidR="007A541D" w:rsidDel="00EA49EB" w:rsidRDefault="007A541D">
      <w:pPr>
        <w:pStyle w:val="TOC3"/>
        <w:rPr>
          <w:ins w:id="527" w:author="Author" w:date="2014-09-04T14:57:00Z"/>
          <w:del w:id="528" w:author="Author" w:date="2014-09-05T10:08:00Z"/>
          <w:rFonts w:asciiTheme="minorHAnsi" w:eastAsiaTheme="minorEastAsia" w:hAnsiTheme="minorHAnsi" w:cstheme="minorBidi"/>
          <w:bCs w:val="0"/>
          <w:sz w:val="22"/>
          <w:szCs w:val="22"/>
        </w:rPr>
      </w:pPr>
      <w:ins w:id="529" w:author="Author" w:date="2014-09-04T14:57:00Z">
        <w:del w:id="530" w:author="Author" w:date="2014-09-05T10:08:00Z">
          <w:r w:rsidDel="00EA49EB">
            <w:delText>2.7.2 Users set up by Dad</w:delText>
          </w:r>
          <w:r w:rsidDel="00EA49EB">
            <w:tab/>
            <w:delText>41</w:delText>
          </w:r>
        </w:del>
      </w:ins>
    </w:p>
    <w:p w14:paraId="6DC025E9" w14:textId="77777777" w:rsidR="007A541D" w:rsidDel="00EA49EB" w:rsidRDefault="007A541D">
      <w:pPr>
        <w:pStyle w:val="TOC3"/>
        <w:rPr>
          <w:ins w:id="531" w:author="Author" w:date="2014-09-04T14:57:00Z"/>
          <w:del w:id="532" w:author="Author" w:date="2014-09-05T10:08:00Z"/>
          <w:rFonts w:asciiTheme="minorHAnsi" w:eastAsiaTheme="minorEastAsia" w:hAnsiTheme="minorHAnsi" w:cstheme="minorBidi"/>
          <w:bCs w:val="0"/>
          <w:sz w:val="22"/>
          <w:szCs w:val="22"/>
        </w:rPr>
      </w:pPr>
      <w:ins w:id="533" w:author="Author" w:date="2014-09-04T14:57:00Z">
        <w:del w:id="534" w:author="Author" w:date="2014-09-05T10:08:00Z">
          <w:r w:rsidDel="00EA49EB">
            <w:delText>2.7.3 Living room set up by Dad</w:delText>
          </w:r>
          <w:r w:rsidDel="00EA49EB">
            <w:tab/>
            <w:delText>42</w:delText>
          </w:r>
        </w:del>
      </w:ins>
    </w:p>
    <w:p w14:paraId="7F7B521A" w14:textId="77777777" w:rsidR="007A541D" w:rsidDel="00EA49EB" w:rsidRDefault="007A541D">
      <w:pPr>
        <w:pStyle w:val="TOC3"/>
        <w:rPr>
          <w:ins w:id="535" w:author="Author" w:date="2014-09-04T14:57:00Z"/>
          <w:del w:id="536" w:author="Author" w:date="2014-09-05T10:08:00Z"/>
          <w:rFonts w:asciiTheme="minorHAnsi" w:eastAsiaTheme="minorEastAsia" w:hAnsiTheme="minorHAnsi" w:cstheme="minorBidi"/>
          <w:bCs w:val="0"/>
          <w:sz w:val="22"/>
          <w:szCs w:val="22"/>
        </w:rPr>
      </w:pPr>
      <w:ins w:id="537" w:author="Author" w:date="2014-09-04T14:57:00Z">
        <w:del w:id="538" w:author="Author" w:date="2014-09-05T10:08:00Z">
          <w:r w:rsidDel="00EA49EB">
            <w:delText>2.7.4 Son's bedroom set up by son</w:delText>
          </w:r>
          <w:r w:rsidDel="00EA49EB">
            <w:tab/>
            <w:delText>43</w:delText>
          </w:r>
        </w:del>
      </w:ins>
    </w:p>
    <w:p w14:paraId="3909B664" w14:textId="77777777" w:rsidR="007A541D" w:rsidDel="00EA49EB" w:rsidRDefault="007A541D">
      <w:pPr>
        <w:pStyle w:val="TOC3"/>
        <w:rPr>
          <w:ins w:id="539" w:author="Author" w:date="2014-09-04T14:57:00Z"/>
          <w:del w:id="540" w:author="Author" w:date="2014-09-05T10:08:00Z"/>
          <w:rFonts w:asciiTheme="minorHAnsi" w:eastAsiaTheme="minorEastAsia" w:hAnsiTheme="minorHAnsi" w:cstheme="minorBidi"/>
          <w:bCs w:val="0"/>
          <w:sz w:val="22"/>
          <w:szCs w:val="22"/>
        </w:rPr>
      </w:pPr>
      <w:ins w:id="541" w:author="Author" w:date="2014-09-04T14:57:00Z">
        <w:del w:id="542" w:author="Author" w:date="2014-09-05T10:08:00Z">
          <w:r w:rsidDel="00EA49EB">
            <w:delText>2.7.5 Master bedroom set up by Dad</w:delText>
          </w:r>
          <w:r w:rsidDel="00EA49EB">
            <w:tab/>
            <w:delText>44</w:delText>
          </w:r>
        </w:del>
      </w:ins>
    </w:p>
    <w:p w14:paraId="44A6F96A" w14:textId="77777777" w:rsidR="007A541D" w:rsidDel="00EA49EB" w:rsidRDefault="007A541D">
      <w:pPr>
        <w:pStyle w:val="TOC3"/>
        <w:rPr>
          <w:ins w:id="543" w:author="Author" w:date="2014-09-04T14:57:00Z"/>
          <w:del w:id="544" w:author="Author" w:date="2014-09-05T10:08:00Z"/>
          <w:rFonts w:asciiTheme="minorHAnsi" w:eastAsiaTheme="minorEastAsia" w:hAnsiTheme="minorHAnsi" w:cstheme="minorBidi"/>
          <w:bCs w:val="0"/>
          <w:sz w:val="22"/>
          <w:szCs w:val="22"/>
        </w:rPr>
      </w:pPr>
      <w:ins w:id="545" w:author="Author" w:date="2014-09-04T14:57:00Z">
        <w:del w:id="546" w:author="Author" w:date="2014-09-05T10:08:00Z">
          <w:r w:rsidDel="00EA49EB">
            <w:delText>2.7.6 Son can control different TVs in the house</w:delText>
          </w:r>
          <w:r w:rsidDel="00EA49EB">
            <w:tab/>
            <w:delText>45</w:delText>
          </w:r>
        </w:del>
      </w:ins>
    </w:p>
    <w:p w14:paraId="54BB1E3D" w14:textId="77777777" w:rsidR="007A541D" w:rsidDel="00EA49EB" w:rsidRDefault="007A541D">
      <w:pPr>
        <w:pStyle w:val="TOC3"/>
        <w:rPr>
          <w:ins w:id="547" w:author="Author" w:date="2014-09-04T14:57:00Z"/>
          <w:del w:id="548" w:author="Author" w:date="2014-09-05T10:08:00Z"/>
          <w:rFonts w:asciiTheme="minorHAnsi" w:eastAsiaTheme="minorEastAsia" w:hAnsiTheme="minorHAnsi" w:cstheme="minorBidi"/>
          <w:bCs w:val="0"/>
          <w:sz w:val="22"/>
          <w:szCs w:val="22"/>
        </w:rPr>
      </w:pPr>
      <w:ins w:id="549" w:author="Author" w:date="2014-09-04T14:57:00Z">
        <w:del w:id="550" w:author="Author" w:date="2014-09-05T10:08:00Z">
          <w:r w:rsidDel="00EA49EB">
            <w:delText>2.7.7 Living room tablet controls TVs in the house</w:delText>
          </w:r>
          <w:r w:rsidDel="00EA49EB">
            <w:tab/>
            <w:delText>46</w:delText>
          </w:r>
        </w:del>
      </w:ins>
    </w:p>
    <w:p w14:paraId="2983F5FC" w14:textId="77777777" w:rsidR="007A541D" w:rsidDel="00EA49EB" w:rsidRDefault="007A541D">
      <w:pPr>
        <w:pStyle w:val="TOC1"/>
        <w:rPr>
          <w:ins w:id="551" w:author="Author" w:date="2014-09-04T14:57:00Z"/>
          <w:del w:id="552" w:author="Author" w:date="2014-09-05T10:08:00Z"/>
          <w:rFonts w:asciiTheme="minorHAnsi" w:eastAsiaTheme="minorEastAsia" w:hAnsiTheme="minorHAnsi" w:cstheme="minorBidi"/>
          <w:b w:val="0"/>
          <w:bCs w:val="0"/>
          <w:sz w:val="22"/>
        </w:rPr>
      </w:pPr>
      <w:ins w:id="553" w:author="Author" w:date="2014-09-04T14:57:00Z">
        <w:del w:id="554" w:author="Author" w:date="2014-09-05T10:08:00Z">
          <w:r w:rsidDel="00EA49EB">
            <w:delText>3 Enhancements to Existing Framework</w:delText>
          </w:r>
          <w:r w:rsidDel="00EA49EB">
            <w:tab/>
            <w:delText>47</w:delText>
          </w:r>
        </w:del>
      </w:ins>
    </w:p>
    <w:p w14:paraId="468086A2" w14:textId="77777777" w:rsidR="007A541D" w:rsidDel="00EA49EB" w:rsidRDefault="007A541D">
      <w:pPr>
        <w:pStyle w:val="TOC2"/>
        <w:rPr>
          <w:ins w:id="555" w:author="Author" w:date="2014-09-04T14:57:00Z"/>
          <w:del w:id="556" w:author="Author" w:date="2014-09-05T10:08:00Z"/>
          <w:rFonts w:asciiTheme="minorHAnsi" w:eastAsiaTheme="minorEastAsia" w:hAnsiTheme="minorHAnsi" w:cstheme="minorBidi"/>
          <w:sz w:val="22"/>
        </w:rPr>
      </w:pPr>
      <w:ins w:id="557" w:author="Author" w:date="2014-09-04T14:57:00Z">
        <w:del w:id="558" w:author="Author" w:date="2014-09-05T10:08:00Z">
          <w:r w:rsidDel="00EA49EB">
            <w:delText>3.1 Crypto Agility Exchange</w:delText>
          </w:r>
          <w:r w:rsidDel="00EA49EB">
            <w:tab/>
            <w:delText>47</w:delText>
          </w:r>
        </w:del>
      </w:ins>
    </w:p>
    <w:p w14:paraId="4BB9D6A2" w14:textId="77777777" w:rsidR="007A541D" w:rsidDel="00EA49EB" w:rsidRDefault="007A541D">
      <w:pPr>
        <w:pStyle w:val="TOC3"/>
        <w:rPr>
          <w:ins w:id="559" w:author="Author" w:date="2014-09-04T14:57:00Z"/>
          <w:del w:id="560" w:author="Author" w:date="2014-09-05T10:08:00Z"/>
          <w:rFonts w:asciiTheme="minorHAnsi" w:eastAsiaTheme="minorEastAsia" w:hAnsiTheme="minorHAnsi" w:cstheme="minorBidi"/>
          <w:bCs w:val="0"/>
          <w:sz w:val="22"/>
          <w:szCs w:val="22"/>
        </w:rPr>
      </w:pPr>
      <w:ins w:id="561" w:author="Author" w:date="2014-09-04T14:57:00Z">
        <w:del w:id="562" w:author="Author" w:date="2014-09-05T10:08:00Z">
          <w:r w:rsidDel="00EA49EB">
            <w:delText>3.1.1 Add a Claimable Field to the About Announcement</w:delText>
          </w:r>
          <w:r w:rsidDel="00EA49EB">
            <w:tab/>
            <w:delText>48</w:delText>
          </w:r>
        </w:del>
      </w:ins>
    </w:p>
    <w:p w14:paraId="336BE044" w14:textId="77777777" w:rsidR="007A541D" w:rsidDel="00EA49EB" w:rsidRDefault="007A541D">
      <w:pPr>
        <w:pStyle w:val="TOC1"/>
        <w:rPr>
          <w:ins w:id="563" w:author="Author" w:date="2014-09-04T14:57:00Z"/>
          <w:del w:id="564" w:author="Author" w:date="2014-09-05T10:08:00Z"/>
          <w:rFonts w:asciiTheme="minorHAnsi" w:eastAsiaTheme="minorEastAsia" w:hAnsiTheme="minorHAnsi" w:cstheme="minorBidi"/>
          <w:b w:val="0"/>
          <w:bCs w:val="0"/>
          <w:sz w:val="22"/>
        </w:rPr>
      </w:pPr>
      <w:ins w:id="565" w:author="Author" w:date="2014-09-04T14:57:00Z">
        <w:del w:id="566" w:author="Author" w:date="2014-09-05T10:08:00Z">
          <w:r w:rsidDel="00EA49EB">
            <w:delText>4 Future Considerations</w:delText>
          </w:r>
          <w:r w:rsidDel="00EA49EB">
            <w:tab/>
            <w:delText>49</w:delText>
          </w:r>
        </w:del>
      </w:ins>
    </w:p>
    <w:p w14:paraId="4C875B42" w14:textId="77777777" w:rsidR="007A541D" w:rsidDel="00EA49EB" w:rsidRDefault="007A541D">
      <w:pPr>
        <w:pStyle w:val="TOC2"/>
        <w:rPr>
          <w:ins w:id="567" w:author="Author" w:date="2014-09-04T14:57:00Z"/>
          <w:del w:id="568" w:author="Author" w:date="2014-09-05T10:08:00Z"/>
          <w:rFonts w:asciiTheme="minorHAnsi" w:eastAsiaTheme="minorEastAsia" w:hAnsiTheme="minorHAnsi" w:cstheme="minorBidi"/>
          <w:sz w:val="22"/>
        </w:rPr>
      </w:pPr>
      <w:ins w:id="569" w:author="Author" w:date="2014-09-04T14:57:00Z">
        <w:del w:id="570" w:author="Author" w:date="2014-09-05T10:08:00Z">
          <w:r w:rsidDel="00EA49EB">
            <w:delText>4.1 Broadcast signals and multipoint sessions</w:delText>
          </w:r>
          <w:r w:rsidDel="00EA49EB">
            <w:tab/>
            <w:delText>49</w:delText>
          </w:r>
        </w:del>
      </w:ins>
    </w:p>
    <w:p w14:paraId="7FC4C28C" w14:textId="77777777" w:rsidR="00DF5298" w:rsidDel="00EA49EB" w:rsidRDefault="00DF5298">
      <w:pPr>
        <w:pStyle w:val="TOC1"/>
        <w:rPr>
          <w:del w:id="571" w:author="Author" w:date="2014-09-05T10:08:00Z"/>
          <w:rFonts w:asciiTheme="minorHAnsi" w:eastAsiaTheme="minorEastAsia" w:hAnsiTheme="minorHAnsi" w:cstheme="minorBidi"/>
          <w:b w:val="0"/>
          <w:bCs w:val="0"/>
          <w:sz w:val="22"/>
        </w:rPr>
      </w:pPr>
      <w:del w:id="572" w:author="Author" w:date="2014-09-05T10:08:00Z">
        <w:r w:rsidDel="00EA49EB">
          <w:delText>1 Introduction</w:delText>
        </w:r>
        <w:r w:rsidDel="00EA49EB">
          <w:tab/>
        </w:r>
        <w:r w:rsidR="00776C0A" w:rsidDel="00EA49EB">
          <w:delText>5</w:delText>
        </w:r>
      </w:del>
    </w:p>
    <w:p w14:paraId="3A687151" w14:textId="77777777" w:rsidR="00DF5298" w:rsidDel="00EA49EB" w:rsidRDefault="00DF5298">
      <w:pPr>
        <w:pStyle w:val="TOC2"/>
        <w:rPr>
          <w:del w:id="573" w:author="Author" w:date="2014-09-05T10:08:00Z"/>
          <w:rFonts w:asciiTheme="minorHAnsi" w:eastAsiaTheme="minorEastAsia" w:hAnsiTheme="minorHAnsi" w:cstheme="minorBidi"/>
          <w:sz w:val="22"/>
        </w:rPr>
      </w:pPr>
      <w:del w:id="574" w:author="Author" w:date="2014-09-05T10:08:00Z">
        <w:r w:rsidDel="00EA49EB">
          <w:delText>1.1 Purpose and scope</w:delText>
        </w:r>
        <w:r w:rsidDel="00EA49EB">
          <w:tab/>
        </w:r>
        <w:r w:rsidR="00776C0A" w:rsidDel="00EA49EB">
          <w:delText>5</w:delText>
        </w:r>
      </w:del>
    </w:p>
    <w:p w14:paraId="53CFFF06" w14:textId="77777777" w:rsidR="00DF5298" w:rsidDel="00EA49EB" w:rsidRDefault="00DF5298">
      <w:pPr>
        <w:pStyle w:val="TOC2"/>
        <w:rPr>
          <w:del w:id="575" w:author="Author" w:date="2014-09-05T10:08:00Z"/>
          <w:rFonts w:asciiTheme="minorHAnsi" w:eastAsiaTheme="minorEastAsia" w:hAnsiTheme="minorHAnsi" w:cstheme="minorBidi"/>
          <w:sz w:val="22"/>
        </w:rPr>
      </w:pPr>
      <w:del w:id="576" w:author="Author" w:date="2014-09-05T10:08:00Z">
        <w:r w:rsidDel="00EA49EB">
          <w:delText>1.2 Revision history</w:delText>
        </w:r>
        <w:r w:rsidDel="00EA49EB">
          <w:tab/>
        </w:r>
        <w:r w:rsidR="00776C0A" w:rsidDel="00EA49EB">
          <w:delText>5</w:delText>
        </w:r>
      </w:del>
    </w:p>
    <w:p w14:paraId="6D7777C5" w14:textId="77777777" w:rsidR="00DF5298" w:rsidDel="00EA49EB" w:rsidRDefault="00DF5298">
      <w:pPr>
        <w:pStyle w:val="TOC2"/>
        <w:rPr>
          <w:del w:id="577" w:author="Author" w:date="2014-09-05T10:08:00Z"/>
          <w:rFonts w:asciiTheme="minorHAnsi" w:eastAsiaTheme="minorEastAsia" w:hAnsiTheme="minorHAnsi" w:cstheme="minorBidi"/>
          <w:sz w:val="22"/>
        </w:rPr>
      </w:pPr>
      <w:del w:id="578" w:author="Author" w:date="2014-09-05T10:08:00Z">
        <w:r w:rsidDel="00EA49EB">
          <w:delText>1.3 Acronyms and terms</w:delText>
        </w:r>
        <w:r w:rsidDel="00EA49EB">
          <w:tab/>
        </w:r>
        <w:r w:rsidR="00776C0A" w:rsidDel="00EA49EB">
          <w:delText>5</w:delText>
        </w:r>
      </w:del>
    </w:p>
    <w:p w14:paraId="1B3AC4AB" w14:textId="77777777" w:rsidR="00DF5298" w:rsidDel="00EA49EB" w:rsidRDefault="00DF5298">
      <w:pPr>
        <w:pStyle w:val="TOC1"/>
        <w:rPr>
          <w:del w:id="579" w:author="Author" w:date="2014-09-05T10:08:00Z"/>
          <w:rFonts w:asciiTheme="minorHAnsi" w:eastAsiaTheme="minorEastAsia" w:hAnsiTheme="minorHAnsi" w:cstheme="minorBidi"/>
          <w:b w:val="0"/>
          <w:bCs w:val="0"/>
          <w:sz w:val="22"/>
        </w:rPr>
      </w:pPr>
      <w:del w:id="580" w:author="Author" w:date="2014-09-05T10:08:00Z">
        <w:r w:rsidDel="00EA49EB">
          <w:delText>2 System Design</w:delText>
        </w:r>
        <w:r w:rsidDel="00EA49EB">
          <w:tab/>
        </w:r>
        <w:r w:rsidR="00776C0A" w:rsidDel="00EA49EB">
          <w:delText>7</w:delText>
        </w:r>
      </w:del>
    </w:p>
    <w:p w14:paraId="38979097" w14:textId="77777777" w:rsidR="00DF5298" w:rsidDel="00EA49EB" w:rsidRDefault="00DF5298">
      <w:pPr>
        <w:pStyle w:val="TOC2"/>
        <w:rPr>
          <w:del w:id="581" w:author="Author" w:date="2014-09-05T10:08:00Z"/>
          <w:rFonts w:asciiTheme="minorHAnsi" w:eastAsiaTheme="minorEastAsia" w:hAnsiTheme="minorHAnsi" w:cstheme="minorBidi"/>
          <w:sz w:val="22"/>
        </w:rPr>
      </w:pPr>
      <w:del w:id="582" w:author="Author" w:date="2014-09-05T10:08:00Z">
        <w:r w:rsidDel="00EA49EB">
          <w:delText>2.1 Overview</w:delText>
        </w:r>
        <w:r w:rsidDel="00EA49EB">
          <w:tab/>
        </w:r>
        <w:r w:rsidR="00776C0A" w:rsidDel="00EA49EB">
          <w:delText>7</w:delText>
        </w:r>
      </w:del>
    </w:p>
    <w:p w14:paraId="2992BABD" w14:textId="77777777" w:rsidR="00DF5298" w:rsidDel="00EA49EB" w:rsidRDefault="00DF5298">
      <w:pPr>
        <w:pStyle w:val="TOC2"/>
        <w:rPr>
          <w:del w:id="583" w:author="Author" w:date="2014-09-05T10:08:00Z"/>
          <w:rFonts w:asciiTheme="minorHAnsi" w:eastAsiaTheme="minorEastAsia" w:hAnsiTheme="minorHAnsi" w:cstheme="minorBidi"/>
          <w:sz w:val="22"/>
        </w:rPr>
      </w:pPr>
      <w:del w:id="584" w:author="Author" w:date="2014-09-05T10:08:00Z">
        <w:r w:rsidDel="00EA49EB">
          <w:delText>2.2 Premises</w:delText>
        </w:r>
        <w:r w:rsidDel="00EA49EB">
          <w:tab/>
        </w:r>
        <w:r w:rsidR="00776C0A" w:rsidDel="00EA49EB">
          <w:delText>8</w:delText>
        </w:r>
      </w:del>
    </w:p>
    <w:p w14:paraId="7D129BE1" w14:textId="77777777" w:rsidR="00DF5298" w:rsidDel="00EA49EB" w:rsidRDefault="00DF5298">
      <w:pPr>
        <w:pStyle w:val="TOC2"/>
        <w:rPr>
          <w:del w:id="585" w:author="Author" w:date="2014-09-05T10:08:00Z"/>
          <w:rFonts w:asciiTheme="minorHAnsi" w:eastAsiaTheme="minorEastAsia" w:hAnsiTheme="minorHAnsi" w:cstheme="minorBidi"/>
          <w:sz w:val="22"/>
        </w:rPr>
      </w:pPr>
      <w:del w:id="586" w:author="Author" w:date="2014-09-05T10:08:00Z">
        <w:r w:rsidDel="00EA49EB">
          <w:delText>2.3 Typical operations</w:delText>
        </w:r>
        <w:r w:rsidDel="00EA49EB">
          <w:tab/>
        </w:r>
        <w:r w:rsidR="00776C0A" w:rsidDel="00EA49EB">
          <w:delText>10</w:delText>
        </w:r>
      </w:del>
    </w:p>
    <w:p w14:paraId="4DF301EB" w14:textId="77777777" w:rsidR="00DF5298" w:rsidDel="00EA49EB" w:rsidRDefault="00DF5298">
      <w:pPr>
        <w:pStyle w:val="TOC3"/>
        <w:rPr>
          <w:del w:id="587" w:author="Author" w:date="2014-09-05T10:08:00Z"/>
          <w:rFonts w:asciiTheme="minorHAnsi" w:eastAsiaTheme="minorEastAsia" w:hAnsiTheme="minorHAnsi" w:cstheme="minorBidi"/>
          <w:bCs w:val="0"/>
          <w:sz w:val="22"/>
          <w:szCs w:val="22"/>
        </w:rPr>
      </w:pPr>
      <w:del w:id="588" w:author="Author" w:date="2014-09-05T10:08:00Z">
        <w:r w:rsidDel="00EA49EB">
          <w:delText>2.3.1 Claim a factory-reset device</w:delText>
        </w:r>
        <w:r w:rsidDel="00EA49EB">
          <w:tab/>
        </w:r>
        <w:r w:rsidR="00776C0A" w:rsidDel="00EA49EB">
          <w:delText>10</w:delText>
        </w:r>
      </w:del>
    </w:p>
    <w:p w14:paraId="7E9D85E2" w14:textId="77777777" w:rsidR="00DF5298" w:rsidDel="00EA49EB" w:rsidRDefault="00DF5298">
      <w:pPr>
        <w:pStyle w:val="TOC3"/>
        <w:rPr>
          <w:del w:id="589" w:author="Author" w:date="2014-09-05T10:08:00Z"/>
          <w:rFonts w:asciiTheme="minorHAnsi" w:eastAsiaTheme="minorEastAsia" w:hAnsiTheme="minorHAnsi" w:cstheme="minorBidi"/>
          <w:bCs w:val="0"/>
          <w:sz w:val="22"/>
          <w:szCs w:val="22"/>
        </w:rPr>
      </w:pPr>
      <w:del w:id="590" w:author="Author" w:date="2014-09-05T10:08:00Z">
        <w:r w:rsidDel="00EA49EB">
          <w:delText>2.3.2 Define a guild</w:delText>
        </w:r>
        <w:r w:rsidDel="00EA49EB">
          <w:tab/>
        </w:r>
        <w:r w:rsidR="00776C0A" w:rsidDel="00EA49EB">
          <w:delText>12</w:delText>
        </w:r>
      </w:del>
    </w:p>
    <w:p w14:paraId="7C26366B" w14:textId="77777777" w:rsidR="00DF5298" w:rsidDel="00EA49EB" w:rsidRDefault="00DF5298">
      <w:pPr>
        <w:pStyle w:val="TOC3"/>
        <w:rPr>
          <w:del w:id="591" w:author="Author" w:date="2014-09-05T10:08:00Z"/>
          <w:rFonts w:asciiTheme="minorHAnsi" w:eastAsiaTheme="minorEastAsia" w:hAnsiTheme="minorHAnsi" w:cstheme="minorBidi"/>
          <w:bCs w:val="0"/>
          <w:sz w:val="22"/>
          <w:szCs w:val="22"/>
        </w:rPr>
      </w:pPr>
      <w:del w:id="592" w:author="Author" w:date="2014-09-05T10:08:00Z">
        <w:r w:rsidDel="00EA49EB">
          <w:delText>2.3.3 Example of building a policy</w:delText>
        </w:r>
        <w:r w:rsidDel="00EA49EB">
          <w:tab/>
        </w:r>
        <w:r w:rsidR="00776C0A" w:rsidDel="00EA49EB">
          <w:delText>12</w:delText>
        </w:r>
      </w:del>
    </w:p>
    <w:p w14:paraId="6102A8DF" w14:textId="77777777" w:rsidR="00DF5298" w:rsidDel="00EA49EB" w:rsidRDefault="00DF5298">
      <w:pPr>
        <w:pStyle w:val="TOC3"/>
        <w:rPr>
          <w:del w:id="593" w:author="Author" w:date="2014-09-05T10:08:00Z"/>
          <w:rFonts w:asciiTheme="minorHAnsi" w:eastAsiaTheme="minorEastAsia" w:hAnsiTheme="minorHAnsi" w:cstheme="minorBidi"/>
          <w:bCs w:val="0"/>
          <w:sz w:val="22"/>
          <w:szCs w:val="22"/>
        </w:rPr>
      </w:pPr>
      <w:del w:id="594" w:author="Author" w:date="2014-09-05T10:08:00Z">
        <w:r w:rsidDel="00EA49EB">
          <w:delText>2.3.4 Install an ANY-USER policy</w:delText>
        </w:r>
        <w:r w:rsidDel="00EA49EB">
          <w:tab/>
        </w:r>
        <w:r w:rsidR="00776C0A" w:rsidDel="00EA49EB">
          <w:delText>13</w:delText>
        </w:r>
      </w:del>
    </w:p>
    <w:p w14:paraId="3E15528C" w14:textId="77777777" w:rsidR="00DF5298" w:rsidDel="00EA49EB" w:rsidRDefault="00DF5298">
      <w:pPr>
        <w:pStyle w:val="TOC3"/>
        <w:rPr>
          <w:del w:id="595" w:author="Author" w:date="2014-09-05T10:08:00Z"/>
          <w:rFonts w:asciiTheme="minorHAnsi" w:eastAsiaTheme="minorEastAsia" w:hAnsiTheme="minorHAnsi" w:cstheme="minorBidi"/>
          <w:bCs w:val="0"/>
          <w:sz w:val="22"/>
          <w:szCs w:val="22"/>
        </w:rPr>
      </w:pPr>
      <w:del w:id="596" w:author="Author" w:date="2014-09-05T10:08:00Z">
        <w:r w:rsidDel="00EA49EB">
          <w:delText>2.3.5 Install a guild-specific policy</w:delText>
        </w:r>
        <w:r w:rsidDel="00EA49EB">
          <w:tab/>
        </w:r>
        <w:r w:rsidR="00776C0A" w:rsidDel="00EA49EB">
          <w:delText>13</w:delText>
        </w:r>
      </w:del>
    </w:p>
    <w:p w14:paraId="530C8F0A" w14:textId="77777777" w:rsidR="00DF5298" w:rsidDel="00EA49EB" w:rsidRDefault="00DF5298">
      <w:pPr>
        <w:pStyle w:val="TOC3"/>
        <w:rPr>
          <w:del w:id="597" w:author="Author" w:date="2014-09-05T10:08:00Z"/>
          <w:rFonts w:asciiTheme="minorHAnsi" w:eastAsiaTheme="minorEastAsia" w:hAnsiTheme="minorHAnsi" w:cstheme="minorBidi"/>
          <w:bCs w:val="0"/>
          <w:sz w:val="22"/>
          <w:szCs w:val="22"/>
        </w:rPr>
      </w:pPr>
      <w:del w:id="598" w:author="Author" w:date="2014-09-05T10:08:00Z">
        <w:r w:rsidDel="00EA49EB">
          <w:delText>2.3.6 Add an application to a guild</w:delText>
        </w:r>
        <w:r w:rsidDel="00EA49EB">
          <w:tab/>
        </w:r>
        <w:r w:rsidR="00776C0A" w:rsidDel="00EA49EB">
          <w:delText>14</w:delText>
        </w:r>
      </w:del>
    </w:p>
    <w:p w14:paraId="23D845BB" w14:textId="77777777" w:rsidR="00DF5298" w:rsidDel="00EA49EB" w:rsidRDefault="00DF5298">
      <w:pPr>
        <w:pStyle w:val="TOC3"/>
        <w:rPr>
          <w:del w:id="599" w:author="Author" w:date="2014-09-05T10:08:00Z"/>
          <w:rFonts w:asciiTheme="minorHAnsi" w:eastAsiaTheme="minorEastAsia" w:hAnsiTheme="minorHAnsi" w:cstheme="minorBidi"/>
          <w:bCs w:val="0"/>
          <w:sz w:val="22"/>
          <w:szCs w:val="22"/>
        </w:rPr>
      </w:pPr>
      <w:del w:id="600" w:author="Author" w:date="2014-09-05T10:08:00Z">
        <w:r w:rsidDel="00EA49EB">
          <w:delText>2.3.7 Add a user to a guild</w:delText>
        </w:r>
        <w:r w:rsidDel="00EA49EB">
          <w:tab/>
        </w:r>
        <w:r w:rsidR="00776C0A" w:rsidDel="00EA49EB">
          <w:delText>15</w:delText>
        </w:r>
      </w:del>
    </w:p>
    <w:p w14:paraId="3AF7DB45" w14:textId="77777777" w:rsidR="00DF5298" w:rsidDel="00EA49EB" w:rsidRDefault="00DF5298">
      <w:pPr>
        <w:pStyle w:val="TOC3"/>
        <w:rPr>
          <w:del w:id="601" w:author="Author" w:date="2014-09-05T10:08:00Z"/>
          <w:rFonts w:asciiTheme="minorHAnsi" w:eastAsiaTheme="minorEastAsia" w:hAnsiTheme="minorHAnsi" w:cstheme="minorBidi"/>
          <w:bCs w:val="0"/>
          <w:sz w:val="22"/>
          <w:szCs w:val="22"/>
        </w:rPr>
      </w:pPr>
      <w:del w:id="602" w:author="Author" w:date="2014-09-05T10:08:00Z">
        <w:r w:rsidDel="00EA49EB">
          <w:delText>2.3.8 Delegating membership certificate</w:delText>
        </w:r>
        <w:r w:rsidDel="00EA49EB">
          <w:tab/>
        </w:r>
        <w:r w:rsidR="00776C0A" w:rsidDel="00EA49EB">
          <w:delText>16</w:delText>
        </w:r>
      </w:del>
    </w:p>
    <w:p w14:paraId="51A3B2B8" w14:textId="77777777" w:rsidR="00DF5298" w:rsidDel="00EA49EB" w:rsidRDefault="00DF5298">
      <w:pPr>
        <w:pStyle w:val="TOC3"/>
        <w:rPr>
          <w:del w:id="603" w:author="Author" w:date="2014-09-05T10:08:00Z"/>
          <w:rFonts w:asciiTheme="minorHAnsi" w:eastAsiaTheme="minorEastAsia" w:hAnsiTheme="minorHAnsi" w:cstheme="minorBidi"/>
          <w:bCs w:val="0"/>
          <w:sz w:val="22"/>
          <w:szCs w:val="22"/>
        </w:rPr>
      </w:pPr>
      <w:del w:id="604" w:author="Author" w:date="2014-09-05T10:08:00Z">
        <w:r w:rsidDel="00EA49EB">
          <w:delText>2.3.9 Add a guild equivalence certificate to an application</w:delText>
        </w:r>
        <w:r w:rsidDel="00EA49EB">
          <w:tab/>
        </w:r>
        <w:r w:rsidR="00776C0A" w:rsidDel="00EA49EB">
          <w:delText>17</w:delText>
        </w:r>
      </w:del>
    </w:p>
    <w:p w14:paraId="100C0FB8" w14:textId="77777777" w:rsidR="00DF5298" w:rsidDel="00EA49EB" w:rsidRDefault="00DF5298">
      <w:pPr>
        <w:pStyle w:val="TOC3"/>
        <w:rPr>
          <w:del w:id="605" w:author="Author" w:date="2014-09-05T10:08:00Z"/>
          <w:rFonts w:asciiTheme="minorHAnsi" w:eastAsiaTheme="minorEastAsia" w:hAnsiTheme="minorHAnsi" w:cstheme="minorBidi"/>
          <w:bCs w:val="0"/>
          <w:sz w:val="22"/>
          <w:szCs w:val="22"/>
        </w:rPr>
      </w:pPr>
      <w:del w:id="606" w:author="Author" w:date="2014-09-05T10:08:00Z">
        <w:r w:rsidDel="00EA49EB">
          <w:delText>2.3.10 Certificate revocation</w:delText>
        </w:r>
        <w:r w:rsidDel="00EA49EB">
          <w:tab/>
        </w:r>
        <w:r w:rsidR="00776C0A" w:rsidDel="00EA49EB">
          <w:delText>18</w:delText>
        </w:r>
      </w:del>
    </w:p>
    <w:p w14:paraId="39C3B546" w14:textId="77777777" w:rsidR="00DF5298" w:rsidDel="00EA49EB" w:rsidRDefault="00DF5298">
      <w:pPr>
        <w:pStyle w:val="TOC3"/>
        <w:rPr>
          <w:del w:id="607" w:author="Author" w:date="2014-09-05T10:08:00Z"/>
          <w:rFonts w:asciiTheme="minorHAnsi" w:eastAsiaTheme="minorEastAsia" w:hAnsiTheme="minorHAnsi" w:cstheme="minorBidi"/>
          <w:bCs w:val="0"/>
          <w:sz w:val="22"/>
          <w:szCs w:val="22"/>
        </w:rPr>
      </w:pPr>
      <w:del w:id="608" w:author="Author" w:date="2014-09-05T10:08:00Z">
        <w:r w:rsidDel="00EA49EB">
          <w:delText>2.3.11 Distribution of policy updates and membership certificates</w:delText>
        </w:r>
        <w:r w:rsidDel="00EA49EB">
          <w:tab/>
        </w:r>
        <w:r w:rsidR="00776C0A" w:rsidDel="00EA49EB">
          <w:delText>19</w:delText>
        </w:r>
      </w:del>
    </w:p>
    <w:p w14:paraId="240E1772" w14:textId="77777777" w:rsidR="00DF5298" w:rsidDel="00EA49EB" w:rsidRDefault="00DF5298">
      <w:pPr>
        <w:pStyle w:val="TOC3"/>
        <w:rPr>
          <w:del w:id="609" w:author="Author" w:date="2014-09-05T10:08:00Z"/>
          <w:rFonts w:asciiTheme="minorHAnsi" w:eastAsiaTheme="minorEastAsia" w:hAnsiTheme="minorHAnsi" w:cstheme="minorBidi"/>
          <w:bCs w:val="0"/>
          <w:sz w:val="22"/>
          <w:szCs w:val="22"/>
        </w:rPr>
      </w:pPr>
      <w:del w:id="610" w:author="Author" w:date="2014-09-05T10:08:00Z">
        <w:r w:rsidDel="00EA49EB">
          <w:delText>2.3.12 Application Manifest (Work-in-progress)</w:delText>
        </w:r>
        <w:r w:rsidDel="00EA49EB">
          <w:tab/>
        </w:r>
        <w:r w:rsidR="00776C0A" w:rsidDel="00EA49EB">
          <w:delText>19</w:delText>
        </w:r>
      </w:del>
    </w:p>
    <w:p w14:paraId="4BA64229" w14:textId="77777777" w:rsidR="00DF5298" w:rsidDel="00EA49EB" w:rsidRDefault="00DF5298">
      <w:pPr>
        <w:pStyle w:val="TOC2"/>
        <w:rPr>
          <w:del w:id="611" w:author="Author" w:date="2014-09-05T10:08:00Z"/>
          <w:rFonts w:asciiTheme="minorHAnsi" w:eastAsiaTheme="minorEastAsia" w:hAnsiTheme="minorHAnsi" w:cstheme="minorBidi"/>
          <w:sz w:val="22"/>
        </w:rPr>
      </w:pPr>
      <w:del w:id="612" w:author="Author" w:date="2014-09-05T10:08:00Z">
        <w:r w:rsidDel="00EA49EB">
          <w:delText>2.4 Access validation</w:delText>
        </w:r>
        <w:r w:rsidDel="00EA49EB">
          <w:tab/>
        </w:r>
        <w:r w:rsidR="00776C0A" w:rsidDel="00EA49EB">
          <w:delText>20</w:delText>
        </w:r>
      </w:del>
    </w:p>
    <w:p w14:paraId="4444FF41" w14:textId="77777777" w:rsidR="00DF5298" w:rsidDel="00EA49EB" w:rsidRDefault="00DF5298">
      <w:pPr>
        <w:pStyle w:val="TOC3"/>
        <w:rPr>
          <w:del w:id="613" w:author="Author" w:date="2014-09-05T10:08:00Z"/>
          <w:rFonts w:asciiTheme="minorHAnsi" w:eastAsiaTheme="minorEastAsia" w:hAnsiTheme="minorHAnsi" w:cstheme="minorBidi"/>
          <w:bCs w:val="0"/>
          <w:sz w:val="22"/>
          <w:szCs w:val="22"/>
        </w:rPr>
      </w:pPr>
      <w:del w:id="614" w:author="Author" w:date="2014-09-05T10:08:00Z">
        <w:r w:rsidDel="00EA49EB">
          <w:delText>2.4.1 Validation flow</w:delText>
        </w:r>
        <w:r w:rsidDel="00EA49EB">
          <w:tab/>
        </w:r>
        <w:r w:rsidR="00776C0A" w:rsidDel="00EA49EB">
          <w:delText>20</w:delText>
        </w:r>
      </w:del>
    </w:p>
    <w:p w14:paraId="26012AB8" w14:textId="77777777" w:rsidR="00DF5298" w:rsidDel="00EA49EB" w:rsidRDefault="00DF5298">
      <w:pPr>
        <w:pStyle w:val="TOC3"/>
        <w:rPr>
          <w:del w:id="615" w:author="Author" w:date="2014-09-05T10:08:00Z"/>
          <w:rFonts w:asciiTheme="minorHAnsi" w:eastAsiaTheme="minorEastAsia" w:hAnsiTheme="minorHAnsi" w:cstheme="minorBidi"/>
          <w:bCs w:val="0"/>
          <w:sz w:val="22"/>
          <w:szCs w:val="22"/>
        </w:rPr>
      </w:pPr>
      <w:del w:id="616" w:author="Author" w:date="2014-09-05T10:08:00Z">
        <w:r w:rsidDel="00EA49EB">
          <w:delText>2.4.2 Validating a consumer policy</w:delText>
        </w:r>
        <w:r w:rsidDel="00EA49EB">
          <w:tab/>
        </w:r>
        <w:r w:rsidR="00776C0A" w:rsidDel="00EA49EB">
          <w:delText>21</w:delText>
        </w:r>
      </w:del>
    </w:p>
    <w:p w14:paraId="15D0A0F9" w14:textId="77777777" w:rsidR="00DF5298" w:rsidDel="00EA49EB" w:rsidRDefault="00DF5298">
      <w:pPr>
        <w:pStyle w:val="TOC3"/>
        <w:rPr>
          <w:del w:id="617" w:author="Author" w:date="2014-09-05T10:08:00Z"/>
          <w:rFonts w:asciiTheme="minorHAnsi" w:eastAsiaTheme="minorEastAsia" w:hAnsiTheme="minorHAnsi" w:cstheme="minorBidi"/>
          <w:bCs w:val="0"/>
          <w:sz w:val="22"/>
          <w:szCs w:val="22"/>
        </w:rPr>
      </w:pPr>
      <w:del w:id="618" w:author="Author" w:date="2014-09-05T10:08:00Z">
        <w:r w:rsidDel="00EA49EB">
          <w:delText>2.4.3 Exchanging a trust profile during session establishment</w:delText>
        </w:r>
        <w:r w:rsidDel="00EA49EB">
          <w:tab/>
        </w:r>
        <w:r w:rsidR="00776C0A" w:rsidDel="00EA49EB">
          <w:delText>22</w:delText>
        </w:r>
      </w:del>
    </w:p>
    <w:p w14:paraId="7FBC38E9" w14:textId="77777777" w:rsidR="00DF5298" w:rsidDel="00EA49EB" w:rsidRDefault="00DF5298">
      <w:pPr>
        <w:pStyle w:val="TOC3"/>
        <w:rPr>
          <w:del w:id="619" w:author="Author" w:date="2014-09-05T10:08:00Z"/>
          <w:rFonts w:asciiTheme="minorHAnsi" w:eastAsiaTheme="minorEastAsia" w:hAnsiTheme="minorHAnsi" w:cstheme="minorBidi"/>
          <w:bCs w:val="0"/>
          <w:sz w:val="22"/>
          <w:szCs w:val="22"/>
        </w:rPr>
      </w:pPr>
      <w:del w:id="620" w:author="Author" w:date="2014-09-05T10:08:00Z">
        <w:r w:rsidDel="00EA49EB">
          <w:delText>2.4.4 Anonymous session</w:delText>
        </w:r>
        <w:r w:rsidDel="00EA49EB">
          <w:tab/>
        </w:r>
        <w:r w:rsidR="00776C0A" w:rsidDel="00EA49EB">
          <w:delText>24</w:delText>
        </w:r>
      </w:del>
    </w:p>
    <w:p w14:paraId="72E03548" w14:textId="77777777" w:rsidR="00DF5298" w:rsidDel="00EA49EB" w:rsidRDefault="00DF5298">
      <w:pPr>
        <w:pStyle w:val="TOC3"/>
        <w:rPr>
          <w:del w:id="621" w:author="Author" w:date="2014-09-05T10:08:00Z"/>
          <w:rFonts w:asciiTheme="minorHAnsi" w:eastAsiaTheme="minorEastAsia" w:hAnsiTheme="minorHAnsi" w:cstheme="minorBidi"/>
          <w:bCs w:val="0"/>
          <w:sz w:val="22"/>
          <w:szCs w:val="22"/>
        </w:rPr>
      </w:pPr>
      <w:del w:id="622" w:author="Author" w:date="2014-09-05T10:08:00Z">
        <w:r w:rsidDel="00EA49EB">
          <w:delText>2.4.5 Validating an admin user</w:delText>
        </w:r>
        <w:r w:rsidDel="00EA49EB">
          <w:tab/>
        </w:r>
        <w:r w:rsidR="00776C0A" w:rsidDel="00EA49EB">
          <w:delText>25</w:delText>
        </w:r>
      </w:del>
    </w:p>
    <w:p w14:paraId="1E690810" w14:textId="77777777" w:rsidR="00DF5298" w:rsidDel="00EA49EB" w:rsidRDefault="00DF5298">
      <w:pPr>
        <w:pStyle w:val="TOC3"/>
        <w:rPr>
          <w:del w:id="623" w:author="Author" w:date="2014-09-05T10:08:00Z"/>
          <w:rFonts w:asciiTheme="minorHAnsi" w:eastAsiaTheme="minorEastAsia" w:hAnsiTheme="minorHAnsi" w:cstheme="minorBidi"/>
          <w:bCs w:val="0"/>
          <w:sz w:val="22"/>
          <w:szCs w:val="22"/>
        </w:rPr>
      </w:pPr>
      <w:del w:id="624" w:author="Author" w:date="2014-09-05T10:08:00Z">
        <w:r w:rsidDel="00EA49EB">
          <w:delText>2.4.6 Emitting a session-based signal</w:delText>
        </w:r>
        <w:r w:rsidDel="00EA49EB">
          <w:tab/>
        </w:r>
        <w:r w:rsidR="00776C0A" w:rsidDel="00EA49EB">
          <w:delText>25</w:delText>
        </w:r>
      </w:del>
    </w:p>
    <w:p w14:paraId="3E671FDC" w14:textId="77777777" w:rsidR="00DF5298" w:rsidDel="00EA49EB" w:rsidRDefault="00DF5298">
      <w:pPr>
        <w:pStyle w:val="TOC2"/>
        <w:rPr>
          <w:del w:id="625" w:author="Author" w:date="2014-09-05T10:08:00Z"/>
          <w:rFonts w:asciiTheme="minorHAnsi" w:eastAsiaTheme="minorEastAsia" w:hAnsiTheme="minorHAnsi" w:cstheme="minorBidi"/>
          <w:sz w:val="22"/>
        </w:rPr>
      </w:pPr>
      <w:del w:id="626" w:author="Author" w:date="2014-09-05T10:08:00Z">
        <w:r w:rsidDel="00EA49EB">
          <w:delText>2.5 Authorization data format</w:delText>
        </w:r>
        <w:r w:rsidDel="00EA49EB">
          <w:tab/>
        </w:r>
        <w:r w:rsidR="00776C0A" w:rsidDel="00EA49EB">
          <w:delText>26</w:delText>
        </w:r>
      </w:del>
    </w:p>
    <w:p w14:paraId="153E10CB" w14:textId="77777777" w:rsidR="00DF5298" w:rsidDel="00EA49EB" w:rsidRDefault="00DF5298">
      <w:pPr>
        <w:pStyle w:val="TOC3"/>
        <w:rPr>
          <w:del w:id="627" w:author="Author" w:date="2014-09-05T10:08:00Z"/>
          <w:rFonts w:asciiTheme="minorHAnsi" w:eastAsiaTheme="minorEastAsia" w:hAnsiTheme="minorHAnsi" w:cstheme="minorBidi"/>
          <w:bCs w:val="0"/>
          <w:sz w:val="22"/>
          <w:szCs w:val="22"/>
        </w:rPr>
      </w:pPr>
      <w:del w:id="628" w:author="Author" w:date="2014-09-05T10:08:00Z">
        <w:r w:rsidDel="00EA49EB">
          <w:delText>2.5.1 The format syntax is not yet agreed</w:delText>
        </w:r>
        <w:r w:rsidDel="00EA49EB">
          <w:tab/>
        </w:r>
        <w:r w:rsidR="00776C0A" w:rsidDel="00EA49EB">
          <w:delText>26</w:delText>
        </w:r>
      </w:del>
    </w:p>
    <w:p w14:paraId="0916F55F" w14:textId="77777777" w:rsidR="00DF5298" w:rsidDel="00EA49EB" w:rsidRDefault="00DF5298">
      <w:pPr>
        <w:pStyle w:val="TOC3"/>
        <w:rPr>
          <w:del w:id="629" w:author="Author" w:date="2014-09-05T10:08:00Z"/>
          <w:rFonts w:asciiTheme="minorHAnsi" w:eastAsiaTheme="minorEastAsia" w:hAnsiTheme="minorHAnsi" w:cstheme="minorBidi"/>
          <w:bCs w:val="0"/>
          <w:sz w:val="22"/>
          <w:szCs w:val="22"/>
        </w:rPr>
      </w:pPr>
      <w:del w:id="630" w:author="Author" w:date="2014-09-05T10:08:00Z">
        <w:r w:rsidDel="00EA49EB">
          <w:delText>2.5.2 Format Structure</w:delText>
        </w:r>
        <w:r w:rsidDel="00EA49EB">
          <w:tab/>
        </w:r>
        <w:r w:rsidR="00776C0A" w:rsidDel="00EA49EB">
          <w:delText>27</w:delText>
        </w:r>
      </w:del>
    </w:p>
    <w:p w14:paraId="50CFE4C6" w14:textId="77777777" w:rsidR="00DF5298" w:rsidDel="00EA49EB" w:rsidRDefault="00DF5298">
      <w:pPr>
        <w:pStyle w:val="TOC3"/>
        <w:rPr>
          <w:del w:id="631" w:author="Author" w:date="2014-09-05T10:08:00Z"/>
          <w:rFonts w:asciiTheme="minorHAnsi" w:eastAsiaTheme="minorEastAsia" w:hAnsiTheme="minorHAnsi" w:cstheme="minorBidi"/>
          <w:bCs w:val="0"/>
          <w:sz w:val="22"/>
          <w:szCs w:val="22"/>
        </w:rPr>
      </w:pPr>
      <w:del w:id="632" w:author="Author" w:date="2014-09-05T10:08:00Z">
        <w:r w:rsidDel="00EA49EB">
          <w:delText>2.5.3 Examples</w:delText>
        </w:r>
        <w:r w:rsidDel="00EA49EB">
          <w:tab/>
        </w:r>
        <w:r w:rsidR="00776C0A" w:rsidDel="00EA49EB">
          <w:delText>31</w:delText>
        </w:r>
      </w:del>
    </w:p>
    <w:p w14:paraId="528860A9" w14:textId="77777777" w:rsidR="00DF5298" w:rsidDel="00EA49EB" w:rsidRDefault="00DF5298">
      <w:pPr>
        <w:pStyle w:val="TOC3"/>
        <w:rPr>
          <w:del w:id="633" w:author="Author" w:date="2014-09-05T10:08:00Z"/>
          <w:rFonts w:asciiTheme="minorHAnsi" w:eastAsiaTheme="minorEastAsia" w:hAnsiTheme="minorHAnsi" w:cstheme="minorBidi"/>
          <w:bCs w:val="0"/>
          <w:sz w:val="22"/>
          <w:szCs w:val="22"/>
        </w:rPr>
      </w:pPr>
      <w:del w:id="634" w:author="Author" w:date="2014-09-05T10:08:00Z">
        <w:r w:rsidDel="00EA49EB">
          <w:delText>2.5.4 Policy Templates (Work-In-Progress)</w:delText>
        </w:r>
        <w:r w:rsidDel="00EA49EB">
          <w:tab/>
        </w:r>
        <w:r w:rsidR="00776C0A" w:rsidDel="00EA49EB">
          <w:delText>35</w:delText>
        </w:r>
      </w:del>
    </w:p>
    <w:p w14:paraId="54F12057" w14:textId="77777777" w:rsidR="00DF5298" w:rsidDel="00EA49EB" w:rsidRDefault="00DF5298">
      <w:pPr>
        <w:pStyle w:val="TOC2"/>
        <w:rPr>
          <w:del w:id="635" w:author="Author" w:date="2014-09-05T10:08:00Z"/>
          <w:rFonts w:asciiTheme="minorHAnsi" w:eastAsiaTheme="minorEastAsia" w:hAnsiTheme="minorHAnsi" w:cstheme="minorBidi"/>
          <w:sz w:val="22"/>
        </w:rPr>
      </w:pPr>
      <w:del w:id="636" w:author="Author" w:date="2014-09-05T10:08:00Z">
        <w:r w:rsidDel="00EA49EB">
          <w:delText>2.6 Certificates (Work-in-progress)</w:delText>
        </w:r>
        <w:r w:rsidDel="00EA49EB">
          <w:tab/>
        </w:r>
        <w:r w:rsidR="00776C0A" w:rsidDel="00EA49EB">
          <w:delText>35</w:delText>
        </w:r>
      </w:del>
    </w:p>
    <w:p w14:paraId="4172877E" w14:textId="77777777" w:rsidR="00DF5298" w:rsidDel="00EA49EB" w:rsidRDefault="00DF5298">
      <w:pPr>
        <w:pStyle w:val="TOC3"/>
        <w:rPr>
          <w:del w:id="637" w:author="Author" w:date="2014-09-05T10:08:00Z"/>
          <w:rFonts w:asciiTheme="minorHAnsi" w:eastAsiaTheme="minorEastAsia" w:hAnsiTheme="minorHAnsi" w:cstheme="minorBidi"/>
          <w:bCs w:val="0"/>
          <w:sz w:val="22"/>
          <w:szCs w:val="22"/>
        </w:rPr>
      </w:pPr>
      <w:del w:id="638" w:author="Author" w:date="2014-09-05T10:08:00Z">
        <w:r w:rsidDel="00EA49EB">
          <w:delText>2.6.1 Policy certificate</w:delText>
        </w:r>
        <w:r w:rsidDel="00EA49EB">
          <w:tab/>
        </w:r>
        <w:r w:rsidR="00776C0A" w:rsidDel="00EA49EB">
          <w:delText>35</w:delText>
        </w:r>
      </w:del>
    </w:p>
    <w:p w14:paraId="61C4B71A" w14:textId="77777777" w:rsidR="00DF5298" w:rsidDel="00EA49EB" w:rsidRDefault="00DF5298">
      <w:pPr>
        <w:pStyle w:val="TOC3"/>
        <w:rPr>
          <w:del w:id="639" w:author="Author" w:date="2014-09-05T10:08:00Z"/>
          <w:rFonts w:asciiTheme="minorHAnsi" w:eastAsiaTheme="minorEastAsia" w:hAnsiTheme="minorHAnsi" w:cstheme="minorBidi"/>
          <w:bCs w:val="0"/>
          <w:sz w:val="22"/>
          <w:szCs w:val="22"/>
        </w:rPr>
      </w:pPr>
      <w:del w:id="640" w:author="Author" w:date="2014-09-05T10:08:00Z">
        <w:r w:rsidDel="00EA49EB">
          <w:delText>2.6.2 Membership certificate</w:delText>
        </w:r>
        <w:r w:rsidDel="00EA49EB">
          <w:tab/>
        </w:r>
        <w:r w:rsidR="00776C0A" w:rsidDel="00EA49EB">
          <w:delText>36</w:delText>
        </w:r>
      </w:del>
    </w:p>
    <w:p w14:paraId="52B1417A" w14:textId="77777777" w:rsidR="00DF5298" w:rsidDel="00EA49EB" w:rsidRDefault="00DF5298">
      <w:pPr>
        <w:pStyle w:val="TOC3"/>
        <w:rPr>
          <w:del w:id="641" w:author="Author" w:date="2014-09-05T10:08:00Z"/>
          <w:rFonts w:asciiTheme="minorHAnsi" w:eastAsiaTheme="minorEastAsia" w:hAnsiTheme="minorHAnsi" w:cstheme="minorBidi"/>
          <w:bCs w:val="0"/>
          <w:sz w:val="22"/>
          <w:szCs w:val="22"/>
        </w:rPr>
      </w:pPr>
      <w:del w:id="642" w:author="Author" w:date="2014-09-05T10:08:00Z">
        <w:r w:rsidDel="00EA49EB">
          <w:delText>2.6.3 User equivalence certificate</w:delText>
        </w:r>
        <w:r w:rsidDel="00EA49EB">
          <w:tab/>
        </w:r>
        <w:r w:rsidR="00776C0A" w:rsidDel="00EA49EB">
          <w:delText>36</w:delText>
        </w:r>
      </w:del>
    </w:p>
    <w:p w14:paraId="7529C7C6" w14:textId="77777777" w:rsidR="00DF5298" w:rsidDel="00EA49EB" w:rsidRDefault="00DF5298">
      <w:pPr>
        <w:pStyle w:val="TOC3"/>
        <w:rPr>
          <w:del w:id="643" w:author="Author" w:date="2014-09-05T10:08:00Z"/>
          <w:rFonts w:asciiTheme="minorHAnsi" w:eastAsiaTheme="minorEastAsia" w:hAnsiTheme="minorHAnsi" w:cstheme="minorBidi"/>
          <w:bCs w:val="0"/>
          <w:sz w:val="22"/>
          <w:szCs w:val="22"/>
        </w:rPr>
      </w:pPr>
      <w:del w:id="644" w:author="Author" w:date="2014-09-05T10:08:00Z">
        <w:r w:rsidDel="00EA49EB">
          <w:delText>2.6.4 Identity certificate</w:delText>
        </w:r>
        <w:r w:rsidDel="00EA49EB">
          <w:tab/>
        </w:r>
        <w:r w:rsidR="00776C0A" w:rsidDel="00EA49EB">
          <w:delText>37</w:delText>
        </w:r>
      </w:del>
    </w:p>
    <w:p w14:paraId="5EE1EAB1" w14:textId="77777777" w:rsidR="00DF5298" w:rsidDel="00EA49EB" w:rsidRDefault="00DF5298">
      <w:pPr>
        <w:pStyle w:val="TOC3"/>
        <w:rPr>
          <w:del w:id="645" w:author="Author" w:date="2014-09-05T10:08:00Z"/>
          <w:rFonts w:asciiTheme="minorHAnsi" w:eastAsiaTheme="minorEastAsia" w:hAnsiTheme="minorHAnsi" w:cstheme="minorBidi"/>
          <w:bCs w:val="0"/>
          <w:sz w:val="22"/>
          <w:szCs w:val="22"/>
        </w:rPr>
      </w:pPr>
      <w:del w:id="646" w:author="Author" w:date="2014-09-05T10:08:00Z">
        <w:r w:rsidDel="00EA49EB">
          <w:delText>2.6.5 Guild equivalence certificate</w:delText>
        </w:r>
        <w:r w:rsidDel="00EA49EB">
          <w:tab/>
        </w:r>
        <w:r w:rsidR="00776C0A" w:rsidDel="00EA49EB">
          <w:delText>37</w:delText>
        </w:r>
      </w:del>
    </w:p>
    <w:p w14:paraId="1BF57A92" w14:textId="77777777" w:rsidR="00DF5298" w:rsidDel="00EA49EB" w:rsidRDefault="00DF5298">
      <w:pPr>
        <w:pStyle w:val="TOC2"/>
        <w:rPr>
          <w:del w:id="647" w:author="Author" w:date="2014-09-05T10:08:00Z"/>
          <w:rFonts w:asciiTheme="minorHAnsi" w:eastAsiaTheme="minorEastAsia" w:hAnsiTheme="minorHAnsi" w:cstheme="minorBidi"/>
          <w:sz w:val="22"/>
        </w:rPr>
      </w:pPr>
      <w:del w:id="648" w:author="Author" w:date="2014-09-05T10:08:00Z">
        <w:r w:rsidDel="00EA49EB">
          <w:delText>2.7 Sample use cases</w:delText>
        </w:r>
        <w:r w:rsidDel="00EA49EB">
          <w:tab/>
        </w:r>
        <w:r w:rsidR="00776C0A" w:rsidDel="00EA49EB">
          <w:delText>38</w:delText>
        </w:r>
      </w:del>
    </w:p>
    <w:p w14:paraId="336BE697" w14:textId="77777777" w:rsidR="00DF5298" w:rsidDel="00EA49EB" w:rsidRDefault="00DF5298">
      <w:pPr>
        <w:pStyle w:val="TOC3"/>
        <w:rPr>
          <w:del w:id="649" w:author="Author" w:date="2014-09-05T10:08:00Z"/>
          <w:rFonts w:asciiTheme="minorHAnsi" w:eastAsiaTheme="minorEastAsia" w:hAnsiTheme="minorHAnsi" w:cstheme="minorBidi"/>
          <w:bCs w:val="0"/>
          <w:sz w:val="22"/>
          <w:szCs w:val="22"/>
        </w:rPr>
      </w:pPr>
      <w:del w:id="650" w:author="Author" w:date="2014-09-05T10:08:00Z">
        <w:r w:rsidDel="00EA49EB">
          <w:delText>2.7.1 Users and devices</w:delText>
        </w:r>
        <w:r w:rsidDel="00EA49EB">
          <w:tab/>
        </w:r>
        <w:r w:rsidR="00776C0A" w:rsidDel="00EA49EB">
          <w:delText>38</w:delText>
        </w:r>
      </w:del>
    </w:p>
    <w:p w14:paraId="4D7A077F" w14:textId="77777777" w:rsidR="00DF5298" w:rsidDel="00EA49EB" w:rsidRDefault="00DF5298">
      <w:pPr>
        <w:pStyle w:val="TOC3"/>
        <w:rPr>
          <w:del w:id="651" w:author="Author" w:date="2014-09-05T10:08:00Z"/>
          <w:rFonts w:asciiTheme="minorHAnsi" w:eastAsiaTheme="minorEastAsia" w:hAnsiTheme="minorHAnsi" w:cstheme="minorBidi"/>
          <w:bCs w:val="0"/>
          <w:sz w:val="22"/>
          <w:szCs w:val="22"/>
        </w:rPr>
      </w:pPr>
      <w:del w:id="652" w:author="Author" w:date="2014-09-05T10:08:00Z">
        <w:r w:rsidDel="00EA49EB">
          <w:delText>2.7.2 Users set up by Dad</w:delText>
        </w:r>
        <w:r w:rsidDel="00EA49EB">
          <w:tab/>
        </w:r>
        <w:r w:rsidR="00776C0A" w:rsidDel="00EA49EB">
          <w:delText>39</w:delText>
        </w:r>
      </w:del>
    </w:p>
    <w:p w14:paraId="5D7E6867" w14:textId="77777777" w:rsidR="00DF5298" w:rsidDel="00EA49EB" w:rsidRDefault="00DF5298">
      <w:pPr>
        <w:pStyle w:val="TOC3"/>
        <w:rPr>
          <w:del w:id="653" w:author="Author" w:date="2014-09-05T10:08:00Z"/>
          <w:rFonts w:asciiTheme="minorHAnsi" w:eastAsiaTheme="minorEastAsia" w:hAnsiTheme="minorHAnsi" w:cstheme="minorBidi"/>
          <w:bCs w:val="0"/>
          <w:sz w:val="22"/>
          <w:szCs w:val="22"/>
        </w:rPr>
      </w:pPr>
      <w:del w:id="654" w:author="Author" w:date="2014-09-05T10:08:00Z">
        <w:r w:rsidDel="00EA49EB">
          <w:delText>2.7.3 Living room set up by Dad</w:delText>
        </w:r>
        <w:r w:rsidDel="00EA49EB">
          <w:tab/>
        </w:r>
        <w:r w:rsidR="00776C0A" w:rsidDel="00EA49EB">
          <w:delText>40</w:delText>
        </w:r>
      </w:del>
    </w:p>
    <w:p w14:paraId="55782C61" w14:textId="77777777" w:rsidR="00DF5298" w:rsidDel="00EA49EB" w:rsidRDefault="00DF5298">
      <w:pPr>
        <w:pStyle w:val="TOC3"/>
        <w:rPr>
          <w:del w:id="655" w:author="Author" w:date="2014-09-05T10:08:00Z"/>
          <w:rFonts w:asciiTheme="minorHAnsi" w:eastAsiaTheme="minorEastAsia" w:hAnsiTheme="minorHAnsi" w:cstheme="minorBidi"/>
          <w:bCs w:val="0"/>
          <w:sz w:val="22"/>
          <w:szCs w:val="22"/>
        </w:rPr>
      </w:pPr>
      <w:del w:id="656" w:author="Author" w:date="2014-09-05T10:08:00Z">
        <w:r w:rsidDel="00EA49EB">
          <w:delText>2.7.4 Son's bedroom set up by son</w:delText>
        </w:r>
        <w:r w:rsidDel="00EA49EB">
          <w:tab/>
        </w:r>
        <w:r w:rsidR="00776C0A" w:rsidDel="00EA49EB">
          <w:delText>41</w:delText>
        </w:r>
      </w:del>
    </w:p>
    <w:p w14:paraId="7E4B73D4" w14:textId="77777777" w:rsidR="00DF5298" w:rsidDel="00EA49EB" w:rsidRDefault="00DF5298">
      <w:pPr>
        <w:pStyle w:val="TOC3"/>
        <w:rPr>
          <w:del w:id="657" w:author="Author" w:date="2014-09-05T10:08:00Z"/>
          <w:rFonts w:asciiTheme="minorHAnsi" w:eastAsiaTheme="minorEastAsia" w:hAnsiTheme="minorHAnsi" w:cstheme="minorBidi"/>
          <w:bCs w:val="0"/>
          <w:sz w:val="22"/>
          <w:szCs w:val="22"/>
        </w:rPr>
      </w:pPr>
      <w:del w:id="658" w:author="Author" w:date="2014-09-05T10:08:00Z">
        <w:r w:rsidDel="00EA49EB">
          <w:delText>2.7.5 Master bedroom set up by Dad</w:delText>
        </w:r>
        <w:r w:rsidDel="00EA49EB">
          <w:tab/>
        </w:r>
        <w:r w:rsidR="00776C0A" w:rsidDel="00EA49EB">
          <w:delText>42</w:delText>
        </w:r>
      </w:del>
    </w:p>
    <w:p w14:paraId="2FA7901E" w14:textId="77777777" w:rsidR="00DF5298" w:rsidDel="00EA49EB" w:rsidRDefault="00DF5298">
      <w:pPr>
        <w:pStyle w:val="TOC3"/>
        <w:rPr>
          <w:del w:id="659" w:author="Author" w:date="2014-09-05T10:08:00Z"/>
          <w:rFonts w:asciiTheme="minorHAnsi" w:eastAsiaTheme="minorEastAsia" w:hAnsiTheme="minorHAnsi" w:cstheme="minorBidi"/>
          <w:bCs w:val="0"/>
          <w:sz w:val="22"/>
          <w:szCs w:val="22"/>
        </w:rPr>
      </w:pPr>
      <w:del w:id="660" w:author="Author" w:date="2014-09-05T10:08:00Z">
        <w:r w:rsidDel="00EA49EB">
          <w:delText>2.7.6 Son can control different TVs in the house</w:delText>
        </w:r>
        <w:r w:rsidDel="00EA49EB">
          <w:tab/>
        </w:r>
        <w:r w:rsidR="00776C0A" w:rsidDel="00EA49EB">
          <w:delText>43</w:delText>
        </w:r>
      </w:del>
    </w:p>
    <w:p w14:paraId="4A508B5E" w14:textId="77777777" w:rsidR="00DF5298" w:rsidDel="00EA49EB" w:rsidRDefault="00DF5298">
      <w:pPr>
        <w:pStyle w:val="TOC3"/>
        <w:rPr>
          <w:del w:id="661" w:author="Author" w:date="2014-09-05T10:08:00Z"/>
          <w:rFonts w:asciiTheme="minorHAnsi" w:eastAsiaTheme="minorEastAsia" w:hAnsiTheme="minorHAnsi" w:cstheme="minorBidi"/>
          <w:bCs w:val="0"/>
          <w:sz w:val="22"/>
          <w:szCs w:val="22"/>
        </w:rPr>
      </w:pPr>
      <w:del w:id="662" w:author="Author" w:date="2014-09-05T10:08:00Z">
        <w:r w:rsidDel="00EA49EB">
          <w:delText>2.7.7 Living room tablet controls TVs in the house</w:delText>
        </w:r>
        <w:r w:rsidDel="00EA49EB">
          <w:tab/>
        </w:r>
        <w:r w:rsidR="00776C0A" w:rsidDel="00EA49EB">
          <w:delText>44</w:delText>
        </w:r>
      </w:del>
    </w:p>
    <w:p w14:paraId="0EFF5F08" w14:textId="77777777" w:rsidR="00DF5298" w:rsidDel="00EA49EB" w:rsidRDefault="00DF5298">
      <w:pPr>
        <w:pStyle w:val="TOC1"/>
        <w:rPr>
          <w:del w:id="663" w:author="Author" w:date="2014-09-05T10:08:00Z"/>
          <w:rFonts w:asciiTheme="minorHAnsi" w:eastAsiaTheme="minorEastAsia" w:hAnsiTheme="minorHAnsi" w:cstheme="minorBidi"/>
          <w:b w:val="0"/>
          <w:bCs w:val="0"/>
          <w:sz w:val="22"/>
        </w:rPr>
      </w:pPr>
      <w:del w:id="664" w:author="Author" w:date="2014-09-05T10:08:00Z">
        <w:r w:rsidDel="00EA49EB">
          <w:delText>3 Enhancements to Existing Framework</w:delText>
        </w:r>
        <w:r w:rsidDel="00EA49EB">
          <w:tab/>
        </w:r>
        <w:r w:rsidR="00776C0A" w:rsidDel="00EA49EB">
          <w:delText>45</w:delText>
        </w:r>
      </w:del>
    </w:p>
    <w:p w14:paraId="75ED6D20" w14:textId="77777777" w:rsidR="00DF5298" w:rsidDel="00EA49EB" w:rsidRDefault="00DF5298">
      <w:pPr>
        <w:pStyle w:val="TOC2"/>
        <w:rPr>
          <w:del w:id="665" w:author="Author" w:date="2014-09-05T10:08:00Z"/>
          <w:rFonts w:asciiTheme="minorHAnsi" w:eastAsiaTheme="minorEastAsia" w:hAnsiTheme="minorHAnsi" w:cstheme="minorBidi"/>
          <w:sz w:val="22"/>
        </w:rPr>
      </w:pPr>
      <w:del w:id="666" w:author="Author" w:date="2014-09-05T10:08:00Z">
        <w:r w:rsidDel="00EA49EB">
          <w:delText>3.1 Crypto Agility Exchange</w:delText>
        </w:r>
        <w:r w:rsidDel="00EA49EB">
          <w:tab/>
        </w:r>
        <w:r w:rsidR="00776C0A" w:rsidDel="00EA49EB">
          <w:delText>45</w:delText>
        </w:r>
      </w:del>
    </w:p>
    <w:p w14:paraId="30805FCF" w14:textId="77777777" w:rsidR="00DF5298" w:rsidDel="00EA49EB" w:rsidRDefault="00DF5298">
      <w:pPr>
        <w:pStyle w:val="TOC3"/>
        <w:rPr>
          <w:del w:id="667" w:author="Author" w:date="2014-09-05T10:08:00Z"/>
          <w:rFonts w:asciiTheme="minorHAnsi" w:eastAsiaTheme="minorEastAsia" w:hAnsiTheme="minorHAnsi" w:cstheme="minorBidi"/>
          <w:bCs w:val="0"/>
          <w:sz w:val="22"/>
          <w:szCs w:val="22"/>
        </w:rPr>
      </w:pPr>
      <w:del w:id="668" w:author="Author" w:date="2014-09-05T10:08:00Z">
        <w:r w:rsidDel="00EA49EB">
          <w:delText>3.1.1 Add a Claimable Field to the About Announcement</w:delText>
        </w:r>
        <w:r w:rsidDel="00EA49EB">
          <w:tab/>
        </w:r>
        <w:r w:rsidR="00776C0A" w:rsidDel="00EA49EB">
          <w:delText>46</w:delText>
        </w:r>
      </w:del>
    </w:p>
    <w:p w14:paraId="47E8535A" w14:textId="77777777" w:rsidR="00DF5298" w:rsidDel="00EA49EB" w:rsidRDefault="00DF5298">
      <w:pPr>
        <w:pStyle w:val="TOC1"/>
        <w:rPr>
          <w:del w:id="669" w:author="Author" w:date="2014-09-05T10:08:00Z"/>
          <w:rFonts w:asciiTheme="minorHAnsi" w:eastAsiaTheme="minorEastAsia" w:hAnsiTheme="minorHAnsi" w:cstheme="minorBidi"/>
          <w:b w:val="0"/>
          <w:bCs w:val="0"/>
          <w:sz w:val="22"/>
        </w:rPr>
      </w:pPr>
      <w:del w:id="670" w:author="Author" w:date="2014-09-05T10:08:00Z">
        <w:r w:rsidDel="00EA49EB">
          <w:delText>4 Future Considerations</w:delText>
        </w:r>
        <w:r w:rsidDel="00EA49EB">
          <w:tab/>
        </w:r>
        <w:r w:rsidR="00776C0A" w:rsidDel="00EA49EB">
          <w:delText>47</w:delText>
        </w:r>
      </w:del>
    </w:p>
    <w:p w14:paraId="36D284A7" w14:textId="77777777" w:rsidR="00DF5298" w:rsidDel="00EA49EB" w:rsidRDefault="00DF5298">
      <w:pPr>
        <w:pStyle w:val="TOC2"/>
        <w:rPr>
          <w:del w:id="671" w:author="Author" w:date="2014-09-05T10:08:00Z"/>
          <w:rFonts w:asciiTheme="minorHAnsi" w:eastAsiaTheme="minorEastAsia" w:hAnsiTheme="minorHAnsi" w:cstheme="minorBidi"/>
          <w:sz w:val="22"/>
        </w:rPr>
      </w:pPr>
      <w:del w:id="672" w:author="Author" w:date="2014-09-05T10:08:00Z">
        <w:r w:rsidDel="00EA49EB">
          <w:delText>4.1 Broadcast signals and multipoint sessions</w:delText>
        </w:r>
        <w:r w:rsidDel="00EA49EB">
          <w:tab/>
        </w:r>
        <w:r w:rsidR="00776C0A" w:rsidDel="00EA49EB">
          <w:delText>47</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176584BD" w14:textId="77777777" w:rsidR="00EA49EB" w:rsidRDefault="00294B4C">
      <w:pPr>
        <w:pStyle w:val="TableofFigures"/>
        <w:rPr>
          <w:ins w:id="673" w:author="Author" w:date="2014-09-05T10:0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674" w:author="Author" w:date="2014-09-05T10:08:00Z">
        <w:r w:rsidR="00EA49EB">
          <w:t>Figure 2</w:t>
        </w:r>
        <w:r w:rsidR="00EA49EB">
          <w:noBreakHyphen/>
          <w:t>1. Security system diagram</w:t>
        </w:r>
        <w:r w:rsidR="00EA49EB">
          <w:tab/>
        </w:r>
        <w:r w:rsidR="00EA49EB">
          <w:fldChar w:fldCharType="begin"/>
        </w:r>
        <w:r w:rsidR="00EA49EB">
          <w:instrText xml:space="preserve"> PAGEREF _Toc397675038 \h </w:instrText>
        </w:r>
      </w:ins>
      <w:r w:rsidR="00EA49EB">
        <w:fldChar w:fldCharType="separate"/>
      </w:r>
      <w:ins w:id="675" w:author="Author" w:date="2014-09-05T10:08:00Z">
        <w:r w:rsidR="00EA49EB">
          <w:t>8</w:t>
        </w:r>
        <w:r w:rsidR="00EA49EB">
          <w:fldChar w:fldCharType="end"/>
        </w:r>
      </w:ins>
    </w:p>
    <w:p w14:paraId="2CA20D8B" w14:textId="77777777" w:rsidR="00EA49EB" w:rsidRDefault="00EA49EB">
      <w:pPr>
        <w:pStyle w:val="TableofFigures"/>
        <w:rPr>
          <w:ins w:id="676" w:author="Author" w:date="2014-09-05T10:08:00Z"/>
          <w:rFonts w:asciiTheme="minorHAnsi" w:eastAsiaTheme="minorEastAsia" w:hAnsiTheme="minorHAnsi" w:cstheme="minorBidi"/>
          <w:sz w:val="22"/>
          <w:szCs w:val="22"/>
        </w:rPr>
      </w:pPr>
      <w:ins w:id="677" w:author="Author" w:date="2014-09-05T10:08:00Z">
        <w:r>
          <w:t>Figure 2</w:t>
        </w:r>
        <w:r>
          <w:noBreakHyphen/>
          <w:t>2. Claim a factory-reset device without out-of-band registration data</w:t>
        </w:r>
        <w:r>
          <w:tab/>
        </w:r>
        <w:r>
          <w:fldChar w:fldCharType="begin"/>
        </w:r>
        <w:r>
          <w:instrText xml:space="preserve"> PAGEREF _Toc397675039 \h </w:instrText>
        </w:r>
      </w:ins>
      <w:r>
        <w:fldChar w:fldCharType="separate"/>
      </w:r>
      <w:ins w:id="678" w:author="Author" w:date="2014-09-05T10:08:00Z">
        <w:r>
          <w:t>11</w:t>
        </w:r>
        <w:r>
          <w:fldChar w:fldCharType="end"/>
        </w:r>
      </w:ins>
    </w:p>
    <w:p w14:paraId="5FEE60E4" w14:textId="77777777" w:rsidR="00EA49EB" w:rsidRDefault="00EA49EB">
      <w:pPr>
        <w:pStyle w:val="TableofFigures"/>
        <w:rPr>
          <w:ins w:id="679" w:author="Author" w:date="2014-09-05T10:08:00Z"/>
          <w:rFonts w:asciiTheme="minorHAnsi" w:eastAsiaTheme="minorEastAsia" w:hAnsiTheme="minorHAnsi" w:cstheme="minorBidi"/>
          <w:sz w:val="22"/>
          <w:szCs w:val="22"/>
        </w:rPr>
      </w:pPr>
      <w:ins w:id="680" w:author="Author" w:date="2014-09-05T10:08:00Z">
        <w:r>
          <w:t>Figure 2</w:t>
        </w:r>
        <w:r>
          <w:noBreakHyphen/>
          <w:t>3. Claiming a factory-reset device using out-of-band registration data</w:t>
        </w:r>
        <w:r>
          <w:tab/>
        </w:r>
        <w:r>
          <w:fldChar w:fldCharType="begin"/>
        </w:r>
        <w:r>
          <w:instrText xml:space="preserve"> PAGEREF _Toc397675040 \h </w:instrText>
        </w:r>
      </w:ins>
      <w:r>
        <w:fldChar w:fldCharType="separate"/>
      </w:r>
      <w:ins w:id="681" w:author="Author" w:date="2014-09-05T10:08:00Z">
        <w:r>
          <w:t>12</w:t>
        </w:r>
        <w:r>
          <w:fldChar w:fldCharType="end"/>
        </w:r>
      </w:ins>
    </w:p>
    <w:p w14:paraId="5707EB09" w14:textId="77777777" w:rsidR="00EA49EB" w:rsidRDefault="00EA49EB">
      <w:pPr>
        <w:pStyle w:val="TableofFigures"/>
        <w:rPr>
          <w:ins w:id="682" w:author="Author" w:date="2014-09-05T10:08:00Z"/>
          <w:rFonts w:asciiTheme="minorHAnsi" w:eastAsiaTheme="minorEastAsia" w:hAnsiTheme="minorHAnsi" w:cstheme="minorBidi"/>
          <w:sz w:val="22"/>
          <w:szCs w:val="22"/>
        </w:rPr>
      </w:pPr>
      <w:ins w:id="683" w:author="Author" w:date="2014-09-05T10:08:00Z">
        <w:r>
          <w:t>Figure 2</w:t>
        </w:r>
        <w:r>
          <w:noBreakHyphen/>
          <w:t>4. Install an ANY-USER policy</w:t>
        </w:r>
        <w:r>
          <w:tab/>
        </w:r>
        <w:r>
          <w:fldChar w:fldCharType="begin"/>
        </w:r>
        <w:r>
          <w:instrText xml:space="preserve"> PAGEREF _Toc397675041 \h </w:instrText>
        </w:r>
      </w:ins>
      <w:r>
        <w:fldChar w:fldCharType="separate"/>
      </w:r>
      <w:ins w:id="684" w:author="Author" w:date="2014-09-05T10:08:00Z">
        <w:r>
          <w:t>13</w:t>
        </w:r>
        <w:r>
          <w:fldChar w:fldCharType="end"/>
        </w:r>
      </w:ins>
    </w:p>
    <w:p w14:paraId="65D09ACC" w14:textId="77777777" w:rsidR="00EA49EB" w:rsidRDefault="00EA49EB">
      <w:pPr>
        <w:pStyle w:val="TableofFigures"/>
        <w:rPr>
          <w:ins w:id="685" w:author="Author" w:date="2014-09-05T10:08:00Z"/>
          <w:rFonts w:asciiTheme="minorHAnsi" w:eastAsiaTheme="minorEastAsia" w:hAnsiTheme="minorHAnsi" w:cstheme="minorBidi"/>
          <w:sz w:val="22"/>
          <w:szCs w:val="22"/>
        </w:rPr>
      </w:pPr>
      <w:ins w:id="686" w:author="Author" w:date="2014-09-05T10:08:00Z">
        <w:r>
          <w:t>Figure 2</w:t>
        </w:r>
        <w:r>
          <w:noBreakHyphen/>
          <w:t>5. Install a guild-specific policy</w:t>
        </w:r>
        <w:r>
          <w:tab/>
        </w:r>
        <w:r>
          <w:fldChar w:fldCharType="begin"/>
        </w:r>
        <w:r>
          <w:instrText xml:space="preserve"> PAGEREF _Toc397675042 \h </w:instrText>
        </w:r>
      </w:ins>
      <w:r>
        <w:fldChar w:fldCharType="separate"/>
      </w:r>
      <w:ins w:id="687" w:author="Author" w:date="2014-09-05T10:08:00Z">
        <w:r>
          <w:t>14</w:t>
        </w:r>
        <w:r>
          <w:fldChar w:fldCharType="end"/>
        </w:r>
      </w:ins>
    </w:p>
    <w:p w14:paraId="0ECF7ED8" w14:textId="77777777" w:rsidR="00EA49EB" w:rsidRDefault="00EA49EB">
      <w:pPr>
        <w:pStyle w:val="TableofFigures"/>
        <w:rPr>
          <w:ins w:id="688" w:author="Author" w:date="2014-09-05T10:08:00Z"/>
          <w:rFonts w:asciiTheme="minorHAnsi" w:eastAsiaTheme="minorEastAsia" w:hAnsiTheme="minorHAnsi" w:cstheme="minorBidi"/>
          <w:sz w:val="22"/>
          <w:szCs w:val="22"/>
        </w:rPr>
      </w:pPr>
      <w:ins w:id="689" w:author="Author" w:date="2014-09-05T10:08:00Z">
        <w:r>
          <w:t>Figure 2</w:t>
        </w:r>
        <w:r>
          <w:noBreakHyphen/>
          <w:t>6. Add an application to a guild</w:t>
        </w:r>
        <w:r>
          <w:tab/>
        </w:r>
        <w:r>
          <w:fldChar w:fldCharType="begin"/>
        </w:r>
        <w:r>
          <w:instrText xml:space="preserve"> PAGEREF _Toc397675043 \h </w:instrText>
        </w:r>
      </w:ins>
      <w:r>
        <w:fldChar w:fldCharType="separate"/>
      </w:r>
      <w:ins w:id="690" w:author="Author" w:date="2014-09-05T10:08:00Z">
        <w:r>
          <w:t>15</w:t>
        </w:r>
        <w:r>
          <w:fldChar w:fldCharType="end"/>
        </w:r>
      </w:ins>
    </w:p>
    <w:p w14:paraId="4941EC2D" w14:textId="77777777" w:rsidR="00EA49EB" w:rsidRDefault="00EA49EB">
      <w:pPr>
        <w:pStyle w:val="TableofFigures"/>
        <w:rPr>
          <w:ins w:id="691" w:author="Author" w:date="2014-09-05T10:08:00Z"/>
          <w:rFonts w:asciiTheme="minorHAnsi" w:eastAsiaTheme="minorEastAsia" w:hAnsiTheme="minorHAnsi" w:cstheme="minorBidi"/>
          <w:sz w:val="22"/>
          <w:szCs w:val="22"/>
        </w:rPr>
      </w:pPr>
      <w:ins w:id="692" w:author="Author" w:date="2014-09-05T10:08:00Z">
        <w:r>
          <w:t>Figure 2</w:t>
        </w:r>
        <w:r>
          <w:noBreakHyphen/>
          <w:t>7. Add a user to a guild</w:t>
        </w:r>
        <w:r>
          <w:tab/>
        </w:r>
        <w:r>
          <w:fldChar w:fldCharType="begin"/>
        </w:r>
        <w:r>
          <w:instrText xml:space="preserve"> PAGEREF _Toc397675044 \h </w:instrText>
        </w:r>
      </w:ins>
      <w:r>
        <w:fldChar w:fldCharType="separate"/>
      </w:r>
      <w:ins w:id="693" w:author="Author" w:date="2014-09-05T10:08:00Z">
        <w:r>
          <w:t>16</w:t>
        </w:r>
        <w:r>
          <w:fldChar w:fldCharType="end"/>
        </w:r>
      </w:ins>
    </w:p>
    <w:p w14:paraId="010E4DAC" w14:textId="77777777" w:rsidR="00EA49EB" w:rsidRDefault="00EA49EB">
      <w:pPr>
        <w:pStyle w:val="TableofFigures"/>
        <w:rPr>
          <w:ins w:id="694" w:author="Author" w:date="2014-09-05T10:08:00Z"/>
          <w:rFonts w:asciiTheme="minorHAnsi" w:eastAsiaTheme="minorEastAsia" w:hAnsiTheme="minorHAnsi" w:cstheme="minorBidi"/>
          <w:sz w:val="22"/>
          <w:szCs w:val="22"/>
        </w:rPr>
      </w:pPr>
      <w:ins w:id="695" w:author="Author" w:date="2014-09-05T10:08:00Z">
        <w:r>
          <w:t>Figure 2</w:t>
        </w:r>
        <w:r>
          <w:noBreakHyphen/>
          <w:t>8. Distribution of policy updates and certificate</w:t>
        </w:r>
        <w:r>
          <w:tab/>
        </w:r>
        <w:r>
          <w:fldChar w:fldCharType="begin"/>
        </w:r>
        <w:r>
          <w:instrText xml:space="preserve"> PAGEREF _Toc397675045 \h </w:instrText>
        </w:r>
      </w:ins>
      <w:r>
        <w:fldChar w:fldCharType="separate"/>
      </w:r>
      <w:ins w:id="696" w:author="Author" w:date="2014-09-05T10:08:00Z">
        <w:r>
          <w:t>20</w:t>
        </w:r>
        <w:r>
          <w:fldChar w:fldCharType="end"/>
        </w:r>
      </w:ins>
    </w:p>
    <w:p w14:paraId="1CC6725D" w14:textId="77777777" w:rsidR="00EA49EB" w:rsidRDefault="00EA49EB">
      <w:pPr>
        <w:pStyle w:val="TableofFigures"/>
        <w:rPr>
          <w:ins w:id="697" w:author="Author" w:date="2014-09-05T10:08:00Z"/>
          <w:rFonts w:asciiTheme="minorHAnsi" w:eastAsiaTheme="minorEastAsia" w:hAnsiTheme="minorHAnsi" w:cstheme="minorBidi"/>
          <w:sz w:val="22"/>
          <w:szCs w:val="22"/>
        </w:rPr>
      </w:pPr>
      <w:ins w:id="698" w:author="Author" w:date="2014-09-05T10:08:00Z">
        <w:r>
          <w:t>Figure 2</w:t>
        </w:r>
        <w:r>
          <w:noBreakHyphen/>
          <w:t>9: Building Policy using manifest</w:t>
        </w:r>
        <w:r>
          <w:tab/>
        </w:r>
        <w:r>
          <w:fldChar w:fldCharType="begin"/>
        </w:r>
        <w:r>
          <w:instrText xml:space="preserve"> PAGEREF _Toc397675046 \h </w:instrText>
        </w:r>
      </w:ins>
      <w:r>
        <w:fldChar w:fldCharType="separate"/>
      </w:r>
      <w:ins w:id="699" w:author="Author" w:date="2014-09-05T10:08:00Z">
        <w:r>
          <w:t>22</w:t>
        </w:r>
        <w:r>
          <w:fldChar w:fldCharType="end"/>
        </w:r>
      </w:ins>
    </w:p>
    <w:p w14:paraId="041E1A14" w14:textId="77777777" w:rsidR="00EA49EB" w:rsidRDefault="00EA49EB">
      <w:pPr>
        <w:pStyle w:val="TableofFigures"/>
        <w:rPr>
          <w:ins w:id="700" w:author="Author" w:date="2014-09-05T10:08:00Z"/>
          <w:rFonts w:asciiTheme="minorHAnsi" w:eastAsiaTheme="minorEastAsia" w:hAnsiTheme="minorHAnsi" w:cstheme="minorBidi"/>
          <w:sz w:val="22"/>
          <w:szCs w:val="22"/>
        </w:rPr>
      </w:pPr>
      <w:ins w:id="701" w:author="Author" w:date="2014-09-05T10:08:00Z">
        <w:r>
          <w:t>Figure 2</w:t>
        </w:r>
        <w:r>
          <w:noBreakHyphen/>
          <w:t>10. Validation Flow</w:t>
        </w:r>
        <w:r>
          <w:tab/>
        </w:r>
        <w:r>
          <w:fldChar w:fldCharType="begin"/>
        </w:r>
        <w:r>
          <w:instrText xml:space="preserve"> PAGEREF _Toc397675047 \h </w:instrText>
        </w:r>
      </w:ins>
      <w:r>
        <w:fldChar w:fldCharType="separate"/>
      </w:r>
      <w:ins w:id="702" w:author="Author" w:date="2014-09-05T10:08:00Z">
        <w:r>
          <w:t>23</w:t>
        </w:r>
        <w:r>
          <w:fldChar w:fldCharType="end"/>
        </w:r>
      </w:ins>
    </w:p>
    <w:p w14:paraId="11DB2A67" w14:textId="77777777" w:rsidR="00EA49EB" w:rsidRDefault="00EA49EB">
      <w:pPr>
        <w:pStyle w:val="TableofFigures"/>
        <w:rPr>
          <w:ins w:id="703" w:author="Author" w:date="2014-09-05T10:08:00Z"/>
          <w:rFonts w:asciiTheme="minorHAnsi" w:eastAsiaTheme="minorEastAsia" w:hAnsiTheme="minorHAnsi" w:cstheme="minorBidi"/>
          <w:sz w:val="22"/>
          <w:szCs w:val="22"/>
        </w:rPr>
      </w:pPr>
      <w:ins w:id="704" w:author="Author" w:date="2014-09-05T10:08:00Z">
        <w:r>
          <w:t>Figure 2</w:t>
        </w:r>
        <w:r>
          <w:noBreakHyphen/>
          <w:t>11. Validating a consumer policy</w:t>
        </w:r>
        <w:r>
          <w:tab/>
        </w:r>
        <w:r>
          <w:fldChar w:fldCharType="begin"/>
        </w:r>
        <w:r>
          <w:instrText xml:space="preserve"> PAGEREF _Toc397675048 \h </w:instrText>
        </w:r>
      </w:ins>
      <w:r>
        <w:fldChar w:fldCharType="separate"/>
      </w:r>
      <w:ins w:id="705" w:author="Author" w:date="2014-09-05T10:08:00Z">
        <w:r>
          <w:t>24</w:t>
        </w:r>
        <w:r>
          <w:fldChar w:fldCharType="end"/>
        </w:r>
      </w:ins>
    </w:p>
    <w:p w14:paraId="1FF664EF" w14:textId="77777777" w:rsidR="00EA49EB" w:rsidRDefault="00EA49EB">
      <w:pPr>
        <w:pStyle w:val="TableofFigures"/>
        <w:rPr>
          <w:ins w:id="706" w:author="Author" w:date="2014-09-05T10:08:00Z"/>
          <w:rFonts w:asciiTheme="minorHAnsi" w:eastAsiaTheme="minorEastAsia" w:hAnsiTheme="minorHAnsi" w:cstheme="minorBidi"/>
          <w:sz w:val="22"/>
          <w:szCs w:val="22"/>
        </w:rPr>
      </w:pPr>
      <w:ins w:id="707" w:author="Author" w:date="2014-09-05T10:08:00Z">
        <w:r>
          <w:t>Figure 2</w:t>
        </w:r>
        <w:r>
          <w:noBreakHyphen/>
          <w:t>12. Exchange a trust profile</w:t>
        </w:r>
        <w:r>
          <w:tab/>
        </w:r>
        <w:r>
          <w:fldChar w:fldCharType="begin"/>
        </w:r>
        <w:r>
          <w:instrText xml:space="preserve"> PAGEREF _Toc397675049 \h </w:instrText>
        </w:r>
      </w:ins>
      <w:r>
        <w:fldChar w:fldCharType="separate"/>
      </w:r>
      <w:ins w:id="708" w:author="Author" w:date="2014-09-05T10:08:00Z">
        <w:r>
          <w:t>25</w:t>
        </w:r>
        <w:r>
          <w:fldChar w:fldCharType="end"/>
        </w:r>
      </w:ins>
    </w:p>
    <w:p w14:paraId="4A8AE6CC" w14:textId="77777777" w:rsidR="00EA49EB" w:rsidRDefault="00EA49EB">
      <w:pPr>
        <w:pStyle w:val="TableofFigures"/>
        <w:rPr>
          <w:ins w:id="709" w:author="Author" w:date="2014-09-05T10:08:00Z"/>
          <w:rFonts w:asciiTheme="minorHAnsi" w:eastAsiaTheme="minorEastAsia" w:hAnsiTheme="minorHAnsi" w:cstheme="minorBidi"/>
          <w:sz w:val="22"/>
          <w:szCs w:val="22"/>
        </w:rPr>
      </w:pPr>
      <w:ins w:id="710" w:author="Author" w:date="2014-09-05T10:08:00Z">
        <w:r>
          <w:t>Figure 2</w:t>
        </w:r>
        <w:r>
          <w:noBreakHyphen/>
          <w:t>13. Anonymous access</w:t>
        </w:r>
        <w:r>
          <w:tab/>
        </w:r>
        <w:r>
          <w:fldChar w:fldCharType="begin"/>
        </w:r>
        <w:r>
          <w:instrText xml:space="preserve"> PAGEREF _Toc397675050 \h </w:instrText>
        </w:r>
      </w:ins>
      <w:r>
        <w:fldChar w:fldCharType="separate"/>
      </w:r>
      <w:ins w:id="711" w:author="Author" w:date="2014-09-05T10:08:00Z">
        <w:r>
          <w:t>26</w:t>
        </w:r>
        <w:r>
          <w:fldChar w:fldCharType="end"/>
        </w:r>
      </w:ins>
    </w:p>
    <w:p w14:paraId="4DC50A9F" w14:textId="77777777" w:rsidR="00EA49EB" w:rsidRDefault="00EA49EB">
      <w:pPr>
        <w:pStyle w:val="TableofFigures"/>
        <w:rPr>
          <w:ins w:id="712" w:author="Author" w:date="2014-09-05T10:08:00Z"/>
          <w:rFonts w:asciiTheme="minorHAnsi" w:eastAsiaTheme="minorEastAsia" w:hAnsiTheme="minorHAnsi" w:cstheme="minorBidi"/>
          <w:sz w:val="22"/>
          <w:szCs w:val="22"/>
        </w:rPr>
      </w:pPr>
      <w:ins w:id="713" w:author="Author" w:date="2014-09-05T10:08:00Z">
        <w:r>
          <w:t>Figure 2</w:t>
        </w:r>
        <w:r>
          <w:noBreakHyphen/>
          <w:t>14. Validating an admin user</w:t>
        </w:r>
        <w:r>
          <w:tab/>
        </w:r>
        <w:r>
          <w:fldChar w:fldCharType="begin"/>
        </w:r>
        <w:r>
          <w:instrText xml:space="preserve"> PAGEREF _Toc397675051 \h </w:instrText>
        </w:r>
      </w:ins>
      <w:r>
        <w:fldChar w:fldCharType="separate"/>
      </w:r>
      <w:ins w:id="714" w:author="Author" w:date="2014-09-05T10:08:00Z">
        <w:r>
          <w:t>27</w:t>
        </w:r>
        <w:r>
          <w:fldChar w:fldCharType="end"/>
        </w:r>
      </w:ins>
    </w:p>
    <w:p w14:paraId="1B354424" w14:textId="77777777" w:rsidR="00EA49EB" w:rsidRDefault="00EA49EB">
      <w:pPr>
        <w:pStyle w:val="TableofFigures"/>
        <w:rPr>
          <w:ins w:id="715" w:author="Author" w:date="2014-09-05T10:08:00Z"/>
          <w:rFonts w:asciiTheme="minorHAnsi" w:eastAsiaTheme="minorEastAsia" w:hAnsiTheme="minorHAnsi" w:cstheme="minorBidi"/>
          <w:sz w:val="22"/>
          <w:szCs w:val="22"/>
        </w:rPr>
      </w:pPr>
      <w:ins w:id="716" w:author="Author" w:date="2014-09-05T10:08:00Z">
        <w:r>
          <w:t>Figure 2</w:t>
        </w:r>
        <w:r>
          <w:noBreakHyphen/>
          <w:t>15. Validating a session-based signal</w:t>
        </w:r>
        <w:r>
          <w:tab/>
        </w:r>
        <w:r>
          <w:fldChar w:fldCharType="begin"/>
        </w:r>
        <w:r>
          <w:instrText xml:space="preserve"> PAGEREF _Toc397675052 \h </w:instrText>
        </w:r>
      </w:ins>
      <w:r>
        <w:fldChar w:fldCharType="separate"/>
      </w:r>
      <w:ins w:id="717" w:author="Author" w:date="2014-09-05T10:08:00Z">
        <w:r>
          <w:t>28</w:t>
        </w:r>
        <w:r>
          <w:fldChar w:fldCharType="end"/>
        </w:r>
      </w:ins>
    </w:p>
    <w:p w14:paraId="6583CC67" w14:textId="77777777" w:rsidR="00EA49EB" w:rsidRDefault="00EA49EB">
      <w:pPr>
        <w:pStyle w:val="TableofFigures"/>
        <w:rPr>
          <w:ins w:id="718" w:author="Author" w:date="2014-09-05T10:08:00Z"/>
          <w:rFonts w:asciiTheme="minorHAnsi" w:eastAsiaTheme="minorEastAsia" w:hAnsiTheme="minorHAnsi" w:cstheme="minorBidi"/>
          <w:sz w:val="22"/>
          <w:szCs w:val="22"/>
        </w:rPr>
      </w:pPr>
      <w:ins w:id="719" w:author="Author" w:date="2014-09-05T10:08:00Z">
        <w:r>
          <w:t>Figure 2</w:t>
        </w:r>
        <w:r>
          <w:noBreakHyphen/>
          <w:t>16: Authorization Data Format Structure</w:t>
        </w:r>
        <w:r>
          <w:tab/>
        </w:r>
        <w:r>
          <w:fldChar w:fldCharType="begin"/>
        </w:r>
        <w:r>
          <w:instrText xml:space="preserve"> PAGEREF _Toc397675053 \h </w:instrText>
        </w:r>
      </w:ins>
      <w:r>
        <w:fldChar w:fldCharType="separate"/>
      </w:r>
      <w:ins w:id="720" w:author="Author" w:date="2014-09-05T10:08:00Z">
        <w:r>
          <w:t>29</w:t>
        </w:r>
        <w:r>
          <w:fldChar w:fldCharType="end"/>
        </w:r>
      </w:ins>
    </w:p>
    <w:p w14:paraId="0C457585" w14:textId="77777777" w:rsidR="00EA49EB" w:rsidRDefault="00EA49EB">
      <w:pPr>
        <w:pStyle w:val="TableofFigures"/>
        <w:rPr>
          <w:ins w:id="721" w:author="Author" w:date="2014-09-05T10:08:00Z"/>
          <w:rFonts w:asciiTheme="minorHAnsi" w:eastAsiaTheme="minorEastAsia" w:hAnsiTheme="minorHAnsi" w:cstheme="minorBidi"/>
          <w:sz w:val="22"/>
          <w:szCs w:val="22"/>
        </w:rPr>
      </w:pPr>
      <w:ins w:id="722" w:author="Author" w:date="2014-09-05T10:08:00Z">
        <w:r>
          <w:t>Figure 2</w:t>
        </w:r>
        <w:r>
          <w:noBreakHyphen/>
          <w:t>17. Use case - users set up by Dad</w:t>
        </w:r>
        <w:r>
          <w:tab/>
        </w:r>
        <w:r>
          <w:fldChar w:fldCharType="begin"/>
        </w:r>
        <w:r>
          <w:instrText xml:space="preserve"> PAGEREF _Toc397675054 \h </w:instrText>
        </w:r>
      </w:ins>
      <w:r>
        <w:fldChar w:fldCharType="separate"/>
      </w:r>
      <w:ins w:id="723" w:author="Author" w:date="2014-09-05T10:08:00Z">
        <w:r>
          <w:t>41</w:t>
        </w:r>
        <w:r>
          <w:fldChar w:fldCharType="end"/>
        </w:r>
      </w:ins>
    </w:p>
    <w:p w14:paraId="5FBA2A95" w14:textId="77777777" w:rsidR="00EA49EB" w:rsidRDefault="00EA49EB">
      <w:pPr>
        <w:pStyle w:val="TableofFigures"/>
        <w:rPr>
          <w:ins w:id="724" w:author="Author" w:date="2014-09-05T10:08:00Z"/>
          <w:rFonts w:asciiTheme="minorHAnsi" w:eastAsiaTheme="minorEastAsia" w:hAnsiTheme="minorHAnsi" w:cstheme="minorBidi"/>
          <w:sz w:val="22"/>
          <w:szCs w:val="22"/>
        </w:rPr>
      </w:pPr>
      <w:ins w:id="725" w:author="Author" w:date="2014-09-05T10:08:00Z">
        <w:r>
          <w:t>Figure 2</w:t>
        </w:r>
        <w:r>
          <w:noBreakHyphen/>
          <w:t>18. Use case - living room set up by Dad</w:t>
        </w:r>
        <w:r>
          <w:tab/>
        </w:r>
        <w:r>
          <w:fldChar w:fldCharType="begin"/>
        </w:r>
        <w:r>
          <w:instrText xml:space="preserve"> PAGEREF _Toc397675055 \h </w:instrText>
        </w:r>
      </w:ins>
      <w:r>
        <w:fldChar w:fldCharType="separate"/>
      </w:r>
      <w:ins w:id="726" w:author="Author" w:date="2014-09-05T10:08:00Z">
        <w:r>
          <w:t>42</w:t>
        </w:r>
        <w:r>
          <w:fldChar w:fldCharType="end"/>
        </w:r>
      </w:ins>
    </w:p>
    <w:p w14:paraId="040089F9" w14:textId="77777777" w:rsidR="00EA49EB" w:rsidRDefault="00EA49EB">
      <w:pPr>
        <w:pStyle w:val="TableofFigures"/>
        <w:rPr>
          <w:ins w:id="727" w:author="Author" w:date="2014-09-05T10:08:00Z"/>
          <w:rFonts w:asciiTheme="minorHAnsi" w:eastAsiaTheme="minorEastAsia" w:hAnsiTheme="minorHAnsi" w:cstheme="minorBidi"/>
          <w:sz w:val="22"/>
          <w:szCs w:val="22"/>
        </w:rPr>
      </w:pPr>
      <w:ins w:id="728" w:author="Author" w:date="2014-09-05T10:08:00Z">
        <w:r>
          <w:t>Figure 2</w:t>
        </w:r>
        <w:r>
          <w:noBreakHyphen/>
          <w:t>19. Use case - son's bedroom set up by son</w:t>
        </w:r>
        <w:r>
          <w:tab/>
        </w:r>
        <w:r>
          <w:fldChar w:fldCharType="begin"/>
        </w:r>
        <w:r>
          <w:instrText xml:space="preserve"> PAGEREF _Toc397675056 \h </w:instrText>
        </w:r>
      </w:ins>
      <w:r>
        <w:fldChar w:fldCharType="separate"/>
      </w:r>
      <w:ins w:id="729" w:author="Author" w:date="2014-09-05T10:08:00Z">
        <w:r>
          <w:t>43</w:t>
        </w:r>
        <w:r>
          <w:fldChar w:fldCharType="end"/>
        </w:r>
      </w:ins>
    </w:p>
    <w:p w14:paraId="23B9C1E4" w14:textId="77777777" w:rsidR="00EA49EB" w:rsidRDefault="00EA49EB">
      <w:pPr>
        <w:pStyle w:val="TableofFigures"/>
        <w:rPr>
          <w:ins w:id="730" w:author="Author" w:date="2014-09-05T10:08:00Z"/>
          <w:rFonts w:asciiTheme="minorHAnsi" w:eastAsiaTheme="minorEastAsia" w:hAnsiTheme="minorHAnsi" w:cstheme="minorBidi"/>
          <w:sz w:val="22"/>
          <w:szCs w:val="22"/>
        </w:rPr>
      </w:pPr>
      <w:ins w:id="731" w:author="Author" w:date="2014-09-05T10:08:00Z">
        <w:r>
          <w:t>Figure 2</w:t>
        </w:r>
        <w:r>
          <w:noBreakHyphen/>
          <w:t>20. Use case - master bedroom set up by Dad</w:t>
        </w:r>
        <w:r>
          <w:tab/>
        </w:r>
        <w:r>
          <w:fldChar w:fldCharType="begin"/>
        </w:r>
        <w:r>
          <w:instrText xml:space="preserve"> PAGEREF _Toc397675057 \h </w:instrText>
        </w:r>
      </w:ins>
      <w:r>
        <w:fldChar w:fldCharType="separate"/>
      </w:r>
      <w:ins w:id="732" w:author="Author" w:date="2014-09-05T10:08:00Z">
        <w:r>
          <w:t>44</w:t>
        </w:r>
        <w:r>
          <w:fldChar w:fldCharType="end"/>
        </w:r>
      </w:ins>
    </w:p>
    <w:p w14:paraId="285016A8" w14:textId="77777777" w:rsidR="00EA49EB" w:rsidRDefault="00EA49EB">
      <w:pPr>
        <w:pStyle w:val="TableofFigures"/>
        <w:rPr>
          <w:ins w:id="733" w:author="Author" w:date="2014-09-05T10:08:00Z"/>
          <w:rFonts w:asciiTheme="minorHAnsi" w:eastAsiaTheme="minorEastAsia" w:hAnsiTheme="minorHAnsi" w:cstheme="minorBidi"/>
          <w:sz w:val="22"/>
          <w:szCs w:val="22"/>
        </w:rPr>
      </w:pPr>
      <w:ins w:id="734" w:author="Author" w:date="2014-09-05T10:08:00Z">
        <w:r>
          <w:t>Figure 2</w:t>
        </w:r>
        <w:r>
          <w:noBreakHyphen/>
          <w:t>21. Use case – Son can control different TVs in the house</w:t>
        </w:r>
        <w:r>
          <w:tab/>
        </w:r>
        <w:r>
          <w:fldChar w:fldCharType="begin"/>
        </w:r>
        <w:r>
          <w:instrText xml:space="preserve"> PAGEREF _Toc397675058 \h </w:instrText>
        </w:r>
      </w:ins>
      <w:r>
        <w:fldChar w:fldCharType="separate"/>
      </w:r>
      <w:ins w:id="735" w:author="Author" w:date="2014-09-05T10:08:00Z">
        <w:r>
          <w:t>45</w:t>
        </w:r>
        <w:r>
          <w:fldChar w:fldCharType="end"/>
        </w:r>
      </w:ins>
    </w:p>
    <w:p w14:paraId="2381E1CE" w14:textId="77777777" w:rsidR="00EA49EB" w:rsidRDefault="00EA49EB">
      <w:pPr>
        <w:pStyle w:val="TableofFigures"/>
        <w:rPr>
          <w:ins w:id="736" w:author="Author" w:date="2014-09-05T10:08:00Z"/>
          <w:rFonts w:asciiTheme="minorHAnsi" w:eastAsiaTheme="minorEastAsia" w:hAnsiTheme="minorHAnsi" w:cstheme="minorBidi"/>
          <w:sz w:val="22"/>
          <w:szCs w:val="22"/>
        </w:rPr>
      </w:pPr>
      <w:ins w:id="737" w:author="Author" w:date="2014-09-05T10:08:00Z">
        <w:r>
          <w:t>Figure 2</w:t>
        </w:r>
        <w:r>
          <w:noBreakHyphen/>
          <w:t>22. Use case - Living room tablet controls TVs</w:t>
        </w:r>
        <w:r>
          <w:tab/>
        </w:r>
        <w:r>
          <w:fldChar w:fldCharType="begin"/>
        </w:r>
        <w:r>
          <w:instrText xml:space="preserve"> PAGEREF _Toc397675059 \h </w:instrText>
        </w:r>
      </w:ins>
      <w:r>
        <w:fldChar w:fldCharType="separate"/>
      </w:r>
      <w:ins w:id="738" w:author="Author" w:date="2014-09-05T10:08:00Z">
        <w:r>
          <w:t>46</w:t>
        </w:r>
        <w:r>
          <w:fldChar w:fldCharType="end"/>
        </w:r>
      </w:ins>
    </w:p>
    <w:p w14:paraId="55FED699" w14:textId="77777777" w:rsidR="002C73CC" w:rsidDel="00EA49EB" w:rsidRDefault="002C73CC">
      <w:pPr>
        <w:pStyle w:val="TableofFigures"/>
        <w:rPr>
          <w:ins w:id="739" w:author="Author" w:date="2014-09-04T15:19:00Z"/>
          <w:del w:id="740" w:author="Author" w:date="2014-09-05T10:08:00Z"/>
          <w:rFonts w:asciiTheme="minorHAnsi" w:eastAsiaTheme="minorEastAsia" w:hAnsiTheme="minorHAnsi" w:cstheme="minorBidi"/>
          <w:sz w:val="22"/>
          <w:szCs w:val="22"/>
        </w:rPr>
      </w:pPr>
      <w:ins w:id="741" w:author="Author" w:date="2014-09-04T15:19:00Z">
        <w:del w:id="742" w:author="Author" w:date="2014-09-05T10:08:00Z">
          <w:r w:rsidDel="00EA49EB">
            <w:delText>Figure 2</w:delText>
          </w:r>
          <w:r w:rsidDel="00EA49EB">
            <w:noBreakHyphen/>
            <w:delText>1. Security system diagram</w:delText>
          </w:r>
          <w:r w:rsidDel="00EA49EB">
            <w:tab/>
            <w:delText>8</w:delText>
          </w:r>
        </w:del>
      </w:ins>
    </w:p>
    <w:p w14:paraId="2C7B9D1A" w14:textId="77777777" w:rsidR="002C73CC" w:rsidDel="00EA49EB" w:rsidRDefault="002C73CC">
      <w:pPr>
        <w:pStyle w:val="TableofFigures"/>
        <w:rPr>
          <w:ins w:id="743" w:author="Author" w:date="2014-09-04T15:19:00Z"/>
          <w:del w:id="744" w:author="Author" w:date="2014-09-05T10:08:00Z"/>
          <w:rFonts w:asciiTheme="minorHAnsi" w:eastAsiaTheme="minorEastAsia" w:hAnsiTheme="minorHAnsi" w:cstheme="minorBidi"/>
          <w:sz w:val="22"/>
          <w:szCs w:val="22"/>
        </w:rPr>
      </w:pPr>
      <w:ins w:id="745" w:author="Author" w:date="2014-09-04T15:19:00Z">
        <w:del w:id="746" w:author="Author" w:date="2014-09-05T10:08:00Z">
          <w:r w:rsidDel="00EA49EB">
            <w:delText>Figure 2</w:delText>
          </w:r>
          <w:r w:rsidDel="00EA49EB">
            <w:noBreakHyphen/>
            <w:delText>2. Claim a factory-reset device without out-of-band registration data</w:delText>
          </w:r>
          <w:r w:rsidDel="00EA49EB">
            <w:tab/>
            <w:delText>11</w:delText>
          </w:r>
        </w:del>
      </w:ins>
    </w:p>
    <w:p w14:paraId="1D46A90B" w14:textId="77777777" w:rsidR="002C73CC" w:rsidDel="00EA49EB" w:rsidRDefault="002C73CC">
      <w:pPr>
        <w:pStyle w:val="TableofFigures"/>
        <w:rPr>
          <w:ins w:id="747" w:author="Author" w:date="2014-09-04T15:19:00Z"/>
          <w:del w:id="748" w:author="Author" w:date="2014-09-05T10:08:00Z"/>
          <w:rFonts w:asciiTheme="minorHAnsi" w:eastAsiaTheme="minorEastAsia" w:hAnsiTheme="minorHAnsi" w:cstheme="minorBidi"/>
          <w:sz w:val="22"/>
          <w:szCs w:val="22"/>
        </w:rPr>
      </w:pPr>
      <w:ins w:id="749" w:author="Author" w:date="2014-09-04T15:19:00Z">
        <w:del w:id="750" w:author="Author" w:date="2014-09-05T10:08:00Z">
          <w:r w:rsidDel="00EA49EB">
            <w:delText>Figure 2</w:delText>
          </w:r>
          <w:r w:rsidDel="00EA49EB">
            <w:noBreakHyphen/>
            <w:delText>3. Claiming a factory-reset device using out-of-band registration data</w:delText>
          </w:r>
          <w:r w:rsidDel="00EA49EB">
            <w:tab/>
            <w:delText>12</w:delText>
          </w:r>
        </w:del>
      </w:ins>
    </w:p>
    <w:p w14:paraId="3ACFC01F" w14:textId="77777777" w:rsidR="002C73CC" w:rsidDel="00EA49EB" w:rsidRDefault="002C73CC">
      <w:pPr>
        <w:pStyle w:val="TableofFigures"/>
        <w:rPr>
          <w:ins w:id="751" w:author="Author" w:date="2014-09-04T15:19:00Z"/>
          <w:del w:id="752" w:author="Author" w:date="2014-09-05T10:08:00Z"/>
          <w:rFonts w:asciiTheme="minorHAnsi" w:eastAsiaTheme="minorEastAsia" w:hAnsiTheme="minorHAnsi" w:cstheme="minorBidi"/>
          <w:sz w:val="22"/>
          <w:szCs w:val="22"/>
        </w:rPr>
      </w:pPr>
      <w:ins w:id="753" w:author="Author" w:date="2014-09-04T15:19:00Z">
        <w:del w:id="754" w:author="Author" w:date="2014-09-05T10:08:00Z">
          <w:r w:rsidDel="00EA49EB">
            <w:delText>Figure 2</w:delText>
          </w:r>
          <w:r w:rsidDel="00EA49EB">
            <w:noBreakHyphen/>
            <w:delText>4. Install an ANY-USER policy</w:delText>
          </w:r>
          <w:r w:rsidDel="00EA49EB">
            <w:tab/>
            <w:delText>13</w:delText>
          </w:r>
        </w:del>
      </w:ins>
    </w:p>
    <w:p w14:paraId="4F0A36C8" w14:textId="77777777" w:rsidR="002C73CC" w:rsidDel="00EA49EB" w:rsidRDefault="002C73CC">
      <w:pPr>
        <w:pStyle w:val="TableofFigures"/>
        <w:rPr>
          <w:ins w:id="755" w:author="Author" w:date="2014-09-04T15:19:00Z"/>
          <w:del w:id="756" w:author="Author" w:date="2014-09-05T10:08:00Z"/>
          <w:rFonts w:asciiTheme="minorHAnsi" w:eastAsiaTheme="minorEastAsia" w:hAnsiTheme="minorHAnsi" w:cstheme="minorBidi"/>
          <w:sz w:val="22"/>
          <w:szCs w:val="22"/>
        </w:rPr>
      </w:pPr>
      <w:ins w:id="757" w:author="Author" w:date="2014-09-04T15:19:00Z">
        <w:del w:id="758" w:author="Author" w:date="2014-09-05T10:08:00Z">
          <w:r w:rsidDel="00EA49EB">
            <w:delText>Figure 2</w:delText>
          </w:r>
          <w:r w:rsidDel="00EA49EB">
            <w:noBreakHyphen/>
            <w:delText>5. Install a guild-specific policy</w:delText>
          </w:r>
          <w:r w:rsidDel="00EA49EB">
            <w:tab/>
            <w:delText>14</w:delText>
          </w:r>
        </w:del>
      </w:ins>
    </w:p>
    <w:p w14:paraId="55E48879" w14:textId="77777777" w:rsidR="002C73CC" w:rsidDel="00EA49EB" w:rsidRDefault="002C73CC">
      <w:pPr>
        <w:pStyle w:val="TableofFigures"/>
        <w:rPr>
          <w:ins w:id="759" w:author="Author" w:date="2014-09-04T15:19:00Z"/>
          <w:del w:id="760" w:author="Author" w:date="2014-09-05T10:08:00Z"/>
          <w:rFonts w:asciiTheme="minorHAnsi" w:eastAsiaTheme="minorEastAsia" w:hAnsiTheme="minorHAnsi" w:cstheme="minorBidi"/>
          <w:sz w:val="22"/>
          <w:szCs w:val="22"/>
        </w:rPr>
      </w:pPr>
      <w:ins w:id="761" w:author="Author" w:date="2014-09-04T15:19:00Z">
        <w:del w:id="762" w:author="Author" w:date="2014-09-05T10:08:00Z">
          <w:r w:rsidDel="00EA49EB">
            <w:delText>Figure 2</w:delText>
          </w:r>
          <w:r w:rsidDel="00EA49EB">
            <w:noBreakHyphen/>
            <w:delText>6. Add an application to a guild</w:delText>
          </w:r>
          <w:r w:rsidDel="00EA49EB">
            <w:tab/>
            <w:delText>15</w:delText>
          </w:r>
        </w:del>
      </w:ins>
    </w:p>
    <w:p w14:paraId="3B54606D" w14:textId="77777777" w:rsidR="002C73CC" w:rsidDel="00EA49EB" w:rsidRDefault="002C73CC">
      <w:pPr>
        <w:pStyle w:val="TableofFigures"/>
        <w:rPr>
          <w:ins w:id="763" w:author="Author" w:date="2014-09-04T15:19:00Z"/>
          <w:del w:id="764" w:author="Author" w:date="2014-09-05T10:08:00Z"/>
          <w:rFonts w:asciiTheme="minorHAnsi" w:eastAsiaTheme="minorEastAsia" w:hAnsiTheme="minorHAnsi" w:cstheme="minorBidi"/>
          <w:sz w:val="22"/>
          <w:szCs w:val="22"/>
        </w:rPr>
      </w:pPr>
      <w:ins w:id="765" w:author="Author" w:date="2014-09-04T15:19:00Z">
        <w:del w:id="766" w:author="Author" w:date="2014-09-05T10:08:00Z">
          <w:r w:rsidDel="00EA49EB">
            <w:delText>Figure 2</w:delText>
          </w:r>
          <w:r w:rsidDel="00EA49EB">
            <w:noBreakHyphen/>
            <w:delText>7. Add a user to a guild</w:delText>
          </w:r>
          <w:r w:rsidDel="00EA49EB">
            <w:tab/>
            <w:delText>16</w:delText>
          </w:r>
        </w:del>
      </w:ins>
    </w:p>
    <w:p w14:paraId="2F04009A" w14:textId="77777777" w:rsidR="002C73CC" w:rsidDel="00EA49EB" w:rsidRDefault="002C73CC">
      <w:pPr>
        <w:pStyle w:val="TableofFigures"/>
        <w:rPr>
          <w:ins w:id="767" w:author="Author" w:date="2014-09-04T15:19:00Z"/>
          <w:del w:id="768" w:author="Author" w:date="2014-09-05T10:08:00Z"/>
          <w:rFonts w:asciiTheme="minorHAnsi" w:eastAsiaTheme="minorEastAsia" w:hAnsiTheme="minorHAnsi" w:cstheme="minorBidi"/>
          <w:sz w:val="22"/>
          <w:szCs w:val="22"/>
        </w:rPr>
      </w:pPr>
      <w:ins w:id="769" w:author="Author" w:date="2014-09-04T15:19:00Z">
        <w:del w:id="770" w:author="Author" w:date="2014-09-05T10:08:00Z">
          <w:r w:rsidDel="00EA49EB">
            <w:delText>Figure 2</w:delText>
          </w:r>
          <w:r w:rsidDel="00EA49EB">
            <w:noBreakHyphen/>
            <w:delText>8. Distribution of policy updates and certificate</w:delText>
          </w:r>
          <w:r w:rsidDel="00EA49EB">
            <w:tab/>
            <w:delText>20</w:delText>
          </w:r>
        </w:del>
      </w:ins>
    </w:p>
    <w:p w14:paraId="4797E6F7" w14:textId="77777777" w:rsidR="002C73CC" w:rsidDel="00EA49EB" w:rsidRDefault="002C73CC">
      <w:pPr>
        <w:pStyle w:val="TableofFigures"/>
        <w:rPr>
          <w:ins w:id="771" w:author="Author" w:date="2014-09-04T15:19:00Z"/>
          <w:del w:id="772" w:author="Author" w:date="2014-09-05T10:08:00Z"/>
          <w:rFonts w:asciiTheme="minorHAnsi" w:eastAsiaTheme="minorEastAsia" w:hAnsiTheme="minorHAnsi" w:cstheme="minorBidi"/>
          <w:sz w:val="22"/>
          <w:szCs w:val="22"/>
        </w:rPr>
      </w:pPr>
      <w:ins w:id="773" w:author="Author" w:date="2014-09-04T15:19:00Z">
        <w:del w:id="774" w:author="Author" w:date="2014-09-05T10:08:00Z">
          <w:r w:rsidDel="00EA49EB">
            <w:delText>Figure 2</w:delText>
          </w:r>
          <w:r w:rsidDel="00EA49EB">
            <w:noBreakHyphen/>
            <w:delText>9: Building Policy using manifest</w:delText>
          </w:r>
          <w:r w:rsidDel="00EA49EB">
            <w:tab/>
            <w:delText>22</w:delText>
          </w:r>
        </w:del>
      </w:ins>
    </w:p>
    <w:p w14:paraId="29847576" w14:textId="77777777" w:rsidR="002C73CC" w:rsidDel="00EA49EB" w:rsidRDefault="002C73CC">
      <w:pPr>
        <w:pStyle w:val="TableofFigures"/>
        <w:rPr>
          <w:ins w:id="775" w:author="Author" w:date="2014-09-04T15:19:00Z"/>
          <w:del w:id="776" w:author="Author" w:date="2014-09-05T10:08:00Z"/>
          <w:rFonts w:asciiTheme="minorHAnsi" w:eastAsiaTheme="minorEastAsia" w:hAnsiTheme="minorHAnsi" w:cstheme="minorBidi"/>
          <w:sz w:val="22"/>
          <w:szCs w:val="22"/>
        </w:rPr>
      </w:pPr>
      <w:ins w:id="777" w:author="Author" w:date="2014-09-04T15:19:00Z">
        <w:del w:id="778" w:author="Author" w:date="2014-09-05T10:08:00Z">
          <w:r w:rsidDel="00EA49EB">
            <w:delText>Figure 2</w:delText>
          </w:r>
          <w:r w:rsidDel="00EA49EB">
            <w:noBreakHyphen/>
            <w:delText>10. Validation Flow</w:delText>
          </w:r>
          <w:r w:rsidDel="00EA49EB">
            <w:tab/>
            <w:delText>23</w:delText>
          </w:r>
        </w:del>
      </w:ins>
    </w:p>
    <w:p w14:paraId="599B00A3" w14:textId="77777777" w:rsidR="002C73CC" w:rsidDel="00EA49EB" w:rsidRDefault="002C73CC">
      <w:pPr>
        <w:pStyle w:val="TableofFigures"/>
        <w:rPr>
          <w:ins w:id="779" w:author="Author" w:date="2014-09-04T15:19:00Z"/>
          <w:del w:id="780" w:author="Author" w:date="2014-09-05T10:08:00Z"/>
          <w:rFonts w:asciiTheme="minorHAnsi" w:eastAsiaTheme="minorEastAsia" w:hAnsiTheme="minorHAnsi" w:cstheme="minorBidi"/>
          <w:sz w:val="22"/>
          <w:szCs w:val="22"/>
        </w:rPr>
      </w:pPr>
      <w:ins w:id="781" w:author="Author" w:date="2014-09-04T15:19:00Z">
        <w:del w:id="782" w:author="Author" w:date="2014-09-05T10:08:00Z">
          <w:r w:rsidDel="00EA49EB">
            <w:delText>Figure 2</w:delText>
          </w:r>
          <w:r w:rsidDel="00EA49EB">
            <w:noBreakHyphen/>
            <w:delText>11. Validating a consumer policy</w:delText>
          </w:r>
          <w:r w:rsidDel="00EA49EB">
            <w:tab/>
            <w:delText>24</w:delText>
          </w:r>
        </w:del>
      </w:ins>
    </w:p>
    <w:p w14:paraId="2A746613" w14:textId="77777777" w:rsidR="002C73CC" w:rsidDel="00EA49EB" w:rsidRDefault="002C73CC">
      <w:pPr>
        <w:pStyle w:val="TableofFigures"/>
        <w:rPr>
          <w:ins w:id="783" w:author="Author" w:date="2014-09-04T15:19:00Z"/>
          <w:del w:id="784" w:author="Author" w:date="2014-09-05T10:08:00Z"/>
          <w:rFonts w:asciiTheme="minorHAnsi" w:eastAsiaTheme="minorEastAsia" w:hAnsiTheme="minorHAnsi" w:cstheme="minorBidi"/>
          <w:sz w:val="22"/>
          <w:szCs w:val="22"/>
        </w:rPr>
      </w:pPr>
      <w:ins w:id="785" w:author="Author" w:date="2014-09-04T15:19:00Z">
        <w:del w:id="786" w:author="Author" w:date="2014-09-05T10:08:00Z">
          <w:r w:rsidDel="00EA49EB">
            <w:delText>Figure 2</w:delText>
          </w:r>
          <w:r w:rsidDel="00EA49EB">
            <w:noBreakHyphen/>
            <w:delText>12. Exchange a trust profile</w:delText>
          </w:r>
          <w:r w:rsidDel="00EA49EB">
            <w:tab/>
            <w:delText>25</w:delText>
          </w:r>
        </w:del>
      </w:ins>
    </w:p>
    <w:p w14:paraId="4E7CC037" w14:textId="77777777" w:rsidR="002C73CC" w:rsidDel="00EA49EB" w:rsidRDefault="002C73CC">
      <w:pPr>
        <w:pStyle w:val="TableofFigures"/>
        <w:rPr>
          <w:ins w:id="787" w:author="Author" w:date="2014-09-04T15:19:00Z"/>
          <w:del w:id="788" w:author="Author" w:date="2014-09-05T10:08:00Z"/>
          <w:rFonts w:asciiTheme="minorHAnsi" w:eastAsiaTheme="minorEastAsia" w:hAnsiTheme="minorHAnsi" w:cstheme="minorBidi"/>
          <w:sz w:val="22"/>
          <w:szCs w:val="22"/>
        </w:rPr>
      </w:pPr>
      <w:ins w:id="789" w:author="Author" w:date="2014-09-04T15:19:00Z">
        <w:del w:id="790" w:author="Author" w:date="2014-09-05T10:08:00Z">
          <w:r w:rsidDel="00EA49EB">
            <w:delText>Figure 2</w:delText>
          </w:r>
          <w:r w:rsidDel="00EA49EB">
            <w:noBreakHyphen/>
            <w:delText>13. Anonymous access</w:delText>
          </w:r>
          <w:r w:rsidDel="00EA49EB">
            <w:tab/>
            <w:delText>26</w:delText>
          </w:r>
        </w:del>
      </w:ins>
    </w:p>
    <w:p w14:paraId="22E6EB9A" w14:textId="77777777" w:rsidR="002C73CC" w:rsidDel="00EA49EB" w:rsidRDefault="002C73CC">
      <w:pPr>
        <w:pStyle w:val="TableofFigures"/>
        <w:rPr>
          <w:ins w:id="791" w:author="Author" w:date="2014-09-04T15:19:00Z"/>
          <w:del w:id="792" w:author="Author" w:date="2014-09-05T10:08:00Z"/>
          <w:rFonts w:asciiTheme="minorHAnsi" w:eastAsiaTheme="minorEastAsia" w:hAnsiTheme="minorHAnsi" w:cstheme="minorBidi"/>
          <w:sz w:val="22"/>
          <w:szCs w:val="22"/>
        </w:rPr>
      </w:pPr>
      <w:ins w:id="793" w:author="Author" w:date="2014-09-04T15:19:00Z">
        <w:del w:id="794" w:author="Author" w:date="2014-09-05T10:08:00Z">
          <w:r w:rsidDel="00EA49EB">
            <w:delText>Figure 2</w:delText>
          </w:r>
          <w:r w:rsidDel="00EA49EB">
            <w:noBreakHyphen/>
            <w:delText>14. Validating an admin user</w:delText>
          </w:r>
          <w:r w:rsidDel="00EA49EB">
            <w:tab/>
            <w:delText>27</w:delText>
          </w:r>
        </w:del>
      </w:ins>
    </w:p>
    <w:p w14:paraId="0FE942D2" w14:textId="77777777" w:rsidR="002C73CC" w:rsidDel="00EA49EB" w:rsidRDefault="002C73CC">
      <w:pPr>
        <w:pStyle w:val="TableofFigures"/>
        <w:rPr>
          <w:ins w:id="795" w:author="Author" w:date="2014-09-04T15:19:00Z"/>
          <w:del w:id="796" w:author="Author" w:date="2014-09-05T10:08:00Z"/>
          <w:rFonts w:asciiTheme="minorHAnsi" w:eastAsiaTheme="minorEastAsia" w:hAnsiTheme="minorHAnsi" w:cstheme="minorBidi"/>
          <w:sz w:val="22"/>
          <w:szCs w:val="22"/>
        </w:rPr>
      </w:pPr>
      <w:ins w:id="797" w:author="Author" w:date="2014-09-04T15:19:00Z">
        <w:del w:id="798" w:author="Author" w:date="2014-09-05T10:08:00Z">
          <w:r w:rsidDel="00EA49EB">
            <w:delText>Figure 2</w:delText>
          </w:r>
          <w:r w:rsidDel="00EA49EB">
            <w:noBreakHyphen/>
            <w:delText>15. Validating a session-based signal</w:delText>
          </w:r>
          <w:r w:rsidDel="00EA49EB">
            <w:tab/>
            <w:delText>28</w:delText>
          </w:r>
        </w:del>
      </w:ins>
    </w:p>
    <w:p w14:paraId="02B53DE5" w14:textId="77777777" w:rsidR="002C73CC" w:rsidDel="00EA49EB" w:rsidRDefault="002C73CC">
      <w:pPr>
        <w:pStyle w:val="TableofFigures"/>
        <w:rPr>
          <w:ins w:id="799" w:author="Author" w:date="2014-09-04T15:19:00Z"/>
          <w:del w:id="800" w:author="Author" w:date="2014-09-05T10:08:00Z"/>
          <w:rFonts w:asciiTheme="minorHAnsi" w:eastAsiaTheme="minorEastAsia" w:hAnsiTheme="minorHAnsi" w:cstheme="minorBidi"/>
          <w:sz w:val="22"/>
          <w:szCs w:val="22"/>
        </w:rPr>
      </w:pPr>
      <w:ins w:id="801" w:author="Author" w:date="2014-09-04T15:19:00Z">
        <w:del w:id="802" w:author="Author" w:date="2014-09-05T10:08:00Z">
          <w:r w:rsidDel="00EA49EB">
            <w:delText>Figure 2</w:delText>
          </w:r>
          <w:r w:rsidDel="00EA49EB">
            <w:noBreakHyphen/>
            <w:delText>16: Authorization Data Format Structure</w:delText>
          </w:r>
          <w:r w:rsidDel="00EA49EB">
            <w:tab/>
            <w:delText>29</w:delText>
          </w:r>
        </w:del>
      </w:ins>
    </w:p>
    <w:p w14:paraId="7E14383B" w14:textId="77777777" w:rsidR="002C73CC" w:rsidDel="00EA49EB" w:rsidRDefault="002C73CC">
      <w:pPr>
        <w:pStyle w:val="TableofFigures"/>
        <w:rPr>
          <w:ins w:id="803" w:author="Author" w:date="2014-09-04T15:19:00Z"/>
          <w:del w:id="804" w:author="Author" w:date="2014-09-05T10:08:00Z"/>
          <w:rFonts w:asciiTheme="minorHAnsi" w:eastAsiaTheme="minorEastAsia" w:hAnsiTheme="minorHAnsi" w:cstheme="minorBidi"/>
          <w:sz w:val="22"/>
          <w:szCs w:val="22"/>
        </w:rPr>
      </w:pPr>
      <w:ins w:id="805" w:author="Author" w:date="2014-09-04T15:19:00Z">
        <w:del w:id="806" w:author="Author" w:date="2014-09-05T10:08:00Z">
          <w:r w:rsidDel="00EA49EB">
            <w:delText>Figure 2</w:delText>
          </w:r>
          <w:r w:rsidDel="00EA49EB">
            <w:noBreakHyphen/>
            <w:delText>17. Use case - users set up by Dad</w:delText>
          </w:r>
          <w:r w:rsidDel="00EA49EB">
            <w:tab/>
            <w:delText>41</w:delText>
          </w:r>
        </w:del>
      </w:ins>
    </w:p>
    <w:p w14:paraId="68BE188F" w14:textId="77777777" w:rsidR="002C73CC" w:rsidDel="00EA49EB" w:rsidRDefault="002C73CC">
      <w:pPr>
        <w:pStyle w:val="TableofFigures"/>
        <w:rPr>
          <w:ins w:id="807" w:author="Author" w:date="2014-09-04T15:19:00Z"/>
          <w:del w:id="808" w:author="Author" w:date="2014-09-05T10:08:00Z"/>
          <w:rFonts w:asciiTheme="minorHAnsi" w:eastAsiaTheme="minorEastAsia" w:hAnsiTheme="minorHAnsi" w:cstheme="minorBidi"/>
          <w:sz w:val="22"/>
          <w:szCs w:val="22"/>
        </w:rPr>
      </w:pPr>
      <w:ins w:id="809" w:author="Author" w:date="2014-09-04T15:19:00Z">
        <w:del w:id="810" w:author="Author" w:date="2014-09-05T10:08:00Z">
          <w:r w:rsidDel="00EA49EB">
            <w:delText>Figure 2</w:delText>
          </w:r>
          <w:r w:rsidDel="00EA49EB">
            <w:noBreakHyphen/>
            <w:delText>18. Use case - living room set up by Dad</w:delText>
          </w:r>
          <w:r w:rsidDel="00EA49EB">
            <w:tab/>
            <w:delText>42</w:delText>
          </w:r>
        </w:del>
      </w:ins>
    </w:p>
    <w:p w14:paraId="5FC110B8" w14:textId="77777777" w:rsidR="002C73CC" w:rsidDel="00EA49EB" w:rsidRDefault="002C73CC">
      <w:pPr>
        <w:pStyle w:val="TableofFigures"/>
        <w:rPr>
          <w:ins w:id="811" w:author="Author" w:date="2014-09-04T15:19:00Z"/>
          <w:del w:id="812" w:author="Author" w:date="2014-09-05T10:08:00Z"/>
          <w:rFonts w:asciiTheme="minorHAnsi" w:eastAsiaTheme="minorEastAsia" w:hAnsiTheme="minorHAnsi" w:cstheme="minorBidi"/>
          <w:sz w:val="22"/>
          <w:szCs w:val="22"/>
        </w:rPr>
      </w:pPr>
      <w:ins w:id="813" w:author="Author" w:date="2014-09-04T15:19:00Z">
        <w:del w:id="814" w:author="Author" w:date="2014-09-05T10:08:00Z">
          <w:r w:rsidDel="00EA49EB">
            <w:delText>Figure 2</w:delText>
          </w:r>
          <w:r w:rsidDel="00EA49EB">
            <w:noBreakHyphen/>
            <w:delText>19. Use case - son's bedroom set up by son</w:delText>
          </w:r>
          <w:r w:rsidDel="00EA49EB">
            <w:tab/>
            <w:delText>43</w:delText>
          </w:r>
        </w:del>
      </w:ins>
    </w:p>
    <w:p w14:paraId="0CAB5CD5" w14:textId="77777777" w:rsidR="002C73CC" w:rsidDel="00EA49EB" w:rsidRDefault="002C73CC">
      <w:pPr>
        <w:pStyle w:val="TableofFigures"/>
        <w:rPr>
          <w:ins w:id="815" w:author="Author" w:date="2014-09-04T15:19:00Z"/>
          <w:del w:id="816" w:author="Author" w:date="2014-09-05T10:08:00Z"/>
          <w:rFonts w:asciiTheme="minorHAnsi" w:eastAsiaTheme="minorEastAsia" w:hAnsiTheme="minorHAnsi" w:cstheme="minorBidi"/>
          <w:sz w:val="22"/>
          <w:szCs w:val="22"/>
        </w:rPr>
      </w:pPr>
      <w:ins w:id="817" w:author="Author" w:date="2014-09-04T15:19:00Z">
        <w:del w:id="818" w:author="Author" w:date="2014-09-05T10:08:00Z">
          <w:r w:rsidDel="00EA49EB">
            <w:delText>Figure 2</w:delText>
          </w:r>
          <w:r w:rsidDel="00EA49EB">
            <w:noBreakHyphen/>
            <w:delText>20. Use case - master bedroom set up by Dad</w:delText>
          </w:r>
          <w:r w:rsidDel="00EA49EB">
            <w:tab/>
            <w:delText>44</w:delText>
          </w:r>
        </w:del>
      </w:ins>
    </w:p>
    <w:p w14:paraId="2514FFC4" w14:textId="77777777" w:rsidR="002C73CC" w:rsidDel="00EA49EB" w:rsidRDefault="002C73CC">
      <w:pPr>
        <w:pStyle w:val="TableofFigures"/>
        <w:rPr>
          <w:ins w:id="819" w:author="Author" w:date="2014-09-04T15:19:00Z"/>
          <w:del w:id="820" w:author="Author" w:date="2014-09-05T10:08:00Z"/>
          <w:rFonts w:asciiTheme="minorHAnsi" w:eastAsiaTheme="minorEastAsia" w:hAnsiTheme="minorHAnsi" w:cstheme="minorBidi"/>
          <w:sz w:val="22"/>
          <w:szCs w:val="22"/>
        </w:rPr>
      </w:pPr>
      <w:ins w:id="821" w:author="Author" w:date="2014-09-04T15:19:00Z">
        <w:del w:id="822" w:author="Author" w:date="2014-09-05T10:08:00Z">
          <w:r w:rsidDel="00EA49EB">
            <w:delText>Figure 2</w:delText>
          </w:r>
          <w:r w:rsidDel="00EA49EB">
            <w:noBreakHyphen/>
            <w:delText>21. Use case – Son can control different TVs in the house</w:delText>
          </w:r>
          <w:r w:rsidDel="00EA49EB">
            <w:tab/>
            <w:delText>45</w:delText>
          </w:r>
        </w:del>
      </w:ins>
    </w:p>
    <w:p w14:paraId="31A4D85F" w14:textId="77777777" w:rsidR="002C73CC" w:rsidDel="00EA49EB" w:rsidRDefault="002C73CC">
      <w:pPr>
        <w:pStyle w:val="TableofFigures"/>
        <w:rPr>
          <w:ins w:id="823" w:author="Author" w:date="2014-09-04T15:19:00Z"/>
          <w:del w:id="824" w:author="Author" w:date="2014-09-05T10:08:00Z"/>
          <w:rFonts w:asciiTheme="minorHAnsi" w:eastAsiaTheme="minorEastAsia" w:hAnsiTheme="minorHAnsi" w:cstheme="minorBidi"/>
          <w:sz w:val="22"/>
          <w:szCs w:val="22"/>
        </w:rPr>
      </w:pPr>
      <w:ins w:id="825" w:author="Author" w:date="2014-09-04T15:19:00Z">
        <w:del w:id="826" w:author="Author" w:date="2014-09-05T10:08:00Z">
          <w:r w:rsidDel="00EA49EB">
            <w:delText>Figure 2</w:delText>
          </w:r>
          <w:r w:rsidDel="00EA49EB">
            <w:noBreakHyphen/>
            <w:delText>22. Use case - Living room tablet controls TVs</w:delText>
          </w:r>
          <w:r w:rsidDel="00EA49EB">
            <w:tab/>
            <w:delText>46</w:delText>
          </w:r>
        </w:del>
      </w:ins>
    </w:p>
    <w:p w14:paraId="1C0D8A02" w14:textId="77777777" w:rsidR="007A541D" w:rsidDel="00EA49EB" w:rsidRDefault="007A541D">
      <w:pPr>
        <w:pStyle w:val="TableofFigures"/>
        <w:rPr>
          <w:ins w:id="827" w:author="Author" w:date="2014-09-04T14:57:00Z"/>
          <w:del w:id="828" w:author="Author" w:date="2014-09-05T10:08:00Z"/>
          <w:rFonts w:asciiTheme="minorHAnsi" w:eastAsiaTheme="minorEastAsia" w:hAnsiTheme="minorHAnsi" w:cstheme="minorBidi"/>
          <w:sz w:val="22"/>
          <w:szCs w:val="22"/>
        </w:rPr>
      </w:pPr>
      <w:ins w:id="829" w:author="Author" w:date="2014-09-04T14:57:00Z">
        <w:del w:id="830" w:author="Author" w:date="2014-09-05T10:08:00Z">
          <w:r w:rsidDel="00EA49EB">
            <w:delText>Figure 2</w:delText>
          </w:r>
          <w:r w:rsidDel="00EA49EB">
            <w:noBreakHyphen/>
            <w:delText>1. Security system diagram</w:delText>
          </w:r>
          <w:r w:rsidDel="00EA49EB">
            <w:tab/>
            <w:delText>8</w:delText>
          </w:r>
        </w:del>
      </w:ins>
    </w:p>
    <w:p w14:paraId="4E742BDE" w14:textId="77777777" w:rsidR="007A541D" w:rsidDel="00EA49EB" w:rsidRDefault="007A541D">
      <w:pPr>
        <w:pStyle w:val="TableofFigures"/>
        <w:rPr>
          <w:ins w:id="831" w:author="Author" w:date="2014-09-04T14:57:00Z"/>
          <w:del w:id="832" w:author="Author" w:date="2014-09-05T10:08:00Z"/>
          <w:rFonts w:asciiTheme="minorHAnsi" w:eastAsiaTheme="minorEastAsia" w:hAnsiTheme="minorHAnsi" w:cstheme="minorBidi"/>
          <w:sz w:val="22"/>
          <w:szCs w:val="22"/>
        </w:rPr>
      </w:pPr>
      <w:ins w:id="833" w:author="Author" w:date="2014-09-04T14:57:00Z">
        <w:del w:id="834" w:author="Author" w:date="2014-09-05T10:08:00Z">
          <w:r w:rsidDel="00EA49EB">
            <w:delText>Figure 2</w:delText>
          </w:r>
          <w:r w:rsidDel="00EA49EB">
            <w:noBreakHyphen/>
            <w:delText>2. Claim a factory-reset device without out-of-band registration data</w:delText>
          </w:r>
          <w:r w:rsidDel="00EA49EB">
            <w:tab/>
            <w:delText>11</w:delText>
          </w:r>
        </w:del>
      </w:ins>
    </w:p>
    <w:p w14:paraId="59C3C5E1" w14:textId="77777777" w:rsidR="007A541D" w:rsidDel="00EA49EB" w:rsidRDefault="007A541D">
      <w:pPr>
        <w:pStyle w:val="TableofFigures"/>
        <w:rPr>
          <w:ins w:id="835" w:author="Author" w:date="2014-09-04T14:57:00Z"/>
          <w:del w:id="836" w:author="Author" w:date="2014-09-05T10:08:00Z"/>
          <w:rFonts w:asciiTheme="minorHAnsi" w:eastAsiaTheme="minorEastAsia" w:hAnsiTheme="minorHAnsi" w:cstheme="minorBidi"/>
          <w:sz w:val="22"/>
          <w:szCs w:val="22"/>
        </w:rPr>
      </w:pPr>
      <w:ins w:id="837" w:author="Author" w:date="2014-09-04T14:57:00Z">
        <w:del w:id="838" w:author="Author" w:date="2014-09-05T10:08:00Z">
          <w:r w:rsidDel="00EA49EB">
            <w:delText>Figure 2</w:delText>
          </w:r>
          <w:r w:rsidDel="00EA49EB">
            <w:noBreakHyphen/>
            <w:delText>3. Claiming a factory-reset device using out-of-band registration data</w:delText>
          </w:r>
          <w:r w:rsidDel="00EA49EB">
            <w:tab/>
            <w:delText>12</w:delText>
          </w:r>
        </w:del>
      </w:ins>
    </w:p>
    <w:p w14:paraId="468B2799" w14:textId="77777777" w:rsidR="007A541D" w:rsidDel="00EA49EB" w:rsidRDefault="007A541D">
      <w:pPr>
        <w:pStyle w:val="TableofFigures"/>
        <w:rPr>
          <w:ins w:id="839" w:author="Author" w:date="2014-09-04T14:57:00Z"/>
          <w:del w:id="840" w:author="Author" w:date="2014-09-05T10:08:00Z"/>
          <w:rFonts w:asciiTheme="minorHAnsi" w:eastAsiaTheme="minorEastAsia" w:hAnsiTheme="minorHAnsi" w:cstheme="minorBidi"/>
          <w:sz w:val="22"/>
          <w:szCs w:val="22"/>
        </w:rPr>
      </w:pPr>
      <w:ins w:id="841" w:author="Author" w:date="2014-09-04T14:57:00Z">
        <w:del w:id="842" w:author="Author" w:date="2014-09-05T10:08:00Z">
          <w:r w:rsidDel="00EA49EB">
            <w:delText>Figure 2</w:delText>
          </w:r>
          <w:r w:rsidDel="00EA49EB">
            <w:noBreakHyphen/>
            <w:delText>4. Install an ANY-USER policy</w:delText>
          </w:r>
          <w:r w:rsidDel="00EA49EB">
            <w:tab/>
            <w:delText>13</w:delText>
          </w:r>
        </w:del>
      </w:ins>
    </w:p>
    <w:p w14:paraId="637AF0C5" w14:textId="77777777" w:rsidR="007A541D" w:rsidDel="00EA49EB" w:rsidRDefault="007A541D">
      <w:pPr>
        <w:pStyle w:val="TableofFigures"/>
        <w:rPr>
          <w:ins w:id="843" w:author="Author" w:date="2014-09-04T14:57:00Z"/>
          <w:del w:id="844" w:author="Author" w:date="2014-09-05T10:08:00Z"/>
          <w:rFonts w:asciiTheme="minorHAnsi" w:eastAsiaTheme="minorEastAsia" w:hAnsiTheme="minorHAnsi" w:cstheme="minorBidi"/>
          <w:sz w:val="22"/>
          <w:szCs w:val="22"/>
        </w:rPr>
      </w:pPr>
      <w:ins w:id="845" w:author="Author" w:date="2014-09-04T14:57:00Z">
        <w:del w:id="846" w:author="Author" w:date="2014-09-05T10:08:00Z">
          <w:r w:rsidDel="00EA49EB">
            <w:delText>Figure 2</w:delText>
          </w:r>
          <w:r w:rsidDel="00EA49EB">
            <w:noBreakHyphen/>
            <w:delText>5. Install a guild-specific policy</w:delText>
          </w:r>
          <w:r w:rsidDel="00EA49EB">
            <w:tab/>
            <w:delText>14</w:delText>
          </w:r>
        </w:del>
      </w:ins>
    </w:p>
    <w:p w14:paraId="7E73ADBF" w14:textId="77777777" w:rsidR="007A541D" w:rsidDel="00EA49EB" w:rsidRDefault="007A541D">
      <w:pPr>
        <w:pStyle w:val="TableofFigures"/>
        <w:rPr>
          <w:ins w:id="847" w:author="Author" w:date="2014-09-04T14:57:00Z"/>
          <w:del w:id="848" w:author="Author" w:date="2014-09-05T10:08:00Z"/>
          <w:rFonts w:asciiTheme="minorHAnsi" w:eastAsiaTheme="minorEastAsia" w:hAnsiTheme="minorHAnsi" w:cstheme="minorBidi"/>
          <w:sz w:val="22"/>
          <w:szCs w:val="22"/>
        </w:rPr>
      </w:pPr>
      <w:ins w:id="849" w:author="Author" w:date="2014-09-04T14:57:00Z">
        <w:del w:id="850" w:author="Author" w:date="2014-09-05T10:08:00Z">
          <w:r w:rsidDel="00EA49EB">
            <w:delText>Figure 2</w:delText>
          </w:r>
          <w:r w:rsidDel="00EA49EB">
            <w:noBreakHyphen/>
            <w:delText>6. Add an application to a guild</w:delText>
          </w:r>
          <w:r w:rsidDel="00EA49EB">
            <w:tab/>
            <w:delText>15</w:delText>
          </w:r>
        </w:del>
      </w:ins>
    </w:p>
    <w:p w14:paraId="36DD8614" w14:textId="77777777" w:rsidR="007A541D" w:rsidDel="00EA49EB" w:rsidRDefault="007A541D">
      <w:pPr>
        <w:pStyle w:val="TableofFigures"/>
        <w:rPr>
          <w:ins w:id="851" w:author="Author" w:date="2014-09-04T14:57:00Z"/>
          <w:del w:id="852" w:author="Author" w:date="2014-09-05T10:08:00Z"/>
          <w:rFonts w:asciiTheme="minorHAnsi" w:eastAsiaTheme="minorEastAsia" w:hAnsiTheme="minorHAnsi" w:cstheme="minorBidi"/>
          <w:sz w:val="22"/>
          <w:szCs w:val="22"/>
        </w:rPr>
      </w:pPr>
      <w:ins w:id="853" w:author="Author" w:date="2014-09-04T14:57:00Z">
        <w:del w:id="854" w:author="Author" w:date="2014-09-05T10:08:00Z">
          <w:r w:rsidDel="00EA49EB">
            <w:delText>Figure 2</w:delText>
          </w:r>
          <w:r w:rsidDel="00EA49EB">
            <w:noBreakHyphen/>
            <w:delText>7. Add a user to a guild</w:delText>
          </w:r>
          <w:r w:rsidDel="00EA49EB">
            <w:tab/>
            <w:delText>16</w:delText>
          </w:r>
        </w:del>
      </w:ins>
    </w:p>
    <w:p w14:paraId="6B6D7352" w14:textId="77777777" w:rsidR="007A541D" w:rsidDel="00EA49EB" w:rsidRDefault="007A541D">
      <w:pPr>
        <w:pStyle w:val="TableofFigures"/>
        <w:rPr>
          <w:ins w:id="855" w:author="Author" w:date="2014-09-04T14:57:00Z"/>
          <w:del w:id="856" w:author="Author" w:date="2014-09-05T10:08:00Z"/>
          <w:rFonts w:asciiTheme="minorHAnsi" w:eastAsiaTheme="minorEastAsia" w:hAnsiTheme="minorHAnsi" w:cstheme="minorBidi"/>
          <w:sz w:val="22"/>
          <w:szCs w:val="22"/>
        </w:rPr>
      </w:pPr>
      <w:ins w:id="857" w:author="Author" w:date="2014-09-04T14:57:00Z">
        <w:del w:id="858" w:author="Author" w:date="2014-09-05T10:08:00Z">
          <w:r w:rsidDel="00EA49EB">
            <w:delText>Figure 2</w:delText>
          </w:r>
          <w:r w:rsidDel="00EA49EB">
            <w:noBreakHyphen/>
            <w:delText>8. Distribution of policy updates and certificate</w:delText>
          </w:r>
          <w:r w:rsidDel="00EA49EB">
            <w:tab/>
            <w:delText>20</w:delText>
          </w:r>
        </w:del>
      </w:ins>
    </w:p>
    <w:p w14:paraId="60EE0A9F" w14:textId="77777777" w:rsidR="007A541D" w:rsidDel="00EA49EB" w:rsidRDefault="007A541D">
      <w:pPr>
        <w:pStyle w:val="TableofFigures"/>
        <w:rPr>
          <w:ins w:id="859" w:author="Author" w:date="2014-09-04T14:57:00Z"/>
          <w:del w:id="860" w:author="Author" w:date="2014-09-05T10:08:00Z"/>
          <w:rFonts w:asciiTheme="minorHAnsi" w:eastAsiaTheme="minorEastAsia" w:hAnsiTheme="minorHAnsi" w:cstheme="minorBidi"/>
          <w:sz w:val="22"/>
          <w:szCs w:val="22"/>
        </w:rPr>
      </w:pPr>
      <w:ins w:id="861" w:author="Author" w:date="2014-09-04T14:57:00Z">
        <w:del w:id="862" w:author="Author" w:date="2014-09-05T10:08:00Z">
          <w:r w:rsidDel="00EA49EB">
            <w:delText>Figure 2</w:delText>
          </w:r>
          <w:r w:rsidDel="00EA49EB">
            <w:noBreakHyphen/>
            <w:delText>9: Building Policy using manifest</w:delText>
          </w:r>
          <w:r w:rsidDel="00EA49EB">
            <w:tab/>
            <w:delText>22</w:delText>
          </w:r>
        </w:del>
      </w:ins>
    </w:p>
    <w:p w14:paraId="271A5D17" w14:textId="77777777" w:rsidR="007A541D" w:rsidDel="00EA49EB" w:rsidRDefault="007A541D">
      <w:pPr>
        <w:pStyle w:val="TableofFigures"/>
        <w:rPr>
          <w:ins w:id="863" w:author="Author" w:date="2014-09-04T14:57:00Z"/>
          <w:del w:id="864" w:author="Author" w:date="2014-09-05T10:08:00Z"/>
          <w:rFonts w:asciiTheme="minorHAnsi" w:eastAsiaTheme="minorEastAsia" w:hAnsiTheme="minorHAnsi" w:cstheme="minorBidi"/>
          <w:sz w:val="22"/>
          <w:szCs w:val="22"/>
        </w:rPr>
      </w:pPr>
      <w:ins w:id="865" w:author="Author" w:date="2014-09-04T14:57:00Z">
        <w:del w:id="866" w:author="Author" w:date="2014-09-05T10:08:00Z">
          <w:r w:rsidDel="00EA49EB">
            <w:delText>Figure 2</w:delText>
          </w:r>
          <w:r w:rsidDel="00EA49EB">
            <w:noBreakHyphen/>
            <w:delText>10. Validation Flow</w:delText>
          </w:r>
          <w:r w:rsidDel="00EA49EB">
            <w:tab/>
            <w:delText>23</w:delText>
          </w:r>
        </w:del>
      </w:ins>
    </w:p>
    <w:p w14:paraId="39720157" w14:textId="77777777" w:rsidR="007A541D" w:rsidDel="00EA49EB" w:rsidRDefault="007A541D">
      <w:pPr>
        <w:pStyle w:val="TableofFigures"/>
        <w:rPr>
          <w:ins w:id="867" w:author="Author" w:date="2014-09-04T14:57:00Z"/>
          <w:del w:id="868" w:author="Author" w:date="2014-09-05T10:08:00Z"/>
          <w:rFonts w:asciiTheme="minorHAnsi" w:eastAsiaTheme="minorEastAsia" w:hAnsiTheme="minorHAnsi" w:cstheme="minorBidi"/>
          <w:sz w:val="22"/>
          <w:szCs w:val="22"/>
        </w:rPr>
      </w:pPr>
      <w:ins w:id="869" w:author="Author" w:date="2014-09-04T14:57:00Z">
        <w:del w:id="870" w:author="Author" w:date="2014-09-05T10:08:00Z">
          <w:r w:rsidDel="00EA49EB">
            <w:delText>Figure 2</w:delText>
          </w:r>
          <w:r w:rsidDel="00EA49EB">
            <w:noBreakHyphen/>
            <w:delText>11. Validating a consumer policy</w:delText>
          </w:r>
          <w:r w:rsidDel="00EA49EB">
            <w:tab/>
            <w:delText>24</w:delText>
          </w:r>
        </w:del>
      </w:ins>
    </w:p>
    <w:p w14:paraId="65AA331B" w14:textId="77777777" w:rsidR="007A541D" w:rsidDel="00EA49EB" w:rsidRDefault="007A541D">
      <w:pPr>
        <w:pStyle w:val="TableofFigures"/>
        <w:rPr>
          <w:ins w:id="871" w:author="Author" w:date="2014-09-04T14:57:00Z"/>
          <w:del w:id="872" w:author="Author" w:date="2014-09-05T10:08:00Z"/>
          <w:rFonts w:asciiTheme="minorHAnsi" w:eastAsiaTheme="minorEastAsia" w:hAnsiTheme="minorHAnsi" w:cstheme="minorBidi"/>
          <w:sz w:val="22"/>
          <w:szCs w:val="22"/>
        </w:rPr>
      </w:pPr>
      <w:ins w:id="873" w:author="Author" w:date="2014-09-04T14:57:00Z">
        <w:del w:id="874" w:author="Author" w:date="2014-09-05T10:08:00Z">
          <w:r w:rsidDel="00EA49EB">
            <w:delText>Figure 2</w:delText>
          </w:r>
          <w:r w:rsidDel="00EA49EB">
            <w:noBreakHyphen/>
            <w:delText>12. Exchange a trust profile</w:delText>
          </w:r>
          <w:r w:rsidDel="00EA49EB">
            <w:tab/>
            <w:delText>25</w:delText>
          </w:r>
        </w:del>
      </w:ins>
    </w:p>
    <w:p w14:paraId="4D777E1B" w14:textId="77777777" w:rsidR="007A541D" w:rsidDel="00EA49EB" w:rsidRDefault="007A541D">
      <w:pPr>
        <w:pStyle w:val="TableofFigures"/>
        <w:rPr>
          <w:ins w:id="875" w:author="Author" w:date="2014-09-04T14:57:00Z"/>
          <w:del w:id="876" w:author="Author" w:date="2014-09-05T10:08:00Z"/>
          <w:rFonts w:asciiTheme="minorHAnsi" w:eastAsiaTheme="minorEastAsia" w:hAnsiTheme="minorHAnsi" w:cstheme="minorBidi"/>
          <w:sz w:val="22"/>
          <w:szCs w:val="22"/>
        </w:rPr>
      </w:pPr>
      <w:ins w:id="877" w:author="Author" w:date="2014-09-04T14:57:00Z">
        <w:del w:id="878" w:author="Author" w:date="2014-09-05T10:08:00Z">
          <w:r w:rsidDel="00EA49EB">
            <w:delText>Figure 2</w:delText>
          </w:r>
          <w:r w:rsidDel="00EA49EB">
            <w:noBreakHyphen/>
            <w:delText>13. Anonymous access</w:delText>
          </w:r>
          <w:r w:rsidDel="00EA49EB">
            <w:tab/>
            <w:delText>26</w:delText>
          </w:r>
        </w:del>
      </w:ins>
    </w:p>
    <w:p w14:paraId="7C2DAFD7" w14:textId="77777777" w:rsidR="007A541D" w:rsidDel="00EA49EB" w:rsidRDefault="007A541D">
      <w:pPr>
        <w:pStyle w:val="TableofFigures"/>
        <w:rPr>
          <w:ins w:id="879" w:author="Author" w:date="2014-09-04T14:57:00Z"/>
          <w:del w:id="880" w:author="Author" w:date="2014-09-05T10:08:00Z"/>
          <w:rFonts w:asciiTheme="minorHAnsi" w:eastAsiaTheme="minorEastAsia" w:hAnsiTheme="minorHAnsi" w:cstheme="minorBidi"/>
          <w:sz w:val="22"/>
          <w:szCs w:val="22"/>
        </w:rPr>
      </w:pPr>
      <w:ins w:id="881" w:author="Author" w:date="2014-09-04T14:57:00Z">
        <w:del w:id="882" w:author="Author" w:date="2014-09-05T10:08:00Z">
          <w:r w:rsidDel="00EA49EB">
            <w:delText>Figure 2</w:delText>
          </w:r>
          <w:r w:rsidDel="00EA49EB">
            <w:noBreakHyphen/>
            <w:delText>14. Validating an admin user</w:delText>
          </w:r>
          <w:r w:rsidDel="00EA49EB">
            <w:tab/>
            <w:delText>27</w:delText>
          </w:r>
        </w:del>
      </w:ins>
    </w:p>
    <w:p w14:paraId="7FBFC9BB" w14:textId="77777777" w:rsidR="007A541D" w:rsidDel="00EA49EB" w:rsidRDefault="007A541D">
      <w:pPr>
        <w:pStyle w:val="TableofFigures"/>
        <w:rPr>
          <w:ins w:id="883" w:author="Author" w:date="2014-09-04T14:57:00Z"/>
          <w:del w:id="884" w:author="Author" w:date="2014-09-05T10:08:00Z"/>
          <w:rFonts w:asciiTheme="minorHAnsi" w:eastAsiaTheme="minorEastAsia" w:hAnsiTheme="minorHAnsi" w:cstheme="minorBidi"/>
          <w:sz w:val="22"/>
          <w:szCs w:val="22"/>
        </w:rPr>
      </w:pPr>
      <w:ins w:id="885" w:author="Author" w:date="2014-09-04T14:57:00Z">
        <w:del w:id="886" w:author="Author" w:date="2014-09-05T10:08:00Z">
          <w:r w:rsidDel="00EA49EB">
            <w:delText>Figure 2</w:delText>
          </w:r>
          <w:r w:rsidDel="00EA49EB">
            <w:noBreakHyphen/>
            <w:delText>15. Validating a session-based signal</w:delText>
          </w:r>
          <w:r w:rsidDel="00EA49EB">
            <w:tab/>
            <w:delText>28</w:delText>
          </w:r>
        </w:del>
      </w:ins>
    </w:p>
    <w:p w14:paraId="7BAB0A3C" w14:textId="77777777" w:rsidR="007A541D" w:rsidDel="00EA49EB" w:rsidRDefault="007A541D">
      <w:pPr>
        <w:pStyle w:val="TableofFigures"/>
        <w:rPr>
          <w:ins w:id="887" w:author="Author" w:date="2014-09-04T14:57:00Z"/>
          <w:del w:id="888" w:author="Author" w:date="2014-09-05T10:08:00Z"/>
          <w:rFonts w:asciiTheme="minorHAnsi" w:eastAsiaTheme="minorEastAsia" w:hAnsiTheme="minorHAnsi" w:cstheme="minorBidi"/>
          <w:sz w:val="22"/>
          <w:szCs w:val="22"/>
        </w:rPr>
      </w:pPr>
      <w:ins w:id="889" w:author="Author" w:date="2014-09-04T14:57:00Z">
        <w:del w:id="890" w:author="Author" w:date="2014-09-05T10:08:00Z">
          <w:r w:rsidDel="00EA49EB">
            <w:delText>Figure 2</w:delText>
          </w:r>
          <w:r w:rsidDel="00EA49EB">
            <w:noBreakHyphen/>
            <w:delText>16: Authorization Data Format Structure</w:delText>
          </w:r>
          <w:r w:rsidDel="00EA49EB">
            <w:tab/>
            <w:delText>29</w:delText>
          </w:r>
        </w:del>
      </w:ins>
    </w:p>
    <w:p w14:paraId="6BB49103" w14:textId="77777777" w:rsidR="007A541D" w:rsidDel="00EA49EB" w:rsidRDefault="007A541D">
      <w:pPr>
        <w:pStyle w:val="TableofFigures"/>
        <w:rPr>
          <w:ins w:id="891" w:author="Author" w:date="2014-09-04T14:57:00Z"/>
          <w:del w:id="892" w:author="Author" w:date="2014-09-05T10:08:00Z"/>
          <w:rFonts w:asciiTheme="minorHAnsi" w:eastAsiaTheme="minorEastAsia" w:hAnsiTheme="minorHAnsi" w:cstheme="minorBidi"/>
          <w:sz w:val="22"/>
          <w:szCs w:val="22"/>
        </w:rPr>
      </w:pPr>
      <w:ins w:id="893" w:author="Author" w:date="2014-09-04T14:57:00Z">
        <w:del w:id="894" w:author="Author" w:date="2014-09-05T10:08:00Z">
          <w:r w:rsidDel="00EA49EB">
            <w:delText>Figure 2</w:delText>
          </w:r>
          <w:r w:rsidDel="00EA49EB">
            <w:noBreakHyphen/>
            <w:delText>17. Use case - users set up by Dad</w:delText>
          </w:r>
          <w:r w:rsidDel="00EA49EB">
            <w:tab/>
            <w:delText>41</w:delText>
          </w:r>
        </w:del>
      </w:ins>
    </w:p>
    <w:p w14:paraId="092C0B9E" w14:textId="77777777" w:rsidR="007A541D" w:rsidDel="00EA49EB" w:rsidRDefault="007A541D">
      <w:pPr>
        <w:pStyle w:val="TableofFigures"/>
        <w:rPr>
          <w:ins w:id="895" w:author="Author" w:date="2014-09-04T14:57:00Z"/>
          <w:del w:id="896" w:author="Author" w:date="2014-09-05T10:08:00Z"/>
          <w:rFonts w:asciiTheme="minorHAnsi" w:eastAsiaTheme="minorEastAsia" w:hAnsiTheme="minorHAnsi" w:cstheme="minorBidi"/>
          <w:sz w:val="22"/>
          <w:szCs w:val="22"/>
        </w:rPr>
      </w:pPr>
      <w:ins w:id="897" w:author="Author" w:date="2014-09-04T14:57:00Z">
        <w:del w:id="898" w:author="Author" w:date="2014-09-05T10:08:00Z">
          <w:r w:rsidDel="00EA49EB">
            <w:delText>Figure 2</w:delText>
          </w:r>
          <w:r w:rsidDel="00EA49EB">
            <w:noBreakHyphen/>
            <w:delText>18. Use case - living room set up by Dad</w:delText>
          </w:r>
          <w:r w:rsidDel="00EA49EB">
            <w:tab/>
            <w:delText>42</w:delText>
          </w:r>
        </w:del>
      </w:ins>
    </w:p>
    <w:p w14:paraId="79C652AF" w14:textId="77777777" w:rsidR="007A541D" w:rsidDel="00EA49EB" w:rsidRDefault="007A541D">
      <w:pPr>
        <w:pStyle w:val="TableofFigures"/>
        <w:rPr>
          <w:ins w:id="899" w:author="Author" w:date="2014-09-04T14:57:00Z"/>
          <w:del w:id="900" w:author="Author" w:date="2014-09-05T10:08:00Z"/>
          <w:rFonts w:asciiTheme="minorHAnsi" w:eastAsiaTheme="minorEastAsia" w:hAnsiTheme="minorHAnsi" w:cstheme="minorBidi"/>
          <w:sz w:val="22"/>
          <w:szCs w:val="22"/>
        </w:rPr>
      </w:pPr>
      <w:ins w:id="901" w:author="Author" w:date="2014-09-04T14:57:00Z">
        <w:del w:id="902" w:author="Author" w:date="2014-09-05T10:08:00Z">
          <w:r w:rsidDel="00EA49EB">
            <w:delText>Figure 2</w:delText>
          </w:r>
          <w:r w:rsidDel="00EA49EB">
            <w:noBreakHyphen/>
            <w:delText>19. Use case - son's bedroom set up by son</w:delText>
          </w:r>
          <w:r w:rsidDel="00EA49EB">
            <w:tab/>
            <w:delText>43</w:delText>
          </w:r>
        </w:del>
      </w:ins>
    </w:p>
    <w:p w14:paraId="485EFCCF" w14:textId="77777777" w:rsidR="007A541D" w:rsidDel="00EA49EB" w:rsidRDefault="007A541D">
      <w:pPr>
        <w:pStyle w:val="TableofFigures"/>
        <w:rPr>
          <w:ins w:id="903" w:author="Author" w:date="2014-09-04T14:57:00Z"/>
          <w:del w:id="904" w:author="Author" w:date="2014-09-05T10:08:00Z"/>
          <w:rFonts w:asciiTheme="minorHAnsi" w:eastAsiaTheme="minorEastAsia" w:hAnsiTheme="minorHAnsi" w:cstheme="minorBidi"/>
          <w:sz w:val="22"/>
          <w:szCs w:val="22"/>
        </w:rPr>
      </w:pPr>
      <w:ins w:id="905" w:author="Author" w:date="2014-09-04T14:57:00Z">
        <w:del w:id="906" w:author="Author" w:date="2014-09-05T10:08:00Z">
          <w:r w:rsidDel="00EA49EB">
            <w:delText>Figure 2</w:delText>
          </w:r>
          <w:r w:rsidDel="00EA49EB">
            <w:noBreakHyphen/>
            <w:delText>20. Use case - master bedroom set up by Dad</w:delText>
          </w:r>
          <w:r w:rsidDel="00EA49EB">
            <w:tab/>
            <w:delText>44</w:delText>
          </w:r>
        </w:del>
      </w:ins>
    </w:p>
    <w:p w14:paraId="7F156723" w14:textId="77777777" w:rsidR="007A541D" w:rsidDel="00EA49EB" w:rsidRDefault="007A541D">
      <w:pPr>
        <w:pStyle w:val="TableofFigures"/>
        <w:rPr>
          <w:ins w:id="907" w:author="Author" w:date="2014-09-04T14:57:00Z"/>
          <w:del w:id="908" w:author="Author" w:date="2014-09-05T10:08:00Z"/>
          <w:rFonts w:asciiTheme="minorHAnsi" w:eastAsiaTheme="minorEastAsia" w:hAnsiTheme="minorHAnsi" w:cstheme="minorBidi"/>
          <w:sz w:val="22"/>
          <w:szCs w:val="22"/>
        </w:rPr>
      </w:pPr>
      <w:ins w:id="909" w:author="Author" w:date="2014-09-04T14:57:00Z">
        <w:del w:id="910" w:author="Author" w:date="2014-09-05T10:08:00Z">
          <w:r w:rsidDel="00EA49EB">
            <w:delText>Figure 2</w:delText>
          </w:r>
          <w:r w:rsidDel="00EA49EB">
            <w:noBreakHyphen/>
            <w:delText>21. Use case – Son can control different TVs in the house</w:delText>
          </w:r>
          <w:r w:rsidDel="00EA49EB">
            <w:tab/>
            <w:delText>45</w:delText>
          </w:r>
        </w:del>
      </w:ins>
    </w:p>
    <w:p w14:paraId="7322B707" w14:textId="77777777" w:rsidR="007A541D" w:rsidDel="00EA49EB" w:rsidRDefault="007A541D">
      <w:pPr>
        <w:pStyle w:val="TableofFigures"/>
        <w:rPr>
          <w:ins w:id="911" w:author="Author" w:date="2014-09-04T14:57:00Z"/>
          <w:del w:id="912" w:author="Author" w:date="2014-09-05T10:08:00Z"/>
          <w:rFonts w:asciiTheme="minorHAnsi" w:eastAsiaTheme="minorEastAsia" w:hAnsiTheme="minorHAnsi" w:cstheme="minorBidi"/>
          <w:sz w:val="22"/>
          <w:szCs w:val="22"/>
        </w:rPr>
      </w:pPr>
      <w:ins w:id="913" w:author="Author" w:date="2014-09-04T14:57:00Z">
        <w:del w:id="914" w:author="Author" w:date="2014-09-05T10:08:00Z">
          <w:r w:rsidDel="00EA49EB">
            <w:delText>Figure 2</w:delText>
          </w:r>
          <w:r w:rsidDel="00EA49EB">
            <w:noBreakHyphen/>
            <w:delText>22. Use case - Living room tablet controls TVs</w:delText>
          </w:r>
          <w:r w:rsidDel="00EA49EB">
            <w:tab/>
            <w:delText>46</w:delText>
          </w:r>
        </w:del>
      </w:ins>
    </w:p>
    <w:p w14:paraId="15D47790" w14:textId="77777777" w:rsidR="00492DAE" w:rsidDel="00EA49EB" w:rsidRDefault="00492DAE">
      <w:pPr>
        <w:pStyle w:val="TableofFigures"/>
        <w:rPr>
          <w:ins w:id="915" w:author="Author" w:date="2014-09-04T10:40:00Z"/>
          <w:del w:id="916" w:author="Author" w:date="2014-09-05T10:08:00Z"/>
          <w:rFonts w:asciiTheme="minorHAnsi" w:eastAsiaTheme="minorEastAsia" w:hAnsiTheme="minorHAnsi" w:cstheme="minorBidi"/>
          <w:sz w:val="22"/>
          <w:szCs w:val="22"/>
        </w:rPr>
      </w:pPr>
      <w:ins w:id="917" w:author="Author" w:date="2014-09-04T10:40:00Z">
        <w:del w:id="918" w:author="Author" w:date="2014-09-05T10:08:00Z">
          <w:r w:rsidDel="00EA49EB">
            <w:delText>Figure 2</w:delText>
          </w:r>
          <w:r w:rsidDel="00EA49EB">
            <w:noBreakHyphen/>
            <w:delText>1. Security system diagram</w:delText>
          </w:r>
          <w:r w:rsidDel="00EA49EB">
            <w:tab/>
            <w:delText>8</w:delText>
          </w:r>
        </w:del>
      </w:ins>
    </w:p>
    <w:p w14:paraId="12FB9812" w14:textId="77777777" w:rsidR="00492DAE" w:rsidDel="00EA49EB" w:rsidRDefault="00492DAE">
      <w:pPr>
        <w:pStyle w:val="TableofFigures"/>
        <w:rPr>
          <w:ins w:id="919" w:author="Author" w:date="2014-09-04T10:40:00Z"/>
          <w:del w:id="920" w:author="Author" w:date="2014-09-05T10:08:00Z"/>
          <w:rFonts w:asciiTheme="minorHAnsi" w:eastAsiaTheme="minorEastAsia" w:hAnsiTheme="minorHAnsi" w:cstheme="minorBidi"/>
          <w:sz w:val="22"/>
          <w:szCs w:val="22"/>
        </w:rPr>
      </w:pPr>
      <w:ins w:id="921" w:author="Author" w:date="2014-09-04T10:40:00Z">
        <w:del w:id="922" w:author="Author" w:date="2014-09-05T10:08:00Z">
          <w:r w:rsidDel="00EA49EB">
            <w:delText>Figure 2</w:delText>
          </w:r>
          <w:r w:rsidDel="00EA49EB">
            <w:noBreakHyphen/>
            <w:delText>2. Claim a factory-reset device without out-of-band registration data</w:delText>
          </w:r>
          <w:r w:rsidDel="00EA49EB">
            <w:tab/>
            <w:delText>11</w:delText>
          </w:r>
        </w:del>
      </w:ins>
    </w:p>
    <w:p w14:paraId="5905AC53" w14:textId="77777777" w:rsidR="00492DAE" w:rsidDel="00EA49EB" w:rsidRDefault="00492DAE">
      <w:pPr>
        <w:pStyle w:val="TableofFigures"/>
        <w:rPr>
          <w:ins w:id="923" w:author="Author" w:date="2014-09-04T10:40:00Z"/>
          <w:del w:id="924" w:author="Author" w:date="2014-09-05T10:08:00Z"/>
          <w:rFonts w:asciiTheme="minorHAnsi" w:eastAsiaTheme="minorEastAsia" w:hAnsiTheme="minorHAnsi" w:cstheme="minorBidi"/>
          <w:sz w:val="22"/>
          <w:szCs w:val="22"/>
        </w:rPr>
      </w:pPr>
      <w:ins w:id="925" w:author="Author" w:date="2014-09-04T10:40:00Z">
        <w:del w:id="926" w:author="Author" w:date="2014-09-05T10:08:00Z">
          <w:r w:rsidDel="00EA49EB">
            <w:delText>Figure 2</w:delText>
          </w:r>
          <w:r w:rsidDel="00EA49EB">
            <w:noBreakHyphen/>
            <w:delText>3. Claiming a factory-reset device using out-of-band registration data</w:delText>
          </w:r>
          <w:r w:rsidDel="00EA49EB">
            <w:tab/>
            <w:delText>12</w:delText>
          </w:r>
        </w:del>
      </w:ins>
    </w:p>
    <w:p w14:paraId="49B0D86C" w14:textId="77777777" w:rsidR="00492DAE" w:rsidDel="00EA49EB" w:rsidRDefault="00492DAE">
      <w:pPr>
        <w:pStyle w:val="TableofFigures"/>
        <w:rPr>
          <w:ins w:id="927" w:author="Author" w:date="2014-09-04T10:40:00Z"/>
          <w:del w:id="928" w:author="Author" w:date="2014-09-05T10:08:00Z"/>
          <w:rFonts w:asciiTheme="minorHAnsi" w:eastAsiaTheme="minorEastAsia" w:hAnsiTheme="minorHAnsi" w:cstheme="minorBidi"/>
          <w:sz w:val="22"/>
          <w:szCs w:val="22"/>
        </w:rPr>
      </w:pPr>
      <w:ins w:id="929" w:author="Author" w:date="2014-09-04T10:40:00Z">
        <w:del w:id="930" w:author="Author" w:date="2014-09-05T10:08:00Z">
          <w:r w:rsidDel="00EA49EB">
            <w:delText>Figure 2</w:delText>
          </w:r>
          <w:r w:rsidDel="00EA49EB">
            <w:noBreakHyphen/>
            <w:delText>4. Install an ANY-USER policy</w:delText>
          </w:r>
          <w:r w:rsidDel="00EA49EB">
            <w:tab/>
            <w:delText>13</w:delText>
          </w:r>
        </w:del>
      </w:ins>
    </w:p>
    <w:p w14:paraId="206B9322" w14:textId="77777777" w:rsidR="00492DAE" w:rsidDel="00EA49EB" w:rsidRDefault="00492DAE">
      <w:pPr>
        <w:pStyle w:val="TableofFigures"/>
        <w:rPr>
          <w:ins w:id="931" w:author="Author" w:date="2014-09-04T10:40:00Z"/>
          <w:del w:id="932" w:author="Author" w:date="2014-09-05T10:08:00Z"/>
          <w:rFonts w:asciiTheme="minorHAnsi" w:eastAsiaTheme="minorEastAsia" w:hAnsiTheme="minorHAnsi" w:cstheme="minorBidi"/>
          <w:sz w:val="22"/>
          <w:szCs w:val="22"/>
        </w:rPr>
      </w:pPr>
      <w:ins w:id="933" w:author="Author" w:date="2014-09-04T10:40:00Z">
        <w:del w:id="934" w:author="Author" w:date="2014-09-05T10:08:00Z">
          <w:r w:rsidDel="00EA49EB">
            <w:delText>Figure 2</w:delText>
          </w:r>
          <w:r w:rsidDel="00EA49EB">
            <w:noBreakHyphen/>
            <w:delText>5. Install a guild-specific policy</w:delText>
          </w:r>
          <w:r w:rsidDel="00EA49EB">
            <w:tab/>
            <w:delText>14</w:delText>
          </w:r>
        </w:del>
      </w:ins>
    </w:p>
    <w:p w14:paraId="59F84868" w14:textId="77777777" w:rsidR="00492DAE" w:rsidDel="00EA49EB" w:rsidRDefault="00492DAE">
      <w:pPr>
        <w:pStyle w:val="TableofFigures"/>
        <w:rPr>
          <w:ins w:id="935" w:author="Author" w:date="2014-09-04T10:40:00Z"/>
          <w:del w:id="936" w:author="Author" w:date="2014-09-05T10:08:00Z"/>
          <w:rFonts w:asciiTheme="minorHAnsi" w:eastAsiaTheme="minorEastAsia" w:hAnsiTheme="minorHAnsi" w:cstheme="minorBidi"/>
          <w:sz w:val="22"/>
          <w:szCs w:val="22"/>
        </w:rPr>
      </w:pPr>
      <w:ins w:id="937" w:author="Author" w:date="2014-09-04T10:40:00Z">
        <w:del w:id="938" w:author="Author" w:date="2014-09-05T10:08:00Z">
          <w:r w:rsidDel="00EA49EB">
            <w:delText>Figure 2</w:delText>
          </w:r>
          <w:r w:rsidDel="00EA49EB">
            <w:noBreakHyphen/>
            <w:delText>6. Add an application to a guild</w:delText>
          </w:r>
          <w:r w:rsidDel="00EA49EB">
            <w:tab/>
            <w:delText>15</w:delText>
          </w:r>
        </w:del>
      </w:ins>
    </w:p>
    <w:p w14:paraId="24FE9B72" w14:textId="77777777" w:rsidR="00492DAE" w:rsidDel="00EA49EB" w:rsidRDefault="00492DAE">
      <w:pPr>
        <w:pStyle w:val="TableofFigures"/>
        <w:rPr>
          <w:ins w:id="939" w:author="Author" w:date="2014-09-04T10:40:00Z"/>
          <w:del w:id="940" w:author="Author" w:date="2014-09-05T10:08:00Z"/>
          <w:rFonts w:asciiTheme="minorHAnsi" w:eastAsiaTheme="minorEastAsia" w:hAnsiTheme="minorHAnsi" w:cstheme="minorBidi"/>
          <w:sz w:val="22"/>
          <w:szCs w:val="22"/>
        </w:rPr>
      </w:pPr>
      <w:ins w:id="941" w:author="Author" w:date="2014-09-04T10:40:00Z">
        <w:del w:id="942" w:author="Author" w:date="2014-09-05T10:08:00Z">
          <w:r w:rsidDel="00EA49EB">
            <w:delText>Figure 2</w:delText>
          </w:r>
          <w:r w:rsidDel="00EA49EB">
            <w:noBreakHyphen/>
            <w:delText>7. Add a user to a guild</w:delText>
          </w:r>
          <w:r w:rsidDel="00EA49EB">
            <w:tab/>
            <w:delText>16</w:delText>
          </w:r>
        </w:del>
      </w:ins>
    </w:p>
    <w:p w14:paraId="569E19D6" w14:textId="77777777" w:rsidR="00492DAE" w:rsidDel="00EA49EB" w:rsidRDefault="00492DAE">
      <w:pPr>
        <w:pStyle w:val="TableofFigures"/>
        <w:rPr>
          <w:ins w:id="943" w:author="Author" w:date="2014-09-04T10:40:00Z"/>
          <w:del w:id="944" w:author="Author" w:date="2014-09-05T10:08:00Z"/>
          <w:rFonts w:asciiTheme="minorHAnsi" w:eastAsiaTheme="minorEastAsia" w:hAnsiTheme="minorHAnsi" w:cstheme="minorBidi"/>
          <w:sz w:val="22"/>
          <w:szCs w:val="22"/>
        </w:rPr>
      </w:pPr>
      <w:ins w:id="945" w:author="Author" w:date="2014-09-04T10:40:00Z">
        <w:del w:id="946" w:author="Author" w:date="2014-09-05T10:08:00Z">
          <w:r w:rsidDel="00EA49EB">
            <w:delText>Figure 2</w:delText>
          </w:r>
          <w:r w:rsidDel="00EA49EB">
            <w:noBreakHyphen/>
            <w:delText>8. Distribution of policy updates and certificate</w:delText>
          </w:r>
          <w:r w:rsidDel="00EA49EB">
            <w:tab/>
            <w:delText>20</w:delText>
          </w:r>
        </w:del>
      </w:ins>
    </w:p>
    <w:p w14:paraId="0A521424" w14:textId="77777777" w:rsidR="00492DAE" w:rsidDel="00EA49EB" w:rsidRDefault="00492DAE">
      <w:pPr>
        <w:pStyle w:val="TableofFigures"/>
        <w:rPr>
          <w:ins w:id="947" w:author="Author" w:date="2014-09-04T10:40:00Z"/>
          <w:del w:id="948" w:author="Author" w:date="2014-09-05T10:08:00Z"/>
          <w:rFonts w:asciiTheme="minorHAnsi" w:eastAsiaTheme="minorEastAsia" w:hAnsiTheme="minorHAnsi" w:cstheme="minorBidi"/>
          <w:sz w:val="22"/>
          <w:szCs w:val="22"/>
        </w:rPr>
      </w:pPr>
      <w:ins w:id="949" w:author="Author" w:date="2014-09-04T10:40:00Z">
        <w:del w:id="950" w:author="Author" w:date="2014-09-05T10:08:00Z">
          <w:r w:rsidDel="00EA49EB">
            <w:delText>Figure 2</w:delText>
          </w:r>
          <w:r w:rsidDel="00EA49EB">
            <w:noBreakHyphen/>
            <w:delText>9. Validation Flow</w:delText>
          </w:r>
          <w:r w:rsidDel="00EA49EB">
            <w:tab/>
            <w:delText>21</w:delText>
          </w:r>
        </w:del>
      </w:ins>
    </w:p>
    <w:p w14:paraId="09DB640D" w14:textId="77777777" w:rsidR="00492DAE" w:rsidDel="00EA49EB" w:rsidRDefault="00492DAE">
      <w:pPr>
        <w:pStyle w:val="TableofFigures"/>
        <w:rPr>
          <w:ins w:id="951" w:author="Author" w:date="2014-09-04T10:40:00Z"/>
          <w:del w:id="952" w:author="Author" w:date="2014-09-05T10:08:00Z"/>
          <w:rFonts w:asciiTheme="minorHAnsi" w:eastAsiaTheme="minorEastAsia" w:hAnsiTheme="minorHAnsi" w:cstheme="minorBidi"/>
          <w:sz w:val="22"/>
          <w:szCs w:val="22"/>
        </w:rPr>
      </w:pPr>
      <w:ins w:id="953" w:author="Author" w:date="2014-09-04T10:40:00Z">
        <w:del w:id="954" w:author="Author" w:date="2014-09-05T10:08:00Z">
          <w:r w:rsidDel="00EA49EB">
            <w:delText>Figure 2</w:delText>
          </w:r>
          <w:r w:rsidDel="00EA49EB">
            <w:noBreakHyphen/>
            <w:delText>10. Validating a consumer policy</w:delText>
          </w:r>
          <w:r w:rsidDel="00EA49EB">
            <w:tab/>
            <w:delText>22</w:delText>
          </w:r>
        </w:del>
      </w:ins>
    </w:p>
    <w:p w14:paraId="4099F853" w14:textId="77777777" w:rsidR="00492DAE" w:rsidDel="00EA49EB" w:rsidRDefault="00492DAE">
      <w:pPr>
        <w:pStyle w:val="TableofFigures"/>
        <w:rPr>
          <w:ins w:id="955" w:author="Author" w:date="2014-09-04T10:40:00Z"/>
          <w:del w:id="956" w:author="Author" w:date="2014-09-05T10:08:00Z"/>
          <w:rFonts w:asciiTheme="minorHAnsi" w:eastAsiaTheme="minorEastAsia" w:hAnsiTheme="minorHAnsi" w:cstheme="minorBidi"/>
          <w:sz w:val="22"/>
          <w:szCs w:val="22"/>
        </w:rPr>
      </w:pPr>
      <w:ins w:id="957" w:author="Author" w:date="2014-09-04T10:40:00Z">
        <w:del w:id="958" w:author="Author" w:date="2014-09-05T10:08:00Z">
          <w:r w:rsidDel="00EA49EB">
            <w:delText>Figure 2</w:delText>
          </w:r>
          <w:r w:rsidDel="00EA49EB">
            <w:noBreakHyphen/>
            <w:delText>11. Exchange a trust profile</w:delText>
          </w:r>
          <w:r w:rsidDel="00EA49EB">
            <w:tab/>
            <w:delText>23</w:delText>
          </w:r>
        </w:del>
      </w:ins>
    </w:p>
    <w:p w14:paraId="6DD86B6E" w14:textId="77777777" w:rsidR="00492DAE" w:rsidDel="00EA49EB" w:rsidRDefault="00492DAE">
      <w:pPr>
        <w:pStyle w:val="TableofFigures"/>
        <w:rPr>
          <w:ins w:id="959" w:author="Author" w:date="2014-09-04T10:40:00Z"/>
          <w:del w:id="960" w:author="Author" w:date="2014-09-05T10:08:00Z"/>
          <w:rFonts w:asciiTheme="minorHAnsi" w:eastAsiaTheme="minorEastAsia" w:hAnsiTheme="minorHAnsi" w:cstheme="minorBidi"/>
          <w:sz w:val="22"/>
          <w:szCs w:val="22"/>
        </w:rPr>
      </w:pPr>
      <w:ins w:id="961" w:author="Author" w:date="2014-09-04T10:40:00Z">
        <w:del w:id="962" w:author="Author" w:date="2014-09-05T10:08:00Z">
          <w:r w:rsidDel="00EA49EB">
            <w:delText>Figure 2</w:delText>
          </w:r>
          <w:r w:rsidDel="00EA49EB">
            <w:noBreakHyphen/>
            <w:delText>12. Anonymous access</w:delText>
          </w:r>
          <w:r w:rsidDel="00EA49EB">
            <w:tab/>
            <w:delText>24</w:delText>
          </w:r>
        </w:del>
      </w:ins>
    </w:p>
    <w:p w14:paraId="229E4EA7" w14:textId="77777777" w:rsidR="00492DAE" w:rsidDel="00EA49EB" w:rsidRDefault="00492DAE">
      <w:pPr>
        <w:pStyle w:val="TableofFigures"/>
        <w:rPr>
          <w:ins w:id="963" w:author="Author" w:date="2014-09-04T10:40:00Z"/>
          <w:del w:id="964" w:author="Author" w:date="2014-09-05T10:08:00Z"/>
          <w:rFonts w:asciiTheme="minorHAnsi" w:eastAsiaTheme="minorEastAsia" w:hAnsiTheme="minorHAnsi" w:cstheme="minorBidi"/>
          <w:sz w:val="22"/>
          <w:szCs w:val="22"/>
        </w:rPr>
      </w:pPr>
      <w:ins w:id="965" w:author="Author" w:date="2014-09-04T10:40:00Z">
        <w:del w:id="966" w:author="Author" w:date="2014-09-05T10:08:00Z">
          <w:r w:rsidDel="00EA49EB">
            <w:delText>Figure 2</w:delText>
          </w:r>
          <w:r w:rsidDel="00EA49EB">
            <w:noBreakHyphen/>
            <w:delText>13. Validating an admin user</w:delText>
          </w:r>
          <w:r w:rsidDel="00EA49EB">
            <w:tab/>
            <w:delText>25</w:delText>
          </w:r>
        </w:del>
      </w:ins>
    </w:p>
    <w:p w14:paraId="2E3C2187" w14:textId="77777777" w:rsidR="00492DAE" w:rsidDel="00EA49EB" w:rsidRDefault="00492DAE">
      <w:pPr>
        <w:pStyle w:val="TableofFigures"/>
        <w:rPr>
          <w:ins w:id="967" w:author="Author" w:date="2014-09-04T10:40:00Z"/>
          <w:del w:id="968" w:author="Author" w:date="2014-09-05T10:08:00Z"/>
          <w:rFonts w:asciiTheme="minorHAnsi" w:eastAsiaTheme="minorEastAsia" w:hAnsiTheme="minorHAnsi" w:cstheme="minorBidi"/>
          <w:sz w:val="22"/>
          <w:szCs w:val="22"/>
        </w:rPr>
      </w:pPr>
      <w:ins w:id="969" w:author="Author" w:date="2014-09-04T10:40:00Z">
        <w:del w:id="970" w:author="Author" w:date="2014-09-05T10:08:00Z">
          <w:r w:rsidDel="00EA49EB">
            <w:delText>Figure 2</w:delText>
          </w:r>
          <w:r w:rsidDel="00EA49EB">
            <w:noBreakHyphen/>
            <w:delText>14. Validating a session-based signal</w:delText>
          </w:r>
          <w:r w:rsidDel="00EA49EB">
            <w:tab/>
            <w:delText>26</w:delText>
          </w:r>
        </w:del>
      </w:ins>
    </w:p>
    <w:p w14:paraId="53DF0F1C" w14:textId="77777777" w:rsidR="00492DAE" w:rsidDel="00EA49EB" w:rsidRDefault="00492DAE">
      <w:pPr>
        <w:pStyle w:val="TableofFigures"/>
        <w:rPr>
          <w:ins w:id="971" w:author="Author" w:date="2014-09-04T10:40:00Z"/>
          <w:del w:id="972" w:author="Author" w:date="2014-09-05T10:08:00Z"/>
          <w:rFonts w:asciiTheme="minorHAnsi" w:eastAsiaTheme="minorEastAsia" w:hAnsiTheme="minorHAnsi" w:cstheme="minorBidi"/>
          <w:sz w:val="22"/>
          <w:szCs w:val="22"/>
        </w:rPr>
      </w:pPr>
      <w:ins w:id="973" w:author="Author" w:date="2014-09-04T10:40:00Z">
        <w:del w:id="974" w:author="Author" w:date="2014-09-05T10:08:00Z">
          <w:r w:rsidDel="00EA49EB">
            <w:delText>Figure 2</w:delText>
          </w:r>
          <w:r w:rsidDel="00EA49EB">
            <w:noBreakHyphen/>
            <w:delText>15: Authorization Data Format Structure</w:delText>
          </w:r>
          <w:r w:rsidDel="00EA49EB">
            <w:tab/>
            <w:delText>27</w:delText>
          </w:r>
        </w:del>
      </w:ins>
    </w:p>
    <w:p w14:paraId="2F53818F" w14:textId="77777777" w:rsidR="00492DAE" w:rsidDel="00EA49EB" w:rsidRDefault="00492DAE">
      <w:pPr>
        <w:pStyle w:val="TableofFigures"/>
        <w:rPr>
          <w:ins w:id="975" w:author="Author" w:date="2014-09-04T10:40:00Z"/>
          <w:del w:id="976" w:author="Author" w:date="2014-09-05T10:08:00Z"/>
          <w:rFonts w:asciiTheme="minorHAnsi" w:eastAsiaTheme="minorEastAsia" w:hAnsiTheme="minorHAnsi" w:cstheme="minorBidi"/>
          <w:sz w:val="22"/>
          <w:szCs w:val="22"/>
        </w:rPr>
      </w:pPr>
      <w:ins w:id="977" w:author="Author" w:date="2014-09-04T10:40:00Z">
        <w:del w:id="978" w:author="Author" w:date="2014-09-05T10:08:00Z">
          <w:r w:rsidDel="00EA49EB">
            <w:delText>Figure 2</w:delText>
          </w:r>
          <w:r w:rsidDel="00EA49EB">
            <w:noBreakHyphen/>
            <w:delText>16. Use case - users set up by Dad</w:delText>
          </w:r>
          <w:r w:rsidDel="00EA49EB">
            <w:tab/>
            <w:delText>39</w:delText>
          </w:r>
        </w:del>
      </w:ins>
    </w:p>
    <w:p w14:paraId="319E235E" w14:textId="77777777" w:rsidR="00492DAE" w:rsidDel="00EA49EB" w:rsidRDefault="00492DAE">
      <w:pPr>
        <w:pStyle w:val="TableofFigures"/>
        <w:rPr>
          <w:ins w:id="979" w:author="Author" w:date="2014-09-04T10:40:00Z"/>
          <w:del w:id="980" w:author="Author" w:date="2014-09-05T10:08:00Z"/>
          <w:rFonts w:asciiTheme="minorHAnsi" w:eastAsiaTheme="minorEastAsia" w:hAnsiTheme="minorHAnsi" w:cstheme="minorBidi"/>
          <w:sz w:val="22"/>
          <w:szCs w:val="22"/>
        </w:rPr>
      </w:pPr>
      <w:ins w:id="981" w:author="Author" w:date="2014-09-04T10:40:00Z">
        <w:del w:id="982" w:author="Author" w:date="2014-09-05T10:08:00Z">
          <w:r w:rsidDel="00EA49EB">
            <w:delText>Figure 2</w:delText>
          </w:r>
          <w:r w:rsidDel="00EA49EB">
            <w:noBreakHyphen/>
            <w:delText>17. Use case - living room set up by Dad</w:delText>
          </w:r>
          <w:r w:rsidDel="00EA49EB">
            <w:tab/>
            <w:delText>40</w:delText>
          </w:r>
        </w:del>
      </w:ins>
    </w:p>
    <w:p w14:paraId="1ABF8D84" w14:textId="77777777" w:rsidR="00492DAE" w:rsidDel="00EA49EB" w:rsidRDefault="00492DAE">
      <w:pPr>
        <w:pStyle w:val="TableofFigures"/>
        <w:rPr>
          <w:ins w:id="983" w:author="Author" w:date="2014-09-04T10:40:00Z"/>
          <w:del w:id="984" w:author="Author" w:date="2014-09-05T10:08:00Z"/>
          <w:rFonts w:asciiTheme="minorHAnsi" w:eastAsiaTheme="minorEastAsia" w:hAnsiTheme="minorHAnsi" w:cstheme="minorBidi"/>
          <w:sz w:val="22"/>
          <w:szCs w:val="22"/>
        </w:rPr>
      </w:pPr>
      <w:ins w:id="985" w:author="Author" w:date="2014-09-04T10:40:00Z">
        <w:del w:id="986" w:author="Author" w:date="2014-09-05T10:08:00Z">
          <w:r w:rsidDel="00EA49EB">
            <w:delText>Figure 2</w:delText>
          </w:r>
          <w:r w:rsidDel="00EA49EB">
            <w:noBreakHyphen/>
            <w:delText>18. Use case - son's bedroom set up by son</w:delText>
          </w:r>
          <w:r w:rsidDel="00EA49EB">
            <w:tab/>
            <w:delText>41</w:delText>
          </w:r>
        </w:del>
      </w:ins>
    </w:p>
    <w:p w14:paraId="41A4B58E" w14:textId="77777777" w:rsidR="00492DAE" w:rsidDel="00EA49EB" w:rsidRDefault="00492DAE">
      <w:pPr>
        <w:pStyle w:val="TableofFigures"/>
        <w:rPr>
          <w:ins w:id="987" w:author="Author" w:date="2014-09-04T10:40:00Z"/>
          <w:del w:id="988" w:author="Author" w:date="2014-09-05T10:08:00Z"/>
          <w:rFonts w:asciiTheme="minorHAnsi" w:eastAsiaTheme="minorEastAsia" w:hAnsiTheme="minorHAnsi" w:cstheme="minorBidi"/>
          <w:sz w:val="22"/>
          <w:szCs w:val="22"/>
        </w:rPr>
      </w:pPr>
      <w:ins w:id="989" w:author="Author" w:date="2014-09-04T10:40:00Z">
        <w:del w:id="990" w:author="Author" w:date="2014-09-05T10:08:00Z">
          <w:r w:rsidDel="00EA49EB">
            <w:delText>Figure 2</w:delText>
          </w:r>
          <w:r w:rsidDel="00EA49EB">
            <w:noBreakHyphen/>
            <w:delText>19. Use case - master bedroom set up by Dad</w:delText>
          </w:r>
          <w:r w:rsidDel="00EA49EB">
            <w:tab/>
            <w:delText>42</w:delText>
          </w:r>
        </w:del>
      </w:ins>
    </w:p>
    <w:p w14:paraId="66D5CFB1" w14:textId="77777777" w:rsidR="00492DAE" w:rsidDel="00EA49EB" w:rsidRDefault="00492DAE">
      <w:pPr>
        <w:pStyle w:val="TableofFigures"/>
        <w:rPr>
          <w:ins w:id="991" w:author="Author" w:date="2014-09-04T10:40:00Z"/>
          <w:del w:id="992" w:author="Author" w:date="2014-09-05T10:08:00Z"/>
          <w:rFonts w:asciiTheme="minorHAnsi" w:eastAsiaTheme="minorEastAsia" w:hAnsiTheme="minorHAnsi" w:cstheme="minorBidi"/>
          <w:sz w:val="22"/>
          <w:szCs w:val="22"/>
        </w:rPr>
      </w:pPr>
      <w:ins w:id="993" w:author="Author" w:date="2014-09-04T10:40:00Z">
        <w:del w:id="994" w:author="Author" w:date="2014-09-05T10:08:00Z">
          <w:r w:rsidDel="00EA49EB">
            <w:delText>Figure 2</w:delText>
          </w:r>
          <w:r w:rsidDel="00EA49EB">
            <w:noBreakHyphen/>
            <w:delText>20. Use case – Son can control different TVs in the house</w:delText>
          </w:r>
          <w:r w:rsidDel="00EA49EB">
            <w:tab/>
            <w:delText>43</w:delText>
          </w:r>
        </w:del>
      </w:ins>
    </w:p>
    <w:p w14:paraId="338DA19A" w14:textId="77777777" w:rsidR="00492DAE" w:rsidDel="00EA49EB" w:rsidRDefault="00492DAE">
      <w:pPr>
        <w:pStyle w:val="TableofFigures"/>
        <w:rPr>
          <w:ins w:id="995" w:author="Author" w:date="2014-09-04T10:40:00Z"/>
          <w:del w:id="996" w:author="Author" w:date="2014-09-05T10:08:00Z"/>
          <w:rFonts w:asciiTheme="minorHAnsi" w:eastAsiaTheme="minorEastAsia" w:hAnsiTheme="minorHAnsi" w:cstheme="minorBidi"/>
          <w:sz w:val="22"/>
          <w:szCs w:val="22"/>
        </w:rPr>
      </w:pPr>
      <w:ins w:id="997" w:author="Author" w:date="2014-09-04T10:40:00Z">
        <w:del w:id="998" w:author="Author" w:date="2014-09-05T10:08:00Z">
          <w:r w:rsidDel="00EA49EB">
            <w:delText>Figure 2</w:delText>
          </w:r>
          <w:r w:rsidDel="00EA49EB">
            <w:noBreakHyphen/>
            <w:delText>21. Use case - Living room tablet controls TVs</w:delText>
          </w:r>
          <w:r w:rsidDel="00EA49EB">
            <w:tab/>
            <w:delText>44</w:delText>
          </w:r>
        </w:del>
      </w:ins>
    </w:p>
    <w:p w14:paraId="5B7D64CA" w14:textId="77777777" w:rsidR="00DF5298" w:rsidDel="00EA49EB" w:rsidRDefault="00DF5298">
      <w:pPr>
        <w:pStyle w:val="TableofFigures"/>
        <w:rPr>
          <w:del w:id="999" w:author="Author" w:date="2014-09-05T10:08:00Z"/>
          <w:rFonts w:asciiTheme="minorHAnsi" w:eastAsiaTheme="minorEastAsia" w:hAnsiTheme="minorHAnsi" w:cstheme="minorBidi"/>
          <w:sz w:val="22"/>
          <w:szCs w:val="22"/>
        </w:rPr>
      </w:pPr>
      <w:del w:id="1000" w:author="Author" w:date="2014-09-05T10:08:00Z">
        <w:r w:rsidDel="00EA49EB">
          <w:delText>Figure 2</w:delText>
        </w:r>
        <w:r w:rsidDel="00EA49EB">
          <w:noBreakHyphen/>
          <w:delText>1. Security system diagram</w:delText>
        </w:r>
        <w:r w:rsidDel="00EA49EB">
          <w:tab/>
        </w:r>
        <w:r w:rsidR="00776C0A" w:rsidDel="00EA49EB">
          <w:delText>8</w:delText>
        </w:r>
      </w:del>
    </w:p>
    <w:p w14:paraId="74907D09" w14:textId="77777777" w:rsidR="00DF5298" w:rsidDel="00EA49EB" w:rsidRDefault="00DF5298">
      <w:pPr>
        <w:pStyle w:val="TableofFigures"/>
        <w:rPr>
          <w:del w:id="1001" w:author="Author" w:date="2014-09-05T10:08:00Z"/>
          <w:rFonts w:asciiTheme="minorHAnsi" w:eastAsiaTheme="minorEastAsia" w:hAnsiTheme="minorHAnsi" w:cstheme="minorBidi"/>
          <w:sz w:val="22"/>
          <w:szCs w:val="22"/>
        </w:rPr>
      </w:pPr>
      <w:del w:id="1002" w:author="Author" w:date="2014-09-05T10:08:00Z">
        <w:r w:rsidDel="00EA49EB">
          <w:delText>Figure 2</w:delText>
        </w:r>
        <w:r w:rsidDel="00EA49EB">
          <w:noBreakHyphen/>
          <w:delText>2. Claim a factory-reset device without out-of-band registration data</w:delText>
        </w:r>
        <w:r w:rsidDel="00EA49EB">
          <w:tab/>
        </w:r>
        <w:r w:rsidR="00776C0A" w:rsidDel="00EA49EB">
          <w:delText>11</w:delText>
        </w:r>
      </w:del>
    </w:p>
    <w:p w14:paraId="6619B26F" w14:textId="77777777" w:rsidR="00DF5298" w:rsidDel="00EA49EB" w:rsidRDefault="00DF5298">
      <w:pPr>
        <w:pStyle w:val="TableofFigures"/>
        <w:rPr>
          <w:del w:id="1003" w:author="Author" w:date="2014-09-05T10:08:00Z"/>
          <w:rFonts w:asciiTheme="minorHAnsi" w:eastAsiaTheme="minorEastAsia" w:hAnsiTheme="minorHAnsi" w:cstheme="minorBidi"/>
          <w:sz w:val="22"/>
          <w:szCs w:val="22"/>
        </w:rPr>
      </w:pPr>
      <w:del w:id="1004" w:author="Author" w:date="2014-09-05T10:08:00Z">
        <w:r w:rsidDel="00EA49EB">
          <w:delText>Figure 2</w:delText>
        </w:r>
        <w:r w:rsidDel="00EA49EB">
          <w:noBreakHyphen/>
          <w:delText>3. Claiming a factory-reset device using out-of-band registration data</w:delText>
        </w:r>
        <w:r w:rsidDel="00EA49EB">
          <w:tab/>
        </w:r>
        <w:r w:rsidR="00776C0A" w:rsidDel="00EA49EB">
          <w:delText>12</w:delText>
        </w:r>
      </w:del>
    </w:p>
    <w:p w14:paraId="02DF4962" w14:textId="77777777" w:rsidR="00DF5298" w:rsidDel="00EA49EB" w:rsidRDefault="00DF5298">
      <w:pPr>
        <w:pStyle w:val="TableofFigures"/>
        <w:rPr>
          <w:del w:id="1005" w:author="Author" w:date="2014-09-05T10:08:00Z"/>
          <w:rFonts w:asciiTheme="minorHAnsi" w:eastAsiaTheme="minorEastAsia" w:hAnsiTheme="minorHAnsi" w:cstheme="minorBidi"/>
          <w:sz w:val="22"/>
          <w:szCs w:val="22"/>
        </w:rPr>
      </w:pPr>
      <w:del w:id="1006" w:author="Author" w:date="2014-09-05T10:08:00Z">
        <w:r w:rsidDel="00EA49EB">
          <w:delText>Figure 2</w:delText>
        </w:r>
        <w:r w:rsidDel="00EA49EB">
          <w:noBreakHyphen/>
          <w:delText>4. Install an ANY-USER policy</w:delText>
        </w:r>
        <w:r w:rsidDel="00EA49EB">
          <w:tab/>
        </w:r>
        <w:r w:rsidR="00776C0A" w:rsidDel="00EA49EB">
          <w:delText>13</w:delText>
        </w:r>
      </w:del>
    </w:p>
    <w:p w14:paraId="4B0EEE25" w14:textId="77777777" w:rsidR="00DF5298" w:rsidDel="00EA49EB" w:rsidRDefault="00DF5298">
      <w:pPr>
        <w:pStyle w:val="TableofFigures"/>
        <w:rPr>
          <w:del w:id="1007" w:author="Author" w:date="2014-09-05T10:08:00Z"/>
          <w:rFonts w:asciiTheme="minorHAnsi" w:eastAsiaTheme="minorEastAsia" w:hAnsiTheme="minorHAnsi" w:cstheme="minorBidi"/>
          <w:sz w:val="22"/>
          <w:szCs w:val="22"/>
        </w:rPr>
      </w:pPr>
      <w:del w:id="1008" w:author="Author" w:date="2014-09-05T10:08:00Z">
        <w:r w:rsidDel="00EA49EB">
          <w:delText>Figure 2</w:delText>
        </w:r>
        <w:r w:rsidDel="00EA49EB">
          <w:noBreakHyphen/>
          <w:delText>5. Install a guild-specific policy</w:delText>
        </w:r>
        <w:r w:rsidDel="00EA49EB">
          <w:tab/>
        </w:r>
        <w:r w:rsidR="00776C0A" w:rsidDel="00EA49EB">
          <w:delText>14</w:delText>
        </w:r>
      </w:del>
    </w:p>
    <w:p w14:paraId="16D2EE78" w14:textId="77777777" w:rsidR="00DF5298" w:rsidDel="00EA49EB" w:rsidRDefault="00DF5298">
      <w:pPr>
        <w:pStyle w:val="TableofFigures"/>
        <w:rPr>
          <w:del w:id="1009" w:author="Author" w:date="2014-09-05T10:08:00Z"/>
          <w:rFonts w:asciiTheme="minorHAnsi" w:eastAsiaTheme="minorEastAsia" w:hAnsiTheme="minorHAnsi" w:cstheme="minorBidi"/>
          <w:sz w:val="22"/>
          <w:szCs w:val="22"/>
        </w:rPr>
      </w:pPr>
      <w:del w:id="1010" w:author="Author" w:date="2014-09-05T10:08:00Z">
        <w:r w:rsidDel="00EA49EB">
          <w:delText>Figure 2</w:delText>
        </w:r>
        <w:r w:rsidDel="00EA49EB">
          <w:noBreakHyphen/>
          <w:delText>6. Add an application to a guild</w:delText>
        </w:r>
        <w:r w:rsidDel="00EA49EB">
          <w:tab/>
        </w:r>
        <w:r w:rsidR="00776C0A" w:rsidDel="00EA49EB">
          <w:delText>15</w:delText>
        </w:r>
      </w:del>
    </w:p>
    <w:p w14:paraId="351320BA" w14:textId="77777777" w:rsidR="00DF5298" w:rsidDel="00EA49EB" w:rsidRDefault="00DF5298">
      <w:pPr>
        <w:pStyle w:val="TableofFigures"/>
        <w:rPr>
          <w:del w:id="1011" w:author="Author" w:date="2014-09-05T10:08:00Z"/>
          <w:rFonts w:asciiTheme="minorHAnsi" w:eastAsiaTheme="minorEastAsia" w:hAnsiTheme="minorHAnsi" w:cstheme="minorBidi"/>
          <w:sz w:val="22"/>
          <w:szCs w:val="22"/>
        </w:rPr>
      </w:pPr>
      <w:del w:id="1012" w:author="Author" w:date="2014-09-05T10:08:00Z">
        <w:r w:rsidDel="00EA49EB">
          <w:delText>Figure 2</w:delText>
        </w:r>
        <w:r w:rsidDel="00EA49EB">
          <w:noBreakHyphen/>
          <w:delText>7. Add a user to a guild</w:delText>
        </w:r>
        <w:r w:rsidDel="00EA49EB">
          <w:tab/>
        </w:r>
        <w:r w:rsidR="00776C0A" w:rsidDel="00EA49EB">
          <w:delText>16</w:delText>
        </w:r>
      </w:del>
    </w:p>
    <w:p w14:paraId="39DB3CB6" w14:textId="77777777" w:rsidR="00DF5298" w:rsidDel="00EA49EB" w:rsidRDefault="00DF5298">
      <w:pPr>
        <w:pStyle w:val="TableofFigures"/>
        <w:rPr>
          <w:del w:id="1013" w:author="Author" w:date="2014-09-05T10:08:00Z"/>
          <w:rFonts w:asciiTheme="minorHAnsi" w:eastAsiaTheme="minorEastAsia" w:hAnsiTheme="minorHAnsi" w:cstheme="minorBidi"/>
          <w:sz w:val="22"/>
          <w:szCs w:val="22"/>
        </w:rPr>
      </w:pPr>
      <w:del w:id="1014" w:author="Author" w:date="2014-09-05T10:08:00Z">
        <w:r w:rsidDel="00EA49EB">
          <w:delText>Figure 2</w:delText>
        </w:r>
        <w:r w:rsidDel="00EA49EB">
          <w:noBreakHyphen/>
          <w:delText>8. Distribution of policy updates and certificate</w:delText>
        </w:r>
        <w:r w:rsidDel="00EA49EB">
          <w:tab/>
        </w:r>
        <w:r w:rsidR="00776C0A" w:rsidDel="00EA49EB">
          <w:delText>20</w:delText>
        </w:r>
      </w:del>
    </w:p>
    <w:p w14:paraId="2AB4F45A" w14:textId="77777777" w:rsidR="00DF5298" w:rsidDel="00EA49EB" w:rsidRDefault="00DF5298">
      <w:pPr>
        <w:pStyle w:val="TableofFigures"/>
        <w:rPr>
          <w:del w:id="1015" w:author="Author" w:date="2014-09-05T10:08:00Z"/>
          <w:rFonts w:asciiTheme="minorHAnsi" w:eastAsiaTheme="minorEastAsia" w:hAnsiTheme="minorHAnsi" w:cstheme="minorBidi"/>
          <w:sz w:val="22"/>
          <w:szCs w:val="22"/>
        </w:rPr>
      </w:pPr>
      <w:del w:id="1016" w:author="Author" w:date="2014-09-05T10:08:00Z">
        <w:r w:rsidDel="00EA49EB">
          <w:delText>Figure 2</w:delText>
        </w:r>
        <w:r w:rsidDel="00EA49EB">
          <w:noBreakHyphen/>
          <w:delText>9. Validation Flow</w:delText>
        </w:r>
        <w:r w:rsidDel="00EA49EB">
          <w:tab/>
        </w:r>
        <w:r w:rsidR="00776C0A" w:rsidDel="00EA49EB">
          <w:delText>21</w:delText>
        </w:r>
      </w:del>
    </w:p>
    <w:p w14:paraId="7B0ED930" w14:textId="77777777" w:rsidR="00DF5298" w:rsidDel="00EA49EB" w:rsidRDefault="00DF5298">
      <w:pPr>
        <w:pStyle w:val="TableofFigures"/>
        <w:rPr>
          <w:del w:id="1017" w:author="Author" w:date="2014-09-05T10:08:00Z"/>
          <w:rFonts w:asciiTheme="minorHAnsi" w:eastAsiaTheme="minorEastAsia" w:hAnsiTheme="minorHAnsi" w:cstheme="minorBidi"/>
          <w:sz w:val="22"/>
          <w:szCs w:val="22"/>
        </w:rPr>
      </w:pPr>
      <w:del w:id="1018" w:author="Author" w:date="2014-09-05T10:08:00Z">
        <w:r w:rsidDel="00EA49EB">
          <w:delText>Figure 2</w:delText>
        </w:r>
        <w:r w:rsidDel="00EA49EB">
          <w:noBreakHyphen/>
          <w:delText>10. Validating a consumer policy</w:delText>
        </w:r>
        <w:r w:rsidDel="00EA49EB">
          <w:tab/>
        </w:r>
        <w:r w:rsidR="00776C0A" w:rsidDel="00EA49EB">
          <w:delText>22</w:delText>
        </w:r>
      </w:del>
    </w:p>
    <w:p w14:paraId="03AF04FF" w14:textId="77777777" w:rsidR="00DF5298" w:rsidDel="00EA49EB" w:rsidRDefault="00DF5298">
      <w:pPr>
        <w:pStyle w:val="TableofFigures"/>
        <w:rPr>
          <w:del w:id="1019" w:author="Author" w:date="2014-09-05T10:08:00Z"/>
          <w:rFonts w:asciiTheme="minorHAnsi" w:eastAsiaTheme="minorEastAsia" w:hAnsiTheme="minorHAnsi" w:cstheme="minorBidi"/>
          <w:sz w:val="22"/>
          <w:szCs w:val="22"/>
        </w:rPr>
      </w:pPr>
      <w:del w:id="1020" w:author="Author" w:date="2014-09-05T10:08:00Z">
        <w:r w:rsidDel="00EA49EB">
          <w:delText>Figure 2</w:delText>
        </w:r>
        <w:r w:rsidDel="00EA49EB">
          <w:noBreakHyphen/>
          <w:delText>11. Exchange a trust profile</w:delText>
        </w:r>
        <w:r w:rsidDel="00EA49EB">
          <w:tab/>
        </w:r>
        <w:r w:rsidR="00776C0A" w:rsidDel="00EA49EB">
          <w:delText>23</w:delText>
        </w:r>
      </w:del>
    </w:p>
    <w:p w14:paraId="6C5F562B" w14:textId="77777777" w:rsidR="00DF5298" w:rsidDel="00EA49EB" w:rsidRDefault="00DF5298">
      <w:pPr>
        <w:pStyle w:val="TableofFigures"/>
        <w:rPr>
          <w:del w:id="1021" w:author="Author" w:date="2014-09-05T10:08:00Z"/>
          <w:rFonts w:asciiTheme="minorHAnsi" w:eastAsiaTheme="minorEastAsia" w:hAnsiTheme="minorHAnsi" w:cstheme="minorBidi"/>
          <w:sz w:val="22"/>
          <w:szCs w:val="22"/>
        </w:rPr>
      </w:pPr>
      <w:del w:id="1022" w:author="Author" w:date="2014-09-05T10:08:00Z">
        <w:r w:rsidDel="00EA49EB">
          <w:delText>Figure 2</w:delText>
        </w:r>
        <w:r w:rsidDel="00EA49EB">
          <w:noBreakHyphen/>
          <w:delText>12. Anonymous access</w:delText>
        </w:r>
        <w:r w:rsidDel="00EA49EB">
          <w:tab/>
        </w:r>
        <w:r w:rsidR="00776C0A" w:rsidDel="00EA49EB">
          <w:delText>24</w:delText>
        </w:r>
      </w:del>
    </w:p>
    <w:p w14:paraId="20799DEB" w14:textId="77777777" w:rsidR="00DF5298" w:rsidDel="00EA49EB" w:rsidRDefault="00DF5298">
      <w:pPr>
        <w:pStyle w:val="TableofFigures"/>
        <w:rPr>
          <w:del w:id="1023" w:author="Author" w:date="2014-09-05T10:08:00Z"/>
          <w:rFonts w:asciiTheme="minorHAnsi" w:eastAsiaTheme="minorEastAsia" w:hAnsiTheme="minorHAnsi" w:cstheme="minorBidi"/>
          <w:sz w:val="22"/>
          <w:szCs w:val="22"/>
        </w:rPr>
      </w:pPr>
      <w:del w:id="1024" w:author="Author" w:date="2014-09-05T10:08:00Z">
        <w:r w:rsidDel="00EA49EB">
          <w:delText>Figure 2</w:delText>
        </w:r>
        <w:r w:rsidDel="00EA49EB">
          <w:noBreakHyphen/>
          <w:delText>13. Validating an admin user</w:delText>
        </w:r>
        <w:r w:rsidDel="00EA49EB">
          <w:tab/>
        </w:r>
        <w:r w:rsidR="00776C0A" w:rsidDel="00EA49EB">
          <w:delText>25</w:delText>
        </w:r>
      </w:del>
    </w:p>
    <w:p w14:paraId="74AC023B" w14:textId="77777777" w:rsidR="00DF5298" w:rsidDel="00EA49EB" w:rsidRDefault="00DF5298">
      <w:pPr>
        <w:pStyle w:val="TableofFigures"/>
        <w:rPr>
          <w:del w:id="1025" w:author="Author" w:date="2014-09-05T10:08:00Z"/>
          <w:rFonts w:asciiTheme="minorHAnsi" w:eastAsiaTheme="minorEastAsia" w:hAnsiTheme="minorHAnsi" w:cstheme="minorBidi"/>
          <w:sz w:val="22"/>
          <w:szCs w:val="22"/>
        </w:rPr>
      </w:pPr>
      <w:del w:id="1026" w:author="Author" w:date="2014-09-05T10:08:00Z">
        <w:r w:rsidDel="00EA49EB">
          <w:delText>Figure 2</w:delText>
        </w:r>
        <w:r w:rsidDel="00EA49EB">
          <w:noBreakHyphen/>
          <w:delText>14. Validating a session-based signal</w:delText>
        </w:r>
        <w:r w:rsidDel="00EA49EB">
          <w:tab/>
        </w:r>
        <w:r w:rsidR="00776C0A" w:rsidDel="00EA49EB">
          <w:delText>26</w:delText>
        </w:r>
      </w:del>
    </w:p>
    <w:p w14:paraId="05DE84AD" w14:textId="77777777" w:rsidR="00DF5298" w:rsidDel="00EA49EB" w:rsidRDefault="00DF5298">
      <w:pPr>
        <w:pStyle w:val="TableofFigures"/>
        <w:rPr>
          <w:del w:id="1027" w:author="Author" w:date="2014-09-05T10:08:00Z"/>
          <w:rFonts w:asciiTheme="minorHAnsi" w:eastAsiaTheme="minorEastAsia" w:hAnsiTheme="minorHAnsi" w:cstheme="minorBidi"/>
          <w:sz w:val="22"/>
          <w:szCs w:val="22"/>
        </w:rPr>
      </w:pPr>
      <w:del w:id="1028" w:author="Author" w:date="2014-09-05T10:08:00Z">
        <w:r w:rsidDel="00EA49EB">
          <w:delText>Figure 2</w:delText>
        </w:r>
        <w:r w:rsidDel="00EA49EB">
          <w:noBreakHyphen/>
          <w:delText>15: Authorization Data Format Structure</w:delText>
        </w:r>
        <w:r w:rsidDel="00EA49EB">
          <w:tab/>
        </w:r>
        <w:r w:rsidR="00776C0A" w:rsidDel="00EA49EB">
          <w:delText>27</w:delText>
        </w:r>
      </w:del>
    </w:p>
    <w:p w14:paraId="4494A269" w14:textId="77777777" w:rsidR="00DF5298" w:rsidDel="00EA49EB" w:rsidRDefault="00DF5298">
      <w:pPr>
        <w:pStyle w:val="TableofFigures"/>
        <w:rPr>
          <w:del w:id="1029" w:author="Author" w:date="2014-09-05T10:08:00Z"/>
          <w:rFonts w:asciiTheme="minorHAnsi" w:eastAsiaTheme="minorEastAsia" w:hAnsiTheme="minorHAnsi" w:cstheme="minorBidi"/>
          <w:sz w:val="22"/>
          <w:szCs w:val="22"/>
        </w:rPr>
      </w:pPr>
      <w:del w:id="1030" w:author="Author" w:date="2014-09-05T10:08:00Z">
        <w:r w:rsidDel="00EA49EB">
          <w:delText>Figure 2</w:delText>
        </w:r>
        <w:r w:rsidDel="00EA49EB">
          <w:noBreakHyphen/>
          <w:delText>16. Use case - users set up by Dad</w:delText>
        </w:r>
        <w:r w:rsidDel="00EA49EB">
          <w:tab/>
        </w:r>
        <w:r w:rsidR="00776C0A" w:rsidDel="00EA49EB">
          <w:delText>39</w:delText>
        </w:r>
      </w:del>
    </w:p>
    <w:p w14:paraId="15276D84" w14:textId="77777777" w:rsidR="00DF5298" w:rsidDel="00EA49EB" w:rsidRDefault="00DF5298">
      <w:pPr>
        <w:pStyle w:val="TableofFigures"/>
        <w:rPr>
          <w:del w:id="1031" w:author="Author" w:date="2014-09-05T10:08:00Z"/>
          <w:rFonts w:asciiTheme="minorHAnsi" w:eastAsiaTheme="minorEastAsia" w:hAnsiTheme="minorHAnsi" w:cstheme="minorBidi"/>
          <w:sz w:val="22"/>
          <w:szCs w:val="22"/>
        </w:rPr>
      </w:pPr>
      <w:del w:id="1032" w:author="Author" w:date="2014-09-05T10:08:00Z">
        <w:r w:rsidDel="00EA49EB">
          <w:delText>Figure 2</w:delText>
        </w:r>
        <w:r w:rsidDel="00EA49EB">
          <w:noBreakHyphen/>
          <w:delText>17. Use case - living room set up by Dad</w:delText>
        </w:r>
        <w:r w:rsidDel="00EA49EB">
          <w:tab/>
        </w:r>
        <w:r w:rsidR="00776C0A" w:rsidDel="00EA49EB">
          <w:delText>40</w:delText>
        </w:r>
      </w:del>
    </w:p>
    <w:p w14:paraId="24A10C7D" w14:textId="77777777" w:rsidR="00DF5298" w:rsidDel="00EA49EB" w:rsidRDefault="00DF5298">
      <w:pPr>
        <w:pStyle w:val="TableofFigures"/>
        <w:rPr>
          <w:del w:id="1033" w:author="Author" w:date="2014-09-05T10:08:00Z"/>
          <w:rFonts w:asciiTheme="minorHAnsi" w:eastAsiaTheme="minorEastAsia" w:hAnsiTheme="minorHAnsi" w:cstheme="minorBidi"/>
          <w:sz w:val="22"/>
          <w:szCs w:val="22"/>
        </w:rPr>
      </w:pPr>
      <w:del w:id="1034" w:author="Author" w:date="2014-09-05T10:08:00Z">
        <w:r w:rsidDel="00EA49EB">
          <w:delText>Figure 2</w:delText>
        </w:r>
        <w:r w:rsidDel="00EA49EB">
          <w:noBreakHyphen/>
          <w:delText>18. Use case - son's bedroom set up by son</w:delText>
        </w:r>
        <w:r w:rsidDel="00EA49EB">
          <w:tab/>
        </w:r>
        <w:r w:rsidR="00776C0A" w:rsidDel="00EA49EB">
          <w:delText>41</w:delText>
        </w:r>
      </w:del>
    </w:p>
    <w:p w14:paraId="5168DF57" w14:textId="77777777" w:rsidR="00DF5298" w:rsidDel="00EA49EB" w:rsidRDefault="00DF5298">
      <w:pPr>
        <w:pStyle w:val="TableofFigures"/>
        <w:rPr>
          <w:del w:id="1035" w:author="Author" w:date="2014-09-05T10:08:00Z"/>
          <w:rFonts w:asciiTheme="minorHAnsi" w:eastAsiaTheme="minorEastAsia" w:hAnsiTheme="minorHAnsi" w:cstheme="minorBidi"/>
          <w:sz w:val="22"/>
          <w:szCs w:val="22"/>
        </w:rPr>
      </w:pPr>
      <w:del w:id="1036" w:author="Author" w:date="2014-09-05T10:08:00Z">
        <w:r w:rsidDel="00EA49EB">
          <w:delText>Figure 2</w:delText>
        </w:r>
        <w:r w:rsidDel="00EA49EB">
          <w:noBreakHyphen/>
          <w:delText>19. Use case - master bedroom set up by Dad</w:delText>
        </w:r>
        <w:r w:rsidDel="00EA49EB">
          <w:tab/>
        </w:r>
        <w:r w:rsidR="00776C0A" w:rsidDel="00EA49EB">
          <w:delText>42</w:delText>
        </w:r>
      </w:del>
    </w:p>
    <w:p w14:paraId="3F4CF4D5" w14:textId="77777777" w:rsidR="00DF5298" w:rsidDel="00EA49EB" w:rsidRDefault="00DF5298">
      <w:pPr>
        <w:pStyle w:val="TableofFigures"/>
        <w:rPr>
          <w:del w:id="1037" w:author="Author" w:date="2014-09-05T10:08:00Z"/>
          <w:rFonts w:asciiTheme="minorHAnsi" w:eastAsiaTheme="minorEastAsia" w:hAnsiTheme="minorHAnsi" w:cstheme="minorBidi"/>
          <w:sz w:val="22"/>
          <w:szCs w:val="22"/>
        </w:rPr>
      </w:pPr>
      <w:del w:id="1038" w:author="Author" w:date="2014-09-05T10:08:00Z">
        <w:r w:rsidDel="00EA49EB">
          <w:delText>Figure 2</w:delText>
        </w:r>
        <w:r w:rsidDel="00EA49EB">
          <w:noBreakHyphen/>
          <w:delText>20. Use case – Son can control different TVs in the house</w:delText>
        </w:r>
        <w:r w:rsidDel="00EA49EB">
          <w:tab/>
        </w:r>
        <w:r w:rsidR="00776C0A" w:rsidDel="00EA49EB">
          <w:delText>43</w:delText>
        </w:r>
      </w:del>
    </w:p>
    <w:p w14:paraId="06595C42" w14:textId="77777777" w:rsidR="00DF5298" w:rsidDel="00EA49EB" w:rsidRDefault="00DF5298">
      <w:pPr>
        <w:pStyle w:val="TableofFigures"/>
        <w:rPr>
          <w:del w:id="1039" w:author="Author" w:date="2014-09-05T10:08:00Z"/>
          <w:rFonts w:asciiTheme="minorHAnsi" w:eastAsiaTheme="minorEastAsia" w:hAnsiTheme="minorHAnsi" w:cstheme="minorBidi"/>
          <w:sz w:val="22"/>
          <w:szCs w:val="22"/>
        </w:rPr>
      </w:pPr>
      <w:del w:id="1040" w:author="Author" w:date="2014-09-05T10:08:00Z">
        <w:r w:rsidDel="00EA49EB">
          <w:delText>Figure 2</w:delText>
        </w:r>
        <w:r w:rsidDel="00EA49EB">
          <w:noBreakHyphen/>
          <w:delText>21. Use case - Living room tablet controls TVs</w:delText>
        </w:r>
        <w:r w:rsidDel="00EA49EB">
          <w:tab/>
        </w:r>
        <w:r w:rsidR="00776C0A" w:rsidDel="00EA49EB">
          <w:delText>44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352B24D9" w14:textId="77777777" w:rsidR="00EA49EB" w:rsidRDefault="00294B4C">
      <w:pPr>
        <w:pStyle w:val="TableofFigures"/>
        <w:rPr>
          <w:ins w:id="1041" w:author="Author" w:date="2014-09-05T10:08: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1042" w:author="Author" w:date="2014-09-05T10:08:00Z">
        <w:r w:rsidR="00EA49EB">
          <w:t>Table 2</w:t>
        </w:r>
        <w:r w:rsidR="00EA49EB">
          <w:noBreakHyphen/>
          <w:t>1. Security 2.0 premises</w:t>
        </w:r>
        <w:r w:rsidR="00EA49EB">
          <w:tab/>
        </w:r>
        <w:r w:rsidR="00EA49EB">
          <w:fldChar w:fldCharType="begin"/>
        </w:r>
        <w:r w:rsidR="00EA49EB">
          <w:instrText xml:space="preserve"> PAGEREF _Toc397675060 \h </w:instrText>
        </w:r>
      </w:ins>
      <w:r w:rsidR="00EA49EB">
        <w:fldChar w:fldCharType="separate"/>
      </w:r>
      <w:ins w:id="1043" w:author="Author" w:date="2014-09-05T10:08:00Z">
        <w:r w:rsidR="00EA49EB">
          <w:t>8</w:t>
        </w:r>
        <w:r w:rsidR="00EA49EB">
          <w:fldChar w:fldCharType="end"/>
        </w:r>
      </w:ins>
    </w:p>
    <w:p w14:paraId="5331736B" w14:textId="77777777" w:rsidR="00EA49EB" w:rsidRDefault="00EA49EB">
      <w:pPr>
        <w:pStyle w:val="TableofFigures"/>
        <w:rPr>
          <w:ins w:id="1044" w:author="Author" w:date="2014-09-05T10:08:00Z"/>
          <w:rFonts w:asciiTheme="minorHAnsi" w:eastAsiaTheme="minorEastAsia" w:hAnsiTheme="minorHAnsi" w:cstheme="minorBidi"/>
          <w:sz w:val="22"/>
          <w:szCs w:val="22"/>
        </w:rPr>
      </w:pPr>
      <w:ins w:id="1045" w:author="Author" w:date="2014-09-05T10:08:00Z">
        <w:r>
          <w:t>Table 2</w:t>
        </w:r>
        <w:r>
          <w:noBreakHyphen/>
          <w:t>2. Policy certificate fields</w:t>
        </w:r>
        <w:r>
          <w:tab/>
        </w:r>
        <w:r>
          <w:fldChar w:fldCharType="begin"/>
        </w:r>
        <w:r>
          <w:instrText xml:space="preserve"> PAGEREF _Toc397675061 \h </w:instrText>
        </w:r>
      </w:ins>
      <w:r>
        <w:fldChar w:fldCharType="separate"/>
      </w:r>
      <w:ins w:id="1046" w:author="Author" w:date="2014-09-05T10:08:00Z">
        <w:r>
          <w:t>37</w:t>
        </w:r>
        <w:r>
          <w:fldChar w:fldCharType="end"/>
        </w:r>
      </w:ins>
    </w:p>
    <w:p w14:paraId="2B25C0DD" w14:textId="77777777" w:rsidR="00EA49EB" w:rsidRDefault="00EA49EB">
      <w:pPr>
        <w:pStyle w:val="TableofFigures"/>
        <w:rPr>
          <w:ins w:id="1047" w:author="Author" w:date="2014-09-05T10:08:00Z"/>
          <w:rFonts w:asciiTheme="minorHAnsi" w:eastAsiaTheme="minorEastAsia" w:hAnsiTheme="minorHAnsi" w:cstheme="minorBidi"/>
          <w:sz w:val="22"/>
          <w:szCs w:val="22"/>
        </w:rPr>
      </w:pPr>
      <w:ins w:id="1048" w:author="Author" w:date="2014-09-05T10:08:00Z">
        <w:r>
          <w:t>Table 2</w:t>
        </w:r>
        <w:r>
          <w:noBreakHyphen/>
          <w:t>3. Guild-specific certificate fields</w:t>
        </w:r>
        <w:r>
          <w:tab/>
        </w:r>
        <w:r>
          <w:fldChar w:fldCharType="begin"/>
        </w:r>
        <w:r>
          <w:instrText xml:space="preserve"> PAGEREF _Toc397675062 \h </w:instrText>
        </w:r>
      </w:ins>
      <w:r>
        <w:fldChar w:fldCharType="separate"/>
      </w:r>
      <w:ins w:id="1049" w:author="Author" w:date="2014-09-05T10:08:00Z">
        <w:r>
          <w:t>38</w:t>
        </w:r>
        <w:r>
          <w:fldChar w:fldCharType="end"/>
        </w:r>
      </w:ins>
    </w:p>
    <w:p w14:paraId="6264B4D3" w14:textId="77777777" w:rsidR="00EA49EB" w:rsidRDefault="00EA49EB">
      <w:pPr>
        <w:pStyle w:val="TableofFigures"/>
        <w:rPr>
          <w:ins w:id="1050" w:author="Author" w:date="2014-09-05T10:08:00Z"/>
          <w:rFonts w:asciiTheme="minorHAnsi" w:eastAsiaTheme="minorEastAsia" w:hAnsiTheme="minorHAnsi" w:cstheme="minorBidi"/>
          <w:sz w:val="22"/>
          <w:szCs w:val="22"/>
        </w:rPr>
      </w:pPr>
      <w:ins w:id="1051" w:author="Author" w:date="2014-09-05T10:08:00Z">
        <w:r>
          <w:t>Table 2</w:t>
        </w:r>
        <w:r>
          <w:noBreakHyphen/>
          <w:t>4. User equivalence certificate fields</w:t>
        </w:r>
        <w:r>
          <w:tab/>
        </w:r>
        <w:r>
          <w:fldChar w:fldCharType="begin"/>
        </w:r>
        <w:r>
          <w:instrText xml:space="preserve"> PAGEREF _Toc397675063 \h </w:instrText>
        </w:r>
      </w:ins>
      <w:r>
        <w:fldChar w:fldCharType="separate"/>
      </w:r>
      <w:ins w:id="1052" w:author="Author" w:date="2014-09-05T10:08:00Z">
        <w:r>
          <w:t>38</w:t>
        </w:r>
        <w:r>
          <w:fldChar w:fldCharType="end"/>
        </w:r>
      </w:ins>
    </w:p>
    <w:p w14:paraId="4C79FAFD" w14:textId="77777777" w:rsidR="00EA49EB" w:rsidRDefault="00EA49EB">
      <w:pPr>
        <w:pStyle w:val="TableofFigures"/>
        <w:rPr>
          <w:ins w:id="1053" w:author="Author" w:date="2014-09-05T10:08:00Z"/>
          <w:rFonts w:asciiTheme="minorHAnsi" w:eastAsiaTheme="minorEastAsia" w:hAnsiTheme="minorHAnsi" w:cstheme="minorBidi"/>
          <w:sz w:val="22"/>
          <w:szCs w:val="22"/>
        </w:rPr>
      </w:pPr>
      <w:ins w:id="1054" w:author="Author" w:date="2014-09-05T10:08:00Z">
        <w:r>
          <w:t>Table 2</w:t>
        </w:r>
        <w:r>
          <w:noBreakHyphen/>
          <w:t>5. Identity certificate fields</w:t>
        </w:r>
        <w:r>
          <w:tab/>
        </w:r>
        <w:r>
          <w:fldChar w:fldCharType="begin"/>
        </w:r>
        <w:r>
          <w:instrText xml:space="preserve"> PAGEREF _Toc397675064 \h </w:instrText>
        </w:r>
      </w:ins>
      <w:r>
        <w:fldChar w:fldCharType="separate"/>
      </w:r>
      <w:ins w:id="1055" w:author="Author" w:date="2014-09-05T10:08:00Z">
        <w:r>
          <w:t>39</w:t>
        </w:r>
        <w:r>
          <w:fldChar w:fldCharType="end"/>
        </w:r>
      </w:ins>
    </w:p>
    <w:p w14:paraId="7E9E8ACE" w14:textId="77777777" w:rsidR="00EA49EB" w:rsidRDefault="00EA49EB">
      <w:pPr>
        <w:pStyle w:val="TableofFigures"/>
        <w:rPr>
          <w:ins w:id="1056" w:author="Author" w:date="2014-09-05T10:08:00Z"/>
          <w:rFonts w:asciiTheme="minorHAnsi" w:eastAsiaTheme="minorEastAsia" w:hAnsiTheme="minorHAnsi" w:cstheme="minorBidi"/>
          <w:sz w:val="22"/>
          <w:szCs w:val="22"/>
        </w:rPr>
      </w:pPr>
      <w:ins w:id="1057" w:author="Author" w:date="2014-09-05T10:08:00Z">
        <w:r>
          <w:t>Table 2</w:t>
        </w:r>
        <w:r>
          <w:noBreakHyphen/>
          <w:t>6. Guild equivalence certificate fields</w:t>
        </w:r>
        <w:r>
          <w:tab/>
        </w:r>
        <w:r>
          <w:fldChar w:fldCharType="begin"/>
        </w:r>
        <w:r>
          <w:instrText xml:space="preserve"> PAGEREF _Toc397675065 \h </w:instrText>
        </w:r>
      </w:ins>
      <w:r>
        <w:fldChar w:fldCharType="separate"/>
      </w:r>
      <w:ins w:id="1058" w:author="Author" w:date="2014-09-05T10:08:00Z">
        <w:r>
          <w:t>40</w:t>
        </w:r>
        <w:r>
          <w:fldChar w:fldCharType="end"/>
        </w:r>
      </w:ins>
    </w:p>
    <w:p w14:paraId="6EB5D69D" w14:textId="77777777" w:rsidR="002C73CC" w:rsidDel="00EA49EB" w:rsidRDefault="002C73CC">
      <w:pPr>
        <w:pStyle w:val="TableofFigures"/>
        <w:rPr>
          <w:ins w:id="1059" w:author="Author" w:date="2014-09-04T15:19:00Z"/>
          <w:del w:id="1060" w:author="Author" w:date="2014-09-05T10:08:00Z"/>
          <w:rFonts w:asciiTheme="minorHAnsi" w:eastAsiaTheme="minorEastAsia" w:hAnsiTheme="minorHAnsi" w:cstheme="minorBidi"/>
          <w:sz w:val="22"/>
          <w:szCs w:val="22"/>
        </w:rPr>
      </w:pPr>
      <w:ins w:id="1061" w:author="Author" w:date="2014-09-04T15:19:00Z">
        <w:del w:id="1062" w:author="Author" w:date="2014-09-05T10:08:00Z">
          <w:r w:rsidDel="00EA49EB">
            <w:delText>Table 2</w:delText>
          </w:r>
          <w:r w:rsidDel="00EA49EB">
            <w:noBreakHyphen/>
            <w:delText>1. Security 2.0 premises</w:delText>
          </w:r>
          <w:r w:rsidDel="00EA49EB">
            <w:tab/>
            <w:delText>8</w:delText>
          </w:r>
        </w:del>
      </w:ins>
    </w:p>
    <w:p w14:paraId="50F73294" w14:textId="77777777" w:rsidR="002C73CC" w:rsidDel="00EA49EB" w:rsidRDefault="002C73CC">
      <w:pPr>
        <w:pStyle w:val="TableofFigures"/>
        <w:rPr>
          <w:ins w:id="1063" w:author="Author" w:date="2014-09-04T15:19:00Z"/>
          <w:del w:id="1064" w:author="Author" w:date="2014-09-05T10:08:00Z"/>
          <w:rFonts w:asciiTheme="minorHAnsi" w:eastAsiaTheme="minorEastAsia" w:hAnsiTheme="minorHAnsi" w:cstheme="minorBidi"/>
          <w:sz w:val="22"/>
          <w:szCs w:val="22"/>
        </w:rPr>
      </w:pPr>
      <w:ins w:id="1065" w:author="Author" w:date="2014-09-04T15:19:00Z">
        <w:del w:id="1066" w:author="Author" w:date="2014-09-05T10:08:00Z">
          <w:r w:rsidDel="00EA49EB">
            <w:delText>Table 2</w:delText>
          </w:r>
          <w:r w:rsidDel="00EA49EB">
            <w:noBreakHyphen/>
            <w:delText>2. Policy certificate fields</w:delText>
          </w:r>
          <w:r w:rsidDel="00EA49EB">
            <w:tab/>
            <w:delText>37</w:delText>
          </w:r>
        </w:del>
      </w:ins>
    </w:p>
    <w:p w14:paraId="365C472F" w14:textId="77777777" w:rsidR="002C73CC" w:rsidDel="00EA49EB" w:rsidRDefault="002C73CC">
      <w:pPr>
        <w:pStyle w:val="TableofFigures"/>
        <w:rPr>
          <w:ins w:id="1067" w:author="Author" w:date="2014-09-04T15:19:00Z"/>
          <w:del w:id="1068" w:author="Author" w:date="2014-09-05T10:08:00Z"/>
          <w:rFonts w:asciiTheme="minorHAnsi" w:eastAsiaTheme="minorEastAsia" w:hAnsiTheme="minorHAnsi" w:cstheme="minorBidi"/>
          <w:sz w:val="22"/>
          <w:szCs w:val="22"/>
        </w:rPr>
      </w:pPr>
      <w:ins w:id="1069" w:author="Author" w:date="2014-09-04T15:19:00Z">
        <w:del w:id="1070" w:author="Author" w:date="2014-09-05T10:08:00Z">
          <w:r w:rsidDel="00EA49EB">
            <w:delText>Table 2</w:delText>
          </w:r>
          <w:r w:rsidDel="00EA49EB">
            <w:noBreakHyphen/>
            <w:delText>3. Guild-specific certificate fields</w:delText>
          </w:r>
          <w:r w:rsidDel="00EA49EB">
            <w:tab/>
            <w:delText>38</w:delText>
          </w:r>
        </w:del>
      </w:ins>
    </w:p>
    <w:p w14:paraId="0D23B3BD" w14:textId="77777777" w:rsidR="002C73CC" w:rsidDel="00EA49EB" w:rsidRDefault="002C73CC">
      <w:pPr>
        <w:pStyle w:val="TableofFigures"/>
        <w:rPr>
          <w:ins w:id="1071" w:author="Author" w:date="2014-09-04T15:19:00Z"/>
          <w:del w:id="1072" w:author="Author" w:date="2014-09-05T10:08:00Z"/>
          <w:rFonts w:asciiTheme="minorHAnsi" w:eastAsiaTheme="minorEastAsia" w:hAnsiTheme="minorHAnsi" w:cstheme="minorBidi"/>
          <w:sz w:val="22"/>
          <w:szCs w:val="22"/>
        </w:rPr>
      </w:pPr>
      <w:ins w:id="1073" w:author="Author" w:date="2014-09-04T15:19:00Z">
        <w:del w:id="1074" w:author="Author" w:date="2014-09-05T10:08:00Z">
          <w:r w:rsidDel="00EA49EB">
            <w:delText>Table 2</w:delText>
          </w:r>
          <w:r w:rsidDel="00EA49EB">
            <w:noBreakHyphen/>
            <w:delText>4. User equivalence certificate fields</w:delText>
          </w:r>
          <w:r w:rsidDel="00EA49EB">
            <w:tab/>
            <w:delText>38</w:delText>
          </w:r>
        </w:del>
      </w:ins>
    </w:p>
    <w:p w14:paraId="2DB30F16" w14:textId="77777777" w:rsidR="002C73CC" w:rsidDel="00EA49EB" w:rsidRDefault="002C73CC">
      <w:pPr>
        <w:pStyle w:val="TableofFigures"/>
        <w:rPr>
          <w:ins w:id="1075" w:author="Author" w:date="2014-09-04T15:19:00Z"/>
          <w:del w:id="1076" w:author="Author" w:date="2014-09-05T10:08:00Z"/>
          <w:rFonts w:asciiTheme="minorHAnsi" w:eastAsiaTheme="minorEastAsia" w:hAnsiTheme="minorHAnsi" w:cstheme="minorBidi"/>
          <w:sz w:val="22"/>
          <w:szCs w:val="22"/>
        </w:rPr>
      </w:pPr>
      <w:ins w:id="1077" w:author="Author" w:date="2014-09-04T15:19:00Z">
        <w:del w:id="1078" w:author="Author" w:date="2014-09-05T10:08:00Z">
          <w:r w:rsidDel="00EA49EB">
            <w:delText>Table 2</w:delText>
          </w:r>
          <w:r w:rsidDel="00EA49EB">
            <w:noBreakHyphen/>
            <w:delText>5. Identity certificate fields</w:delText>
          </w:r>
          <w:r w:rsidDel="00EA49EB">
            <w:tab/>
            <w:delText>39</w:delText>
          </w:r>
        </w:del>
      </w:ins>
    </w:p>
    <w:p w14:paraId="49568606" w14:textId="77777777" w:rsidR="002C73CC" w:rsidDel="00EA49EB" w:rsidRDefault="002C73CC">
      <w:pPr>
        <w:pStyle w:val="TableofFigures"/>
        <w:rPr>
          <w:ins w:id="1079" w:author="Author" w:date="2014-09-04T15:19:00Z"/>
          <w:del w:id="1080" w:author="Author" w:date="2014-09-05T10:08:00Z"/>
          <w:rFonts w:asciiTheme="minorHAnsi" w:eastAsiaTheme="minorEastAsia" w:hAnsiTheme="minorHAnsi" w:cstheme="minorBidi"/>
          <w:sz w:val="22"/>
          <w:szCs w:val="22"/>
        </w:rPr>
      </w:pPr>
      <w:ins w:id="1081" w:author="Author" w:date="2014-09-04T15:19:00Z">
        <w:del w:id="1082" w:author="Author" w:date="2014-09-05T10:08:00Z">
          <w:r w:rsidDel="00EA49EB">
            <w:delText>Table 2</w:delText>
          </w:r>
          <w:r w:rsidDel="00EA49EB">
            <w:noBreakHyphen/>
            <w:delText>6. Guild equivalence certificate fields</w:delText>
          </w:r>
          <w:r w:rsidDel="00EA49EB">
            <w:tab/>
            <w:delText>40</w:delText>
          </w:r>
        </w:del>
      </w:ins>
    </w:p>
    <w:p w14:paraId="17607584" w14:textId="77777777" w:rsidR="007A541D" w:rsidDel="00EA49EB" w:rsidRDefault="007A541D">
      <w:pPr>
        <w:pStyle w:val="TableofFigures"/>
        <w:rPr>
          <w:ins w:id="1083" w:author="Author" w:date="2014-09-04T14:57:00Z"/>
          <w:del w:id="1084" w:author="Author" w:date="2014-09-05T10:08:00Z"/>
          <w:rFonts w:asciiTheme="minorHAnsi" w:eastAsiaTheme="minorEastAsia" w:hAnsiTheme="minorHAnsi" w:cstheme="minorBidi"/>
          <w:sz w:val="22"/>
          <w:szCs w:val="22"/>
        </w:rPr>
      </w:pPr>
      <w:ins w:id="1085" w:author="Author" w:date="2014-09-04T14:57:00Z">
        <w:del w:id="1086" w:author="Author" w:date="2014-09-05T10:08:00Z">
          <w:r w:rsidDel="00EA49EB">
            <w:delText>Table 2</w:delText>
          </w:r>
          <w:r w:rsidDel="00EA49EB">
            <w:noBreakHyphen/>
            <w:delText>1. Security 2.0 premises</w:delText>
          </w:r>
          <w:r w:rsidDel="00EA49EB">
            <w:tab/>
            <w:delText>8</w:delText>
          </w:r>
        </w:del>
      </w:ins>
    </w:p>
    <w:p w14:paraId="6A88FA8E" w14:textId="77777777" w:rsidR="007A541D" w:rsidDel="00EA49EB" w:rsidRDefault="007A541D">
      <w:pPr>
        <w:pStyle w:val="TableofFigures"/>
        <w:rPr>
          <w:ins w:id="1087" w:author="Author" w:date="2014-09-04T14:57:00Z"/>
          <w:del w:id="1088" w:author="Author" w:date="2014-09-05T10:08:00Z"/>
          <w:rFonts w:asciiTheme="minorHAnsi" w:eastAsiaTheme="minorEastAsia" w:hAnsiTheme="minorHAnsi" w:cstheme="minorBidi"/>
          <w:sz w:val="22"/>
          <w:szCs w:val="22"/>
        </w:rPr>
      </w:pPr>
      <w:ins w:id="1089" w:author="Author" w:date="2014-09-04T14:57:00Z">
        <w:del w:id="1090" w:author="Author" w:date="2014-09-05T10:08:00Z">
          <w:r w:rsidDel="00EA49EB">
            <w:delText>Table 2</w:delText>
          </w:r>
          <w:r w:rsidDel="00EA49EB">
            <w:noBreakHyphen/>
            <w:delText>2. Policy certificate fields</w:delText>
          </w:r>
          <w:r w:rsidDel="00EA49EB">
            <w:tab/>
            <w:delText>37</w:delText>
          </w:r>
        </w:del>
      </w:ins>
    </w:p>
    <w:p w14:paraId="2400FCDE" w14:textId="77777777" w:rsidR="007A541D" w:rsidDel="00EA49EB" w:rsidRDefault="007A541D">
      <w:pPr>
        <w:pStyle w:val="TableofFigures"/>
        <w:rPr>
          <w:ins w:id="1091" w:author="Author" w:date="2014-09-04T14:57:00Z"/>
          <w:del w:id="1092" w:author="Author" w:date="2014-09-05T10:08:00Z"/>
          <w:rFonts w:asciiTheme="minorHAnsi" w:eastAsiaTheme="minorEastAsia" w:hAnsiTheme="minorHAnsi" w:cstheme="minorBidi"/>
          <w:sz w:val="22"/>
          <w:szCs w:val="22"/>
        </w:rPr>
      </w:pPr>
      <w:ins w:id="1093" w:author="Author" w:date="2014-09-04T14:57:00Z">
        <w:del w:id="1094" w:author="Author" w:date="2014-09-05T10:08:00Z">
          <w:r w:rsidDel="00EA49EB">
            <w:delText>Table 2</w:delText>
          </w:r>
          <w:r w:rsidDel="00EA49EB">
            <w:noBreakHyphen/>
            <w:delText>3. Guild-specific certificate fields</w:delText>
          </w:r>
          <w:r w:rsidDel="00EA49EB">
            <w:tab/>
            <w:delText>38</w:delText>
          </w:r>
        </w:del>
      </w:ins>
    </w:p>
    <w:p w14:paraId="54F19DF9" w14:textId="77777777" w:rsidR="007A541D" w:rsidDel="00EA49EB" w:rsidRDefault="007A541D">
      <w:pPr>
        <w:pStyle w:val="TableofFigures"/>
        <w:rPr>
          <w:ins w:id="1095" w:author="Author" w:date="2014-09-04T14:57:00Z"/>
          <w:del w:id="1096" w:author="Author" w:date="2014-09-05T10:08:00Z"/>
          <w:rFonts w:asciiTheme="minorHAnsi" w:eastAsiaTheme="minorEastAsia" w:hAnsiTheme="minorHAnsi" w:cstheme="minorBidi"/>
          <w:sz w:val="22"/>
          <w:szCs w:val="22"/>
        </w:rPr>
      </w:pPr>
      <w:ins w:id="1097" w:author="Author" w:date="2014-09-04T14:57:00Z">
        <w:del w:id="1098" w:author="Author" w:date="2014-09-05T10:08:00Z">
          <w:r w:rsidDel="00EA49EB">
            <w:delText>Table 2</w:delText>
          </w:r>
          <w:r w:rsidDel="00EA49EB">
            <w:noBreakHyphen/>
            <w:delText>4. User equivalence certificate fields</w:delText>
          </w:r>
          <w:r w:rsidDel="00EA49EB">
            <w:tab/>
            <w:delText>38</w:delText>
          </w:r>
        </w:del>
      </w:ins>
    </w:p>
    <w:p w14:paraId="544644AE" w14:textId="77777777" w:rsidR="007A541D" w:rsidDel="00EA49EB" w:rsidRDefault="007A541D">
      <w:pPr>
        <w:pStyle w:val="TableofFigures"/>
        <w:rPr>
          <w:ins w:id="1099" w:author="Author" w:date="2014-09-04T14:57:00Z"/>
          <w:del w:id="1100" w:author="Author" w:date="2014-09-05T10:08:00Z"/>
          <w:rFonts w:asciiTheme="minorHAnsi" w:eastAsiaTheme="minorEastAsia" w:hAnsiTheme="minorHAnsi" w:cstheme="minorBidi"/>
          <w:sz w:val="22"/>
          <w:szCs w:val="22"/>
        </w:rPr>
      </w:pPr>
      <w:ins w:id="1101" w:author="Author" w:date="2014-09-04T14:57:00Z">
        <w:del w:id="1102" w:author="Author" w:date="2014-09-05T10:08:00Z">
          <w:r w:rsidDel="00EA49EB">
            <w:delText>Table 2</w:delText>
          </w:r>
          <w:r w:rsidDel="00EA49EB">
            <w:noBreakHyphen/>
            <w:delText>5. Identity certificate fields</w:delText>
          </w:r>
          <w:r w:rsidDel="00EA49EB">
            <w:tab/>
            <w:delText>39</w:delText>
          </w:r>
        </w:del>
      </w:ins>
    </w:p>
    <w:p w14:paraId="26C59E48" w14:textId="77777777" w:rsidR="007A541D" w:rsidDel="00EA49EB" w:rsidRDefault="007A541D">
      <w:pPr>
        <w:pStyle w:val="TableofFigures"/>
        <w:rPr>
          <w:ins w:id="1103" w:author="Author" w:date="2014-09-04T14:57:00Z"/>
          <w:del w:id="1104" w:author="Author" w:date="2014-09-05T10:08:00Z"/>
          <w:rFonts w:asciiTheme="minorHAnsi" w:eastAsiaTheme="minorEastAsia" w:hAnsiTheme="minorHAnsi" w:cstheme="minorBidi"/>
          <w:sz w:val="22"/>
          <w:szCs w:val="22"/>
        </w:rPr>
      </w:pPr>
      <w:ins w:id="1105" w:author="Author" w:date="2014-09-04T14:57:00Z">
        <w:del w:id="1106" w:author="Author" w:date="2014-09-05T10:08:00Z">
          <w:r w:rsidDel="00EA49EB">
            <w:delText>Table 2</w:delText>
          </w:r>
          <w:r w:rsidDel="00EA49EB">
            <w:noBreakHyphen/>
            <w:delText>6. Guild equivalence certificate fields</w:delText>
          </w:r>
          <w:r w:rsidDel="00EA49EB">
            <w:tab/>
            <w:delText>40</w:delText>
          </w:r>
        </w:del>
      </w:ins>
    </w:p>
    <w:p w14:paraId="0655E62F" w14:textId="77777777" w:rsidR="00DF5298" w:rsidDel="00EA49EB" w:rsidRDefault="00DF5298">
      <w:pPr>
        <w:pStyle w:val="TableofFigures"/>
        <w:rPr>
          <w:del w:id="1107" w:author="Author" w:date="2014-09-05T10:08:00Z"/>
          <w:rFonts w:asciiTheme="minorHAnsi" w:eastAsiaTheme="minorEastAsia" w:hAnsiTheme="minorHAnsi" w:cstheme="minorBidi"/>
          <w:sz w:val="22"/>
          <w:szCs w:val="22"/>
        </w:rPr>
      </w:pPr>
      <w:del w:id="1108" w:author="Author" w:date="2014-09-05T10:08:00Z">
        <w:r w:rsidDel="00EA49EB">
          <w:delText>Table 2</w:delText>
        </w:r>
        <w:r w:rsidDel="00EA49EB">
          <w:noBreakHyphen/>
          <w:delText>1. Security 2.0 premises</w:delText>
        </w:r>
        <w:r w:rsidDel="00EA49EB">
          <w:tab/>
        </w:r>
        <w:r w:rsidR="00776C0A" w:rsidDel="00EA49EB">
          <w:delText>8</w:delText>
        </w:r>
      </w:del>
    </w:p>
    <w:p w14:paraId="286C4B21" w14:textId="77777777" w:rsidR="00DF5298" w:rsidDel="00EA49EB" w:rsidRDefault="00DF5298">
      <w:pPr>
        <w:pStyle w:val="TableofFigures"/>
        <w:rPr>
          <w:del w:id="1109" w:author="Author" w:date="2014-09-05T10:08:00Z"/>
          <w:rFonts w:asciiTheme="minorHAnsi" w:eastAsiaTheme="minorEastAsia" w:hAnsiTheme="minorHAnsi" w:cstheme="minorBidi"/>
          <w:sz w:val="22"/>
          <w:szCs w:val="22"/>
        </w:rPr>
      </w:pPr>
      <w:del w:id="1110" w:author="Author" w:date="2014-09-05T10:08:00Z">
        <w:r w:rsidDel="00EA49EB">
          <w:delText>Table 2</w:delText>
        </w:r>
        <w:r w:rsidDel="00EA49EB">
          <w:noBreakHyphen/>
          <w:delText>2. Policy certificate fields</w:delText>
        </w:r>
        <w:r w:rsidDel="00EA49EB">
          <w:tab/>
        </w:r>
        <w:r w:rsidR="00776C0A" w:rsidDel="00EA49EB">
          <w:delText>35</w:delText>
        </w:r>
      </w:del>
    </w:p>
    <w:p w14:paraId="5D8AF15A" w14:textId="77777777" w:rsidR="00DF5298" w:rsidDel="00EA49EB" w:rsidRDefault="00DF5298">
      <w:pPr>
        <w:pStyle w:val="TableofFigures"/>
        <w:rPr>
          <w:del w:id="1111" w:author="Author" w:date="2014-09-05T10:08:00Z"/>
          <w:rFonts w:asciiTheme="minorHAnsi" w:eastAsiaTheme="minorEastAsia" w:hAnsiTheme="minorHAnsi" w:cstheme="minorBidi"/>
          <w:sz w:val="22"/>
          <w:szCs w:val="22"/>
        </w:rPr>
      </w:pPr>
      <w:del w:id="1112" w:author="Author" w:date="2014-09-05T10:08:00Z">
        <w:r w:rsidDel="00EA49EB">
          <w:delText>Table 2</w:delText>
        </w:r>
        <w:r w:rsidDel="00EA49EB">
          <w:noBreakHyphen/>
          <w:delText>3. Guild-specific certificate fields</w:delText>
        </w:r>
        <w:r w:rsidDel="00EA49EB">
          <w:tab/>
        </w:r>
        <w:r w:rsidR="00776C0A" w:rsidDel="00EA49EB">
          <w:delText>36</w:delText>
        </w:r>
      </w:del>
    </w:p>
    <w:p w14:paraId="3659E4A9" w14:textId="77777777" w:rsidR="00DF5298" w:rsidDel="00EA49EB" w:rsidRDefault="00DF5298">
      <w:pPr>
        <w:pStyle w:val="TableofFigures"/>
        <w:rPr>
          <w:del w:id="1113" w:author="Author" w:date="2014-09-05T10:08:00Z"/>
          <w:rFonts w:asciiTheme="minorHAnsi" w:eastAsiaTheme="minorEastAsia" w:hAnsiTheme="minorHAnsi" w:cstheme="minorBidi"/>
          <w:sz w:val="22"/>
          <w:szCs w:val="22"/>
        </w:rPr>
      </w:pPr>
      <w:del w:id="1114" w:author="Author" w:date="2014-09-05T10:08:00Z">
        <w:r w:rsidDel="00EA49EB">
          <w:delText>Table 2</w:delText>
        </w:r>
        <w:r w:rsidDel="00EA49EB">
          <w:noBreakHyphen/>
          <w:delText>4. User equivalence certificate fields</w:delText>
        </w:r>
        <w:r w:rsidDel="00EA49EB">
          <w:tab/>
        </w:r>
        <w:r w:rsidR="00776C0A" w:rsidDel="00EA49EB">
          <w:delText>36</w:delText>
        </w:r>
      </w:del>
    </w:p>
    <w:p w14:paraId="31A5EE81" w14:textId="77777777" w:rsidR="00DF5298" w:rsidDel="00EA49EB" w:rsidRDefault="00DF5298">
      <w:pPr>
        <w:pStyle w:val="TableofFigures"/>
        <w:rPr>
          <w:del w:id="1115" w:author="Author" w:date="2014-09-05T10:08:00Z"/>
          <w:rFonts w:asciiTheme="minorHAnsi" w:eastAsiaTheme="minorEastAsia" w:hAnsiTheme="minorHAnsi" w:cstheme="minorBidi"/>
          <w:sz w:val="22"/>
          <w:szCs w:val="22"/>
        </w:rPr>
      </w:pPr>
      <w:del w:id="1116" w:author="Author" w:date="2014-09-05T10:08:00Z">
        <w:r w:rsidDel="00EA49EB">
          <w:delText>Table 2</w:delText>
        </w:r>
        <w:r w:rsidDel="00EA49EB">
          <w:noBreakHyphen/>
          <w:delText>5. Identity certificate fields</w:delText>
        </w:r>
        <w:r w:rsidDel="00EA49EB">
          <w:tab/>
        </w:r>
        <w:r w:rsidR="00776C0A" w:rsidDel="00EA49EB">
          <w:delText>37</w:delText>
        </w:r>
      </w:del>
    </w:p>
    <w:p w14:paraId="45BB8CCD" w14:textId="77777777" w:rsidR="00DF5298" w:rsidDel="00EA49EB" w:rsidRDefault="00DF5298">
      <w:pPr>
        <w:pStyle w:val="TableofFigures"/>
        <w:rPr>
          <w:del w:id="1117" w:author="Author" w:date="2014-09-05T10:08:00Z"/>
          <w:rFonts w:asciiTheme="minorHAnsi" w:eastAsiaTheme="minorEastAsia" w:hAnsiTheme="minorHAnsi" w:cstheme="minorBidi"/>
          <w:sz w:val="22"/>
          <w:szCs w:val="22"/>
        </w:rPr>
      </w:pPr>
      <w:del w:id="1118" w:author="Author" w:date="2014-09-05T10:08:00Z">
        <w:r w:rsidDel="00EA49EB">
          <w:delText>Table 2</w:delText>
        </w:r>
        <w:r w:rsidDel="00EA49EB">
          <w:noBreakHyphen/>
          <w:delText>6. Guild equivalence certificate fields</w:delText>
        </w:r>
        <w:r w:rsidDel="00EA49EB">
          <w:tab/>
        </w:r>
        <w:r w:rsidR="00776C0A" w:rsidDel="00EA49EB">
          <w:delText>38</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1119" w:name="_Toc397675066"/>
      <w:bookmarkStart w:id="1120" w:name="_Toc368911281"/>
      <w:r w:rsidRPr="00FE774D">
        <w:lastRenderedPageBreak/>
        <w:t>Introduction</w:t>
      </w:r>
      <w:bookmarkEnd w:id="1119"/>
    </w:p>
    <w:p w14:paraId="5FC8226F" w14:textId="77777777" w:rsidR="00AE4C57" w:rsidRPr="00B94E70" w:rsidRDefault="005D2554" w:rsidP="00B94E70">
      <w:pPr>
        <w:pStyle w:val="Heading2"/>
      </w:pPr>
      <w:bookmarkStart w:id="1121" w:name="_Toc368911282"/>
      <w:bookmarkStart w:id="1122" w:name="_Toc397675067"/>
      <w:bookmarkEnd w:id="1120"/>
      <w:r>
        <w:t xml:space="preserve">Purpose and </w:t>
      </w:r>
      <w:r w:rsidR="00BC03FC">
        <w:t>s</w:t>
      </w:r>
      <w:r w:rsidR="00AE4C57" w:rsidRPr="00B94E70">
        <w:t>cope</w:t>
      </w:r>
      <w:bookmarkEnd w:id="1121"/>
      <w:bookmarkEnd w:id="1122"/>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1123" w:name="_Toc368911284"/>
      <w:bookmarkStart w:id="1124" w:name="_Toc379471817"/>
      <w:bookmarkStart w:id="1125" w:name="_Toc397675068"/>
      <w:bookmarkStart w:id="1126" w:name="_Toc368911286"/>
      <w:r w:rsidRPr="00F0473D">
        <w:t>Revision</w:t>
      </w:r>
      <w:r w:rsidR="005D2554">
        <w:t xml:space="preserve"> h</w:t>
      </w:r>
      <w:r w:rsidRPr="00742DC8">
        <w:t>istory</w:t>
      </w:r>
      <w:bookmarkEnd w:id="1123"/>
      <w:bookmarkEnd w:id="1124"/>
      <w:bookmarkEnd w:id="1125"/>
    </w:p>
    <w:tbl>
      <w:tblPr>
        <w:tblStyle w:val="TableGrid"/>
        <w:tblW w:w="0" w:type="auto"/>
        <w:tblInd w:w="745" w:type="dxa"/>
        <w:tblLook w:val="04A0" w:firstRow="1" w:lastRow="0" w:firstColumn="1" w:lastColumn="0" w:noHBand="0" w:noVBand="1"/>
      </w:tblPr>
      <w:tblGrid>
        <w:gridCol w:w="1890"/>
        <w:gridCol w:w="1871"/>
        <w:gridCol w:w="4879"/>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rPr>
          <w:ins w:id="1127" w:author="Author" w:date="2014-09-04T09:04:00Z"/>
        </w:trPr>
        <w:tc>
          <w:tcPr>
            <w:tcW w:w="1890" w:type="dxa"/>
          </w:tcPr>
          <w:p w14:paraId="0B027D9C" w14:textId="77777777" w:rsidR="002B7CB7" w:rsidRDefault="002B7CB7" w:rsidP="008531EC">
            <w:pPr>
              <w:pStyle w:val="tableentry"/>
              <w:rPr>
                <w:ins w:id="1128" w:author="Author" w:date="2014-09-04T09:04:00Z"/>
              </w:rPr>
            </w:pPr>
            <w:ins w:id="1129" w:author="Author" w:date="2014-09-04T09:04:00Z">
              <w:r>
                <w:t>Rev 1 Update 2</w:t>
              </w:r>
            </w:ins>
          </w:p>
        </w:tc>
        <w:tc>
          <w:tcPr>
            <w:tcW w:w="1871" w:type="dxa"/>
          </w:tcPr>
          <w:p w14:paraId="799981DD" w14:textId="5ADF4E4A" w:rsidR="002B7CB7" w:rsidRDefault="002B7CB7">
            <w:pPr>
              <w:pStyle w:val="tableentry"/>
              <w:rPr>
                <w:ins w:id="1130" w:author="Author" w:date="2014-09-04T09:04:00Z"/>
              </w:rPr>
            </w:pPr>
            <w:ins w:id="1131" w:author="Author" w:date="2014-09-04T09:04:00Z">
              <w:r>
                <w:t xml:space="preserve">September </w:t>
              </w:r>
            </w:ins>
            <w:ins w:id="1132" w:author="Author" w:date="2014-09-08T08:38:00Z">
              <w:r w:rsidR="00BB714E">
                <w:t>8</w:t>
              </w:r>
            </w:ins>
            <w:ins w:id="1133" w:author="Author" w:date="2014-09-05T10:08:00Z">
              <w:del w:id="1134" w:author="Author" w:date="2014-09-08T08:38:00Z">
                <w:r w:rsidR="00EA49EB" w:rsidDel="00BB714E">
                  <w:delText>5</w:delText>
                </w:r>
              </w:del>
            </w:ins>
            <w:ins w:id="1135" w:author="Author" w:date="2014-09-04T09:04:00Z">
              <w:del w:id="1136" w:author="Author" w:date="2014-09-05T10:08:00Z">
                <w:r w:rsidDel="00EA49EB">
                  <w:delText>4</w:delText>
                </w:r>
              </w:del>
              <w:r>
                <w:t>, 2014</w:t>
              </w:r>
            </w:ins>
          </w:p>
        </w:tc>
        <w:tc>
          <w:tcPr>
            <w:tcW w:w="4879" w:type="dxa"/>
          </w:tcPr>
          <w:p w14:paraId="11180455" w14:textId="77777777" w:rsidR="002B7CB7" w:rsidRDefault="002B7CB7" w:rsidP="008531EC">
            <w:pPr>
              <w:pStyle w:val="tableentry"/>
              <w:rPr>
                <w:ins w:id="1137" w:author="Author" w:date="2014-09-04T09:04:00Z"/>
              </w:rPr>
            </w:pPr>
            <w:ins w:id="1138" w:author="Author" w:date="2014-09-04T09:04:00Z">
              <w:r>
                <w:t>Update with comments and agreement from the technical conference call on September 3, 2014.</w:t>
              </w:r>
            </w:ins>
          </w:p>
        </w:tc>
      </w:tr>
    </w:tbl>
    <w:p w14:paraId="5E0EF9FC" w14:textId="77777777" w:rsidR="00AE4C57" w:rsidRDefault="00AE4C57" w:rsidP="00B94E70">
      <w:pPr>
        <w:pStyle w:val="Heading2"/>
      </w:pPr>
      <w:bookmarkStart w:id="1139" w:name="_Toc397675069"/>
      <w:r w:rsidRPr="00F0473D">
        <w:t xml:space="preserve">Acronyms and </w:t>
      </w:r>
      <w:r w:rsidR="00BC03FC">
        <w:t>t</w:t>
      </w:r>
      <w:r w:rsidRPr="00F0473D">
        <w:t>erms</w:t>
      </w:r>
      <w:bookmarkEnd w:id="1126"/>
      <w:bookmarkEnd w:id="1139"/>
    </w:p>
    <w:tbl>
      <w:tblPr>
        <w:tblStyle w:val="TableGrid"/>
        <w:tblW w:w="0" w:type="auto"/>
        <w:tblInd w:w="720" w:type="dxa"/>
        <w:tblLook w:val="04A0" w:firstRow="1" w:lastRow="0" w:firstColumn="1" w:lastColumn="0" w:noHBand="0" w:noVBand="1"/>
      </w:tblPr>
      <w:tblGrid>
        <w:gridCol w:w="2725"/>
        <w:gridCol w:w="5940"/>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lastRenderedPageBreak/>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1140" w:name="_Toc397675070"/>
      <w:r>
        <w:lastRenderedPageBreak/>
        <w:t>System</w:t>
      </w:r>
      <w:r w:rsidR="00223069" w:rsidRPr="001F03FC">
        <w:t xml:space="preserve"> </w:t>
      </w:r>
      <w:r w:rsidR="006D2D6C" w:rsidRPr="001F03FC">
        <w:t>Design</w:t>
      </w:r>
      <w:bookmarkEnd w:id="1140"/>
    </w:p>
    <w:p w14:paraId="028E5022" w14:textId="77777777" w:rsidR="006D2D6C" w:rsidRPr="001F03FC" w:rsidRDefault="006D2D6C" w:rsidP="001F03FC">
      <w:pPr>
        <w:pStyle w:val="Heading2"/>
      </w:pPr>
      <w:bookmarkStart w:id="1141" w:name="_Toc397675071"/>
      <w:r w:rsidRPr="001F03FC">
        <w:t>Overview</w:t>
      </w:r>
      <w:bookmarkEnd w:id="1141"/>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71671039" r:id="rId26"/>
        </w:object>
      </w:r>
    </w:p>
    <w:p w14:paraId="0EE8C25E" w14:textId="77777777" w:rsidR="003443AB" w:rsidRDefault="005D2554" w:rsidP="00873242">
      <w:pPr>
        <w:pStyle w:val="Caption"/>
      </w:pPr>
      <w:bookmarkStart w:id="1142" w:name="_Ref393889463"/>
      <w:bookmarkStart w:id="1143" w:name="_Toc397675038"/>
      <w:r>
        <w:t xml:space="preserve">Figure </w:t>
      </w:r>
      <w:ins w:id="1144" w:author="Author" w:date="2014-09-04T14:53:00Z">
        <w:r w:rsidR="002F6854">
          <w:fldChar w:fldCharType="begin"/>
        </w:r>
        <w:r w:rsidR="002F6854">
          <w:instrText xml:space="preserve"> STYLEREF 1 \s </w:instrText>
        </w:r>
      </w:ins>
      <w:r w:rsidR="002F6854">
        <w:fldChar w:fldCharType="separate"/>
      </w:r>
      <w:r w:rsidR="002F6854">
        <w:rPr>
          <w:noProof/>
        </w:rPr>
        <w:t>2</w:t>
      </w:r>
      <w:ins w:id="114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146" w:author="Author" w:date="2014-09-04T14:53:00Z">
        <w:r w:rsidR="002F6854">
          <w:rPr>
            <w:noProof/>
          </w:rPr>
          <w:t>1</w:t>
        </w:r>
        <w:r w:rsidR="002F6854">
          <w:fldChar w:fldCharType="end"/>
        </w:r>
      </w:ins>
      <w:del w:id="114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w:delText>
        </w:r>
        <w:r w:rsidR="0011033B" w:rsidDel="002F6854">
          <w:fldChar w:fldCharType="end"/>
        </w:r>
      </w:del>
      <w:bookmarkEnd w:id="1142"/>
      <w:r>
        <w:t>. Security system diagram</w:t>
      </w:r>
      <w:bookmarkEnd w:id="1143"/>
    </w:p>
    <w:p w14:paraId="12755C5B" w14:textId="77777777" w:rsidR="005D2554" w:rsidRDefault="005D2554" w:rsidP="005D2554">
      <w:pPr>
        <w:pStyle w:val="Heading2"/>
      </w:pPr>
      <w:bookmarkStart w:id="1148" w:name="_Toc397675072"/>
      <w:r>
        <w:t>Premises</w:t>
      </w:r>
      <w:bookmarkEnd w:id="1148"/>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1149" w:name="_Ref393889708"/>
      <w:bookmarkStart w:id="1150" w:name="_Toc397675060"/>
      <w:r>
        <w:t xml:space="preserve">Table </w:t>
      </w:r>
      <w:r w:rsidR="00030744">
        <w:fldChar w:fldCharType="begin"/>
      </w:r>
      <w:r w:rsidR="00030744">
        <w:instrText xml:space="preserve"> STYLEREF 1 \s </w:instrText>
      </w:r>
      <w:r w:rsidR="00030744">
        <w:fldChar w:fldCharType="separate"/>
      </w:r>
      <w:r w:rsidR="00776C0A">
        <w:rPr>
          <w:noProof/>
        </w:rPr>
        <w:t>2</w:t>
      </w:r>
      <w:r w:rsidR="00030744">
        <w:rPr>
          <w:noProof/>
        </w:rPr>
        <w:fldChar w:fldCharType="end"/>
      </w:r>
      <w:r w:rsidR="00E37DF9">
        <w:noBreakHyphen/>
      </w:r>
      <w:r w:rsidR="00030744">
        <w:fldChar w:fldCharType="begin"/>
      </w:r>
      <w:r w:rsidR="00030744">
        <w:instrText xml:space="preserve"> SEQ Table \* ARABIC \s 1 </w:instrText>
      </w:r>
      <w:r w:rsidR="00030744">
        <w:fldChar w:fldCharType="separate"/>
      </w:r>
      <w:r w:rsidR="00776C0A">
        <w:rPr>
          <w:noProof/>
        </w:rPr>
        <w:t>1</w:t>
      </w:r>
      <w:r w:rsidR="00030744">
        <w:rPr>
          <w:noProof/>
        </w:rPr>
        <w:fldChar w:fldCharType="end"/>
      </w:r>
      <w:bookmarkEnd w:id="1149"/>
      <w:r>
        <w:t>. Security 2.0 premises</w:t>
      </w:r>
      <w:bookmarkEnd w:id="1150"/>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ins w:id="1151" w:author="Author" w:date="2014-09-04T15:01:00Z">
              <w:r w:rsidR="007E0D8D">
                <w:t xml:space="preserve"> GUID</w:t>
              </w:r>
            </w:ins>
            <w:ins w:id="1152" w:author="Author" w:date="2014-09-04T15:03:00Z">
              <w:r w:rsidR="007E0D8D">
                <w:t xml:space="preserve"> and </w:t>
              </w:r>
            </w:ins>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77777777" w:rsidR="00D71FEF" w:rsidRDefault="00D71FEF" w:rsidP="007E1B72">
            <w:pPr>
              <w:pStyle w:val="tablebulletlvl1"/>
              <w:rPr>
                <w:ins w:id="1153" w:author="Author" w:date="2014-09-05T08:18:00Z"/>
              </w:rPr>
            </w:pPr>
            <w:r>
              <w:t xml:space="preserve">A newer </w:t>
            </w:r>
            <w:r w:rsidR="000F0855">
              <w:t xml:space="preserve">signed </w:t>
            </w:r>
            <w:r>
              <w:t>policy can be installed by a</w:t>
            </w:r>
            <w:r w:rsidR="00640B05">
              <w:t>ny peer</w:t>
            </w:r>
            <w:del w:id="1154" w:author="Author" w:date="2014-09-04T15:06:00Z">
              <w:r w:rsidR="00640B05" w:rsidDel="001F5175">
                <w:delText xml:space="preserve"> </w:delText>
              </w:r>
            </w:del>
            <w:r w:rsidR="000F0855">
              <w:t>.</w:t>
            </w:r>
            <w:r>
              <w:t xml:space="preserve"> Developers can define policy templates to help the user with policy building.</w:t>
            </w:r>
          </w:p>
          <w:p w14:paraId="3E9757F3" w14:textId="77777777" w:rsidR="00643405" w:rsidRDefault="00643405" w:rsidP="007E1B72">
            <w:pPr>
              <w:pStyle w:val="tablebulletlvl1"/>
            </w:pPr>
            <w:ins w:id="1155" w:author="Author" w:date="2014-09-05T08:18:00Z">
              <w:r>
                <w:t xml:space="preserve">Signed policy data must </w:t>
              </w:r>
              <w:commentRangeStart w:id="1156"/>
              <w:r>
                <w:t>be</w:t>
              </w:r>
              <w:commentRangeEnd w:id="1156"/>
              <w:r>
                <w:rPr>
                  <w:rStyle w:val="CommentReference"/>
                  <w:rFonts w:ascii="Times" w:eastAsia="Times" w:hAnsi="Times"/>
                </w:rPr>
                <w:commentReference w:id="1156"/>
              </w:r>
              <w:r>
                <w:t xml:space="preserve"> encrypted if it is not delivered by the admin</w:t>
              </w:r>
            </w:ins>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77777777" w:rsidR="00D71FEF" w:rsidRDefault="00D71FEF" w:rsidP="007E1B72">
            <w:pPr>
              <w:pStyle w:val="tablebulletlvl1"/>
            </w:pPr>
            <w:r>
              <w:t xml:space="preserve">Authorization data are not present in the membership </w:t>
            </w:r>
            <w:del w:id="1157" w:author="Author" w:date="2014-09-04T15:13:00Z">
              <w:r w:rsidDel="001F4FD1">
                <w:delText xml:space="preserve">or the policy </w:delText>
              </w:r>
            </w:del>
            <w:r>
              <w:t>certificate</w:t>
            </w:r>
          </w:p>
          <w:p w14:paraId="53706154" w14:textId="77777777" w:rsidR="00D71FEF" w:rsidRDefault="00D71FEF" w:rsidP="007E1B72">
            <w:pPr>
              <w:pStyle w:val="tablebulletlvl1"/>
            </w:pPr>
            <w:r>
              <w:t>The</w:t>
            </w:r>
            <w:ins w:id="1158" w:author="Author" w:date="2014-09-04T15:14:00Z">
              <w:r w:rsidR="001F4FD1">
                <w:t xml:space="preserve"> membership </w:t>
              </w:r>
            </w:ins>
            <w:del w:id="1159" w:author="Author" w:date="2014-09-04T15:14:00Z">
              <w:r w:rsidDel="001F4FD1">
                <w:delText xml:space="preserve"> certificate holds the digest of the </w:delText>
              </w:r>
            </w:del>
            <w:r>
              <w:t>authorization data</w:t>
            </w:r>
            <w:ins w:id="1160" w:author="Author" w:date="2014-09-04T15:14:00Z">
              <w:r w:rsidR="001F4FD1">
                <w:t xml:space="preserve"> is signed by the </w:t>
              </w:r>
            </w:ins>
            <w:ins w:id="1161" w:author="Author" w:date="2014-09-04T15:15:00Z">
              <w:r w:rsidR="001F4FD1">
                <w:t>membership</w:t>
              </w:r>
            </w:ins>
            <w:ins w:id="1162" w:author="Author" w:date="2014-09-04T15:14:00Z">
              <w:r w:rsidR="001F4FD1">
                <w:t xml:space="preserve"> </w:t>
              </w:r>
            </w:ins>
            <w:ins w:id="1163" w:author="Author" w:date="2014-09-04T15:15:00Z">
              <w:r w:rsidR="001F4FD1">
                <w:t>certificate issuer</w:t>
              </w:r>
            </w:ins>
            <w:del w:id="1164" w:author="Author" w:date="2014-09-04T15:14:00Z">
              <w:r w:rsidDel="001F4FD1">
                <w:delText>.</w:delText>
              </w:r>
            </w:del>
          </w:p>
          <w:p w14:paraId="1952C226" w14:textId="77777777" w:rsidR="00D71FEF" w:rsidDel="00643405" w:rsidRDefault="00D71FEF" w:rsidP="005A4E4D">
            <w:pPr>
              <w:pStyle w:val="tablebulletlvl1"/>
              <w:rPr>
                <w:ins w:id="1165" w:author="Author" w:date="2014-09-04T15:15:00Z"/>
                <w:del w:id="1166" w:author="Author" w:date="2014-09-05T08:18:00Z"/>
              </w:rPr>
            </w:pPr>
            <w:r>
              <w:t>Authorization data can be requested from the certificate holder.</w:t>
            </w:r>
          </w:p>
          <w:p w14:paraId="16EEF9E2" w14:textId="77777777" w:rsidR="001F4FD1" w:rsidRDefault="001F4FD1">
            <w:pPr>
              <w:pStyle w:val="tablebulletlvl1"/>
            </w:pPr>
            <w:ins w:id="1167" w:author="Author" w:date="2014-09-04T15:15:00Z">
              <w:del w:id="1168" w:author="Author" w:date="2014-09-05T08:18:00Z">
                <w:r w:rsidDel="00643405">
                  <w:delText>Authorization data must be encrypted if it is not delivered by the admin</w:delText>
                </w:r>
              </w:del>
            </w:ins>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7777777" w:rsidR="00D71FEF" w:rsidRDefault="00D71FEF" w:rsidP="00373FF5">
            <w:pPr>
              <w:pStyle w:val="tablebulletlvl1"/>
              <w:numPr>
                <w:ilvl w:val="0"/>
                <w:numId w:val="0"/>
              </w:numPr>
              <w:ind w:left="245" w:hanging="245"/>
            </w:pPr>
            <w:r>
              <w:t>Certificate that signs the identity information and optional vCard data.</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5615256C" w14:textId="77777777" w:rsidR="00D71FEF" w:rsidDel="001F4FD1" w:rsidRDefault="00640B05" w:rsidP="001F4FD1">
            <w:pPr>
              <w:pStyle w:val="tablebulletlvl1"/>
              <w:rPr>
                <w:del w:id="1169" w:author="Author" w:date="2014-09-04T15:16:00Z"/>
              </w:rPr>
            </w:pPr>
            <w:r>
              <w:t xml:space="preserve">An application </w:t>
            </w:r>
            <w:r w:rsidR="00D71FEF">
              <w:t xml:space="preserve">trusts identity certificate issued by any of the application’s </w:t>
            </w:r>
            <w:r>
              <w:t>certificate authorities</w:t>
            </w:r>
            <w:r w:rsidR="00D71FEF">
              <w:t xml:space="preserve"> and guild equivalence authorities.</w:t>
            </w:r>
          </w:p>
          <w:p w14:paraId="04497668" w14:textId="77777777" w:rsidR="00D71FEF" w:rsidRDefault="00D71FEF">
            <w:pPr>
              <w:pStyle w:val="tablebulletlvl1"/>
            </w:pPr>
            <w:del w:id="1170" w:author="Author" w:date="2014-09-04T15:16:00Z">
              <w:r w:rsidDel="001F4FD1">
                <w:delText>An application may have one or more identity certificates.</w:delText>
              </w:r>
            </w:del>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7F856420" w14:textId="77777777" w:rsidR="000F0855" w:rsidDel="001F5175" w:rsidRDefault="000F0855" w:rsidP="001F4FD1">
            <w:pPr>
              <w:pStyle w:val="tablebulletlvl1"/>
              <w:rPr>
                <w:del w:id="1171" w:author="Author" w:date="2014-09-04T15:12:00Z"/>
              </w:rPr>
            </w:pPr>
            <w:r>
              <w:t>Security Manager can push signed policy to subject application</w:t>
            </w:r>
          </w:p>
          <w:p w14:paraId="3B5F1E2E" w14:textId="77777777" w:rsidR="000F0855" w:rsidRDefault="000F0855">
            <w:pPr>
              <w:pStyle w:val="tablebulletlvl1"/>
            </w:pPr>
            <w:del w:id="1172" w:author="Author" w:date="2014-09-04T15:12:00Z">
              <w:r w:rsidDel="001F5175">
                <w:delText>Security Manager provides interface for application to retrieve policy updates</w:delText>
              </w:r>
            </w:del>
          </w:p>
        </w:tc>
      </w:tr>
    </w:tbl>
    <w:p w14:paraId="1725D49B" w14:textId="77777777" w:rsidR="000A5F7E" w:rsidRDefault="007E1B72" w:rsidP="000A5F7E">
      <w:pPr>
        <w:pStyle w:val="Heading2"/>
      </w:pPr>
      <w:bookmarkStart w:id="1173" w:name="_Toc397675073"/>
      <w:r>
        <w:t>Typical operation</w:t>
      </w:r>
      <w:r w:rsidR="00FD63CD">
        <w:t>s</w:t>
      </w:r>
      <w:bookmarkEnd w:id="1173"/>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1174" w:name="_Toc397675074"/>
      <w:r>
        <w:t>Claim a factory</w:t>
      </w:r>
      <w:r w:rsidR="00640B05">
        <w:t>-</w:t>
      </w:r>
      <w:r>
        <w:t>reset device</w:t>
      </w:r>
      <w:bookmarkEnd w:id="1174"/>
    </w:p>
    <w:p w14:paraId="73BB33B2" w14:textId="77777777" w:rsidR="007E1B72" w:rsidRPr="00373FF5" w:rsidRDefault="007E1B72" w:rsidP="007E1B72">
      <w:pPr>
        <w:pStyle w:val="body"/>
        <w:rPr>
          <w:i/>
        </w:rPr>
      </w:pPr>
      <w:r w:rsidRPr="007E1B72">
        <w:t>A user can claim any factory</w:t>
      </w:r>
      <w:r w:rsidR="00604DD6">
        <w:t xml:space="preserve"> </w:t>
      </w:r>
      <w:r w:rsidRPr="007E1B72">
        <w:t>reset device during the claiming interval. Claiming is first-come</w:t>
      </w:r>
      <w:r w:rsidR="00604DD6">
        <w:t xml:space="preserve">, first-claim action. </w:t>
      </w:r>
      <w:r w:rsidRPr="007E1B72">
        <w:t xml:space="preserve">That user becomes the </w:t>
      </w:r>
      <w:r w:rsidR="00640B05">
        <w:t>admin</w:t>
      </w:r>
      <w:r w:rsidRPr="007E1B72">
        <w:t>. If there is no claimant during the claiming interval, the device becomes unclaimable</w:t>
      </w:r>
      <w:r w:rsidR="00C45D76">
        <w:t>.  The procedure to make the device to become claimable again is manufacturer’s specific.</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77777777" w:rsidR="005C704D" w:rsidRDefault="00235BCD" w:rsidP="005C704D">
      <w:pPr>
        <w:pStyle w:val="figureanchor"/>
      </w:pPr>
      <w:r>
        <w:object w:dxaOrig="9177" w:dyaOrig="7537" w14:anchorId="5F46420A">
          <v:shape id="_x0000_i1026" type="#_x0000_t75" style="width:436.5pt;height:357.75pt" o:ole="">
            <v:imagedata r:id="rId29" o:title=""/>
          </v:shape>
          <o:OLEObject Type="Embed" ProgID="Visio.Drawing.11" ShapeID="_x0000_i1026" DrawAspect="Content" ObjectID="_1471671040" r:id="rId30"/>
        </w:object>
      </w:r>
      <w:r w:rsidDel="00235BCD">
        <w:t xml:space="preserve"> </w:t>
      </w:r>
    </w:p>
    <w:p w14:paraId="77809632" w14:textId="77777777" w:rsidR="00E95C06" w:rsidRPr="007E1B72" w:rsidRDefault="00E95C06" w:rsidP="00E95C06">
      <w:pPr>
        <w:pStyle w:val="Caption"/>
      </w:pPr>
      <w:bookmarkStart w:id="1175" w:name="_Toc397675039"/>
      <w:r>
        <w:t xml:space="preserve">Figure </w:t>
      </w:r>
      <w:ins w:id="1176" w:author="Author" w:date="2014-09-04T14:53:00Z">
        <w:r w:rsidR="002F6854">
          <w:fldChar w:fldCharType="begin"/>
        </w:r>
        <w:r w:rsidR="002F6854">
          <w:instrText xml:space="preserve"> STYLEREF 1 \s </w:instrText>
        </w:r>
      </w:ins>
      <w:r w:rsidR="002F6854">
        <w:fldChar w:fldCharType="separate"/>
      </w:r>
      <w:r w:rsidR="002F6854">
        <w:rPr>
          <w:noProof/>
        </w:rPr>
        <w:t>2</w:t>
      </w:r>
      <w:ins w:id="117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178" w:author="Author" w:date="2014-09-04T14:53:00Z">
        <w:r w:rsidR="002F6854">
          <w:rPr>
            <w:noProof/>
          </w:rPr>
          <w:t>2</w:t>
        </w:r>
        <w:r w:rsidR="002F6854">
          <w:fldChar w:fldCharType="end"/>
        </w:r>
      </w:ins>
      <w:del w:id="117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w:delText>
        </w:r>
        <w:r w:rsidR="0011033B" w:rsidDel="002F6854">
          <w:fldChar w:fldCharType="end"/>
        </w:r>
      </w:del>
      <w:r>
        <w:t xml:space="preserve">. </w:t>
      </w:r>
      <w:r w:rsidRPr="00E95C06">
        <w:t>Claim a factory</w:t>
      </w:r>
      <w:r w:rsidR="00640B05">
        <w:t>-</w:t>
      </w:r>
      <w:r w:rsidRPr="00E95C06">
        <w:t>reset device w</w:t>
      </w:r>
      <w:r>
        <w:t>ithout out-of-band</w:t>
      </w:r>
      <w:r w:rsidRPr="00E95C06">
        <w:t xml:space="preserve"> registration data</w:t>
      </w:r>
      <w:bookmarkEnd w:id="1175"/>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7777777" w:rsidR="00E95C06" w:rsidRDefault="00235BCD" w:rsidP="00E95C06">
      <w:pPr>
        <w:pStyle w:val="figureanchor"/>
      </w:pPr>
      <w:r>
        <w:object w:dxaOrig="9177" w:dyaOrig="7342" w14:anchorId="25605858">
          <v:shape id="_x0000_i1027" type="#_x0000_t75" style="width:436.5pt;height:348.75pt" o:ole="">
            <v:imagedata r:id="rId31" o:title=""/>
          </v:shape>
          <o:OLEObject Type="Embed" ProgID="Visio.Drawing.11" ShapeID="_x0000_i1027" DrawAspect="Content" ObjectID="_1471671041" r:id="rId32"/>
        </w:object>
      </w:r>
      <w:r w:rsidDel="00235BCD">
        <w:t xml:space="preserve"> </w:t>
      </w:r>
    </w:p>
    <w:p w14:paraId="3708A890" w14:textId="77777777" w:rsidR="00E95C06" w:rsidRDefault="00E95C06" w:rsidP="00E95C06">
      <w:pPr>
        <w:pStyle w:val="Caption"/>
      </w:pPr>
      <w:bookmarkStart w:id="1180" w:name="_Toc397675040"/>
      <w:r>
        <w:t xml:space="preserve">Figure </w:t>
      </w:r>
      <w:ins w:id="1181" w:author="Author" w:date="2014-09-04T14:53:00Z">
        <w:r w:rsidR="002F6854">
          <w:fldChar w:fldCharType="begin"/>
        </w:r>
        <w:r w:rsidR="002F6854">
          <w:instrText xml:space="preserve"> STYLEREF 1 \s </w:instrText>
        </w:r>
      </w:ins>
      <w:r w:rsidR="002F6854">
        <w:fldChar w:fldCharType="separate"/>
      </w:r>
      <w:r w:rsidR="002F6854">
        <w:rPr>
          <w:noProof/>
        </w:rPr>
        <w:t>2</w:t>
      </w:r>
      <w:ins w:id="1182"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183" w:author="Author" w:date="2014-09-04T14:53:00Z">
        <w:r w:rsidR="002F6854">
          <w:rPr>
            <w:noProof/>
          </w:rPr>
          <w:t>3</w:t>
        </w:r>
        <w:r w:rsidR="002F6854">
          <w:fldChar w:fldCharType="end"/>
        </w:r>
      </w:ins>
      <w:del w:id="1184"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3</w:delText>
        </w:r>
        <w:r w:rsidR="0011033B" w:rsidDel="002F6854">
          <w:fldChar w:fldCharType="end"/>
        </w:r>
      </w:del>
      <w:r>
        <w:t>. Claiming a factory</w:t>
      </w:r>
      <w:r w:rsidR="00640B05">
        <w:t>-</w:t>
      </w:r>
      <w:r>
        <w:t xml:space="preserve">reset device using out-of-band </w:t>
      </w:r>
      <w:r w:rsidRPr="00E95C06">
        <w:t>registration data</w:t>
      </w:r>
      <w:bookmarkEnd w:id="1180"/>
    </w:p>
    <w:p w14:paraId="62376CEF" w14:textId="77777777" w:rsidR="005C7089" w:rsidRDefault="00E95C06" w:rsidP="005C7089">
      <w:pPr>
        <w:pStyle w:val="Heading3"/>
      </w:pPr>
      <w:bookmarkStart w:id="1185" w:name="_Toc397675075"/>
      <w:r>
        <w:t>Define a guild</w:t>
      </w:r>
      <w:bookmarkEnd w:id="1185"/>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1186" w:name="_Toc397675076"/>
      <w:r>
        <w:t>Example of building a policy</w:t>
      </w:r>
      <w:bookmarkEnd w:id="1186"/>
    </w:p>
    <w:p w14:paraId="360B796C" w14:textId="77777777" w:rsidR="00963130" w:rsidRPr="001F03FC"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p>
    <w:p w14:paraId="713DFB26" w14:textId="77777777" w:rsidR="002F4AE2" w:rsidRDefault="00E95C06" w:rsidP="002F4AE2">
      <w:pPr>
        <w:pStyle w:val="Heading3"/>
      </w:pPr>
      <w:bookmarkStart w:id="1187" w:name="_Toc397675077"/>
      <w:r>
        <w:lastRenderedPageBreak/>
        <w:t>Install an ANY-USER policy</w:t>
      </w:r>
      <w:bookmarkEnd w:id="1187"/>
    </w:p>
    <w:p w14:paraId="71D8D59D" w14:textId="77777777" w:rsidR="00E95C06" w:rsidRDefault="00E95C06" w:rsidP="001F03FC">
      <w:pPr>
        <w:pStyle w:val="body"/>
      </w:pPr>
      <w:r w:rsidRPr="00E95C06">
        <w:t>A</w:t>
      </w:r>
      <w:r w:rsidR="00BD568C">
        <w:t>n admin</w:t>
      </w:r>
      <w:r w:rsidRPr="00E95C06">
        <w:t xml:space="preserve"> can install an </w:t>
      </w:r>
      <w:r w:rsidR="005A1F58">
        <w:t xml:space="preserve">ANY-USER policy </w:t>
      </w:r>
      <w:r w:rsidR="00BD568C">
        <w:t>for the application</w:t>
      </w:r>
      <w:r w:rsidR="005A1F58">
        <w:t xml:space="preserve">. </w:t>
      </w:r>
      <w:r w:rsidRPr="00E95C06">
        <w:t>This policy specifies all the authorizations for any user.</w:t>
      </w:r>
    </w:p>
    <w:p w14:paraId="2687EF22" w14:textId="77777777" w:rsidR="00186B4B" w:rsidRDefault="008C0457" w:rsidP="00186B4B">
      <w:pPr>
        <w:pStyle w:val="figureanchor"/>
      </w:pPr>
      <w:r>
        <w:object w:dxaOrig="10571" w:dyaOrig="7194" w14:anchorId="7C29F238">
          <v:shape id="_x0000_i1028" type="#_x0000_t75" style="width:435.75pt;height:296.25pt" o:ole="">
            <v:imagedata r:id="rId33" o:title=""/>
          </v:shape>
          <o:OLEObject Type="Embed" ProgID="Visio.Drawing.11" ShapeID="_x0000_i1028" DrawAspect="Content" ObjectID="_1471671042" r:id="rId34"/>
        </w:object>
      </w:r>
      <w:r w:rsidR="0041205A" w:rsidDel="0041205A">
        <w:t xml:space="preserve"> </w:t>
      </w:r>
    </w:p>
    <w:p w14:paraId="47EDB202" w14:textId="77777777" w:rsidR="00E95C06" w:rsidRDefault="00E95C06" w:rsidP="00E95C06">
      <w:pPr>
        <w:pStyle w:val="Caption"/>
      </w:pPr>
      <w:bookmarkStart w:id="1188" w:name="_Toc397675041"/>
      <w:r>
        <w:t xml:space="preserve">Figure </w:t>
      </w:r>
      <w:ins w:id="1189" w:author="Author" w:date="2014-09-04T14:53:00Z">
        <w:r w:rsidR="002F6854">
          <w:fldChar w:fldCharType="begin"/>
        </w:r>
        <w:r w:rsidR="002F6854">
          <w:instrText xml:space="preserve"> STYLEREF 1 \s </w:instrText>
        </w:r>
      </w:ins>
      <w:r w:rsidR="002F6854">
        <w:fldChar w:fldCharType="separate"/>
      </w:r>
      <w:r w:rsidR="002F6854">
        <w:rPr>
          <w:noProof/>
        </w:rPr>
        <w:t>2</w:t>
      </w:r>
      <w:ins w:id="1190"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191" w:author="Author" w:date="2014-09-04T14:53:00Z">
        <w:r w:rsidR="002F6854">
          <w:rPr>
            <w:noProof/>
          </w:rPr>
          <w:t>4</w:t>
        </w:r>
        <w:r w:rsidR="002F6854">
          <w:fldChar w:fldCharType="end"/>
        </w:r>
      </w:ins>
      <w:del w:id="1192"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4</w:delText>
        </w:r>
        <w:r w:rsidR="0011033B" w:rsidDel="002F6854">
          <w:fldChar w:fldCharType="end"/>
        </w:r>
      </w:del>
      <w:r>
        <w:t>. Install an ANY-USER policy</w:t>
      </w:r>
      <w:bookmarkEnd w:id="1188"/>
    </w:p>
    <w:p w14:paraId="04D2DB95" w14:textId="77777777" w:rsidR="00E95C06" w:rsidRDefault="00E95C06" w:rsidP="00E95C06">
      <w:pPr>
        <w:pStyle w:val="Heading3"/>
      </w:pPr>
      <w:bookmarkStart w:id="1193" w:name="_Toc397675078"/>
      <w:r>
        <w:t>Install a guild</w:t>
      </w:r>
      <w:r w:rsidR="006C62EE">
        <w:t>-specific</w:t>
      </w:r>
      <w:r>
        <w:t xml:space="preserve"> </w:t>
      </w:r>
      <w:r w:rsidR="006C62EE">
        <w:t>policy</w:t>
      </w:r>
      <w:bookmarkEnd w:id="1193"/>
    </w:p>
    <w:p w14:paraId="283EA957" w14:textId="77777777" w:rsidR="00E95C06" w:rsidRDefault="00E95C06" w:rsidP="00E95C06">
      <w:pPr>
        <w:pStyle w:val="body"/>
      </w:pPr>
      <w:r>
        <w:t>A</w:t>
      </w:r>
      <w:r w:rsidR="008C0457">
        <w:t>n admin</w:t>
      </w:r>
      <w:r>
        <w:t xml:space="preserve"> can install a guild-specific policy on the application.  This policy specifies how the given application behave</w:t>
      </w:r>
      <w:r w:rsidR="008C0457">
        <w:t>s</w:t>
      </w:r>
      <w:r>
        <w:t xml:space="preserve"> based on its role as </w:t>
      </w:r>
      <w:r w:rsidR="008C0457">
        <w:t xml:space="preserve">a </w:t>
      </w:r>
      <w:r>
        <w:t xml:space="preserve">provider </w:t>
      </w:r>
      <w:r w:rsidR="008A2003">
        <w:t>and/</w:t>
      </w:r>
      <w:r>
        <w:t xml:space="preserve">or </w:t>
      </w:r>
      <w:r w:rsidR="008C0457">
        <w:t xml:space="preserve">a </w:t>
      </w:r>
      <w:r>
        <w:t xml:space="preserve">consumer. </w:t>
      </w:r>
      <w:r w:rsidR="006C62EE">
        <w:t xml:space="preserve">See </w:t>
      </w:r>
      <w:r w:rsidR="006C62EE">
        <w:fldChar w:fldCharType="begin"/>
      </w:r>
      <w:r w:rsidR="006C62EE">
        <w:instrText xml:space="preserve"> REF _Ref393891371 \h </w:instrText>
      </w:r>
      <w:r w:rsidR="006C62EE">
        <w:fldChar w:fldCharType="separate"/>
      </w:r>
      <w:r w:rsidR="00776C0A">
        <w:t>Authorization data format</w:t>
      </w:r>
      <w:r w:rsidR="006C62EE">
        <w:fldChar w:fldCharType="end"/>
      </w:r>
      <w:r w:rsidR="006C62EE">
        <w:t xml:space="preserve"> </w:t>
      </w:r>
      <w:r>
        <w:t>for more details on the format of the authorization data. Typically</w:t>
      </w:r>
      <w:r w:rsidR="006C62EE">
        <w:t>,</w:t>
      </w:r>
      <w:r>
        <w:t xml:space="preserve"> a provider has policies installed, but occasionally a </w:t>
      </w:r>
      <w:r w:rsidR="0041205A">
        <w:t xml:space="preserve">consumer </w:t>
      </w:r>
      <w:r>
        <w:t xml:space="preserve">may also have a policy. For a provider, the policy specifies all the authorizations to any consumer presenting a guild membership certificate.   </w:t>
      </w:r>
      <w:r w:rsidR="0041205A">
        <w:t>For a consumer, the policy specifies whether it has the privilege to send a command to the provider or to receive a signal from the provider.</w:t>
      </w:r>
      <w:r>
        <w:t xml:space="preserve"> </w:t>
      </w:r>
    </w:p>
    <w:p w14:paraId="06F329A7" w14:textId="77777777" w:rsidR="00E95C06" w:rsidRDefault="00E95C06" w:rsidP="00E95C06">
      <w:pPr>
        <w:pStyle w:val="body"/>
      </w:pPr>
      <w:r>
        <w:t>Installing a guild</w:t>
      </w:r>
      <w:r w:rsidR="006C62EE">
        <w:t>-specific</w:t>
      </w:r>
      <w:r>
        <w:t xml:space="preserve"> policy does not allow </w:t>
      </w:r>
      <w:r w:rsidR="0041205A">
        <w:t xml:space="preserve">the holding </w:t>
      </w:r>
      <w:r w:rsidR="008C0457">
        <w:t>application</w:t>
      </w:r>
      <w:r>
        <w:t xml:space="preserve"> </w:t>
      </w:r>
      <w:r w:rsidR="006C62EE">
        <w:t xml:space="preserve">to </w:t>
      </w:r>
      <w:r>
        <w:t>acces</w:t>
      </w:r>
      <w:r w:rsidR="006C62EE">
        <w:t>s</w:t>
      </w:r>
      <w:r>
        <w:t xml:space="preserve"> other </w:t>
      </w:r>
      <w:r w:rsidR="008C0457">
        <w:t xml:space="preserve">applications </w:t>
      </w:r>
      <w:r>
        <w:t>in the guild.</w:t>
      </w:r>
    </w:p>
    <w:p w14:paraId="3991A43D" w14:textId="77777777" w:rsidR="006B4D67" w:rsidRDefault="008C0457" w:rsidP="006B4D67">
      <w:pPr>
        <w:pStyle w:val="figureanchor"/>
      </w:pPr>
      <w:r>
        <w:object w:dxaOrig="10299" w:dyaOrig="7010" w14:anchorId="703E4EC5">
          <v:shape id="_x0000_i1029" type="#_x0000_t75" style="width:435.75pt;height:296.25pt" o:ole="">
            <v:imagedata r:id="rId35" o:title=""/>
          </v:shape>
          <o:OLEObject Type="Embed" ProgID="Visio.Drawing.11" ShapeID="_x0000_i1029" DrawAspect="Content" ObjectID="_1471671043" r:id="rId36"/>
        </w:object>
      </w:r>
    </w:p>
    <w:p w14:paraId="23569752" w14:textId="77777777" w:rsidR="00E95C06" w:rsidRDefault="00E95C06" w:rsidP="00E95C06">
      <w:pPr>
        <w:pStyle w:val="Caption"/>
      </w:pPr>
      <w:bookmarkStart w:id="1194" w:name="_Toc397675042"/>
      <w:r>
        <w:t xml:space="preserve">Figure </w:t>
      </w:r>
      <w:ins w:id="1195" w:author="Author" w:date="2014-09-04T14:53:00Z">
        <w:r w:rsidR="002F6854">
          <w:fldChar w:fldCharType="begin"/>
        </w:r>
        <w:r w:rsidR="002F6854">
          <w:instrText xml:space="preserve"> STYLEREF 1 \s </w:instrText>
        </w:r>
      </w:ins>
      <w:r w:rsidR="002F6854">
        <w:fldChar w:fldCharType="separate"/>
      </w:r>
      <w:r w:rsidR="002F6854">
        <w:rPr>
          <w:noProof/>
        </w:rPr>
        <w:t>2</w:t>
      </w:r>
      <w:ins w:id="1196"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197" w:author="Author" w:date="2014-09-04T14:53:00Z">
        <w:r w:rsidR="002F6854">
          <w:rPr>
            <w:noProof/>
          </w:rPr>
          <w:t>5</w:t>
        </w:r>
        <w:r w:rsidR="002F6854">
          <w:fldChar w:fldCharType="end"/>
        </w:r>
      </w:ins>
      <w:del w:id="1198"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5</w:delText>
        </w:r>
        <w:r w:rsidR="0011033B" w:rsidDel="002F6854">
          <w:fldChar w:fldCharType="end"/>
        </w:r>
      </w:del>
      <w:r>
        <w:t>. Install a guild</w:t>
      </w:r>
      <w:r w:rsidR="006C62EE">
        <w:t>-specific policy</w:t>
      </w:r>
      <w:bookmarkEnd w:id="1194"/>
    </w:p>
    <w:p w14:paraId="4BF7F27D" w14:textId="77777777" w:rsidR="00E95C06" w:rsidRDefault="00E95C06" w:rsidP="00E95C06">
      <w:pPr>
        <w:pStyle w:val="Heading3"/>
      </w:pPr>
      <w:bookmarkStart w:id="1199" w:name="_Toc397675079"/>
      <w:r>
        <w:t>Add a</w:t>
      </w:r>
      <w:r w:rsidR="008C0457">
        <w:t xml:space="preserve">n application </w:t>
      </w:r>
      <w:r>
        <w:t>to a guild</w:t>
      </w:r>
      <w:bookmarkEnd w:id="1199"/>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77777777" w:rsidR="006B4D67" w:rsidRDefault="008C0457" w:rsidP="006B4D67">
      <w:pPr>
        <w:pStyle w:val="figureanchor"/>
      </w:pPr>
      <w:r>
        <w:object w:dxaOrig="10587" w:dyaOrig="6490" w14:anchorId="2160C24C">
          <v:shape id="_x0000_i1030" type="#_x0000_t75" style="width:437.25pt;height:267pt" o:ole="">
            <v:imagedata r:id="rId37" o:title=""/>
          </v:shape>
          <o:OLEObject Type="Embed" ProgID="Visio.Drawing.11" ShapeID="_x0000_i1030" DrawAspect="Content" ObjectID="_1471671044" r:id="rId38"/>
        </w:object>
      </w:r>
    </w:p>
    <w:p w14:paraId="655B3BE6" w14:textId="77777777" w:rsidR="00E95C06" w:rsidRPr="00E95C06" w:rsidRDefault="00E95C06" w:rsidP="00E95C06">
      <w:pPr>
        <w:pStyle w:val="Caption"/>
      </w:pPr>
      <w:bookmarkStart w:id="1200" w:name="_Toc397675043"/>
      <w:r>
        <w:t xml:space="preserve">Figure </w:t>
      </w:r>
      <w:ins w:id="1201" w:author="Author" w:date="2014-09-04T14:53:00Z">
        <w:r w:rsidR="002F6854">
          <w:fldChar w:fldCharType="begin"/>
        </w:r>
        <w:r w:rsidR="002F6854">
          <w:instrText xml:space="preserve"> STYLEREF 1 \s </w:instrText>
        </w:r>
      </w:ins>
      <w:r w:rsidR="002F6854">
        <w:fldChar w:fldCharType="separate"/>
      </w:r>
      <w:r w:rsidR="002F6854">
        <w:rPr>
          <w:noProof/>
        </w:rPr>
        <w:t>2</w:t>
      </w:r>
      <w:ins w:id="1202"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203" w:author="Author" w:date="2014-09-04T14:53:00Z">
        <w:r w:rsidR="002F6854">
          <w:rPr>
            <w:noProof/>
          </w:rPr>
          <w:t>6</w:t>
        </w:r>
        <w:r w:rsidR="002F6854">
          <w:fldChar w:fldCharType="end"/>
        </w:r>
      </w:ins>
      <w:del w:id="1204"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6</w:delText>
        </w:r>
        <w:r w:rsidR="0011033B" w:rsidDel="002F6854">
          <w:fldChar w:fldCharType="end"/>
        </w:r>
      </w:del>
      <w:r>
        <w:t>. Add a</w:t>
      </w:r>
      <w:r w:rsidR="008C0457">
        <w:t xml:space="preserve">n application </w:t>
      </w:r>
      <w:r>
        <w:t>to a guild</w:t>
      </w:r>
      <w:bookmarkEnd w:id="1200"/>
    </w:p>
    <w:p w14:paraId="7815C45D" w14:textId="77777777" w:rsidR="002F4AE2" w:rsidRDefault="002F4AE2" w:rsidP="00E95C06">
      <w:pPr>
        <w:pStyle w:val="Heading3"/>
      </w:pPr>
      <w:r w:rsidRPr="001F03FC">
        <w:t xml:space="preserve"> </w:t>
      </w:r>
      <w:bookmarkStart w:id="1205" w:name="_Toc397675080"/>
      <w:r w:rsidR="00E95C06">
        <w:t>Add a user to a guild</w:t>
      </w:r>
      <w:bookmarkEnd w:id="1205"/>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77777777" w:rsidR="00E95C06" w:rsidRDefault="00D912C4" w:rsidP="006B4D67">
      <w:pPr>
        <w:pStyle w:val="figureanchor"/>
      </w:pPr>
      <w:r>
        <w:object w:dxaOrig="8484" w:dyaOrig="6202" w14:anchorId="180A9249">
          <v:shape id="_x0000_i1031" type="#_x0000_t75" style="width:424.5pt;height:309.75pt" o:ole="">
            <v:imagedata r:id="rId39" o:title=""/>
          </v:shape>
          <o:OLEObject Type="Embed" ProgID="Visio.Drawing.11" ShapeID="_x0000_i1031" DrawAspect="Content" ObjectID="_1471671045" r:id="rId40"/>
        </w:object>
      </w:r>
    </w:p>
    <w:p w14:paraId="2AF76044" w14:textId="77777777" w:rsidR="00E95C06" w:rsidRDefault="00E95C06" w:rsidP="00E95C06">
      <w:pPr>
        <w:pStyle w:val="Caption"/>
      </w:pPr>
      <w:bookmarkStart w:id="1206" w:name="_Toc397675044"/>
      <w:r>
        <w:t xml:space="preserve">Figure </w:t>
      </w:r>
      <w:ins w:id="1207" w:author="Author" w:date="2014-09-04T14:53:00Z">
        <w:r w:rsidR="002F6854">
          <w:fldChar w:fldCharType="begin"/>
        </w:r>
        <w:r w:rsidR="002F6854">
          <w:instrText xml:space="preserve"> STYLEREF 1 \s </w:instrText>
        </w:r>
      </w:ins>
      <w:r w:rsidR="002F6854">
        <w:fldChar w:fldCharType="separate"/>
      </w:r>
      <w:r w:rsidR="002F6854">
        <w:rPr>
          <w:noProof/>
        </w:rPr>
        <w:t>2</w:t>
      </w:r>
      <w:ins w:id="1208"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209" w:author="Author" w:date="2014-09-04T14:53:00Z">
        <w:r w:rsidR="002F6854">
          <w:rPr>
            <w:noProof/>
          </w:rPr>
          <w:t>7</w:t>
        </w:r>
        <w:r w:rsidR="002F6854">
          <w:fldChar w:fldCharType="end"/>
        </w:r>
      </w:ins>
      <w:del w:id="1210"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7</w:delText>
        </w:r>
        <w:r w:rsidR="0011033B" w:rsidDel="002F6854">
          <w:fldChar w:fldCharType="end"/>
        </w:r>
      </w:del>
      <w:r>
        <w:t>. Add a user to a guild</w:t>
      </w:r>
      <w:bookmarkEnd w:id="1206"/>
    </w:p>
    <w:p w14:paraId="6F34E478" w14:textId="77777777" w:rsidR="00D912C4" w:rsidRDefault="00BC6ABA" w:rsidP="00D912C4">
      <w:pPr>
        <w:pStyle w:val="Heading3"/>
      </w:pPr>
      <w:bookmarkStart w:id="1211" w:name="_Toc397675081"/>
      <w:r>
        <w:t>Delegating</w:t>
      </w:r>
      <w:r w:rsidR="00D912C4">
        <w:t xml:space="preserve"> m</w:t>
      </w:r>
      <w:r w:rsidR="00D912C4" w:rsidRPr="00E95C06">
        <w:t xml:space="preserve">embership </w:t>
      </w:r>
      <w:r w:rsidR="00D912C4">
        <w:t>c</w:t>
      </w:r>
      <w:r w:rsidR="00D912C4" w:rsidRPr="00E95C06">
        <w:t>ertificate</w:t>
      </w:r>
      <w:bookmarkEnd w:id="1211"/>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77777777" w:rsidR="00D912C4" w:rsidRDefault="008D240F" w:rsidP="00D912C4">
      <w:pPr>
        <w:pStyle w:val="figureanchor"/>
      </w:pPr>
      <w:r>
        <w:object w:dxaOrig="11664" w:dyaOrig="12394" w14:anchorId="689AC898">
          <v:shape id="_x0000_i1032" type="#_x0000_t75" style="width:439.5pt;height:466.5pt" o:ole="">
            <v:imagedata r:id="rId41" o:title=""/>
          </v:shape>
          <o:OLEObject Type="Embed" ProgID="Visio.Drawing.11" ShapeID="_x0000_i1032" DrawAspect="Content" ObjectID="_1471671046" r:id="rId42"/>
        </w:object>
      </w:r>
    </w:p>
    <w:p w14:paraId="22E0E7C4" w14:textId="77777777" w:rsidR="00D912C4" w:rsidRDefault="00D912C4" w:rsidP="00D912C4">
      <w:pPr>
        <w:pStyle w:val="Caption"/>
      </w:pPr>
      <w:r>
        <w:t xml:space="preserve">Figure </w:t>
      </w:r>
      <w:r w:rsidR="00030744">
        <w:fldChar w:fldCharType="begin"/>
      </w:r>
      <w:r w:rsidR="00030744">
        <w:instrText xml:space="preserve"> STYLEREF 1 \s </w:instrText>
      </w:r>
      <w:r w:rsidR="00030744">
        <w:fldChar w:fldCharType="separate"/>
      </w:r>
      <w:r w:rsidR="00776C0A">
        <w:rPr>
          <w:noProof/>
        </w:rPr>
        <w:t>2</w:t>
      </w:r>
      <w:r w:rsidR="00030744">
        <w:rPr>
          <w:noProof/>
        </w:rPr>
        <w:fldChar w:fldCharType="end"/>
      </w:r>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1212" w:name="_Toc397675082"/>
      <w:r w:rsidRPr="00E95C06">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1212"/>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3" type="#_x0000_t75" style="width:6in;height:385.5pt" o:ole="">
            <v:imagedata r:id="rId43" o:title=""/>
          </v:shape>
          <o:OLEObject Type="Embed" ProgID="Visio.Drawing.11" ShapeID="_x0000_i1033" DrawAspect="Content" ObjectID="_1471671047" r:id="rId44"/>
        </w:object>
      </w:r>
    </w:p>
    <w:p w14:paraId="293D783F" w14:textId="77777777" w:rsidR="00E95C06" w:rsidRDefault="00E95C06" w:rsidP="00E95C06">
      <w:pPr>
        <w:pStyle w:val="Caption"/>
      </w:pPr>
      <w:r>
        <w:t xml:space="preserve">Figure </w:t>
      </w:r>
      <w:r w:rsidR="00030744">
        <w:fldChar w:fldCharType="begin"/>
      </w:r>
      <w:r w:rsidR="00030744">
        <w:instrText xml:space="preserve"> STYLEREF 1 \s </w:instrText>
      </w:r>
      <w:r w:rsidR="00030744">
        <w:fldChar w:fldCharType="separate"/>
      </w:r>
      <w:r w:rsidR="00776C0A">
        <w:rPr>
          <w:noProof/>
        </w:rPr>
        <w:t>2</w:t>
      </w:r>
      <w:r w:rsidR="00030744">
        <w:rPr>
          <w:noProof/>
        </w:rPr>
        <w:fldChar w:fldCharType="end"/>
      </w:r>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1213" w:name="_Toc394915129"/>
      <w:bookmarkStart w:id="1214" w:name="_Toc394916407"/>
      <w:bookmarkStart w:id="1215" w:name="_Toc395099884"/>
      <w:bookmarkStart w:id="1216" w:name="_Toc395181124"/>
      <w:bookmarkStart w:id="1217" w:name="_Toc395182201"/>
      <w:bookmarkStart w:id="1218" w:name="_Toc395257835"/>
      <w:bookmarkStart w:id="1219" w:name="_Toc394915130"/>
      <w:bookmarkStart w:id="1220" w:name="_Toc394916408"/>
      <w:bookmarkStart w:id="1221" w:name="_Toc395099885"/>
      <w:bookmarkStart w:id="1222" w:name="_Toc395181125"/>
      <w:bookmarkStart w:id="1223" w:name="_Toc395182202"/>
      <w:bookmarkStart w:id="1224" w:name="_Toc395257836"/>
      <w:bookmarkStart w:id="1225" w:name="_Toc394915131"/>
      <w:bookmarkStart w:id="1226" w:name="_Toc394916409"/>
      <w:bookmarkStart w:id="1227" w:name="_Toc395099886"/>
      <w:bookmarkStart w:id="1228" w:name="_Toc395181126"/>
      <w:bookmarkStart w:id="1229" w:name="_Toc395182203"/>
      <w:bookmarkStart w:id="1230" w:name="_Toc395257837"/>
      <w:bookmarkStart w:id="1231" w:name="_Toc394915132"/>
      <w:bookmarkStart w:id="1232" w:name="_Toc394916410"/>
      <w:bookmarkStart w:id="1233" w:name="_Toc395099887"/>
      <w:bookmarkStart w:id="1234" w:name="_Toc395181127"/>
      <w:bookmarkStart w:id="1235" w:name="_Toc395182204"/>
      <w:bookmarkStart w:id="1236" w:name="_Toc395257838"/>
      <w:bookmarkStart w:id="1237" w:name="_Toc397675083"/>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r>
        <w:t xml:space="preserve">Certificate </w:t>
      </w:r>
      <w:r w:rsidR="00A309EA">
        <w:t>revocatio</w:t>
      </w:r>
      <w:r>
        <w:t>n</w:t>
      </w:r>
      <w:bookmarkEnd w:id="1237"/>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 basic information and return whether the given certificate is revoked.</w:t>
      </w:r>
    </w:p>
    <w:p w14:paraId="32DE6DCE" w14:textId="77777777" w:rsidR="00877C3E" w:rsidRDefault="00877C3E" w:rsidP="00A309EA">
      <w:pPr>
        <w:pStyle w:val="body"/>
      </w:pPr>
      <w:r>
        <w:t>The application checks its installed policy for the Security Manager guild.  If there is no such guild or the application can’t locate any of the Security Manager, the certificate revocation check will be skipped.</w:t>
      </w:r>
    </w:p>
    <w:p w14:paraId="1A274949" w14:textId="77777777" w:rsidR="008F644D" w:rsidRDefault="008F644D" w:rsidP="00A309EA">
      <w:pPr>
        <w:pStyle w:val="body"/>
      </w:pPr>
      <w:r>
        <w:t>If a membership certificate is revoked, all signed authorization data related to the membership certificate is no longer valid.</w:t>
      </w:r>
      <w:r w:rsidR="007E3DDD">
        <w:t xml:space="preserve">  The relationship is defined by the matching issuer public key, subject public key, and guild ID.</w:t>
      </w:r>
    </w:p>
    <w:p w14:paraId="70333A00" w14:textId="77777777" w:rsidR="00E95C06" w:rsidRDefault="00A309EA" w:rsidP="00A309EA">
      <w:pPr>
        <w:pStyle w:val="Heading3"/>
      </w:pPr>
      <w:bookmarkStart w:id="1238" w:name="_Toc396401512"/>
      <w:bookmarkStart w:id="1239" w:name="_Toc396401613"/>
      <w:bookmarkStart w:id="1240" w:name="_Toc396744699"/>
      <w:bookmarkStart w:id="1241" w:name="_Toc396917904"/>
      <w:bookmarkStart w:id="1242" w:name="_Toc396401513"/>
      <w:bookmarkStart w:id="1243" w:name="_Toc396401614"/>
      <w:bookmarkStart w:id="1244" w:name="_Toc396744700"/>
      <w:bookmarkStart w:id="1245" w:name="_Toc396917905"/>
      <w:bookmarkStart w:id="1246" w:name="_Toc396401522"/>
      <w:bookmarkStart w:id="1247" w:name="_Toc396401623"/>
      <w:bookmarkStart w:id="1248" w:name="_Toc396744709"/>
      <w:bookmarkStart w:id="1249" w:name="_Toc396917914"/>
      <w:bookmarkStart w:id="1250" w:name="_Toc396401523"/>
      <w:bookmarkStart w:id="1251" w:name="_Toc396401624"/>
      <w:bookmarkStart w:id="1252" w:name="_Toc396744710"/>
      <w:bookmarkStart w:id="1253" w:name="_Toc396917915"/>
      <w:bookmarkStart w:id="1254" w:name="_Toc396401524"/>
      <w:bookmarkStart w:id="1255" w:name="_Toc396401625"/>
      <w:bookmarkStart w:id="1256" w:name="_Toc396744711"/>
      <w:bookmarkStart w:id="1257" w:name="_Toc396917916"/>
      <w:bookmarkStart w:id="1258" w:name="_Toc396401525"/>
      <w:bookmarkStart w:id="1259" w:name="_Toc396401626"/>
      <w:bookmarkStart w:id="1260" w:name="_Toc396744712"/>
      <w:bookmarkStart w:id="1261" w:name="_Toc396917917"/>
      <w:bookmarkStart w:id="1262" w:name="_Toc397675084"/>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r w:rsidRPr="00A309EA">
        <w:lastRenderedPageBreak/>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1262"/>
    </w:p>
    <w:p w14:paraId="784512F3" w14:textId="77777777"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ins w:id="1263" w:author="Author" w:date="2014-09-04T10:33:00Z">
        <w:r w:rsidR="008E6BD1">
          <w:t>, encrypt the updated policy</w:t>
        </w:r>
      </w:ins>
      <w:r w:rsidR="00A309EA">
        <w:t xml:space="preserve"> and </w:t>
      </w:r>
      <w:r w:rsidR="00540EEB">
        <w:t>deliver</w:t>
      </w:r>
      <w:r w:rsidR="00A309EA">
        <w:t xml:space="preserve"> them to the </w:t>
      </w:r>
      <w:r w:rsidR="004A1E4A">
        <w:t xml:space="preserve">Distribution Service </w:t>
      </w:r>
      <w:r w:rsidR="00FC5206">
        <w:t xml:space="preserve">for </w:t>
      </w:r>
      <w:r w:rsidR="00A309EA">
        <w:t>distribution</w:t>
      </w:r>
      <w:r w:rsidR="00FC5206">
        <w:t xml:space="preserve"> </w:t>
      </w:r>
      <w:r w:rsidR="00A309EA">
        <w:t xml:space="preserve">to the </w:t>
      </w:r>
      <w:r w:rsidR="002302E0">
        <w:t>applications</w:t>
      </w:r>
      <w:r>
        <w:t xml:space="preserve"> he/she owns</w:t>
      </w:r>
      <w:r w:rsidR="00A309EA">
        <w:t xml:space="preserve">.  </w:t>
      </w:r>
      <w:r>
        <w:t xml:space="preserve">These </w:t>
      </w:r>
      <w:r w:rsidR="004A1E4A">
        <w:t xml:space="preserve">policy updates and </w:t>
      </w:r>
      <w:r>
        <w:t xml:space="preserve">certificates are signed </w:t>
      </w:r>
      <w:r w:rsidR="00966043">
        <w:t>by an admin</w:t>
      </w:r>
      <w:r w:rsidR="007D7EC3">
        <w:t>,</w:t>
      </w:r>
      <w:r>
        <w:t xml:space="preserve"> and the subject is the specific application.  As the result, the application will trust the certificate and </w:t>
      </w:r>
      <w:r w:rsidR="004A1E4A">
        <w:t>the signed policy updates.</w:t>
      </w:r>
    </w:p>
    <w:p w14:paraId="0CF4E559" w14:textId="77777777"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del w:id="1264" w:author="Author" w:date="2014-09-05T08:20:00Z">
        <w:r w:rsidR="004B32E6" w:rsidDel="00643405">
          <w:delText xml:space="preserve">allow for </w:delText>
        </w:r>
        <w:r w:rsidDel="00643405">
          <w:delText>push and pull strategy</w:delText>
        </w:r>
        <w:r w:rsidR="004B32E6" w:rsidDel="00643405">
          <w:delText xml:space="preserve"> to </w:delText>
        </w:r>
      </w:del>
      <w:r w:rsidR="004B32E6">
        <w:t>distribute updates to applications.</w:t>
      </w:r>
    </w:p>
    <w:p w14:paraId="2A0F3E8E" w14:textId="77777777" w:rsidR="00A309EA" w:rsidRDefault="00A309EA" w:rsidP="00A309EA">
      <w:pPr>
        <w:pStyle w:val="body"/>
      </w:pPr>
      <w:del w:id="1265" w:author="Author" w:date="2014-09-04T10:35:00Z">
        <w:r w:rsidDel="008E6BD1">
          <w:delText xml:space="preserve">The </w:delText>
        </w:r>
        <w:r w:rsidR="004B32E6" w:rsidDel="008E6BD1">
          <w:delText xml:space="preserve">Distribution Service </w:delText>
        </w:r>
        <w:r w:rsidDel="008E6BD1">
          <w:delText>broadcasts t</w:delText>
        </w:r>
        <w:r w:rsidR="008C2E6F" w:rsidDel="008E6BD1">
          <w:delText>hat updates are available</w:delText>
        </w:r>
        <w:r w:rsidDel="008E6BD1">
          <w:delText xml:space="preserve"> so the </w:delText>
        </w:r>
        <w:r w:rsidR="001B172B" w:rsidDel="008E6BD1">
          <w:delText xml:space="preserve">applications </w:delText>
        </w:r>
        <w:r w:rsidDel="008E6BD1">
          <w:delText xml:space="preserve">can connect </w:delText>
        </w:r>
        <w:r w:rsidR="004B32E6" w:rsidDel="008E6BD1">
          <w:delText>to it</w:delText>
        </w:r>
        <w:r w:rsidDel="008E6BD1">
          <w:delText xml:space="preserve"> </w:delText>
        </w:r>
        <w:r w:rsidR="004B32E6" w:rsidDel="008E6BD1">
          <w:delText xml:space="preserve">in order to </w:delText>
        </w:r>
        <w:r w:rsidDel="008E6BD1">
          <w:delText>retr</w:delText>
        </w:r>
        <w:r w:rsidR="005A1F58" w:rsidDel="008E6BD1">
          <w:delText>ieve the upda</w:delText>
        </w:r>
        <w:r w:rsidR="004B32E6" w:rsidDel="008E6BD1">
          <w:delText>tes</w:delText>
        </w:r>
      </w:del>
      <w:ins w:id="1266" w:author="Author" w:date="2014-09-04T10:35:00Z">
        <w:r w:rsidR="008E6BD1">
          <w:t xml:space="preserve">Using the destination GUID, </w:t>
        </w:r>
      </w:ins>
      <w:del w:id="1267" w:author="Author" w:date="2014-09-04T10:35:00Z">
        <w:r w:rsidR="005A1F58" w:rsidDel="008E6BD1">
          <w:delText xml:space="preserve">. </w:delText>
        </w:r>
      </w:del>
      <w:ins w:id="1268" w:author="Author" w:date="2014-09-04T10:35:00Z">
        <w:r w:rsidR="008E6BD1">
          <w:t>t</w:t>
        </w:r>
      </w:ins>
      <w:del w:id="1269" w:author="Author" w:date="2014-09-04T10:35:00Z">
        <w:r w:rsidDel="008E6BD1">
          <w:delText>T</w:delText>
        </w:r>
      </w:del>
      <w:r>
        <w:t xml:space="preserve">he </w:t>
      </w:r>
      <w:r w:rsidR="004B32E6">
        <w:t>Distribution Service</w:t>
      </w:r>
      <w:ins w:id="1270" w:author="Author" w:date="2014-09-04T10:36:00Z">
        <w:r w:rsidR="008E6BD1">
          <w:t xml:space="preserve"> discovers the target and attempts to </w:t>
        </w:r>
      </w:ins>
      <w:del w:id="1271" w:author="Author" w:date="2014-09-04T10:36:00Z">
        <w:r w:rsidDel="008E6BD1">
          <w:delText xml:space="preserve"> </w:delText>
        </w:r>
        <w:r w:rsidR="0039636A" w:rsidDel="008E6BD1">
          <w:delText xml:space="preserve">attempts </w:delText>
        </w:r>
        <w:r w:rsidDel="008E6BD1">
          <w:delText>to</w:delText>
        </w:r>
      </w:del>
      <w:r>
        <w:t xml:space="preserve"> install the updated </w:t>
      </w:r>
      <w:ins w:id="1272" w:author="Author" w:date="2014-09-04T13:34:00Z">
        <w:r w:rsidR="00B035F8">
          <w:t xml:space="preserve">policies and </w:t>
        </w:r>
      </w:ins>
      <w:r>
        <w:t>certificates</w:t>
      </w:r>
      <w:ins w:id="1273" w:author="Author" w:date="2014-09-04T10:36:00Z">
        <w:r w:rsidR="008E6BD1">
          <w:t>.</w:t>
        </w:r>
      </w:ins>
      <w:del w:id="1274" w:author="Author" w:date="2014-09-04T10:36:00Z">
        <w:r w:rsidDel="008E6BD1">
          <w:delText xml:space="preserve"> if any </w:delText>
        </w:r>
        <w:r w:rsidR="001B172B" w:rsidDel="008E6BD1">
          <w:delText>application</w:delText>
        </w:r>
        <w:r w:rsidDel="008E6BD1">
          <w:delText xml:space="preserve"> does not retrieve its update</w:delText>
        </w:r>
        <w:r w:rsidR="004B32E6" w:rsidDel="008E6BD1">
          <w:delText xml:space="preserve">s </w:delText>
        </w:r>
        <w:r w:rsidDel="008E6BD1">
          <w:delText xml:space="preserve">after </w:delText>
        </w:r>
        <w:r w:rsidR="0039636A" w:rsidDel="008E6BD1">
          <w:delText xml:space="preserve">a </w:delText>
        </w:r>
        <w:r w:rsidDel="008E6BD1">
          <w:delText>certain time period.</w:delText>
        </w:r>
      </w:del>
    </w:p>
    <w:p w14:paraId="25DFA268" w14:textId="77777777" w:rsidR="00A309EA" w:rsidDel="008E6BD1" w:rsidRDefault="00A309EA" w:rsidP="00A309EA">
      <w:pPr>
        <w:pStyle w:val="body"/>
        <w:rPr>
          <w:del w:id="1275" w:author="Author" w:date="2014-09-04T10:36:00Z"/>
        </w:rPr>
      </w:pPr>
      <w:del w:id="1276" w:author="Author" w:date="2014-09-04T10:36:00Z">
        <w:r w:rsidDel="008E6BD1">
          <w:delText xml:space="preserve">A typical notification message from the </w:delText>
        </w:r>
        <w:r w:rsidR="008A4C93" w:rsidDel="008E6BD1">
          <w:delText xml:space="preserve">Distribution Service </w:delText>
        </w:r>
        <w:r w:rsidDel="008E6BD1">
          <w:delText xml:space="preserve">contains the issuer’s public key, </w:delText>
        </w:r>
        <w:r w:rsidR="00113629" w:rsidDel="008E6BD1">
          <w:delText xml:space="preserve">peerID or </w:delText>
        </w:r>
        <w:r w:rsidDel="008E6BD1">
          <w:delText>guild ID, and version information.</w:delText>
        </w:r>
      </w:del>
    </w:p>
    <w:p w14:paraId="0F663AF0" w14:textId="77777777" w:rsidR="00853F0A" w:rsidRDefault="00853F0A" w:rsidP="00A309EA">
      <w:pPr>
        <w:pStyle w:val="body"/>
      </w:pPr>
    </w:p>
    <w:p w14:paraId="5FEFC3C8" w14:textId="77777777" w:rsidR="00853F0A" w:rsidDel="00492DAE" w:rsidRDefault="005A4E4D" w:rsidP="002B7CB7">
      <w:pPr>
        <w:pStyle w:val="Heading3"/>
        <w:rPr>
          <w:del w:id="1277" w:author="Author" w:date="2014-09-04T10:41:00Z"/>
        </w:rPr>
      </w:pPr>
      <w:ins w:id="1278" w:author="Author" w:date="2014-09-05T09:59:00Z">
        <w:r>
          <w:object w:dxaOrig="11447" w:dyaOrig="10320" w14:anchorId="61A24446">
            <v:shape id="_x0000_i1034" type="#_x0000_t75" style="width:444.75pt;height:401.25pt" o:ole="">
              <v:imagedata r:id="rId45" o:title=""/>
            </v:shape>
            <o:OLEObject Type="Embed" ProgID="Visio.Drawing.11" ShapeID="_x0000_i1034" DrawAspect="Content" ObjectID="_1471671048" r:id="rId46"/>
          </w:object>
        </w:r>
      </w:ins>
      <w:ins w:id="1279" w:author="Author" w:date="2014-09-05T09:59:00Z">
        <w:r w:rsidDel="005A4E4D">
          <w:t xml:space="preserve"> </w:t>
        </w:r>
      </w:ins>
      <w:ins w:id="1280" w:author="Author" w:date="2014-09-04T13:35:00Z">
        <w:del w:id="1281" w:author="Author" w:date="2014-09-05T09:59:00Z">
          <w:r w:rsidR="00B035F8" w:rsidDel="005A4E4D">
            <w:object w:dxaOrig="11447" w:dyaOrig="10320" w14:anchorId="29221190">
              <v:shape id="_x0000_i1035" type="#_x0000_t75" style="width:444.75pt;height:401.25pt" o:ole="">
                <v:imagedata r:id="rId47" o:title=""/>
              </v:shape>
              <o:OLEObject Type="Embed" ProgID="Visio.Drawing.11" ShapeID="_x0000_i1035" DrawAspect="Content" ObjectID="_1471671049" r:id="rId48"/>
            </w:object>
          </w:r>
        </w:del>
      </w:ins>
      <w:del w:id="1282" w:author="Author" w:date="2014-09-04T10:41:00Z">
        <w:r w:rsidR="00853F0A" w:rsidDel="00492DAE">
          <w:delText>Application Manifest (Work-in-progress)</w:delText>
        </w:r>
      </w:del>
    </w:p>
    <w:p w14:paraId="0C36AB26" w14:textId="77777777" w:rsidR="00853F0A" w:rsidRPr="00853F0A" w:rsidDel="00492DAE" w:rsidRDefault="00853F0A">
      <w:pPr>
        <w:pStyle w:val="body"/>
        <w:rPr>
          <w:del w:id="1283" w:author="Author" w:date="2014-09-04T10:41:00Z"/>
        </w:rPr>
      </w:pPr>
      <w:del w:id="1284" w:author="Author" w:date="2014-09-04T10:41:00Z">
        <w:r w:rsidDel="00492DAE">
          <w:delText xml:space="preserve">This is place holder for the description of the application manifest and process. </w:delText>
        </w:r>
      </w:del>
    </w:p>
    <w:p w14:paraId="28507BF7" w14:textId="77777777" w:rsidR="00DE249D" w:rsidRDefault="004125B0" w:rsidP="00DE249D">
      <w:pPr>
        <w:pStyle w:val="figureanchor"/>
      </w:pPr>
      <w:del w:id="1285" w:author="Author" w:date="2014-09-04T13:35:00Z">
        <w:r w:rsidDel="00B035F8">
          <w:object w:dxaOrig="10991" w:dyaOrig="10320" w14:anchorId="1B089CE1">
            <v:shape id="_x0000_i1036" type="#_x0000_t75" style="width:441pt;height:413.25pt" o:ole="">
              <v:imagedata r:id="rId49" o:title=""/>
            </v:shape>
            <o:OLEObject Type="Embed" ProgID="Visio.Drawing.11" ShapeID="_x0000_i1036" DrawAspect="Content" ObjectID="_1471671050" r:id="rId50"/>
          </w:object>
        </w:r>
      </w:del>
    </w:p>
    <w:p w14:paraId="32B07E2F" w14:textId="77777777" w:rsidR="00A309EA" w:rsidRDefault="00A309EA" w:rsidP="00A309EA">
      <w:pPr>
        <w:pStyle w:val="Caption"/>
      </w:pPr>
      <w:bookmarkStart w:id="1286" w:name="_Toc397675045"/>
      <w:r>
        <w:t xml:space="preserve">Figure </w:t>
      </w:r>
      <w:ins w:id="1287" w:author="Author" w:date="2014-09-04T14:53:00Z">
        <w:r w:rsidR="002F6854">
          <w:fldChar w:fldCharType="begin"/>
        </w:r>
        <w:r w:rsidR="002F6854">
          <w:instrText xml:space="preserve"> STYLEREF 1 \s </w:instrText>
        </w:r>
      </w:ins>
      <w:r w:rsidR="002F6854">
        <w:fldChar w:fldCharType="separate"/>
      </w:r>
      <w:r w:rsidR="002F6854">
        <w:rPr>
          <w:noProof/>
        </w:rPr>
        <w:t>2</w:t>
      </w:r>
      <w:ins w:id="1288"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289" w:author="Author" w:date="2014-09-04T14:53:00Z">
        <w:r w:rsidR="002F6854">
          <w:rPr>
            <w:noProof/>
          </w:rPr>
          <w:t>8</w:t>
        </w:r>
        <w:r w:rsidR="002F6854">
          <w:fldChar w:fldCharType="end"/>
        </w:r>
      </w:ins>
      <w:del w:id="1290"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8</w:delText>
        </w:r>
        <w:r w:rsidR="0011033B" w:rsidDel="002F6854">
          <w:fldChar w:fldCharType="end"/>
        </w:r>
      </w:del>
      <w:r>
        <w:t xml:space="preserve">. </w:t>
      </w:r>
      <w:r w:rsidRPr="00A309EA">
        <w:t xml:space="preserve">Distribution of </w:t>
      </w:r>
      <w:r w:rsidR="0039636A">
        <w:t>p</w:t>
      </w:r>
      <w:r w:rsidRPr="00A309EA">
        <w:t>olicy</w:t>
      </w:r>
      <w:r w:rsidR="004B32E6">
        <w:t xml:space="preserve"> updates and </w:t>
      </w:r>
      <w:r w:rsidR="0039636A">
        <w:t>certificate</w:t>
      </w:r>
      <w:bookmarkEnd w:id="1286"/>
    </w:p>
    <w:p w14:paraId="37E5A78B" w14:textId="77777777" w:rsidR="00492DAE" w:rsidRDefault="00492DAE" w:rsidP="00492DAE">
      <w:pPr>
        <w:pStyle w:val="Heading3"/>
        <w:rPr>
          <w:ins w:id="1291" w:author="Author" w:date="2014-09-04T10:40:00Z"/>
        </w:rPr>
      </w:pPr>
      <w:bookmarkStart w:id="1292" w:name="_Toc397675085"/>
      <w:ins w:id="1293" w:author="Author" w:date="2014-09-04T10:40:00Z">
        <w:r>
          <w:t>Application Manifest</w:t>
        </w:r>
        <w:bookmarkEnd w:id="1292"/>
        <w:del w:id="1294" w:author="Author" w:date="2014-09-04T13:39:00Z">
          <w:r w:rsidDel="00560055">
            <w:delText xml:space="preserve"> (Work-in-progress)</w:delText>
          </w:r>
        </w:del>
      </w:ins>
    </w:p>
    <w:p w14:paraId="00594A81" w14:textId="77777777" w:rsidR="00D469E1" w:rsidRPr="00643405" w:rsidRDefault="00D469E1">
      <w:pPr>
        <w:pStyle w:val="body"/>
        <w:rPr>
          <w:ins w:id="1295" w:author="Author" w:date="2014-09-04T13:51:00Z"/>
        </w:rPr>
        <w:pPrChange w:id="1296" w:author="Author" w:date="2014-09-04T13:56:00Z">
          <w:pPr>
            <w:spacing w:before="0" w:after="0" w:line="240" w:lineRule="auto"/>
            <w:ind w:left="0"/>
          </w:pPr>
        </w:pPrChange>
      </w:pPr>
      <w:ins w:id="1297" w:author="Author" w:date="2014-09-04T13:51:00Z">
        <w:r w:rsidRPr="00DB5BE2">
          <w:t xml:space="preserve">The main goal of a manifest is to inform the </w:t>
        </w:r>
      </w:ins>
      <w:ins w:id="1298" w:author="Author" w:date="2014-09-04T13:53:00Z">
        <w:r>
          <w:t>end-</w:t>
        </w:r>
      </w:ins>
      <w:ins w:id="1299" w:author="Author" w:date="2014-09-04T13:51:00Z">
        <w:r w:rsidRPr="00DB5BE2">
          <w:t>user which services an application</w:t>
        </w:r>
      </w:ins>
      <w:ins w:id="1300" w:author="Author" w:date="2014-09-04T13:54:00Z">
        <w:r>
          <w:t xml:space="preserve"> </w:t>
        </w:r>
      </w:ins>
      <w:ins w:id="1301" w:author="Author" w:date="2014-09-04T13:51:00Z">
        <w:r w:rsidRPr="00DB5BE2">
          <w:t>will provide and consume.  Manifest enforcement ensure</w:t>
        </w:r>
      </w:ins>
      <w:ins w:id="1302" w:author="Author" w:date="2014-09-04T14:31:00Z">
        <w:r w:rsidR="00C2063B">
          <w:t>s</w:t>
        </w:r>
      </w:ins>
      <w:ins w:id="1303" w:author="Author" w:date="2014-09-04T13:51:00Z">
        <w:r w:rsidRPr="00DB5BE2">
          <w:t xml:space="preserve"> the application cannot provide </w:t>
        </w:r>
      </w:ins>
      <w:ins w:id="1304" w:author="Author" w:date="2014-09-04T13:55:00Z">
        <w:r>
          <w:t>n</w:t>
        </w:r>
      </w:ins>
      <w:ins w:id="1305" w:author="Author" w:date="2014-09-04T13:51:00Z">
        <w:r w:rsidRPr="00DB5BE2">
          <w:t xml:space="preserve">or consume any unwarranted services. The </w:t>
        </w:r>
      </w:ins>
      <w:ins w:id="1306" w:author="Author" w:date="2014-09-04T13:56:00Z">
        <w:r>
          <w:t xml:space="preserve">trustworthy </w:t>
        </w:r>
      </w:ins>
      <w:ins w:id="1307" w:author="Author" w:date="2014-09-04T13:51:00Z">
        <w:r w:rsidRPr="00DB5BE2">
          <w:t>description of the interfaces shall</w:t>
        </w:r>
      </w:ins>
      <w:ins w:id="1308" w:author="Author" w:date="2014-09-04T13:55:00Z">
        <w:r>
          <w:t xml:space="preserve"> </w:t>
        </w:r>
      </w:ins>
      <w:ins w:id="1309" w:author="Author" w:date="2014-09-04T13:51:00Z">
        <w:r w:rsidRPr="00DB5BE2">
          <w:t>be presented to the user in a human readable and localized fashion.</w:t>
        </w:r>
      </w:ins>
    </w:p>
    <w:p w14:paraId="7C8BE384" w14:textId="77777777" w:rsidR="00D469E1" w:rsidRDefault="00D469E1">
      <w:pPr>
        <w:pStyle w:val="body"/>
        <w:rPr>
          <w:ins w:id="1310" w:author="Author" w:date="2014-09-04T14:00:00Z"/>
        </w:rPr>
        <w:pPrChange w:id="1311" w:author="Author" w:date="2014-09-04T13:57:00Z">
          <w:pPr>
            <w:spacing w:before="0" w:after="0" w:line="240" w:lineRule="auto"/>
            <w:ind w:left="0"/>
          </w:pPr>
        </w:pPrChange>
      </w:pPr>
      <w:ins w:id="1312" w:author="Author" w:date="2014-09-04T13:51:00Z">
        <w:r w:rsidRPr="00BB714E">
          <w:t xml:space="preserve">The manifest shall be enforced by the </w:t>
        </w:r>
      </w:ins>
      <w:ins w:id="1313" w:author="Author" w:date="2014-09-04T13:57:00Z">
        <w:r>
          <w:t xml:space="preserve">receiving </w:t>
        </w:r>
      </w:ins>
      <w:ins w:id="1314" w:author="Author" w:date="2014-09-04T13:51:00Z">
        <w:r w:rsidRPr="00DB5BE2">
          <w:t>peer, as a malicious application may not</w:t>
        </w:r>
      </w:ins>
      <w:ins w:id="1315" w:author="Author" w:date="2014-09-04T13:58:00Z">
        <w:r w:rsidR="00E438F7">
          <w:t xml:space="preserve"> </w:t>
        </w:r>
      </w:ins>
      <w:ins w:id="1316" w:author="Author" w:date="2014-09-04T13:51:00Z">
        <w:del w:id="1317" w:author="Author" w:date="2014-09-04T13:58:00Z">
          <w:r w:rsidRPr="00DB5BE2" w:rsidDel="00E438F7">
            <w:delText xml:space="preserve">  </w:delText>
          </w:r>
        </w:del>
        <w:r w:rsidRPr="00DB5BE2">
          <w:t>be trusted to enforce it locally.</w:t>
        </w:r>
      </w:ins>
    </w:p>
    <w:p w14:paraId="1DA4490D" w14:textId="77777777" w:rsidR="00494B65" w:rsidRDefault="00494B65">
      <w:pPr>
        <w:pStyle w:val="Heading4"/>
        <w:rPr>
          <w:ins w:id="1318" w:author="Author" w:date="2014-09-04T14:00:00Z"/>
        </w:rPr>
        <w:pPrChange w:id="1319" w:author="Author" w:date="2014-09-04T14:00:00Z">
          <w:pPr>
            <w:spacing w:before="0" w:after="0" w:line="240" w:lineRule="auto"/>
            <w:ind w:left="0"/>
          </w:pPr>
        </w:pPrChange>
      </w:pPr>
      <w:ins w:id="1320" w:author="Author" w:date="2014-09-04T14:00:00Z">
        <w:r>
          <w:t>Manifest Format</w:t>
        </w:r>
      </w:ins>
    </w:p>
    <w:p w14:paraId="42933098" w14:textId="77777777" w:rsidR="00494B65" w:rsidRDefault="00494B65">
      <w:pPr>
        <w:pStyle w:val="body"/>
        <w:rPr>
          <w:ins w:id="1321" w:author="Author" w:date="2014-09-04T14:02:00Z"/>
        </w:rPr>
        <w:pPrChange w:id="1322" w:author="Author" w:date="2014-09-04T14:00:00Z">
          <w:pPr>
            <w:spacing w:before="0" w:after="0" w:line="240" w:lineRule="auto"/>
            <w:ind w:left="0"/>
          </w:pPr>
        </w:pPrChange>
      </w:pPr>
      <w:ins w:id="1323" w:author="Author" w:date="2014-09-04T14:00:00Z">
        <w:r>
          <w:t xml:space="preserve">The format of the manifest is similar to the format of the authorization data.  Please refer to the section </w:t>
        </w:r>
      </w:ins>
      <w:ins w:id="1324" w:author="Author" w:date="2014-09-04T14:01:00Z">
        <w:r w:rsidRPr="00F96F83">
          <w:rPr>
            <w:i/>
            <w:u w:val="single"/>
            <w:rPrChange w:id="1325" w:author="Author" w:date="2014-09-04T14:01:00Z">
              <w:rPr/>
            </w:rPrChange>
          </w:rPr>
          <w:fldChar w:fldCharType="begin"/>
        </w:r>
        <w:r w:rsidRPr="00F96F83">
          <w:rPr>
            <w:i/>
            <w:u w:val="single"/>
            <w:rPrChange w:id="1326" w:author="Author" w:date="2014-09-04T14:01:00Z">
              <w:rPr/>
            </w:rPrChange>
          </w:rPr>
          <w:instrText xml:space="preserve"> REF _Ref397602622 \h </w:instrText>
        </w:r>
      </w:ins>
      <w:r w:rsidRPr="00F96F83">
        <w:rPr>
          <w:i/>
          <w:u w:val="single"/>
          <w:rPrChange w:id="1327" w:author="Author" w:date="2014-09-04T14:01:00Z">
            <w:rPr>
              <w:i/>
            </w:rPr>
          </w:rPrChange>
        </w:rPr>
        <w:instrText xml:space="preserve"> \* MERGEFORMAT </w:instrText>
      </w:r>
      <w:r w:rsidRPr="00F96F83">
        <w:rPr>
          <w:i/>
          <w:u w:val="single"/>
          <w:rPrChange w:id="1328" w:author="Author" w:date="2014-09-04T14:01:00Z">
            <w:rPr>
              <w:i/>
              <w:u w:val="single"/>
            </w:rPr>
          </w:rPrChange>
        </w:rPr>
      </w:r>
      <w:r w:rsidRPr="00F96F83">
        <w:rPr>
          <w:i/>
          <w:u w:val="single"/>
          <w:rPrChange w:id="1329" w:author="Author" w:date="2014-09-04T14:01:00Z">
            <w:rPr/>
          </w:rPrChange>
        </w:rPr>
        <w:fldChar w:fldCharType="separate"/>
      </w:r>
      <w:ins w:id="1330" w:author="Author" w:date="2014-09-04T14:01:00Z">
        <w:r w:rsidRPr="00F96F83">
          <w:rPr>
            <w:i/>
            <w:u w:val="single"/>
            <w:rPrChange w:id="1331" w:author="Author" w:date="2014-09-04T14:01:00Z">
              <w:rPr/>
            </w:rPrChange>
          </w:rPr>
          <w:t>Policy Templates</w:t>
        </w:r>
        <w:r w:rsidRPr="00F96F83">
          <w:rPr>
            <w:i/>
            <w:u w:val="single"/>
            <w:rPrChange w:id="1332" w:author="Author" w:date="2014-09-04T14:01:00Z">
              <w:rPr/>
            </w:rPrChange>
          </w:rPr>
          <w:fldChar w:fldCharType="end"/>
        </w:r>
        <w:r>
          <w:rPr>
            <w:i/>
            <w:u w:val="single"/>
          </w:rPr>
          <w:t xml:space="preserve"> </w:t>
        </w:r>
        <w:r>
          <w:t>below for more information.</w:t>
        </w:r>
      </w:ins>
    </w:p>
    <w:p w14:paraId="23BC0BE4" w14:textId="77777777" w:rsidR="00F96F83" w:rsidRDefault="00F96F83">
      <w:pPr>
        <w:pStyle w:val="Heading4"/>
        <w:rPr>
          <w:ins w:id="1333" w:author="Author" w:date="2014-09-04T14:02:00Z"/>
        </w:rPr>
        <w:pPrChange w:id="1334" w:author="Author" w:date="2014-09-04T14:02:00Z">
          <w:pPr>
            <w:spacing w:before="0" w:after="0" w:line="240" w:lineRule="auto"/>
            <w:ind w:left="0"/>
          </w:pPr>
        </w:pPrChange>
      </w:pPr>
      <w:ins w:id="1335" w:author="Author" w:date="2014-09-04T14:02:00Z">
        <w:r>
          <w:lastRenderedPageBreak/>
          <w:t>Trusted Description</w:t>
        </w:r>
      </w:ins>
    </w:p>
    <w:p w14:paraId="0020E70C" w14:textId="43CB6452" w:rsidR="00F96F83" w:rsidRDefault="00F96F83">
      <w:pPr>
        <w:pStyle w:val="body"/>
        <w:rPr>
          <w:ins w:id="1336" w:author="Author" w:date="2014-09-04T14:03:00Z"/>
        </w:rPr>
        <w:pPrChange w:id="1337" w:author="Author" w:date="2014-09-04T14:02:00Z">
          <w:pPr>
            <w:spacing w:before="0" w:after="0" w:line="240" w:lineRule="auto"/>
            <w:ind w:left="0"/>
          </w:pPr>
        </w:pPrChange>
      </w:pPr>
      <w:ins w:id="1338" w:author="Author" w:date="2014-09-04T14:02:00Z">
        <w:r>
          <w:t xml:space="preserve">The manifest data provided by the application does not contain any description.  The </w:t>
        </w:r>
      </w:ins>
      <w:ins w:id="1339" w:author="Author" w:date="2014-09-04T14:03:00Z">
        <w:r>
          <w:t xml:space="preserve">description would be provided via HTTPS </w:t>
        </w:r>
      </w:ins>
      <w:ins w:id="1340" w:author="Author" w:date="2014-09-08T08:39:00Z">
        <w:r w:rsidR="00BB714E">
          <w:t>by</w:t>
        </w:r>
      </w:ins>
      <w:bookmarkStart w:id="1341" w:name="_GoBack"/>
      <w:bookmarkEnd w:id="1341"/>
      <w:ins w:id="1342" w:author="Author" w:date="2014-09-04T14:03:00Z">
        <w:del w:id="1343" w:author="Author" w:date="2014-09-08T08:39:00Z">
          <w:r w:rsidDel="00BB714E">
            <w:delText>to</w:delText>
          </w:r>
        </w:del>
        <w:r>
          <w:t xml:space="preserve"> a </w:t>
        </w:r>
      </w:ins>
      <w:ins w:id="1344" w:author="Author" w:date="2014-09-04T14:32:00Z">
        <w:r w:rsidR="00C307B8">
          <w:t>Service Description Server</w:t>
        </w:r>
      </w:ins>
      <w:ins w:id="1345" w:author="Author" w:date="2014-09-04T14:03:00Z">
        <w:del w:id="1346" w:author="Author" w:date="2014-09-04T14:32:00Z">
          <w:r w:rsidDel="00C307B8">
            <w:delText>site</w:delText>
          </w:r>
        </w:del>
        <w:r>
          <w:t>:</w:t>
        </w:r>
      </w:ins>
    </w:p>
    <w:p w14:paraId="094C7A33" w14:textId="77777777" w:rsidR="00F96F83" w:rsidRDefault="00F96F83">
      <w:pPr>
        <w:pStyle w:val="body"/>
        <w:numPr>
          <w:ilvl w:val="0"/>
          <w:numId w:val="84"/>
        </w:numPr>
        <w:rPr>
          <w:ins w:id="1347" w:author="Author" w:date="2014-09-04T14:06:00Z"/>
        </w:rPr>
        <w:pPrChange w:id="1348" w:author="Author" w:date="2014-09-04T14:06:00Z">
          <w:pPr>
            <w:spacing w:before="0" w:after="0" w:line="240" w:lineRule="auto"/>
          </w:pPr>
        </w:pPrChange>
      </w:pPr>
      <w:ins w:id="1349" w:author="Author" w:date="2014-09-04T14:06:00Z">
        <w:r>
          <w:t>Provided by the developer using the reserve domain name of the interface name</w:t>
        </w:r>
      </w:ins>
    </w:p>
    <w:p w14:paraId="55F8AAE7" w14:textId="77777777" w:rsidR="00F96F83" w:rsidRDefault="00F96F83">
      <w:pPr>
        <w:pStyle w:val="body"/>
        <w:numPr>
          <w:ilvl w:val="0"/>
          <w:numId w:val="84"/>
        </w:numPr>
        <w:rPr>
          <w:ins w:id="1350" w:author="Author" w:date="2014-09-04T14:06:00Z"/>
        </w:rPr>
        <w:pPrChange w:id="1351" w:author="Author" w:date="2014-09-04T14:06:00Z">
          <w:pPr>
            <w:spacing w:before="0" w:after="0" w:line="240" w:lineRule="auto"/>
          </w:pPr>
        </w:pPrChange>
      </w:pPr>
      <w:ins w:id="1352" w:author="Author" w:date="2014-09-04T14:06:00Z">
        <w:r>
          <w:t>Provided by the AllSeen Alliance</w:t>
        </w:r>
      </w:ins>
    </w:p>
    <w:p w14:paraId="3FC146DC" w14:textId="05FD6F86" w:rsidR="00F96F83" w:rsidRPr="00DB5BE2" w:rsidRDefault="00F96F83">
      <w:pPr>
        <w:pStyle w:val="body"/>
        <w:rPr>
          <w:ins w:id="1353" w:author="Author" w:date="2014-09-04T13:51:00Z"/>
        </w:rPr>
        <w:pPrChange w:id="1354" w:author="Author" w:date="2014-09-04T14:07:00Z">
          <w:pPr>
            <w:spacing w:before="0" w:after="0" w:line="240" w:lineRule="auto"/>
          </w:pPr>
        </w:pPrChange>
      </w:pPr>
      <w:ins w:id="1355" w:author="Author" w:date="2014-09-04T14:07:00Z">
        <w:r>
          <w:t xml:space="preserve">The developer must at least provide the description for the interface.  </w:t>
        </w:r>
      </w:ins>
      <w:ins w:id="1356" w:author="Author" w:date="2014-09-05T10:02:00Z">
        <w:r w:rsidR="00476668">
          <w:t xml:space="preserve">An interface member listed </w:t>
        </w:r>
      </w:ins>
      <w:ins w:id="1357" w:author="Author" w:date="2014-09-04T14:07:00Z">
        <w:del w:id="1358" w:author="Author" w:date="2014-09-05T10:02:00Z">
          <w:r w:rsidDel="00476668">
            <w:delText xml:space="preserve">Each rule </w:delText>
          </w:r>
        </w:del>
        <w:r>
          <w:t xml:space="preserve">in the manifest should have a description.  If there is no description for </w:t>
        </w:r>
      </w:ins>
      <w:ins w:id="1359" w:author="Author" w:date="2014-09-05T10:02:00Z">
        <w:r w:rsidR="00476668">
          <w:t>the member</w:t>
        </w:r>
      </w:ins>
      <w:ins w:id="1360" w:author="Author" w:date="2014-09-04T14:07:00Z">
        <w:del w:id="1361" w:author="Author" w:date="2014-09-05T10:02:00Z">
          <w:r w:rsidDel="00476668">
            <w:delText>rule</w:delText>
          </w:r>
        </w:del>
        <w:r>
          <w:t>, the interface descr</w:t>
        </w:r>
      </w:ins>
      <w:ins w:id="1362" w:author="Author" w:date="2014-09-04T14:09:00Z">
        <w:r>
          <w:t>iption will be used in its place.</w:t>
        </w:r>
      </w:ins>
    </w:p>
    <w:p w14:paraId="74C84680" w14:textId="77777777" w:rsidR="00A85EF6" w:rsidRDefault="00A85EF6">
      <w:pPr>
        <w:pStyle w:val="Heading4"/>
        <w:rPr>
          <w:ins w:id="1363" w:author="Author" w:date="2014-09-04T14:27:00Z"/>
        </w:rPr>
        <w:pPrChange w:id="1364" w:author="Author" w:date="2014-09-04T14:11:00Z">
          <w:pPr>
            <w:pStyle w:val="body"/>
          </w:pPr>
        </w:pPrChange>
      </w:pPr>
      <w:ins w:id="1365" w:author="Author" w:date="2014-09-04T14:27:00Z">
        <w:r>
          <w:t>Manifest enforcement</w:t>
        </w:r>
      </w:ins>
    </w:p>
    <w:p w14:paraId="4245A1DF" w14:textId="77777777" w:rsidR="00A85EF6" w:rsidRPr="00A85EF6" w:rsidRDefault="00A85EF6">
      <w:pPr>
        <w:pStyle w:val="body"/>
        <w:rPr>
          <w:ins w:id="1366" w:author="Author" w:date="2014-09-04T14:27:00Z"/>
        </w:rPr>
      </w:pPr>
      <w:ins w:id="1367" w:author="Author" w:date="2014-09-04T14:27:00Z">
        <w:r>
          <w:t xml:space="preserve">As manifest are incorporated in the membership policy, no additional enforcement mechanism is required.  The remote peer will intersect the rules in its local policy with the rules defined </w:t>
        </w:r>
      </w:ins>
      <w:ins w:id="1368" w:author="Author" w:date="2014-09-04T14:29:00Z">
        <w:r>
          <w:t>in the</w:t>
        </w:r>
      </w:ins>
      <w:ins w:id="1369" w:author="Author" w:date="2014-09-04T14:27:00Z">
        <w:r>
          <w:t xml:space="preserve"> </w:t>
        </w:r>
      </w:ins>
      <w:ins w:id="1370" w:author="Author" w:date="2014-09-04T14:29:00Z">
        <w:r>
          <w:t>membership policy to enforce the application manifest.</w:t>
        </w:r>
      </w:ins>
    </w:p>
    <w:p w14:paraId="045FCE25" w14:textId="77777777" w:rsidR="00A85EF6" w:rsidRDefault="00BF4F1B">
      <w:pPr>
        <w:pStyle w:val="Heading4"/>
        <w:rPr>
          <w:ins w:id="1371" w:author="Author" w:date="2014-09-04T14:30:00Z"/>
        </w:rPr>
        <w:pPrChange w:id="1372" w:author="Author" w:date="2014-09-04T14:11:00Z">
          <w:pPr>
            <w:pStyle w:val="body"/>
          </w:pPr>
        </w:pPrChange>
      </w:pPr>
      <w:ins w:id="1373" w:author="Author" w:date="2014-09-04T14:12:00Z">
        <w:r>
          <w:t>Generating Policy and Membership Based on Manifest</w:t>
        </w:r>
      </w:ins>
    </w:p>
    <w:p w14:paraId="6A7404A8" w14:textId="77777777" w:rsidR="00A85EF6" w:rsidRDefault="00A85EF6">
      <w:pPr>
        <w:pStyle w:val="body"/>
        <w:rPr>
          <w:ins w:id="1374" w:author="Author" w:date="2014-09-04T14:31:00Z"/>
        </w:rPr>
      </w:pPr>
      <w:ins w:id="1375" w:author="Author" w:date="2014-09-04T14:30:00Z">
        <w:r>
          <w:t xml:space="preserve">The following flow shows how the Security Manager uses the manifest data provided by the application to generate </w:t>
        </w:r>
      </w:ins>
      <w:ins w:id="1376" w:author="Author" w:date="2014-09-04T14:31:00Z">
        <w:r>
          <w:t xml:space="preserve">local </w:t>
        </w:r>
      </w:ins>
      <w:ins w:id="1377" w:author="Author" w:date="2014-09-04T14:30:00Z">
        <w:r>
          <w:t>policy and membership policies</w:t>
        </w:r>
      </w:ins>
      <w:ins w:id="1378" w:author="Author" w:date="2014-09-04T14:31:00Z">
        <w:r>
          <w:t>.</w:t>
        </w:r>
      </w:ins>
    </w:p>
    <w:p w14:paraId="7FE3891A" w14:textId="77777777" w:rsidR="002F6854" w:rsidRDefault="00C307B8">
      <w:pPr>
        <w:pStyle w:val="Heading4"/>
        <w:numPr>
          <w:ilvl w:val="0"/>
          <w:numId w:val="0"/>
        </w:numPr>
        <w:rPr>
          <w:ins w:id="1379" w:author="Author" w:date="2014-09-04T14:53:00Z"/>
        </w:rPr>
      </w:pPr>
      <w:ins w:id="1380" w:author="Author" w:date="2014-09-04T14:52:00Z">
        <w:r>
          <w:object w:dxaOrig="11507" w:dyaOrig="8290" w14:anchorId="347715DE">
            <v:shape id="_x0000_i1037" type="#_x0000_t75" style="width:468pt;height:336.75pt" o:ole="">
              <v:imagedata r:id="rId51" o:title=""/>
            </v:shape>
            <o:OLEObject Type="Embed" ProgID="Visio.Drawing.11" ShapeID="_x0000_i1037" DrawAspect="Content" ObjectID="_1471671051" r:id="rId52"/>
          </w:object>
        </w:r>
      </w:ins>
    </w:p>
    <w:p w14:paraId="570FB61C" w14:textId="77777777" w:rsidR="002F6854" w:rsidRDefault="002F6854">
      <w:pPr>
        <w:pStyle w:val="Caption"/>
        <w:rPr>
          <w:ins w:id="1381" w:author="Author" w:date="2014-09-04T14:53:00Z"/>
        </w:rPr>
      </w:pPr>
      <w:bookmarkStart w:id="1382" w:name="_Toc397675046"/>
      <w:ins w:id="1383" w:author="Author" w:date="2014-09-04T14:53:00Z">
        <w:r>
          <w:t xml:space="preserve">Figure </w:t>
        </w:r>
        <w:r>
          <w:fldChar w:fldCharType="begin"/>
        </w:r>
        <w:r>
          <w:instrText xml:space="preserve"> STYLEREF 1 \s </w:instrText>
        </w:r>
      </w:ins>
      <w:r>
        <w:fldChar w:fldCharType="separate"/>
      </w:r>
      <w:r>
        <w:rPr>
          <w:noProof/>
        </w:rPr>
        <w:t>2</w:t>
      </w:r>
      <w:ins w:id="1384" w:author="Author" w:date="2014-09-04T14:53:00Z">
        <w:r>
          <w:fldChar w:fldCharType="end"/>
        </w:r>
        <w:r>
          <w:noBreakHyphen/>
        </w:r>
        <w:r>
          <w:fldChar w:fldCharType="begin"/>
        </w:r>
        <w:r>
          <w:instrText xml:space="preserve"> SEQ Figure \* ARABIC \s 1 </w:instrText>
        </w:r>
      </w:ins>
      <w:r>
        <w:fldChar w:fldCharType="separate"/>
      </w:r>
      <w:ins w:id="1385" w:author="Author" w:date="2014-09-04T14:53:00Z">
        <w:r>
          <w:rPr>
            <w:noProof/>
          </w:rPr>
          <w:t>9</w:t>
        </w:r>
        <w:r>
          <w:fldChar w:fldCharType="end"/>
        </w:r>
        <w:r>
          <w:t>: Building Policy using manifest</w:t>
        </w:r>
        <w:bookmarkEnd w:id="1382"/>
      </w:ins>
    </w:p>
    <w:p w14:paraId="10CA4031" w14:textId="77777777" w:rsidR="00492DAE" w:rsidRPr="00853F0A" w:rsidRDefault="00492DAE">
      <w:pPr>
        <w:pStyle w:val="Heading4"/>
        <w:numPr>
          <w:ilvl w:val="0"/>
          <w:numId w:val="0"/>
        </w:numPr>
        <w:rPr>
          <w:ins w:id="1386" w:author="Author" w:date="2014-09-04T10:40:00Z"/>
        </w:rPr>
        <w:pPrChange w:id="1387" w:author="Author" w:date="2014-09-04T14:31:00Z">
          <w:pPr>
            <w:pStyle w:val="body"/>
          </w:pPr>
        </w:pPrChange>
      </w:pPr>
      <w:ins w:id="1388" w:author="Author" w:date="2014-09-04T10:40:00Z">
        <w:del w:id="1389" w:author="Author" w:date="2014-09-04T13:40:00Z">
          <w:r w:rsidDel="00560055">
            <w:delText>This is place holder for the description of the application manifest and process.</w:delText>
          </w:r>
        </w:del>
        <w:del w:id="1390" w:author="Author" w:date="2014-09-04T14:11:00Z">
          <w:r w:rsidDel="00306817">
            <w:delText xml:space="preserve"> </w:delText>
          </w:r>
        </w:del>
      </w:ins>
    </w:p>
    <w:p w14:paraId="3A0D607B" w14:textId="77777777" w:rsidR="00A309EA" w:rsidRDefault="00EB3E29" w:rsidP="00EB3E29">
      <w:pPr>
        <w:pStyle w:val="Heading2"/>
      </w:pPr>
      <w:bookmarkStart w:id="1391" w:name="_Toc397675086"/>
      <w:r>
        <w:t>Access validation</w:t>
      </w:r>
      <w:bookmarkEnd w:id="1391"/>
    </w:p>
    <w:p w14:paraId="2E3B2FDE" w14:textId="77777777" w:rsidR="00EB3E29" w:rsidRDefault="00EB3E29" w:rsidP="00EB3E29">
      <w:pPr>
        <w:pStyle w:val="Heading3"/>
      </w:pPr>
      <w:bookmarkStart w:id="1392" w:name="_Toc397675087"/>
      <w:r>
        <w:t>Validation flow</w:t>
      </w:r>
      <w:bookmarkEnd w:id="1392"/>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8" type="#_x0000_t75" style="width:433.5pt;height:356.25pt" o:ole="">
            <v:imagedata r:id="rId53" o:title=""/>
          </v:shape>
          <o:OLEObject Type="Embed" ProgID="Visio.Drawing.11" ShapeID="_x0000_i1038" DrawAspect="Content" ObjectID="_1471671052" r:id="rId54"/>
        </w:object>
      </w:r>
    </w:p>
    <w:p w14:paraId="66A66A16" w14:textId="77777777" w:rsidR="00EE4B77" w:rsidRDefault="00EE4B77" w:rsidP="00EE4B77">
      <w:pPr>
        <w:pStyle w:val="Caption"/>
      </w:pPr>
      <w:bookmarkStart w:id="1393" w:name="_Toc397675047"/>
      <w:r>
        <w:t xml:space="preserve">Figure </w:t>
      </w:r>
      <w:ins w:id="1394" w:author="Author" w:date="2014-09-04T14:53:00Z">
        <w:r w:rsidR="002F6854">
          <w:fldChar w:fldCharType="begin"/>
        </w:r>
        <w:r w:rsidR="002F6854">
          <w:instrText xml:space="preserve"> STYLEREF 1 \s </w:instrText>
        </w:r>
      </w:ins>
      <w:r w:rsidR="002F6854">
        <w:fldChar w:fldCharType="separate"/>
      </w:r>
      <w:r w:rsidR="002F6854">
        <w:rPr>
          <w:noProof/>
        </w:rPr>
        <w:t>2</w:t>
      </w:r>
      <w:ins w:id="139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396" w:author="Author" w:date="2014-09-04T14:53:00Z">
        <w:r w:rsidR="002F6854">
          <w:rPr>
            <w:noProof/>
          </w:rPr>
          <w:t>10</w:t>
        </w:r>
        <w:r w:rsidR="002F6854">
          <w:fldChar w:fldCharType="end"/>
        </w:r>
      </w:ins>
      <w:del w:id="139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9</w:delText>
        </w:r>
        <w:r w:rsidR="0011033B" w:rsidDel="002F6854">
          <w:fldChar w:fldCharType="end"/>
        </w:r>
      </w:del>
      <w:r>
        <w:t xml:space="preserve">. </w:t>
      </w:r>
      <w:r w:rsidRPr="00EE4B77">
        <w:t>Validation Flow</w:t>
      </w:r>
      <w:bookmarkEnd w:id="1393"/>
    </w:p>
    <w:p w14:paraId="1940C043" w14:textId="77777777" w:rsidR="00EE4B77" w:rsidRDefault="00EE4B77" w:rsidP="00EE4B77">
      <w:pPr>
        <w:pStyle w:val="Heading3"/>
      </w:pPr>
      <w:bookmarkStart w:id="1398" w:name="_Toc397675088"/>
      <w:r>
        <w:t>Validating a consumer policy</w:t>
      </w:r>
      <w:bookmarkEnd w:id="1398"/>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9" type="#_x0000_t75" style="width:438pt;height:416.25pt" o:ole="">
            <v:imagedata r:id="rId55" o:title=""/>
          </v:shape>
          <o:OLEObject Type="Embed" ProgID="Visio.Drawing.11" ShapeID="_x0000_i1039" DrawAspect="Content" ObjectID="_1471671053" r:id="rId56"/>
        </w:object>
      </w:r>
    </w:p>
    <w:p w14:paraId="5B4C0CDC" w14:textId="77777777" w:rsidR="00EE4B77" w:rsidRDefault="00EE4B77" w:rsidP="00EE4B77">
      <w:pPr>
        <w:pStyle w:val="Caption"/>
      </w:pPr>
      <w:bookmarkStart w:id="1399" w:name="_Toc397675048"/>
      <w:r>
        <w:t xml:space="preserve">Figure </w:t>
      </w:r>
      <w:ins w:id="1400" w:author="Author" w:date="2014-09-04T14:53:00Z">
        <w:r w:rsidR="002F6854">
          <w:fldChar w:fldCharType="begin"/>
        </w:r>
        <w:r w:rsidR="002F6854">
          <w:instrText xml:space="preserve"> STYLEREF 1 \s </w:instrText>
        </w:r>
      </w:ins>
      <w:r w:rsidR="002F6854">
        <w:fldChar w:fldCharType="separate"/>
      </w:r>
      <w:r w:rsidR="002F6854">
        <w:rPr>
          <w:noProof/>
        </w:rPr>
        <w:t>2</w:t>
      </w:r>
      <w:ins w:id="140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402" w:author="Author" w:date="2014-09-04T14:53:00Z">
        <w:r w:rsidR="002F6854">
          <w:rPr>
            <w:noProof/>
          </w:rPr>
          <w:t>11</w:t>
        </w:r>
        <w:r w:rsidR="002F6854">
          <w:fldChar w:fldCharType="end"/>
        </w:r>
      </w:ins>
      <w:del w:id="140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10</w:delText>
        </w:r>
        <w:r w:rsidR="0011033B" w:rsidDel="002F6854">
          <w:fldChar w:fldCharType="end"/>
        </w:r>
      </w:del>
      <w:r>
        <w:t xml:space="preserve">. </w:t>
      </w:r>
      <w:r w:rsidRPr="00EE4B77">
        <w:t xml:space="preserve">Validating </w:t>
      </w:r>
      <w:r w:rsidR="005E6BED">
        <w:t>a c</w:t>
      </w:r>
      <w:r w:rsidRPr="00EE4B77">
        <w:t xml:space="preserve">onsumer </w:t>
      </w:r>
      <w:r w:rsidR="005E6BED">
        <w:t>p</w:t>
      </w:r>
      <w:r w:rsidRPr="00EE4B77">
        <w:t>olicy</w:t>
      </w:r>
      <w:bookmarkEnd w:id="1399"/>
    </w:p>
    <w:p w14:paraId="0F9648E3" w14:textId="77777777" w:rsidR="00EE4B77" w:rsidRDefault="005E6BED" w:rsidP="00EE4B77">
      <w:pPr>
        <w:pStyle w:val="Heading3"/>
      </w:pPr>
      <w:bookmarkStart w:id="1404" w:name="_Toc397675089"/>
      <w:r>
        <w:t>Exchanging a t</w:t>
      </w:r>
      <w:r w:rsidR="00EE4B77" w:rsidRPr="00EE4B77">
        <w:t xml:space="preserve">rust </w:t>
      </w:r>
      <w:r>
        <w:t>profile during session e</w:t>
      </w:r>
      <w:r w:rsidR="00EE4B77" w:rsidRPr="00EE4B77">
        <w:t>stablishment</w:t>
      </w:r>
      <w:bookmarkEnd w:id="1404"/>
    </w:p>
    <w:p w14:paraId="1376F4B3" w14:textId="77777777" w:rsidR="00EE4B77" w:rsidRDefault="00EE4B77" w:rsidP="00EE4B77">
      <w:pPr>
        <w:pStyle w:val="body"/>
      </w:pPr>
      <w:r>
        <w:t xml:space="preserve">During the </w:t>
      </w:r>
      <w:r w:rsidR="005E6BED">
        <w:t xml:space="preserve">AllJoyn </w:t>
      </w:r>
      <w:r>
        <w:t xml:space="preserve">session establishment, the peers exchange the trust profile to determine what they have in common.  </w:t>
      </w:r>
    </w:p>
    <w:p w14:paraId="55962E66" w14:textId="77777777" w:rsidR="00EE4B77" w:rsidRDefault="00EE4B77" w:rsidP="005E6BED">
      <w:pPr>
        <w:pStyle w:val="bulletlv1"/>
      </w:pPr>
      <w:r>
        <w:t xml:space="preserve">A consumer’s trust profile typically holds the list of membership guilds (guild ID and </w:t>
      </w:r>
      <w:r w:rsidR="00121F12">
        <w:t>membership cert signer chain</w:t>
      </w:r>
      <w:r>
        <w:t xml:space="preserve">), </w:t>
      </w:r>
      <w:r w:rsidR="00121F12">
        <w:t>at least one certificate (typically it’s the identi</w:t>
      </w:r>
      <w:r w:rsidR="00513DA9">
        <w:t>t</w:t>
      </w:r>
      <w:r w:rsidR="00121F12">
        <w:t xml:space="preserve">y certificate) with the </w:t>
      </w:r>
      <w:r w:rsidR="00DF5658">
        <w:t xml:space="preserve">issuer’s certificate </w:t>
      </w:r>
      <w:r>
        <w:t>chain</w:t>
      </w:r>
      <w:r w:rsidR="00121F12">
        <w:t xml:space="preserve"> attached.</w:t>
      </w:r>
    </w:p>
    <w:p w14:paraId="7D7EE1CF" w14:textId="77777777" w:rsidR="00EE4B77" w:rsidRDefault="00EE4B77" w:rsidP="005E6BED">
      <w:pPr>
        <w:pStyle w:val="bulletlv1"/>
      </w:pPr>
      <w:r>
        <w:t xml:space="preserve">A provider’s trust profile typically holds the list of policy guilds (guild ID and guild-authority), membership guilds (guild ID and </w:t>
      </w:r>
      <w:r w:rsidR="00121F12">
        <w:t xml:space="preserve">membership cert </w:t>
      </w:r>
      <w:r>
        <w:t xml:space="preserve">signer chain), </w:t>
      </w:r>
      <w:r w:rsidR="00121F12">
        <w:t>at least one certificate (typically it’s the identi</w:t>
      </w:r>
      <w:r w:rsidR="00513DA9">
        <w:t>t</w:t>
      </w:r>
      <w:r w:rsidR="00121F12">
        <w:t>y certificate) with the issuer’s certificate chain attached.</w:t>
      </w:r>
    </w:p>
    <w:p w14:paraId="07A9AB7A" w14:textId="77777777" w:rsidR="00EE4B77" w:rsidRDefault="00EE4B77" w:rsidP="00EE4B77">
      <w:pPr>
        <w:pStyle w:val="body"/>
      </w:pPr>
      <w:r>
        <w:lastRenderedPageBreak/>
        <w:t xml:space="preserve">This process is initiated by the </w:t>
      </w:r>
      <w:r w:rsidR="00121F12">
        <w:t>session joiner</w:t>
      </w:r>
      <w:r>
        <w:t xml:space="preserve"> side</w:t>
      </w:r>
      <w:r w:rsidR="00121F12">
        <w:t xml:space="preserve"> (typically it’s the consumer side).  </w:t>
      </w:r>
      <w:r>
        <w:t>Based on the trust profile data received, the consumer determines which membership certifi</w:t>
      </w:r>
      <w:r w:rsidR="005E6BED">
        <w:t xml:space="preserve">cates to send to the provider. </w:t>
      </w:r>
      <w:r>
        <w:t xml:space="preserve">The consumer also determines which membership certificates it requests from </w:t>
      </w:r>
      <w:r w:rsidR="005E6BED">
        <w:t xml:space="preserve">the provider. </w:t>
      </w:r>
      <w:r>
        <w:t>The access data are cached on both sides to enforce the authorization rules as the message comes in.</w:t>
      </w:r>
    </w:p>
    <w:p w14:paraId="132422BE" w14:textId="77777777" w:rsidR="004A05BD" w:rsidRDefault="00BA2BB6" w:rsidP="004A05BD">
      <w:pPr>
        <w:pStyle w:val="figureanchor"/>
      </w:pPr>
      <w:r>
        <w:object w:dxaOrig="11121" w:dyaOrig="12322" w14:anchorId="619B0406">
          <v:shape id="_x0000_i1040" type="#_x0000_t75" style="width:435pt;height:481.5pt" o:ole="">
            <v:imagedata r:id="rId57" o:title=""/>
          </v:shape>
          <o:OLEObject Type="Embed" ProgID="Visio.Drawing.11" ShapeID="_x0000_i1040" DrawAspect="Content" ObjectID="_1471671054" r:id="rId58"/>
        </w:object>
      </w:r>
    </w:p>
    <w:p w14:paraId="6C558812" w14:textId="77777777" w:rsidR="00EE4B77" w:rsidRPr="00EE4B77" w:rsidRDefault="00EE4B77" w:rsidP="004A05BD">
      <w:pPr>
        <w:pStyle w:val="Caption"/>
      </w:pPr>
      <w:bookmarkStart w:id="1405" w:name="_Toc397675049"/>
      <w:r>
        <w:t xml:space="preserve">Figure </w:t>
      </w:r>
      <w:ins w:id="1406" w:author="Author" w:date="2014-09-04T14:53:00Z">
        <w:r w:rsidR="002F6854">
          <w:fldChar w:fldCharType="begin"/>
        </w:r>
        <w:r w:rsidR="002F6854">
          <w:instrText xml:space="preserve"> STYLEREF 1 \s </w:instrText>
        </w:r>
      </w:ins>
      <w:r w:rsidR="002F6854">
        <w:fldChar w:fldCharType="separate"/>
      </w:r>
      <w:r w:rsidR="002F6854">
        <w:rPr>
          <w:noProof/>
        </w:rPr>
        <w:t>2</w:t>
      </w:r>
      <w:ins w:id="140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408" w:author="Author" w:date="2014-09-04T14:53:00Z">
        <w:r w:rsidR="002F6854">
          <w:rPr>
            <w:noProof/>
          </w:rPr>
          <w:t>12</w:t>
        </w:r>
        <w:r w:rsidR="002F6854">
          <w:fldChar w:fldCharType="end"/>
        </w:r>
      </w:ins>
      <w:del w:id="140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11</w:delText>
        </w:r>
        <w:r w:rsidR="0011033B" w:rsidDel="002F6854">
          <w:fldChar w:fldCharType="end"/>
        </w:r>
      </w:del>
      <w:r>
        <w:t>. Exchange</w:t>
      </w:r>
      <w:r w:rsidR="005E6BED">
        <w:t xml:space="preserve"> a</w:t>
      </w:r>
      <w:r>
        <w:t xml:space="preserve"> trust profile</w:t>
      </w:r>
      <w:bookmarkEnd w:id="1405"/>
    </w:p>
    <w:p w14:paraId="28520B75" w14:textId="77777777" w:rsidR="00EE4B77" w:rsidRDefault="004A05BD" w:rsidP="004A05BD">
      <w:pPr>
        <w:pStyle w:val="Heading3"/>
      </w:pPr>
      <w:bookmarkStart w:id="1410" w:name="_Toc397675090"/>
      <w:r>
        <w:lastRenderedPageBreak/>
        <w:t>Anonymous session</w:t>
      </w:r>
      <w:bookmarkEnd w:id="1410"/>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41" type="#_x0000_t75" style="width:435.75pt;height:365.25pt" o:ole="">
            <v:imagedata r:id="rId59" o:title=""/>
          </v:shape>
          <o:OLEObject Type="Embed" ProgID="Visio.Drawing.11" ShapeID="_x0000_i1041" DrawAspect="Content" ObjectID="_1471671055" r:id="rId60"/>
        </w:object>
      </w:r>
    </w:p>
    <w:p w14:paraId="04BCB1FE" w14:textId="77777777" w:rsidR="004A05BD" w:rsidRDefault="004A05BD" w:rsidP="004A05BD">
      <w:pPr>
        <w:pStyle w:val="Caption"/>
      </w:pPr>
      <w:bookmarkStart w:id="1411" w:name="_Toc397675050"/>
      <w:r>
        <w:t xml:space="preserve">Figure </w:t>
      </w:r>
      <w:ins w:id="1412" w:author="Author" w:date="2014-09-04T14:53:00Z">
        <w:r w:rsidR="002F6854">
          <w:fldChar w:fldCharType="begin"/>
        </w:r>
        <w:r w:rsidR="002F6854">
          <w:instrText xml:space="preserve"> STYLEREF 1 \s </w:instrText>
        </w:r>
      </w:ins>
      <w:r w:rsidR="002F6854">
        <w:fldChar w:fldCharType="separate"/>
      </w:r>
      <w:r w:rsidR="002F6854">
        <w:rPr>
          <w:noProof/>
        </w:rPr>
        <w:t>2</w:t>
      </w:r>
      <w:ins w:id="141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414" w:author="Author" w:date="2014-09-04T14:53:00Z">
        <w:r w:rsidR="002F6854">
          <w:rPr>
            <w:noProof/>
          </w:rPr>
          <w:t>13</w:t>
        </w:r>
        <w:r w:rsidR="002F6854">
          <w:fldChar w:fldCharType="end"/>
        </w:r>
      </w:ins>
      <w:del w:id="1415"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12</w:delText>
        </w:r>
        <w:r w:rsidR="0011033B" w:rsidDel="002F6854">
          <w:fldChar w:fldCharType="end"/>
        </w:r>
      </w:del>
      <w:r>
        <w:t xml:space="preserve">. Anonymous </w:t>
      </w:r>
      <w:r w:rsidR="005E6BED">
        <w:t>access</w:t>
      </w:r>
      <w:bookmarkEnd w:id="1411"/>
    </w:p>
    <w:p w14:paraId="5605067C" w14:textId="77777777" w:rsidR="004A05BD" w:rsidRDefault="004A05BD" w:rsidP="004A05BD">
      <w:pPr>
        <w:pStyle w:val="Heading3"/>
      </w:pPr>
      <w:bookmarkStart w:id="1416" w:name="_Toc397675091"/>
      <w:r>
        <w:lastRenderedPageBreak/>
        <w:t>V</w:t>
      </w:r>
      <w:r w:rsidRPr="004A05BD">
        <w:t>alidating a</w:t>
      </w:r>
      <w:r w:rsidR="00BA2BB6">
        <w:t xml:space="preserve">n admin </w:t>
      </w:r>
      <w:r w:rsidRPr="004A05BD">
        <w:t>user</w:t>
      </w:r>
      <w:bookmarkEnd w:id="1416"/>
    </w:p>
    <w:p w14:paraId="19D69924" w14:textId="77777777" w:rsidR="00473EB4" w:rsidRDefault="00BA2BB6" w:rsidP="00473EB4">
      <w:pPr>
        <w:pStyle w:val="figureanchor"/>
      </w:pPr>
      <w:r>
        <w:object w:dxaOrig="10813" w:dyaOrig="7893" w14:anchorId="0BDA229C">
          <v:shape id="_x0000_i1042" type="#_x0000_t75" style="width:435.75pt;height:318pt" o:ole="">
            <v:imagedata r:id="rId61" o:title=""/>
          </v:shape>
          <o:OLEObject Type="Embed" ProgID="Visio.Drawing.11" ShapeID="_x0000_i1042" DrawAspect="Content" ObjectID="_1471671056" r:id="rId62"/>
        </w:object>
      </w:r>
    </w:p>
    <w:p w14:paraId="58BDC89A" w14:textId="77777777" w:rsidR="004A05BD" w:rsidRDefault="00473EB4" w:rsidP="00473EB4">
      <w:pPr>
        <w:pStyle w:val="Caption"/>
      </w:pPr>
      <w:bookmarkStart w:id="1417" w:name="_Toc397675051"/>
      <w:r>
        <w:t xml:space="preserve">Figure </w:t>
      </w:r>
      <w:ins w:id="1418" w:author="Author" w:date="2014-09-04T14:53:00Z">
        <w:r w:rsidR="002F6854">
          <w:fldChar w:fldCharType="begin"/>
        </w:r>
        <w:r w:rsidR="002F6854">
          <w:instrText xml:space="preserve"> STYLEREF 1 \s </w:instrText>
        </w:r>
      </w:ins>
      <w:r w:rsidR="002F6854">
        <w:fldChar w:fldCharType="separate"/>
      </w:r>
      <w:r w:rsidR="002F6854">
        <w:rPr>
          <w:noProof/>
        </w:rPr>
        <w:t>2</w:t>
      </w:r>
      <w:ins w:id="1419"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420" w:author="Author" w:date="2014-09-04T14:53:00Z">
        <w:r w:rsidR="002F6854">
          <w:rPr>
            <w:noProof/>
          </w:rPr>
          <w:t>14</w:t>
        </w:r>
        <w:r w:rsidR="002F6854">
          <w:fldChar w:fldCharType="end"/>
        </w:r>
      </w:ins>
      <w:del w:id="1421"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13</w:delText>
        </w:r>
        <w:r w:rsidR="0011033B" w:rsidDel="002F6854">
          <w:fldChar w:fldCharType="end"/>
        </w:r>
      </w:del>
      <w:r>
        <w:t>. Validating a</w:t>
      </w:r>
      <w:r w:rsidR="00BA2BB6">
        <w:t>n admin</w:t>
      </w:r>
      <w:r>
        <w:t xml:space="preserve"> user</w:t>
      </w:r>
      <w:bookmarkEnd w:id="1417"/>
    </w:p>
    <w:p w14:paraId="03C5A393" w14:textId="77777777" w:rsidR="00473EB4" w:rsidRDefault="00473EB4" w:rsidP="00473EB4">
      <w:pPr>
        <w:pStyle w:val="Heading3"/>
      </w:pPr>
      <w:bookmarkStart w:id="1422" w:name="_Toc397675092"/>
      <w:r>
        <w:t xml:space="preserve">Emitting </w:t>
      </w:r>
      <w:r w:rsidR="005E6BED">
        <w:t>a</w:t>
      </w:r>
      <w:r>
        <w:t xml:space="preserve"> </w:t>
      </w:r>
      <w:r w:rsidR="005E6BED">
        <w:t>s</w:t>
      </w:r>
      <w:r>
        <w:t xml:space="preserve">ession-based </w:t>
      </w:r>
      <w:r w:rsidR="005E6BED">
        <w:t>s</w:t>
      </w:r>
      <w:r>
        <w:t>ignal</w:t>
      </w:r>
      <w:bookmarkEnd w:id="1422"/>
    </w:p>
    <w:p w14:paraId="5020F9E5" w14:textId="77777777" w:rsidR="00473EB4" w:rsidRDefault="00473EB4" w:rsidP="00473EB4">
      <w:pPr>
        <w:pStyle w:val="body"/>
      </w:pPr>
      <w:r>
        <w:t xml:space="preserve">Before emitting a session-based signal to existing connections, the provider verifies whether it is allowed to emit the given signal to the guild members. </w:t>
      </w:r>
      <w:r w:rsidR="002A596E">
        <w:t xml:space="preserve">The provider also verifies that the recipient is authorized to receive the signal.  </w:t>
      </w:r>
      <w:r w:rsidR="00513DA9">
        <w:t>Upon receipt of the signal, t</w:t>
      </w:r>
      <w:r>
        <w:t xml:space="preserve">he </w:t>
      </w:r>
      <w:r w:rsidR="007F518F">
        <w:t xml:space="preserve">consumer </w:t>
      </w:r>
      <w:r>
        <w:t>checks whether it has a policy to allow it to accept the given signal.</w:t>
      </w:r>
      <w:r w:rsidR="00513DA9">
        <w:t xml:space="preserve">  The consumer also checks whether the provider is authorized to emit the given signal.</w:t>
      </w:r>
    </w:p>
    <w:p w14:paraId="1C1FA893" w14:textId="77777777" w:rsidR="00473EB4" w:rsidRDefault="00BA2BB6" w:rsidP="00473EB4">
      <w:pPr>
        <w:pStyle w:val="figureanchor"/>
      </w:pPr>
      <w:r>
        <w:object w:dxaOrig="10737" w:dyaOrig="9514" w14:anchorId="4A6E79D6">
          <v:shape id="_x0000_i1043" type="#_x0000_t75" style="width:429.75pt;height:381pt" o:ole="">
            <v:imagedata r:id="rId63" o:title=""/>
          </v:shape>
          <o:OLEObject Type="Embed" ProgID="Visio.Drawing.11" ShapeID="_x0000_i1043" DrawAspect="Content" ObjectID="_1471671057" r:id="rId64"/>
        </w:object>
      </w:r>
    </w:p>
    <w:p w14:paraId="0592D5D7" w14:textId="77777777" w:rsidR="00473EB4" w:rsidRPr="00473EB4" w:rsidRDefault="00473EB4" w:rsidP="00473EB4">
      <w:pPr>
        <w:pStyle w:val="Caption"/>
      </w:pPr>
      <w:bookmarkStart w:id="1423" w:name="_Toc397675052"/>
      <w:r>
        <w:t xml:space="preserve">Figure </w:t>
      </w:r>
      <w:ins w:id="1424" w:author="Author" w:date="2014-09-04T14:53:00Z">
        <w:r w:rsidR="002F6854">
          <w:fldChar w:fldCharType="begin"/>
        </w:r>
        <w:r w:rsidR="002F6854">
          <w:instrText xml:space="preserve"> STYLEREF 1 \s </w:instrText>
        </w:r>
      </w:ins>
      <w:r w:rsidR="002F6854">
        <w:fldChar w:fldCharType="separate"/>
      </w:r>
      <w:r w:rsidR="002F6854">
        <w:rPr>
          <w:noProof/>
        </w:rPr>
        <w:t>2</w:t>
      </w:r>
      <w:ins w:id="142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426" w:author="Author" w:date="2014-09-04T14:53:00Z">
        <w:r w:rsidR="002F6854">
          <w:rPr>
            <w:noProof/>
          </w:rPr>
          <w:t>15</w:t>
        </w:r>
        <w:r w:rsidR="002F6854">
          <w:fldChar w:fldCharType="end"/>
        </w:r>
      </w:ins>
      <w:del w:id="142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14</w:delText>
        </w:r>
        <w:r w:rsidR="0011033B" w:rsidDel="002F6854">
          <w:fldChar w:fldCharType="end"/>
        </w:r>
      </w:del>
      <w:r>
        <w:t xml:space="preserve">. </w:t>
      </w:r>
      <w:r w:rsidRPr="00473EB4">
        <w:t>Validating</w:t>
      </w:r>
      <w:r w:rsidR="005E6BED">
        <w:t xml:space="preserve"> a</w:t>
      </w:r>
      <w:r w:rsidRPr="00473EB4">
        <w:t xml:space="preserve"> session-based signal</w:t>
      </w:r>
      <w:bookmarkEnd w:id="1423"/>
    </w:p>
    <w:p w14:paraId="6D2242B0" w14:textId="77777777" w:rsidR="006D2D6C" w:rsidRDefault="00473EB4" w:rsidP="006D2D6C">
      <w:pPr>
        <w:pStyle w:val="Heading2"/>
      </w:pPr>
      <w:bookmarkStart w:id="1428" w:name="_Ref393891371"/>
      <w:bookmarkStart w:id="1429" w:name="_Toc397675093"/>
      <w:r>
        <w:t>Authorization data format</w:t>
      </w:r>
      <w:bookmarkEnd w:id="1428"/>
      <w:bookmarkEnd w:id="1429"/>
    </w:p>
    <w:p w14:paraId="566552DF" w14:textId="77777777" w:rsidR="000E1906" w:rsidRDefault="000E1906" w:rsidP="002B7CB7">
      <w:pPr>
        <w:pStyle w:val="Heading3"/>
      </w:pPr>
      <w:bookmarkStart w:id="1430" w:name="_Toc397675094"/>
      <w:r>
        <w:t xml:space="preserve">The </w:t>
      </w:r>
      <w:del w:id="1431" w:author="Author" w:date="2014-09-04T09:06:00Z">
        <w:r w:rsidDel="002B7CB7">
          <w:delText>format</w:delText>
        </w:r>
        <w:r w:rsidR="00AE3393" w:rsidDel="002B7CB7">
          <w:delText xml:space="preserve"> syntax</w:delText>
        </w:r>
        <w:r w:rsidDel="002B7CB7">
          <w:delText xml:space="preserve"> is not yet agreed</w:delText>
        </w:r>
      </w:del>
      <w:ins w:id="1432" w:author="Author" w:date="2014-09-04T09:06:00Z">
        <w:r w:rsidR="002B7CB7">
          <w:t>format is binary and exchanged between peers using AllJoyn marshalling</w:t>
        </w:r>
      </w:ins>
      <w:bookmarkEnd w:id="1430"/>
    </w:p>
    <w:p w14:paraId="08291573" w14:textId="77777777" w:rsidR="002B7CB7" w:rsidRDefault="000E1906">
      <w:pPr>
        <w:pStyle w:val="body"/>
        <w:rPr>
          <w:ins w:id="1433" w:author="Author" w:date="2014-09-04T09:08:00Z"/>
        </w:rPr>
        <w:pPrChange w:id="1434" w:author="Author" w:date="2014-09-04T09:08:00Z">
          <w:pPr>
            <w:pStyle w:val="body"/>
            <w:numPr>
              <w:numId w:val="82"/>
            </w:numPr>
            <w:ind w:left="1440" w:hanging="360"/>
          </w:pPr>
        </w:pPrChange>
      </w:pPr>
      <w:r>
        <w:t xml:space="preserve">The </w:t>
      </w:r>
      <w:ins w:id="1435" w:author="Author" w:date="2014-09-04T09:07:00Z">
        <w:r w:rsidR="002B7CB7">
          <w:t>authorization data will be in binary format.  The following guidelines are used for exchanging and persisting the authorization data:</w:t>
        </w:r>
      </w:ins>
    </w:p>
    <w:p w14:paraId="2B28877D" w14:textId="77777777" w:rsidR="002B7CB7" w:rsidRDefault="002B7CB7">
      <w:pPr>
        <w:pStyle w:val="body"/>
        <w:numPr>
          <w:ilvl w:val="0"/>
          <w:numId w:val="83"/>
        </w:numPr>
        <w:rPr>
          <w:ins w:id="1436" w:author="Author" w:date="2014-09-04T09:09:00Z"/>
        </w:rPr>
        <w:pPrChange w:id="1437" w:author="Author" w:date="2014-09-04T09:09:00Z">
          <w:pPr>
            <w:pStyle w:val="body"/>
            <w:numPr>
              <w:numId w:val="82"/>
            </w:numPr>
            <w:ind w:left="1440" w:hanging="360"/>
          </w:pPr>
        </w:pPrChange>
      </w:pPr>
      <w:ins w:id="1438" w:author="Author" w:date="2014-09-04T09:09:00Z">
        <w:r>
          <w:t>The authorization data will use AllJoyn marshalling to exchange with other peers</w:t>
        </w:r>
      </w:ins>
      <w:ins w:id="1439" w:author="Author" w:date="2014-09-04T09:19:00Z">
        <w:r w:rsidR="00B116B0">
          <w:t>.</w:t>
        </w:r>
      </w:ins>
    </w:p>
    <w:p w14:paraId="4CE28E6A" w14:textId="77777777" w:rsidR="002B7CB7" w:rsidRDefault="002B7CB7">
      <w:pPr>
        <w:pStyle w:val="body"/>
        <w:numPr>
          <w:ilvl w:val="0"/>
          <w:numId w:val="83"/>
        </w:numPr>
        <w:rPr>
          <w:ins w:id="1440" w:author="Author" w:date="2014-09-04T09:10:00Z"/>
        </w:rPr>
        <w:pPrChange w:id="1441" w:author="Author" w:date="2014-09-04T09:09:00Z">
          <w:pPr>
            <w:pStyle w:val="body"/>
            <w:numPr>
              <w:numId w:val="82"/>
            </w:numPr>
            <w:ind w:left="1440" w:hanging="360"/>
          </w:pPr>
        </w:pPrChange>
      </w:pPr>
      <w:ins w:id="1442" w:author="Author" w:date="2014-09-04T09:10:00Z">
        <w:r>
          <w:t>The AllJoyn marshalling will be used to generate signed buffer for DSA purpose</w:t>
        </w:r>
      </w:ins>
      <w:ins w:id="1443" w:author="Author" w:date="2014-09-04T09:19:00Z">
        <w:r w:rsidR="00B116B0">
          <w:t>.</w:t>
        </w:r>
      </w:ins>
    </w:p>
    <w:p w14:paraId="2A7E67B4" w14:textId="77777777" w:rsidR="002B7CB7" w:rsidRDefault="002B7CB7">
      <w:pPr>
        <w:pStyle w:val="body"/>
        <w:numPr>
          <w:ilvl w:val="0"/>
          <w:numId w:val="83"/>
        </w:numPr>
        <w:rPr>
          <w:ins w:id="1444" w:author="Author" w:date="2014-09-04T09:16:00Z"/>
        </w:rPr>
        <w:pPrChange w:id="1445" w:author="Author" w:date="2014-09-04T09:09:00Z">
          <w:pPr>
            <w:pStyle w:val="body"/>
            <w:numPr>
              <w:numId w:val="82"/>
            </w:numPr>
            <w:ind w:left="1440" w:hanging="360"/>
          </w:pPr>
        </w:pPrChange>
      </w:pPr>
      <w:ins w:id="1446" w:author="Author" w:date="2014-09-04T09:11:00Z">
        <w:r>
          <w:t>The AllJoyn marshalling will be used to serialize the data for persistence purpose</w:t>
        </w:r>
      </w:ins>
      <w:ins w:id="1447" w:author="Author" w:date="2014-09-04T09:19:00Z">
        <w:r w:rsidR="00B116B0">
          <w:t>.</w:t>
        </w:r>
      </w:ins>
    </w:p>
    <w:p w14:paraId="4E5D2D25" w14:textId="77777777" w:rsidR="00B116B0" w:rsidRDefault="00B116B0">
      <w:pPr>
        <w:pStyle w:val="body"/>
        <w:numPr>
          <w:ilvl w:val="0"/>
          <w:numId w:val="83"/>
        </w:numPr>
        <w:rPr>
          <w:ins w:id="1448" w:author="Author" w:date="2014-09-04T09:09:00Z"/>
        </w:rPr>
        <w:pPrChange w:id="1449" w:author="Author" w:date="2014-09-04T09:09:00Z">
          <w:pPr>
            <w:pStyle w:val="body"/>
            <w:numPr>
              <w:numId w:val="82"/>
            </w:numPr>
            <w:ind w:left="1440" w:hanging="360"/>
          </w:pPr>
        </w:pPrChange>
      </w:pPr>
      <w:ins w:id="1450" w:author="Author" w:date="2014-09-04T09:18:00Z">
        <w:r>
          <w:t>The parser will ignore any field that it does not support.</w:t>
        </w:r>
      </w:ins>
    </w:p>
    <w:p w14:paraId="6799CC97" w14:textId="77777777" w:rsidR="009105EA" w:rsidDel="002B7CB7" w:rsidRDefault="000E1906">
      <w:pPr>
        <w:pStyle w:val="body"/>
        <w:rPr>
          <w:del w:id="1451" w:author="Author" w:date="2014-09-04T09:08:00Z"/>
        </w:rPr>
      </w:pPr>
      <w:del w:id="1452" w:author="Author" w:date="2014-09-04T09:08:00Z">
        <w:r w:rsidDel="002B7CB7">
          <w:delText xml:space="preserve">format </w:delText>
        </w:r>
        <w:r w:rsidR="00AE3393" w:rsidDel="002B7CB7">
          <w:delText xml:space="preserve">syntax </w:delText>
        </w:r>
        <w:r w:rsidDel="002B7CB7">
          <w:delText>of the authorization data is not yet agreed.  As the result, in this section, the examples are listed in some tabular format as illustration.</w:delText>
        </w:r>
        <w:r w:rsidR="009105EA" w:rsidDel="002B7CB7">
          <w:delText xml:space="preserve">  </w:delText>
        </w:r>
      </w:del>
    </w:p>
    <w:p w14:paraId="124AA921" w14:textId="77777777" w:rsidR="009105EA" w:rsidDel="002B7CB7" w:rsidRDefault="009105EA">
      <w:pPr>
        <w:pStyle w:val="body"/>
        <w:rPr>
          <w:del w:id="1453" w:author="Author" w:date="2014-09-04T09:08:00Z"/>
        </w:rPr>
      </w:pPr>
      <w:del w:id="1454" w:author="Author" w:date="2014-09-04T09:08:00Z">
        <w:r w:rsidDel="002B7CB7">
          <w:delText>T</w:delText>
        </w:r>
        <w:r w:rsidR="009266DC" w:rsidDel="002B7CB7">
          <w:delText xml:space="preserve">hree </w:delText>
        </w:r>
        <w:r w:rsidDel="002B7CB7">
          <w:delText>proposed formats are:</w:delText>
        </w:r>
      </w:del>
    </w:p>
    <w:p w14:paraId="55471C85" w14:textId="77777777" w:rsidR="009266DC" w:rsidRDefault="009266DC">
      <w:pPr>
        <w:pStyle w:val="body"/>
        <w:pPrChange w:id="1455" w:author="Author" w:date="2014-09-04T09:08:00Z">
          <w:pPr>
            <w:pStyle w:val="body"/>
            <w:numPr>
              <w:numId w:val="82"/>
            </w:numPr>
            <w:ind w:left="1440" w:hanging="360"/>
          </w:pPr>
        </w:pPrChange>
      </w:pPr>
      <w:del w:id="1456" w:author="Author" w:date="2014-09-04T09:11:00Z">
        <w:r w:rsidDel="002B7CB7">
          <w:delText>Use AllJoyn message encoding to encode the authorization data.  This will eliminate the needs of additional parsing codes in the application.  The application uses its own methodology to persist the data for exchange with other peers.</w:delText>
        </w:r>
      </w:del>
    </w:p>
    <w:p w14:paraId="241E09BD" w14:textId="77777777" w:rsidR="009105EA" w:rsidDel="002B7CB7" w:rsidRDefault="009105EA" w:rsidP="002B7CB7">
      <w:pPr>
        <w:pStyle w:val="body"/>
        <w:numPr>
          <w:ilvl w:val="0"/>
          <w:numId w:val="82"/>
        </w:numPr>
        <w:rPr>
          <w:del w:id="1457" w:author="Author" w:date="2014-09-04T09:12:00Z"/>
        </w:rPr>
      </w:pPr>
      <w:del w:id="1458" w:author="Author" w:date="2014-09-04T09:12:00Z">
        <w:r w:rsidDel="002B7CB7">
          <w:lastRenderedPageBreak/>
          <w:delText>Expressed the authorization data in JSON</w:delText>
        </w:r>
        <w:bookmarkStart w:id="1459" w:name="_Toc397606009"/>
        <w:bookmarkStart w:id="1460" w:name="_Toc397607375"/>
        <w:bookmarkStart w:id="1461" w:name="_Toc397675095"/>
        <w:bookmarkEnd w:id="1459"/>
        <w:bookmarkEnd w:id="1460"/>
        <w:bookmarkEnd w:id="1461"/>
      </w:del>
    </w:p>
    <w:p w14:paraId="2F684EF5" w14:textId="77777777" w:rsidR="00473EB4" w:rsidDel="002B7CB7" w:rsidRDefault="009105EA" w:rsidP="002B7CB7">
      <w:pPr>
        <w:pStyle w:val="body"/>
        <w:numPr>
          <w:ilvl w:val="0"/>
          <w:numId w:val="82"/>
        </w:numPr>
        <w:rPr>
          <w:del w:id="1462" w:author="Author" w:date="2014-09-04T09:12:00Z"/>
        </w:rPr>
      </w:pPr>
      <w:del w:id="1463" w:author="Author" w:date="2014-09-04T09:12:00Z">
        <w:r w:rsidDel="002B7CB7">
          <w:delText>Expressed the autho</w:delText>
        </w:r>
        <w:r w:rsidR="0062366E" w:rsidDel="002B7CB7">
          <w:delText>riz</w:delText>
        </w:r>
        <w:r w:rsidDel="002B7CB7">
          <w:delText>ation data in XACML (eXtensible Access Control Markup Language)</w:delText>
        </w:r>
        <w:r w:rsidR="0062366E" w:rsidDel="002B7CB7">
          <w:delText>.   XACML is very much verbose than JSON.</w:delText>
        </w:r>
        <w:bookmarkStart w:id="1464" w:name="_Toc397606010"/>
        <w:bookmarkStart w:id="1465" w:name="_Toc397607376"/>
        <w:bookmarkStart w:id="1466" w:name="_Toc397675096"/>
        <w:bookmarkEnd w:id="1464"/>
        <w:bookmarkEnd w:id="1465"/>
        <w:bookmarkEnd w:id="1466"/>
      </w:del>
    </w:p>
    <w:p w14:paraId="4FA9E8CA" w14:textId="77777777" w:rsidR="00473EB4" w:rsidRDefault="00473EB4" w:rsidP="00473EB4">
      <w:pPr>
        <w:pStyle w:val="Heading3"/>
      </w:pPr>
      <w:bookmarkStart w:id="1467" w:name="_Toc397675097"/>
      <w:r>
        <w:t>Format</w:t>
      </w:r>
      <w:r w:rsidR="00AE3393">
        <w:t xml:space="preserve"> Structure</w:t>
      </w:r>
      <w:bookmarkEnd w:id="1467"/>
    </w:p>
    <w:p w14:paraId="44547AC7" w14:textId="77777777" w:rsidR="00AE3393" w:rsidRDefault="00AE3393" w:rsidP="002B7CB7">
      <w:pPr>
        <w:pStyle w:val="body"/>
      </w:pPr>
      <w:r>
        <w:t>The following diagram describes the format structure of the authorization data.</w:t>
      </w:r>
    </w:p>
    <w:p w14:paraId="77F7059F" w14:textId="77777777" w:rsidR="0011033B" w:rsidRDefault="009C3EC7" w:rsidP="002B7CB7">
      <w:pPr>
        <w:pStyle w:val="body"/>
        <w:keepNext/>
      </w:pPr>
      <w:ins w:id="1468" w:author="Author" w:date="2014-09-04T09:12:00Z">
        <w:r>
          <w:object w:dxaOrig="9302" w:dyaOrig="11327" w14:anchorId="0B44E54E">
            <v:shape id="_x0000_i1044" type="#_x0000_t75" style="width:465pt;height:452.25pt" o:ole="">
              <v:imagedata r:id="rId65" o:title="" croptop="13194f"/>
            </v:shape>
            <o:OLEObject Type="Embed" ProgID="Visio.Drawing.11" ShapeID="_x0000_i1044" DrawAspect="Content" ObjectID="_1471671058" r:id="rId66"/>
          </w:object>
        </w:r>
      </w:ins>
      <w:del w:id="1469" w:author="Author" w:date="2014-09-04T09:12:00Z">
        <w:r w:rsidR="00660DFE" w:rsidDel="009C3EC7">
          <w:object w:dxaOrig="9293" w:dyaOrig="11327" w14:anchorId="6D1D9DA7">
            <v:shape id="_x0000_i1045" type="#_x0000_t75" style="width:465pt;height:428.25pt" o:ole="">
              <v:imagedata r:id="rId67" o:title="" croptop="15972f"/>
            </v:shape>
            <o:OLEObject Type="Embed" ProgID="Visio.Drawing.11" ShapeID="_x0000_i1045" DrawAspect="Content" ObjectID="_1471671059" r:id="rId68"/>
          </w:object>
        </w:r>
      </w:del>
    </w:p>
    <w:p w14:paraId="5A9FA317" w14:textId="77777777" w:rsidR="0011033B" w:rsidRDefault="0011033B">
      <w:pPr>
        <w:pStyle w:val="Caption"/>
      </w:pPr>
      <w:bookmarkStart w:id="1470" w:name="_Toc397675053"/>
      <w:r>
        <w:t xml:space="preserve">Figure </w:t>
      </w:r>
      <w:ins w:id="1471" w:author="Author" w:date="2014-09-04T14:53:00Z">
        <w:r w:rsidR="002F6854">
          <w:fldChar w:fldCharType="begin"/>
        </w:r>
        <w:r w:rsidR="002F6854">
          <w:instrText xml:space="preserve"> STYLEREF 1 \s </w:instrText>
        </w:r>
      </w:ins>
      <w:r w:rsidR="002F6854">
        <w:fldChar w:fldCharType="separate"/>
      </w:r>
      <w:r w:rsidR="002F6854">
        <w:rPr>
          <w:noProof/>
        </w:rPr>
        <w:t>2</w:t>
      </w:r>
      <w:ins w:id="1472"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473" w:author="Author" w:date="2014-09-04T14:53:00Z">
        <w:r w:rsidR="002F6854">
          <w:rPr>
            <w:noProof/>
          </w:rPr>
          <w:t>16</w:t>
        </w:r>
        <w:r w:rsidR="002F6854">
          <w:fldChar w:fldCharType="end"/>
        </w:r>
      </w:ins>
      <w:del w:id="1474" w:author="Author" w:date="2014-09-04T14:53:00Z">
        <w:r w:rsidDel="002F6854">
          <w:fldChar w:fldCharType="begin"/>
        </w:r>
        <w:r w:rsidDel="002F6854">
          <w:delInstrText xml:space="preserve"> STYLEREF 1 \s </w:delInstrText>
        </w:r>
        <w:r w:rsidDel="002F6854">
          <w:fldChar w:fldCharType="separate"/>
        </w:r>
        <w:r w:rsidR="00776C0A" w:rsidDel="002F6854">
          <w:rPr>
            <w:noProof/>
          </w:rPr>
          <w:delText>2</w:delText>
        </w:r>
        <w:r w:rsidDel="002F6854">
          <w:fldChar w:fldCharType="end"/>
        </w:r>
        <w:r w:rsidDel="002F6854">
          <w:noBreakHyphen/>
        </w:r>
        <w:r w:rsidDel="002F6854">
          <w:fldChar w:fldCharType="begin"/>
        </w:r>
        <w:r w:rsidDel="002F6854">
          <w:delInstrText xml:space="preserve"> SEQ Figure \* ARABIC \s 1 </w:delInstrText>
        </w:r>
        <w:r w:rsidDel="002F6854">
          <w:fldChar w:fldCharType="separate"/>
        </w:r>
        <w:r w:rsidR="00776C0A" w:rsidDel="002F6854">
          <w:rPr>
            <w:noProof/>
          </w:rPr>
          <w:delText>15</w:delText>
        </w:r>
        <w:r w:rsidDel="002F6854">
          <w:fldChar w:fldCharType="end"/>
        </w:r>
      </w:del>
      <w:r>
        <w:t>: Authorization Data Format Structure</w:t>
      </w:r>
      <w:bookmarkEnd w:id="1470"/>
    </w:p>
    <w:p w14:paraId="39408CC9" w14:textId="77777777" w:rsidR="00473EB4" w:rsidRPr="00473EB4" w:rsidRDefault="00473EB4" w:rsidP="002B7CB7">
      <w:pPr>
        <w:pStyle w:val="body"/>
      </w:pPr>
    </w:p>
    <w:p w14:paraId="7C65D647" w14:textId="77777777" w:rsidR="0010408C" w:rsidRDefault="000A2B02" w:rsidP="00473EB4">
      <w:pPr>
        <w:pStyle w:val="Heading4"/>
      </w:pPr>
      <w:r>
        <w:lastRenderedPageBreak/>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Change w:id="1475" w:author="Author" w:date="2014-09-04T09:14:00Z">
          <w:tblPr>
            <w:tblStyle w:val="TableGrid"/>
            <w:tblW w:w="8640" w:type="dxa"/>
            <w:tblInd w:w="835" w:type="dxa"/>
            <w:tblLayout w:type="fixed"/>
            <w:tblLook w:val="04A0" w:firstRow="1" w:lastRow="0" w:firstColumn="1" w:lastColumn="0" w:noHBand="0" w:noVBand="1"/>
          </w:tblPr>
        </w:tblPrChange>
      </w:tblPr>
      <w:tblGrid>
        <w:gridCol w:w="1350"/>
        <w:gridCol w:w="985"/>
        <w:gridCol w:w="1076"/>
        <w:gridCol w:w="5229"/>
        <w:tblGridChange w:id="1476">
          <w:tblGrid>
            <w:gridCol w:w="1080"/>
            <w:gridCol w:w="1255"/>
            <w:gridCol w:w="1076"/>
            <w:gridCol w:w="5229"/>
          </w:tblGrid>
        </w:tblGridChange>
      </w:tblGrid>
      <w:tr w:rsidR="00473EB4" w14:paraId="1E2EAC09" w14:textId="77777777" w:rsidTr="00AC6BEE">
        <w:trPr>
          <w:cnfStyle w:val="100000000000" w:firstRow="1" w:lastRow="0" w:firstColumn="0" w:lastColumn="0" w:oddVBand="0" w:evenVBand="0" w:oddHBand="0" w:evenHBand="0" w:firstRowFirstColumn="0" w:firstRowLastColumn="0" w:lastRowFirstColumn="0" w:lastRowLastColumn="0"/>
          <w:tblHeader/>
          <w:trPrChange w:id="1477" w:author="Author" w:date="2014-09-04T09:14:00Z">
            <w:trPr>
              <w:tblHeader/>
            </w:trPr>
          </w:trPrChange>
        </w:trPr>
        <w:tc>
          <w:tcPr>
            <w:tcW w:w="1350" w:type="dxa"/>
            <w:tcPrChange w:id="1478" w:author="Author" w:date="2014-09-04T09:14:00Z">
              <w:tcPr>
                <w:tcW w:w="1080" w:type="dxa"/>
              </w:tcPr>
            </w:tcPrChange>
          </w:tcPr>
          <w:p w14:paraId="7B4CF59A"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Name</w:t>
            </w:r>
          </w:p>
        </w:tc>
        <w:tc>
          <w:tcPr>
            <w:tcW w:w="985" w:type="dxa"/>
            <w:tcPrChange w:id="1479" w:author="Author" w:date="2014-09-04T09:14:00Z">
              <w:tcPr>
                <w:tcW w:w="1255" w:type="dxa"/>
              </w:tcPr>
            </w:tcPrChange>
          </w:tcPr>
          <w:p w14:paraId="5277179F"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Data type</w:t>
            </w:r>
          </w:p>
        </w:tc>
        <w:tc>
          <w:tcPr>
            <w:tcW w:w="1076" w:type="dxa"/>
            <w:tcPrChange w:id="1480" w:author="Author" w:date="2014-09-04T09:14:00Z">
              <w:tcPr>
                <w:tcW w:w="1076" w:type="dxa"/>
              </w:tcPr>
            </w:tcPrChange>
          </w:tcPr>
          <w:p w14:paraId="3DD20036"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Required</w:t>
            </w:r>
          </w:p>
        </w:tc>
        <w:tc>
          <w:tcPr>
            <w:tcW w:w="5229" w:type="dxa"/>
            <w:tcPrChange w:id="1481" w:author="Author" w:date="2014-09-04T09:14:00Z">
              <w:tcPr>
                <w:tcW w:w="5229" w:type="dxa"/>
              </w:tcPr>
            </w:tcPrChange>
          </w:tcPr>
          <w:p w14:paraId="3C5EDC1A" w14:textId="77777777" w:rsidR="00473EB4" w:rsidRDefault="00473EB4" w:rsidP="00473EB4">
            <w:pPr>
              <w:pStyle w:val="tableheading"/>
              <w:cnfStyle w:val="100000000000" w:firstRow="1" w:lastRow="0" w:firstColumn="0" w:lastColumn="0" w:oddVBand="0" w:evenVBand="0" w:oddHBand="0" w:evenHBand="0" w:firstRowFirstColumn="0" w:firstRowLastColumn="0" w:lastRowFirstColumn="0" w:lastRowLastColumn="0"/>
            </w:pPr>
            <w:r>
              <w:t>Description</w:t>
            </w:r>
          </w:p>
        </w:tc>
      </w:tr>
      <w:tr w:rsidR="00473EB4" w14:paraId="4B3D2A8B" w14:textId="77777777" w:rsidTr="00AC6BEE">
        <w:tc>
          <w:tcPr>
            <w:tcW w:w="1350" w:type="dxa"/>
            <w:tcPrChange w:id="1482" w:author="Author" w:date="2014-09-04T09:14:00Z">
              <w:tcPr>
                <w:tcW w:w="1080" w:type="dxa"/>
              </w:tcPr>
            </w:tcPrChange>
          </w:tcPr>
          <w:p w14:paraId="7F8A9FE5" w14:textId="77777777" w:rsidR="00473EB4" w:rsidRPr="00073BE6" w:rsidRDefault="00572C5F" w:rsidP="00473EB4">
            <w:pPr>
              <w:pStyle w:val="tableentry"/>
            </w:pPr>
            <w:r>
              <w:t>version</w:t>
            </w:r>
          </w:p>
        </w:tc>
        <w:tc>
          <w:tcPr>
            <w:tcW w:w="985" w:type="dxa"/>
            <w:tcPrChange w:id="1483" w:author="Author" w:date="2014-09-04T09:14:00Z">
              <w:tcPr>
                <w:tcW w:w="1255" w:type="dxa"/>
              </w:tcPr>
            </w:tcPrChange>
          </w:tcPr>
          <w:p w14:paraId="0425111A" w14:textId="77777777" w:rsidR="00473EB4" w:rsidRPr="00073BE6" w:rsidRDefault="00572C5F" w:rsidP="007D1AAA">
            <w:pPr>
              <w:pStyle w:val="tableentry"/>
            </w:pPr>
            <w:r>
              <w:t>number</w:t>
            </w:r>
          </w:p>
        </w:tc>
        <w:tc>
          <w:tcPr>
            <w:tcW w:w="1076" w:type="dxa"/>
            <w:tcPrChange w:id="1484" w:author="Author" w:date="2014-09-04T09:14:00Z">
              <w:tcPr>
                <w:tcW w:w="1076" w:type="dxa"/>
              </w:tcPr>
            </w:tcPrChange>
          </w:tcPr>
          <w:p w14:paraId="1D0DBE22" w14:textId="77777777" w:rsidR="00473EB4" w:rsidRPr="00073BE6" w:rsidRDefault="00572C5F" w:rsidP="00473EB4">
            <w:pPr>
              <w:pStyle w:val="tableentry"/>
            </w:pPr>
            <w:r>
              <w:t>yes</w:t>
            </w:r>
          </w:p>
        </w:tc>
        <w:tc>
          <w:tcPr>
            <w:tcW w:w="5229" w:type="dxa"/>
            <w:tcPrChange w:id="1485" w:author="Author" w:date="2014-09-04T09:14:00Z">
              <w:tcPr>
                <w:tcW w:w="5229" w:type="dxa"/>
              </w:tcPr>
            </w:tcPrChange>
          </w:tcPr>
          <w:p w14:paraId="3343CDDB" w14:textId="77777777" w:rsidR="00473EB4" w:rsidRPr="00073BE6" w:rsidRDefault="00572C5F">
            <w:pPr>
              <w:pStyle w:val="tableentry"/>
            </w:pPr>
            <w:r>
              <w:t xml:space="preserve">The </w:t>
            </w:r>
            <w:ins w:id="1486" w:author="Author" w:date="2014-09-04T09:14:00Z">
              <w:r w:rsidR="00B116B0">
                <w:t xml:space="preserve">specification </w:t>
              </w:r>
            </w:ins>
            <w:r>
              <w:t>version number</w:t>
            </w:r>
            <w:ins w:id="1487" w:author="Author" w:date="2014-09-04T09:15:00Z">
              <w:r w:rsidR="00B116B0">
                <w:t>.  The current spec version number is 1.</w:t>
              </w:r>
            </w:ins>
            <w:del w:id="1488" w:author="Author" w:date="2014-09-04T09:14:00Z">
              <w:r w:rsidDel="00B116B0">
                <w:delText xml:space="preserve"> of the policy</w:delText>
              </w:r>
            </w:del>
          </w:p>
        </w:tc>
      </w:tr>
      <w:tr w:rsidR="00B116B0" w14:paraId="3FC6FDC3" w14:textId="77777777" w:rsidTr="00AC6BEE">
        <w:trPr>
          <w:ins w:id="1489" w:author="Author" w:date="2014-09-04T09:13:00Z"/>
        </w:trPr>
        <w:tc>
          <w:tcPr>
            <w:tcW w:w="1350" w:type="dxa"/>
            <w:tcPrChange w:id="1490" w:author="Author" w:date="2014-09-04T09:14:00Z">
              <w:tcPr>
                <w:tcW w:w="1080" w:type="dxa"/>
              </w:tcPr>
            </w:tcPrChange>
          </w:tcPr>
          <w:p w14:paraId="0495E420" w14:textId="77777777" w:rsidR="00B116B0" w:rsidRDefault="00B116B0" w:rsidP="00473EB4">
            <w:pPr>
              <w:pStyle w:val="tableentry"/>
              <w:rPr>
                <w:ins w:id="1491" w:author="Author" w:date="2014-09-04T09:13:00Z"/>
              </w:rPr>
            </w:pPr>
            <w:ins w:id="1492" w:author="Author" w:date="2014-09-04T09:13:00Z">
              <w:r>
                <w:t>serialNumber</w:t>
              </w:r>
            </w:ins>
          </w:p>
        </w:tc>
        <w:tc>
          <w:tcPr>
            <w:tcW w:w="985" w:type="dxa"/>
            <w:tcPrChange w:id="1493" w:author="Author" w:date="2014-09-04T09:14:00Z">
              <w:tcPr>
                <w:tcW w:w="1255" w:type="dxa"/>
              </w:tcPr>
            </w:tcPrChange>
          </w:tcPr>
          <w:p w14:paraId="055D5A00" w14:textId="77777777" w:rsidR="00B116B0" w:rsidRDefault="00B116B0" w:rsidP="007D1AAA">
            <w:pPr>
              <w:pStyle w:val="tableentry"/>
              <w:rPr>
                <w:ins w:id="1494" w:author="Author" w:date="2014-09-04T09:13:00Z"/>
              </w:rPr>
            </w:pPr>
            <w:ins w:id="1495" w:author="Author" w:date="2014-09-04T09:14:00Z">
              <w:r>
                <w:t>number</w:t>
              </w:r>
            </w:ins>
          </w:p>
        </w:tc>
        <w:tc>
          <w:tcPr>
            <w:tcW w:w="1076" w:type="dxa"/>
            <w:tcPrChange w:id="1496" w:author="Author" w:date="2014-09-04T09:14:00Z">
              <w:tcPr>
                <w:tcW w:w="1076" w:type="dxa"/>
              </w:tcPr>
            </w:tcPrChange>
          </w:tcPr>
          <w:p w14:paraId="69525238" w14:textId="77777777" w:rsidR="00B116B0" w:rsidRDefault="00B116B0" w:rsidP="00473EB4">
            <w:pPr>
              <w:pStyle w:val="tableentry"/>
              <w:rPr>
                <w:ins w:id="1497" w:author="Author" w:date="2014-09-04T09:13:00Z"/>
              </w:rPr>
            </w:pPr>
            <w:ins w:id="1498" w:author="Author" w:date="2014-09-04T09:14:00Z">
              <w:r>
                <w:t>yes</w:t>
              </w:r>
            </w:ins>
          </w:p>
        </w:tc>
        <w:tc>
          <w:tcPr>
            <w:tcW w:w="5229" w:type="dxa"/>
            <w:tcPrChange w:id="1499" w:author="Author" w:date="2014-09-04T09:14:00Z">
              <w:tcPr>
                <w:tcW w:w="5229" w:type="dxa"/>
              </w:tcPr>
            </w:tcPrChange>
          </w:tcPr>
          <w:p w14:paraId="16290C3B" w14:textId="77777777" w:rsidR="00B116B0" w:rsidRDefault="00B116B0">
            <w:pPr>
              <w:pStyle w:val="tableentry"/>
              <w:rPr>
                <w:ins w:id="1500" w:author="Author" w:date="2014-09-04T09:13:00Z"/>
              </w:rPr>
            </w:pPr>
            <w:ins w:id="1501" w:author="Author" w:date="2014-09-04T09:14:00Z">
              <w:r>
                <w:t>The serial number of the policy</w:t>
              </w:r>
            </w:ins>
          </w:p>
        </w:tc>
      </w:tr>
      <w:tr w:rsidR="00572C5F" w14:paraId="57496D0C" w14:textId="77777777" w:rsidTr="00AC6BEE">
        <w:tc>
          <w:tcPr>
            <w:tcW w:w="1350" w:type="dxa"/>
            <w:tcPrChange w:id="1502" w:author="Author" w:date="2014-09-04T09:14:00Z">
              <w:tcPr>
                <w:tcW w:w="1080" w:type="dxa"/>
              </w:tcPr>
            </w:tcPrChange>
          </w:tcPr>
          <w:p w14:paraId="500202DF" w14:textId="77777777" w:rsidR="00572C5F" w:rsidRDefault="00572C5F" w:rsidP="00572C5F">
            <w:pPr>
              <w:pStyle w:val="tableentry"/>
            </w:pPr>
            <w:r>
              <w:t>admin</w:t>
            </w:r>
          </w:p>
        </w:tc>
        <w:tc>
          <w:tcPr>
            <w:tcW w:w="985" w:type="dxa"/>
            <w:tcPrChange w:id="1503" w:author="Author" w:date="2014-09-04T09:14:00Z">
              <w:tcPr>
                <w:tcW w:w="1255" w:type="dxa"/>
              </w:tcPr>
            </w:tcPrChange>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Change w:id="1504" w:author="Author" w:date="2014-09-04T09:14:00Z">
              <w:tcPr>
                <w:tcW w:w="1076" w:type="dxa"/>
              </w:tcPr>
            </w:tcPrChange>
          </w:tcPr>
          <w:p w14:paraId="256C53FF" w14:textId="77777777" w:rsidR="00572C5F" w:rsidRDefault="00572C5F" w:rsidP="00572C5F">
            <w:pPr>
              <w:pStyle w:val="tableentry"/>
            </w:pPr>
            <w:r>
              <w:t>no</w:t>
            </w:r>
          </w:p>
        </w:tc>
        <w:tc>
          <w:tcPr>
            <w:tcW w:w="5229" w:type="dxa"/>
            <w:tcPrChange w:id="1505" w:author="Author" w:date="2014-09-04T09:14:00Z">
              <w:tcPr>
                <w:tcW w:w="5229" w:type="dxa"/>
              </w:tcPr>
            </w:tcPrChange>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AC6BEE">
        <w:tc>
          <w:tcPr>
            <w:tcW w:w="1350" w:type="dxa"/>
            <w:tcPrChange w:id="1506" w:author="Author" w:date="2014-09-04T09:14:00Z">
              <w:tcPr>
                <w:tcW w:w="1080" w:type="dxa"/>
              </w:tcPr>
            </w:tcPrChange>
          </w:tcPr>
          <w:p w14:paraId="36E93E00" w14:textId="77777777" w:rsidR="00572C5F" w:rsidRPr="00073BE6" w:rsidRDefault="00572C5F" w:rsidP="00572C5F">
            <w:pPr>
              <w:pStyle w:val="tableentry"/>
            </w:pPr>
            <w:r w:rsidRPr="00073BE6">
              <w:t>provider</w:t>
            </w:r>
          </w:p>
        </w:tc>
        <w:tc>
          <w:tcPr>
            <w:tcW w:w="985" w:type="dxa"/>
            <w:tcPrChange w:id="1507" w:author="Author" w:date="2014-09-04T09:14:00Z">
              <w:tcPr>
                <w:tcW w:w="1255" w:type="dxa"/>
              </w:tcPr>
            </w:tcPrChange>
          </w:tcPr>
          <w:p w14:paraId="2CFC5B45" w14:textId="77777777" w:rsidR="00572C5F" w:rsidRDefault="00572C5F" w:rsidP="00572C5F">
            <w:pPr>
              <w:pStyle w:val="tableentry"/>
            </w:pPr>
            <w:r>
              <w:t>A</w:t>
            </w:r>
            <w:r w:rsidRPr="00073BE6">
              <w:t xml:space="preserve">rray of </w:t>
            </w:r>
            <w:r>
              <w:t xml:space="preserve"> Policy</w:t>
            </w:r>
            <w:r w:rsidRPr="00073BE6">
              <w:t xml:space="preserve"> </w:t>
            </w:r>
            <w:r>
              <w:t xml:space="preserve">Item </w:t>
            </w:r>
            <w:r w:rsidRPr="00073BE6">
              <w:t>objects</w:t>
            </w:r>
          </w:p>
        </w:tc>
        <w:tc>
          <w:tcPr>
            <w:tcW w:w="1076" w:type="dxa"/>
            <w:tcPrChange w:id="1508" w:author="Author" w:date="2014-09-04T09:14:00Z">
              <w:tcPr>
                <w:tcW w:w="1076" w:type="dxa"/>
              </w:tcPr>
            </w:tcPrChange>
          </w:tcPr>
          <w:p w14:paraId="684634AA" w14:textId="77777777" w:rsidR="00572C5F" w:rsidRDefault="00572C5F" w:rsidP="00572C5F">
            <w:pPr>
              <w:pStyle w:val="tableentry"/>
            </w:pPr>
            <w:r>
              <w:t>no</w:t>
            </w:r>
          </w:p>
        </w:tc>
        <w:tc>
          <w:tcPr>
            <w:tcW w:w="5229" w:type="dxa"/>
            <w:tcPrChange w:id="1509" w:author="Author" w:date="2014-09-04T09:14:00Z">
              <w:tcPr>
                <w:tcW w:w="5229" w:type="dxa"/>
              </w:tcPr>
            </w:tcPrChange>
          </w:tcPr>
          <w:p w14:paraId="685F4C5A" w14:textId="77777777" w:rsidR="00572C5F" w:rsidRDefault="00572C5F" w:rsidP="00572C5F">
            <w:pPr>
              <w:pStyle w:val="tableentry"/>
            </w:pPr>
            <w:r>
              <w:t>L</w:t>
            </w:r>
            <w:r w:rsidRPr="00073BE6">
              <w:t xml:space="preserve">ist of provider </w:t>
            </w:r>
            <w:r>
              <w:t>policy items</w:t>
            </w:r>
            <w:r w:rsidRPr="00073BE6">
              <w:t xml:space="preserve">. A provider </w:t>
            </w:r>
            <w:r>
              <w:t>policy</w:t>
            </w:r>
            <w:r w:rsidRPr="00073BE6">
              <w:t xml:space="preserve"> specifies the features the application can provide to others.</w:t>
            </w:r>
          </w:p>
        </w:tc>
      </w:tr>
      <w:tr w:rsidR="00572C5F" w14:paraId="363CB0F9" w14:textId="77777777" w:rsidTr="00AC6BEE">
        <w:tc>
          <w:tcPr>
            <w:tcW w:w="1350" w:type="dxa"/>
            <w:tcPrChange w:id="1510" w:author="Author" w:date="2014-09-04T09:14:00Z">
              <w:tcPr>
                <w:tcW w:w="1080" w:type="dxa"/>
              </w:tcPr>
            </w:tcPrChange>
          </w:tcPr>
          <w:p w14:paraId="5EFABCB7" w14:textId="77777777" w:rsidR="00572C5F" w:rsidRPr="00073BE6" w:rsidRDefault="00572C5F" w:rsidP="00572C5F">
            <w:pPr>
              <w:pStyle w:val="tableentry"/>
            </w:pPr>
            <w:r w:rsidRPr="00073BE6">
              <w:t>consumer</w:t>
            </w:r>
          </w:p>
        </w:tc>
        <w:tc>
          <w:tcPr>
            <w:tcW w:w="985" w:type="dxa"/>
            <w:tcPrChange w:id="1511" w:author="Author" w:date="2014-09-04T09:14:00Z">
              <w:tcPr>
                <w:tcW w:w="1255" w:type="dxa"/>
              </w:tcPr>
            </w:tcPrChange>
          </w:tcPr>
          <w:p w14:paraId="5426A1C1" w14:textId="77777777" w:rsidR="00572C5F" w:rsidRPr="00073BE6" w:rsidRDefault="00572C5F" w:rsidP="00572C5F">
            <w:pPr>
              <w:pStyle w:val="tableentry"/>
            </w:pPr>
            <w:r>
              <w:t>A</w:t>
            </w:r>
            <w:r w:rsidRPr="00073BE6">
              <w:t xml:space="preserve">rray of </w:t>
            </w:r>
            <w:r>
              <w:t xml:space="preserve">ACL </w:t>
            </w:r>
            <w:r w:rsidRPr="00073BE6">
              <w:t>objects</w:t>
            </w:r>
          </w:p>
        </w:tc>
        <w:tc>
          <w:tcPr>
            <w:tcW w:w="1076" w:type="dxa"/>
            <w:tcPrChange w:id="1512" w:author="Author" w:date="2014-09-04T09:14:00Z">
              <w:tcPr>
                <w:tcW w:w="1076" w:type="dxa"/>
              </w:tcPr>
            </w:tcPrChange>
          </w:tcPr>
          <w:p w14:paraId="69184AD1" w14:textId="77777777" w:rsidR="00572C5F" w:rsidRPr="00073BE6" w:rsidRDefault="00572C5F" w:rsidP="00572C5F">
            <w:pPr>
              <w:pStyle w:val="tableentry"/>
            </w:pPr>
            <w:r>
              <w:t>no</w:t>
            </w:r>
          </w:p>
        </w:tc>
        <w:tc>
          <w:tcPr>
            <w:tcW w:w="5229" w:type="dxa"/>
            <w:tcPrChange w:id="1513" w:author="Author" w:date="2014-09-04T09:14:00Z">
              <w:tcPr>
                <w:tcW w:w="5229" w:type="dxa"/>
              </w:tcPr>
            </w:tcPrChange>
          </w:tcPr>
          <w:p w14:paraId="63FB2EBB" w14:textId="77777777" w:rsidR="00572C5F" w:rsidRDefault="00572C5F" w:rsidP="00572C5F">
            <w:pPr>
              <w:pStyle w:val="tableentry"/>
            </w:pPr>
            <w:r>
              <w:t>L</w:t>
            </w:r>
            <w:r w:rsidRPr="00073BE6">
              <w:t>ist of consumer</w:t>
            </w:r>
            <w:r>
              <w:t xml:space="preserve"> ACL</w:t>
            </w:r>
            <w:r w:rsidRPr="00073BE6">
              <w:t xml:space="preserve">s. A consumer </w:t>
            </w:r>
            <w:r>
              <w:t>ACL</w:t>
            </w:r>
            <w:r w:rsidRPr="00073BE6">
              <w:t xml:space="preserve"> specifies the features the application can invoke on others.</w:t>
            </w:r>
          </w:p>
        </w:tc>
      </w:tr>
      <w:tr w:rsidR="00660DFE" w14:paraId="4D04E459" w14:textId="77777777" w:rsidTr="00AC6BEE">
        <w:tc>
          <w:tcPr>
            <w:tcW w:w="1350" w:type="dxa"/>
            <w:tcPrChange w:id="1514" w:author="Author" w:date="2014-09-04T09:14:00Z">
              <w:tcPr>
                <w:tcW w:w="1080" w:type="dxa"/>
              </w:tcPr>
            </w:tcPrChange>
          </w:tcPr>
          <w:p w14:paraId="515E0FA8" w14:textId="77777777" w:rsidR="00660DFE" w:rsidRPr="00073BE6" w:rsidRDefault="00660DFE" w:rsidP="00572C5F">
            <w:pPr>
              <w:pStyle w:val="tableentry"/>
            </w:pPr>
            <w:r>
              <w:t>signature</w:t>
            </w:r>
          </w:p>
        </w:tc>
        <w:tc>
          <w:tcPr>
            <w:tcW w:w="985" w:type="dxa"/>
            <w:tcPrChange w:id="1515" w:author="Author" w:date="2014-09-04T09:14:00Z">
              <w:tcPr>
                <w:tcW w:w="1255" w:type="dxa"/>
              </w:tcPr>
            </w:tcPrChange>
          </w:tcPr>
          <w:p w14:paraId="208B79A6" w14:textId="77777777" w:rsidR="00660DFE" w:rsidRDefault="00D37FDB" w:rsidP="00572C5F">
            <w:pPr>
              <w:pStyle w:val="tableentry"/>
            </w:pPr>
            <w:r>
              <w:t>Signature object</w:t>
            </w:r>
          </w:p>
        </w:tc>
        <w:tc>
          <w:tcPr>
            <w:tcW w:w="1076" w:type="dxa"/>
            <w:tcPrChange w:id="1516" w:author="Author" w:date="2014-09-04T09:14:00Z">
              <w:tcPr>
                <w:tcW w:w="1076" w:type="dxa"/>
              </w:tcPr>
            </w:tcPrChange>
          </w:tcPr>
          <w:p w14:paraId="21C69213" w14:textId="77777777" w:rsidR="00660DFE" w:rsidRDefault="00660DFE" w:rsidP="00572C5F">
            <w:pPr>
              <w:pStyle w:val="tableentry"/>
            </w:pPr>
            <w:r>
              <w:t>no</w:t>
            </w:r>
          </w:p>
        </w:tc>
        <w:tc>
          <w:tcPr>
            <w:tcW w:w="5229" w:type="dxa"/>
            <w:tcPrChange w:id="1517" w:author="Author" w:date="2014-09-04T09:14:00Z">
              <w:tcPr>
                <w:tcW w:w="5229" w:type="dxa"/>
              </w:tcPr>
            </w:tcPrChange>
          </w:tcPr>
          <w:p w14:paraId="59DEA24A" w14:textId="77777777" w:rsidR="00660DFE" w:rsidRDefault="00660DFE" w:rsidP="00572C5F">
            <w:pPr>
              <w:pStyle w:val="tableentry"/>
            </w:pPr>
            <w:r>
              <w:t>The signature data if the policy needs to be signed by an admin</w:t>
            </w:r>
          </w:p>
        </w:tc>
      </w:tr>
    </w:tbl>
    <w:p w14:paraId="4FB900A6" w14:textId="77777777" w:rsidR="00473EB4" w:rsidRPr="00473EB4" w:rsidRDefault="00746C3F" w:rsidP="00473EB4">
      <w:pPr>
        <w:pStyle w:val="subheadindented"/>
      </w:pPr>
      <w:r>
        <w:lastRenderedPageBreak/>
        <w:t>Policy</w:t>
      </w:r>
      <w:r w:rsidR="00660DFE">
        <w:t xml:space="preserve"> Item</w:t>
      </w:r>
      <w:r>
        <w:t>/</w:t>
      </w:r>
      <w:r w:rsidR="000A2B02">
        <w:t>ACL</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373FF5">
        <w:tc>
          <w:tcPr>
            <w:tcW w:w="1095" w:type="dxa"/>
          </w:tcPr>
          <w:p w14:paraId="6A54E948" w14:textId="77777777" w:rsidR="00473EB4" w:rsidRPr="00C854D0" w:rsidRDefault="00473EB4" w:rsidP="00473EB4">
            <w:pPr>
              <w:pStyle w:val="tableentry"/>
            </w:pPr>
            <w:r w:rsidRPr="00C854D0">
              <w:t>peer</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Change w:id="1518" w:author="Author" w:date="2014-09-04T09:20:00Z">
                <w:tblPr>
                  <w:tblStyle w:val="TableGrid"/>
                  <w:tblW w:w="0" w:type="auto"/>
                  <w:tblInd w:w="0" w:type="dxa"/>
                  <w:tblLayout w:type="fixed"/>
                  <w:tblLook w:val="04A0" w:firstRow="1" w:lastRow="0" w:firstColumn="1" w:lastColumn="0" w:noHBand="0" w:noVBand="1"/>
                </w:tblPr>
              </w:tblPrChange>
            </w:tblPr>
            <w:tblGrid>
              <w:gridCol w:w="957"/>
              <w:gridCol w:w="900"/>
              <w:gridCol w:w="1080"/>
              <w:gridCol w:w="2250"/>
              <w:tblGridChange w:id="1519">
                <w:tblGrid>
                  <w:gridCol w:w="1047"/>
                  <w:gridCol w:w="810"/>
                  <w:gridCol w:w="1080"/>
                  <w:gridCol w:w="2250"/>
                </w:tblGrid>
              </w:tblGridChange>
            </w:tblGrid>
            <w:tr w:rsidR="008E1E87" w:rsidRPr="001D32B6" w14:paraId="2E52B5CA" w14:textId="77777777" w:rsidTr="00AC6BEE">
              <w:trPr>
                <w:cnfStyle w:val="100000000000" w:firstRow="1" w:lastRow="0" w:firstColumn="0" w:lastColumn="0" w:oddVBand="0" w:evenVBand="0" w:oddHBand="0" w:evenHBand="0" w:firstRowFirstColumn="0" w:firstRowLastColumn="0" w:lastRowFirstColumn="0" w:lastRowLastColumn="0"/>
              </w:trPr>
              <w:tc>
                <w:tcPr>
                  <w:tcW w:w="957" w:type="dxa"/>
                  <w:tcPrChange w:id="1520" w:author="Author" w:date="2014-09-04T09:20:00Z">
                    <w:tcPr>
                      <w:tcW w:w="1047" w:type="dxa"/>
                    </w:tcPr>
                  </w:tcPrChange>
                </w:tcPr>
                <w:p w14:paraId="123223BF"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Name</w:t>
                  </w:r>
                </w:p>
              </w:tc>
              <w:tc>
                <w:tcPr>
                  <w:tcW w:w="900" w:type="dxa"/>
                  <w:tcPrChange w:id="1521" w:author="Author" w:date="2014-09-04T09:20:00Z">
                    <w:tcPr>
                      <w:tcW w:w="810" w:type="dxa"/>
                    </w:tcPr>
                  </w:tcPrChange>
                </w:tcPr>
                <w:p w14:paraId="28921C12"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 xml:space="preserve">Data </w:t>
                  </w:r>
                </w:p>
                <w:p w14:paraId="084BB589"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Type</w:t>
                  </w:r>
                </w:p>
              </w:tc>
              <w:tc>
                <w:tcPr>
                  <w:tcW w:w="1080" w:type="dxa"/>
                  <w:tcPrChange w:id="1522" w:author="Author" w:date="2014-09-04T09:20:00Z">
                    <w:tcPr>
                      <w:tcW w:w="1080" w:type="dxa"/>
                    </w:tcPr>
                  </w:tcPrChange>
                </w:tcPr>
                <w:p w14:paraId="5B7FF7D3"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Required</w:t>
                  </w:r>
                </w:p>
              </w:tc>
              <w:tc>
                <w:tcPr>
                  <w:tcW w:w="2250" w:type="dxa"/>
                  <w:tcPrChange w:id="1523" w:author="Author" w:date="2014-09-04T09:20:00Z">
                    <w:tcPr>
                      <w:tcW w:w="2250" w:type="dxa"/>
                    </w:tcPr>
                  </w:tcPrChange>
                </w:tcPr>
                <w:p w14:paraId="57533630" w14:textId="77777777" w:rsidR="008E1E87" w:rsidRPr="00373FF5" w:rsidRDefault="008E1E87" w:rsidP="005E6BED">
                  <w:pPr>
                    <w:pStyle w:val="tableentry"/>
                    <w:cnfStyle w:val="100000000000" w:firstRow="1" w:lastRow="0" w:firstColumn="0" w:lastColumn="0" w:oddVBand="0" w:evenVBand="0" w:oddHBand="0" w:evenHBand="0" w:firstRowFirstColumn="0" w:firstRowLastColumn="0" w:lastRowFirstColumn="0" w:lastRowLastColumn="0"/>
                    <w:rPr>
                      <w:b/>
                    </w:rPr>
                  </w:pPr>
                  <w:r w:rsidRPr="00373FF5">
                    <w:rPr>
                      <w:b/>
                    </w:rPr>
                    <w:t>Description</w:t>
                  </w:r>
                </w:p>
              </w:tc>
            </w:tr>
            <w:tr w:rsidR="008E1E87" w:rsidRPr="001D32B6" w14:paraId="52F8D7F0" w14:textId="77777777" w:rsidTr="00AC6BEE">
              <w:tc>
                <w:tcPr>
                  <w:tcW w:w="957" w:type="dxa"/>
                  <w:tcPrChange w:id="1524" w:author="Author" w:date="2014-09-04T09:20:00Z">
                    <w:tcPr>
                      <w:tcW w:w="1047" w:type="dxa"/>
                    </w:tcPr>
                  </w:tcPrChange>
                </w:tcPr>
                <w:p w14:paraId="3614E4DE" w14:textId="77777777" w:rsidR="008E1E87" w:rsidRPr="001D32B6" w:rsidRDefault="008E1E87" w:rsidP="005E6BED">
                  <w:pPr>
                    <w:pStyle w:val="tableentry"/>
                  </w:pPr>
                  <w:r w:rsidRPr="001D32B6">
                    <w:t>type</w:t>
                  </w:r>
                </w:p>
              </w:tc>
              <w:tc>
                <w:tcPr>
                  <w:tcW w:w="900" w:type="dxa"/>
                  <w:tcPrChange w:id="1525" w:author="Author" w:date="2014-09-04T09:20:00Z">
                    <w:tcPr>
                      <w:tcW w:w="810" w:type="dxa"/>
                    </w:tcPr>
                  </w:tcPrChange>
                </w:tcPr>
                <w:p w14:paraId="5A9CF45C" w14:textId="77777777" w:rsidR="008E1E87" w:rsidRPr="001D32B6" w:rsidRDefault="00B116B0" w:rsidP="005E6BED">
                  <w:pPr>
                    <w:pStyle w:val="tableentry"/>
                  </w:pPr>
                  <w:ins w:id="1526" w:author="Author" w:date="2014-09-04T09:20:00Z">
                    <w:r>
                      <w:t>number</w:t>
                    </w:r>
                  </w:ins>
                  <w:del w:id="1527" w:author="Author" w:date="2014-09-04T09:20:00Z">
                    <w:r w:rsidR="008E1E87" w:rsidRPr="001D32B6" w:rsidDel="00B116B0">
                      <w:delText>string</w:delText>
                    </w:r>
                  </w:del>
                </w:p>
              </w:tc>
              <w:tc>
                <w:tcPr>
                  <w:tcW w:w="1080" w:type="dxa"/>
                  <w:tcPrChange w:id="1528" w:author="Author" w:date="2014-09-04T09:20:00Z">
                    <w:tcPr>
                      <w:tcW w:w="1080" w:type="dxa"/>
                    </w:tcPr>
                  </w:tcPrChange>
                </w:tcPr>
                <w:p w14:paraId="525753D9" w14:textId="77777777" w:rsidR="008E1E87" w:rsidRPr="001D32B6" w:rsidRDefault="008E1E87" w:rsidP="005E6BED">
                  <w:pPr>
                    <w:pStyle w:val="tableentry"/>
                  </w:pPr>
                  <w:r w:rsidRPr="001D32B6">
                    <w:t>yes</w:t>
                  </w:r>
                </w:p>
              </w:tc>
              <w:tc>
                <w:tcPr>
                  <w:tcW w:w="2250" w:type="dxa"/>
                  <w:tcPrChange w:id="1529" w:author="Author" w:date="2014-09-04T09:20:00Z">
                    <w:tcPr>
                      <w:tcW w:w="2250" w:type="dxa"/>
                    </w:tcPr>
                  </w:tcPrChange>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BDB9A0D" w14:textId="77777777" w:rsidR="008E1E87" w:rsidRPr="001D32B6" w:rsidRDefault="008E1E87" w:rsidP="00373FF5">
                  <w:pPr>
                    <w:pStyle w:val="tableentry"/>
                    <w:numPr>
                      <w:ilvl w:val="0"/>
                      <w:numId w:val="77"/>
                    </w:numPr>
                  </w:pPr>
                  <w:r w:rsidRPr="001D32B6">
                    <w:t xml:space="preserve">PSK </w:t>
                  </w:r>
                </w:p>
                <w:p w14:paraId="22B1A743" w14:textId="77777777" w:rsidR="008E1E87" w:rsidRPr="001D32B6" w:rsidRDefault="008E1E87" w:rsidP="00373FF5">
                  <w:pPr>
                    <w:pStyle w:val="tableentry"/>
                    <w:numPr>
                      <w:ilvl w:val="0"/>
                      <w:numId w:val="77"/>
                    </w:numPr>
                  </w:pPr>
                  <w:r w:rsidRPr="001D32B6">
                    <w:t>DSA</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AC6BEE">
              <w:tc>
                <w:tcPr>
                  <w:tcW w:w="957" w:type="dxa"/>
                  <w:tcPrChange w:id="1530" w:author="Author" w:date="2014-09-04T09:20:00Z">
                    <w:tcPr>
                      <w:tcW w:w="1047" w:type="dxa"/>
                    </w:tcPr>
                  </w:tcPrChange>
                </w:tcPr>
                <w:p w14:paraId="2F81055B" w14:textId="77777777" w:rsidR="008E1E87" w:rsidRPr="001D32B6" w:rsidRDefault="008E1E87" w:rsidP="005E6BED">
                  <w:pPr>
                    <w:pStyle w:val="tableentry"/>
                  </w:pPr>
                  <w:r w:rsidRPr="001D32B6">
                    <w:t>ID</w:t>
                  </w:r>
                </w:p>
              </w:tc>
              <w:tc>
                <w:tcPr>
                  <w:tcW w:w="900" w:type="dxa"/>
                  <w:tcPrChange w:id="1531" w:author="Author" w:date="2014-09-04T09:20:00Z">
                    <w:tcPr>
                      <w:tcW w:w="810" w:type="dxa"/>
                    </w:tcPr>
                  </w:tcPrChange>
                </w:tcPr>
                <w:p w14:paraId="03B72E82" w14:textId="77777777" w:rsidR="008E1E87" w:rsidRPr="001D32B6" w:rsidRDefault="008E1E87" w:rsidP="005E6BED">
                  <w:pPr>
                    <w:pStyle w:val="tableentry"/>
                  </w:pPr>
                  <w:del w:id="1532" w:author="Author" w:date="2014-09-04T09:21:00Z">
                    <w:r w:rsidRPr="001D32B6" w:rsidDel="00B116B0">
                      <w:delText>string</w:delText>
                    </w:r>
                  </w:del>
                  <w:ins w:id="1533" w:author="Author" w:date="2014-09-04T09:21:00Z">
                    <w:r w:rsidR="00B116B0">
                      <w:t>bytes</w:t>
                    </w:r>
                  </w:ins>
                </w:p>
              </w:tc>
              <w:tc>
                <w:tcPr>
                  <w:tcW w:w="1080" w:type="dxa"/>
                  <w:tcPrChange w:id="1534" w:author="Author" w:date="2014-09-04T09:20:00Z">
                    <w:tcPr>
                      <w:tcW w:w="1080" w:type="dxa"/>
                    </w:tcPr>
                  </w:tcPrChange>
                </w:tcPr>
                <w:p w14:paraId="257FD86A" w14:textId="77777777" w:rsidR="008E1E87" w:rsidRPr="001D32B6" w:rsidRDefault="008E1E87" w:rsidP="005E6BED">
                  <w:pPr>
                    <w:pStyle w:val="tableentry"/>
                  </w:pPr>
                  <w:r w:rsidRPr="001D32B6">
                    <w:t>no</w:t>
                  </w:r>
                </w:p>
              </w:tc>
              <w:tc>
                <w:tcPr>
                  <w:tcW w:w="2250" w:type="dxa"/>
                  <w:tcPrChange w:id="1535" w:author="Author" w:date="2014-09-04T09:20:00Z">
                    <w:tcPr>
                      <w:tcW w:w="2250" w:type="dxa"/>
                    </w:tcPr>
                  </w:tcPrChange>
                </w:tcPr>
                <w:p w14:paraId="349E3446" w14:textId="77777777" w:rsidR="001D32B6" w:rsidRPr="001D32B6" w:rsidRDefault="008E1E87" w:rsidP="005E6BED">
                  <w:pPr>
                    <w:pStyle w:val="tableentry"/>
                  </w:pPr>
                  <w:r w:rsidRPr="001D32B6">
                    <w:t>The peer ID</w:t>
                  </w:r>
                  <w:r w:rsidR="001D32B6" w:rsidRPr="001D32B6">
                    <w:t xml:space="preserve">. </w:t>
                  </w:r>
                  <w:r w:rsidR="000D255A">
                    <w:t xml:space="preserve"> Depending on </w:t>
                  </w:r>
                  <w:r w:rsidR="001D32B6" w:rsidRPr="001D32B6">
                    <w:t>peer type, the ID is:</w:t>
                  </w:r>
                </w:p>
                <w:p w14:paraId="34482C22" w14:textId="77777777" w:rsidR="001D32B6" w:rsidRPr="001D32B6" w:rsidRDefault="001D32B6" w:rsidP="00373FF5">
                  <w:pPr>
                    <w:pStyle w:val="tableentry"/>
                    <w:numPr>
                      <w:ilvl w:val="0"/>
                      <w:numId w:val="78"/>
                    </w:numPr>
                  </w:pPr>
                  <w:r w:rsidRPr="001D32B6">
                    <w:t>ANY – not applicable</w:t>
                  </w:r>
                </w:p>
                <w:p w14:paraId="4FD1F1DD" w14:textId="77777777" w:rsidR="001D32B6" w:rsidRPr="001D32B6" w:rsidRDefault="001D32B6" w:rsidP="00373FF5">
                  <w:pPr>
                    <w:pStyle w:val="tableentry"/>
                    <w:numPr>
                      <w:ilvl w:val="0"/>
                      <w:numId w:val="78"/>
                    </w:numPr>
                  </w:pPr>
                  <w:r w:rsidRPr="001D32B6">
                    <w:t>PSK – the PSK name</w:t>
                  </w:r>
                </w:p>
                <w:p w14:paraId="44387923" w14:textId="77777777" w:rsidR="001D32B6" w:rsidRPr="001D32B6" w:rsidRDefault="001D32B6" w:rsidP="00373FF5">
                  <w:pPr>
                    <w:pStyle w:val="tableentry"/>
                    <w:numPr>
                      <w:ilvl w:val="0"/>
                      <w:numId w:val="78"/>
                    </w:numPr>
                  </w:pPr>
                  <w:r w:rsidRPr="001D32B6">
                    <w:t>DSA – the public key</w:t>
                  </w:r>
                </w:p>
                <w:p w14:paraId="458C02FD" w14:textId="77777777" w:rsidR="001D32B6" w:rsidRPr="001D32B6" w:rsidRDefault="001D32B6" w:rsidP="00373FF5">
                  <w:pPr>
                    <w:pStyle w:val="tableentry"/>
                    <w:numPr>
                      <w:ilvl w:val="0"/>
                      <w:numId w:val="78"/>
                    </w:numPr>
                  </w:pPr>
                  <w:r w:rsidRPr="001D32B6">
                    <w:t>GUILD – the GUID of the guild</w:t>
                  </w:r>
                </w:p>
              </w:tc>
            </w:tr>
            <w:tr w:rsidR="008E1E87" w:rsidRPr="001D32B6" w14:paraId="77462E2C" w14:textId="77777777" w:rsidTr="00AC6BEE">
              <w:tc>
                <w:tcPr>
                  <w:tcW w:w="957" w:type="dxa"/>
                  <w:tcPrChange w:id="1536" w:author="Author" w:date="2014-09-04T09:20:00Z">
                    <w:tcPr>
                      <w:tcW w:w="1047" w:type="dxa"/>
                    </w:tcPr>
                  </w:tcPrChange>
                </w:tcPr>
                <w:p w14:paraId="7CF6B4C7" w14:textId="77777777" w:rsidR="008E1E87" w:rsidRPr="001D32B6" w:rsidRDefault="008E1E87" w:rsidP="005E6BED">
                  <w:pPr>
                    <w:pStyle w:val="tableentry"/>
                  </w:pPr>
                  <w:r w:rsidRPr="001D32B6">
                    <w:t>authority</w:t>
                  </w:r>
                </w:p>
              </w:tc>
              <w:tc>
                <w:tcPr>
                  <w:tcW w:w="900" w:type="dxa"/>
                  <w:tcPrChange w:id="1537" w:author="Author" w:date="2014-09-04T09:20:00Z">
                    <w:tcPr>
                      <w:tcW w:w="810" w:type="dxa"/>
                    </w:tcPr>
                  </w:tcPrChange>
                </w:tcPr>
                <w:p w14:paraId="1F8242C9" w14:textId="77777777" w:rsidR="008E1E87" w:rsidRPr="001D32B6" w:rsidRDefault="00B116B0" w:rsidP="005E6BED">
                  <w:pPr>
                    <w:pStyle w:val="tableentry"/>
                  </w:pPr>
                  <w:ins w:id="1538" w:author="Author" w:date="2014-09-04T09:21:00Z">
                    <w:r>
                      <w:t>bytes</w:t>
                    </w:r>
                  </w:ins>
                  <w:del w:id="1539" w:author="Author" w:date="2014-09-04T09:21:00Z">
                    <w:r w:rsidR="008E1E87" w:rsidRPr="001D32B6" w:rsidDel="00B116B0">
                      <w:delText>string</w:delText>
                    </w:r>
                  </w:del>
                </w:p>
              </w:tc>
              <w:tc>
                <w:tcPr>
                  <w:tcW w:w="1080" w:type="dxa"/>
                  <w:tcPrChange w:id="1540" w:author="Author" w:date="2014-09-04T09:20:00Z">
                    <w:tcPr>
                      <w:tcW w:w="1080" w:type="dxa"/>
                    </w:tcPr>
                  </w:tcPrChange>
                </w:tcPr>
                <w:p w14:paraId="6348E2AC" w14:textId="77777777" w:rsidR="008E1E87" w:rsidRPr="001D32B6" w:rsidRDefault="008E1E87" w:rsidP="005E6BED">
                  <w:pPr>
                    <w:pStyle w:val="tableentry"/>
                  </w:pPr>
                  <w:r w:rsidRPr="001D32B6">
                    <w:t>no</w:t>
                  </w:r>
                </w:p>
              </w:tc>
              <w:tc>
                <w:tcPr>
                  <w:tcW w:w="2250" w:type="dxa"/>
                  <w:tcPrChange w:id="1541" w:author="Author" w:date="2014-09-04T09:20:00Z">
                    <w:tcPr>
                      <w:tcW w:w="2250" w:type="dxa"/>
                    </w:tcPr>
                  </w:tcPrChange>
                </w:tcPr>
                <w:p w14:paraId="7E2CCF86" w14:textId="77777777" w:rsidR="00BA2BB6" w:rsidRDefault="008E1E87">
                  <w:pPr>
                    <w:pStyle w:val="tableentry"/>
                  </w:pPr>
                  <w:r w:rsidRPr="001D32B6">
                    <w:t xml:space="preserve">The </w:t>
                  </w:r>
                  <w:r w:rsidR="000D255A">
                    <w:t xml:space="preserve">guild </w:t>
                  </w:r>
                  <w:r w:rsidRPr="001D32B6">
                    <w:t>authori</w:t>
                  </w:r>
                  <w:r w:rsidR="00BA2BB6">
                    <w:t>ty.</w:t>
                  </w:r>
                  <w:r w:rsidR="000D255A">
                    <w:t xml:space="preserve">  This field is applica</w:t>
                  </w:r>
                  <w:r w:rsidR="00BA2BB6">
                    <w:t xml:space="preserve">ble </w:t>
                  </w:r>
                  <w:r w:rsidR="000D255A">
                    <w:t xml:space="preserve">for a guild.  </w:t>
                  </w:r>
                </w:p>
                <w:p w14:paraId="18224F3A" w14:textId="77777777" w:rsidR="008E1E87" w:rsidRPr="001D32B6" w:rsidRDefault="000D255A">
                  <w:pPr>
                    <w:pStyle w:val="tableentry"/>
                  </w:pPr>
                  <w:r>
                    <w:t>The guild authority becomes a certificate authority for the</w:t>
                  </w:r>
                  <w:r w:rsidR="00BA2BB6">
                    <w:t xml:space="preserve"> given guild.</w:t>
                  </w:r>
                </w:p>
              </w:tc>
            </w:tr>
            <w:tr w:rsidR="000D255A" w:rsidRPr="001D32B6" w14:paraId="38557F5C" w14:textId="77777777" w:rsidTr="00AC6BEE">
              <w:tc>
                <w:tcPr>
                  <w:tcW w:w="957" w:type="dxa"/>
                  <w:tcPrChange w:id="1542" w:author="Author" w:date="2014-09-04T09:20:00Z">
                    <w:tcPr>
                      <w:tcW w:w="1047" w:type="dxa"/>
                    </w:tcPr>
                  </w:tcPrChange>
                </w:tcPr>
                <w:p w14:paraId="5A664079" w14:textId="77777777" w:rsidR="000D255A" w:rsidRPr="001D32B6" w:rsidRDefault="000D255A" w:rsidP="005E6BED">
                  <w:pPr>
                    <w:pStyle w:val="tableentry"/>
                  </w:pPr>
                  <w:r>
                    <w:t>psk</w:t>
                  </w:r>
                </w:p>
              </w:tc>
              <w:tc>
                <w:tcPr>
                  <w:tcW w:w="900" w:type="dxa"/>
                  <w:tcPrChange w:id="1543" w:author="Author" w:date="2014-09-04T09:20:00Z">
                    <w:tcPr>
                      <w:tcW w:w="810" w:type="dxa"/>
                    </w:tcPr>
                  </w:tcPrChange>
                </w:tcPr>
                <w:p w14:paraId="1FC450C7" w14:textId="77777777" w:rsidR="000D255A" w:rsidRPr="001D32B6" w:rsidDel="000D255A" w:rsidRDefault="00B116B0" w:rsidP="005E6BED">
                  <w:pPr>
                    <w:pStyle w:val="tableentry"/>
                  </w:pPr>
                  <w:ins w:id="1544" w:author="Author" w:date="2014-09-04T09:21:00Z">
                    <w:r>
                      <w:t>bytes</w:t>
                    </w:r>
                  </w:ins>
                  <w:del w:id="1545" w:author="Author" w:date="2014-09-04T09:21:00Z">
                    <w:r w:rsidR="000D255A" w:rsidRPr="00E70CA9" w:rsidDel="00B116B0">
                      <w:delText>string</w:delText>
                    </w:r>
                  </w:del>
                </w:p>
              </w:tc>
              <w:tc>
                <w:tcPr>
                  <w:tcW w:w="1080" w:type="dxa"/>
                  <w:tcPrChange w:id="1546" w:author="Author" w:date="2014-09-04T09:20:00Z">
                    <w:tcPr>
                      <w:tcW w:w="1080" w:type="dxa"/>
                    </w:tcPr>
                  </w:tcPrChange>
                </w:tcPr>
                <w:p w14:paraId="495BAE92" w14:textId="77777777" w:rsidR="000D255A" w:rsidRPr="001D32B6" w:rsidRDefault="000D255A" w:rsidP="005E6BED">
                  <w:pPr>
                    <w:pStyle w:val="tableentry"/>
                  </w:pPr>
                  <w:r w:rsidRPr="00E70CA9">
                    <w:t>no</w:t>
                  </w:r>
                </w:p>
              </w:tc>
              <w:tc>
                <w:tcPr>
                  <w:tcW w:w="2250" w:type="dxa"/>
                  <w:tcPrChange w:id="1547" w:author="Author" w:date="2014-09-04T09:20:00Z">
                    <w:tcPr>
                      <w:tcW w:w="2250" w:type="dxa"/>
                    </w:tcPr>
                  </w:tcPrChange>
                </w:tcPr>
                <w:p w14:paraId="5D44ED6E" w14:textId="77777777" w:rsidR="000D255A" w:rsidRPr="001D32B6" w:rsidRDefault="000D255A" w:rsidP="00942D40">
                  <w:pPr>
                    <w:pStyle w:val="tableentry"/>
                  </w:pPr>
                  <w:r>
                    <w:t xml:space="preserve">The </w:t>
                  </w:r>
                  <w:del w:id="1548" w:author="Author" w:date="2014-09-04T09:21:00Z">
                    <w:r w:rsidDel="00B116B0">
                      <w:delText xml:space="preserve">hex encoded </w:delText>
                    </w:r>
                  </w:del>
                  <w:r>
                    <w:t>shared secret.  It is applicable for peer type PSK.</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77777777" w:rsidR="00473EB4" w:rsidRPr="00763A7A" w:rsidRDefault="00473EB4" w:rsidP="00473EB4">
            <w:pPr>
              <w:pStyle w:val="tableentry"/>
            </w:pPr>
            <w:r w:rsidRPr="00763A7A">
              <w:t>allow</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r w:rsidR="00473EB4" w14:paraId="319BD803" w14:textId="77777777" w:rsidTr="00373FF5">
        <w:tc>
          <w:tcPr>
            <w:tcW w:w="1095" w:type="dxa"/>
          </w:tcPr>
          <w:p w14:paraId="5970C97D" w14:textId="77777777" w:rsidR="00473EB4" w:rsidRPr="00763A7A" w:rsidRDefault="00660DFE" w:rsidP="00473EB4">
            <w:pPr>
              <w:pStyle w:val="tableentry"/>
            </w:pPr>
            <w:r>
              <w:t>allowAllExcept</w:t>
            </w:r>
          </w:p>
        </w:tc>
        <w:tc>
          <w:tcPr>
            <w:tcW w:w="975" w:type="dxa"/>
          </w:tcPr>
          <w:p w14:paraId="56EEA975" w14:textId="77777777" w:rsidR="00473EB4" w:rsidRPr="00763A7A" w:rsidRDefault="008E1E87" w:rsidP="00473EB4">
            <w:pPr>
              <w:pStyle w:val="tableentry"/>
            </w:pPr>
            <w:r>
              <w:t>a</w:t>
            </w:r>
            <w:r w:rsidR="00473EB4" w:rsidRPr="00763A7A">
              <w:t>rray of rules</w:t>
            </w:r>
          </w:p>
        </w:tc>
        <w:tc>
          <w:tcPr>
            <w:tcW w:w="1080" w:type="dxa"/>
          </w:tcPr>
          <w:p w14:paraId="1CE7E0AC" w14:textId="77777777" w:rsidR="00473EB4" w:rsidRDefault="00473EB4" w:rsidP="00473EB4">
            <w:pPr>
              <w:pStyle w:val="tableentry"/>
            </w:pPr>
            <w:r w:rsidRPr="00763A7A">
              <w:t>no</w:t>
            </w:r>
          </w:p>
        </w:tc>
        <w:tc>
          <w:tcPr>
            <w:tcW w:w="5490" w:type="dxa"/>
          </w:tcPr>
          <w:p w14:paraId="06A2E0EF" w14:textId="77777777" w:rsidR="00473EB4" w:rsidRPr="00FC5926" w:rsidRDefault="0025653B" w:rsidP="005E6BED">
            <w:pPr>
              <w:pStyle w:val="tableentry"/>
            </w:pPr>
            <w:r>
              <w:rPr>
                <w:lang w:eastAsia="ja-JP"/>
              </w:rPr>
              <w:t>A short cut to say allow all except these rules.   This field is ignored if the allow field is present and different than “*”</w:t>
            </w:r>
          </w:p>
        </w:tc>
      </w:tr>
    </w:tbl>
    <w:p w14:paraId="42BAC4DB" w14:textId="77777777" w:rsidR="00473EB4" w:rsidRPr="00473EB4" w:rsidRDefault="00473EB4" w:rsidP="00473EB4">
      <w:pPr>
        <w:pStyle w:val="subheadindented"/>
      </w:pPr>
      <w:r>
        <w:t xml:space="preserve">Rule used in Allow </w:t>
      </w:r>
      <w:r w:rsidR="00D37FDB">
        <w:t xml:space="preserve">or AllowAllExcept </w:t>
      </w:r>
      <w:r>
        <w:t>record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39241C">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991" w:type="dxa"/>
          </w:tcPr>
          <w:p w14:paraId="432877DA" w14:textId="77777777" w:rsidR="00BD54B2" w:rsidRDefault="00BD54B2" w:rsidP="00473EB4">
            <w:pPr>
              <w:pStyle w:val="tableheading"/>
            </w:pPr>
            <w:r>
              <w:t>Data type</w:t>
            </w:r>
          </w:p>
        </w:tc>
        <w:tc>
          <w:tcPr>
            <w:tcW w:w="1043" w:type="dxa"/>
          </w:tcPr>
          <w:p w14:paraId="028AB40D" w14:textId="77777777" w:rsidR="00BD54B2" w:rsidRDefault="00BD54B2" w:rsidP="00473EB4">
            <w:pPr>
              <w:pStyle w:val="tableheading"/>
            </w:pPr>
            <w:r>
              <w:t>Required</w:t>
            </w:r>
          </w:p>
        </w:tc>
        <w:tc>
          <w:tcPr>
            <w:tcW w:w="1955" w:type="dxa"/>
          </w:tcPr>
          <w:p w14:paraId="1E29FFA3" w14:textId="77777777" w:rsidR="00BD54B2" w:rsidRDefault="00BD54B2" w:rsidP="00473EB4">
            <w:pPr>
              <w:pStyle w:val="tableheading"/>
            </w:pPr>
            <w:r>
              <w:t>List of values</w:t>
            </w:r>
          </w:p>
        </w:tc>
        <w:tc>
          <w:tcPr>
            <w:tcW w:w="3625" w:type="dxa"/>
          </w:tcPr>
          <w:p w14:paraId="4C40CA70" w14:textId="77777777" w:rsidR="00BD54B2" w:rsidRDefault="00BD54B2" w:rsidP="00473EB4">
            <w:pPr>
              <w:pStyle w:val="tableheading"/>
            </w:pPr>
            <w:r>
              <w:t>Description</w:t>
            </w:r>
          </w:p>
        </w:tc>
      </w:tr>
      <w:tr w:rsidR="00BD54B2" w14:paraId="24ADDDC1" w14:textId="77777777" w:rsidTr="0039241C">
        <w:tc>
          <w:tcPr>
            <w:tcW w:w="1141" w:type="dxa"/>
          </w:tcPr>
          <w:p w14:paraId="436A924E" w14:textId="77777777" w:rsidR="00BD54B2" w:rsidRPr="00FC0477" w:rsidRDefault="00BD54B2" w:rsidP="00BD54B2">
            <w:pPr>
              <w:pStyle w:val="tableentry"/>
            </w:pPr>
            <w:r w:rsidRPr="00FC0477">
              <w:t>obj</w:t>
            </w:r>
          </w:p>
        </w:tc>
        <w:tc>
          <w:tcPr>
            <w:tcW w:w="991" w:type="dxa"/>
          </w:tcPr>
          <w:p w14:paraId="6A7B84E3" w14:textId="77777777" w:rsidR="00BD54B2" w:rsidRPr="00FC0477" w:rsidRDefault="00BD54B2" w:rsidP="00BD54B2">
            <w:pPr>
              <w:pStyle w:val="tableentry"/>
            </w:pPr>
            <w:r w:rsidRPr="00FC0477">
              <w:t>string</w:t>
            </w:r>
          </w:p>
        </w:tc>
        <w:tc>
          <w:tcPr>
            <w:tcW w:w="1043" w:type="dxa"/>
          </w:tcPr>
          <w:p w14:paraId="1FA5EE67" w14:textId="77777777" w:rsidR="00BD54B2" w:rsidRPr="00FC0477" w:rsidRDefault="00BD54B2" w:rsidP="00BD54B2">
            <w:pPr>
              <w:pStyle w:val="tableentry"/>
            </w:pPr>
            <w:r w:rsidRPr="00FC0477">
              <w:t>no</w:t>
            </w:r>
          </w:p>
        </w:tc>
        <w:tc>
          <w:tcPr>
            <w:tcW w:w="1955" w:type="dxa"/>
          </w:tcPr>
          <w:p w14:paraId="3BB7BB83" w14:textId="77777777" w:rsidR="00BD54B2" w:rsidRPr="00FC0477" w:rsidRDefault="00BD54B2" w:rsidP="00BD54B2">
            <w:pPr>
              <w:pStyle w:val="tableentry"/>
            </w:pPr>
          </w:p>
        </w:tc>
        <w:tc>
          <w:tcPr>
            <w:tcW w:w="3625"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39241C">
        <w:tc>
          <w:tcPr>
            <w:tcW w:w="1141" w:type="dxa"/>
          </w:tcPr>
          <w:p w14:paraId="3D20F122" w14:textId="77777777" w:rsidR="00BD54B2" w:rsidRPr="00FC0477" w:rsidRDefault="00BD54B2" w:rsidP="00BD54B2">
            <w:pPr>
              <w:pStyle w:val="tableentry"/>
            </w:pPr>
            <w:r w:rsidRPr="00FC0477">
              <w:lastRenderedPageBreak/>
              <w:t>ifn</w:t>
            </w:r>
          </w:p>
        </w:tc>
        <w:tc>
          <w:tcPr>
            <w:tcW w:w="991" w:type="dxa"/>
          </w:tcPr>
          <w:p w14:paraId="33CF6BC9" w14:textId="77777777" w:rsidR="00BD54B2" w:rsidRPr="00FC0477" w:rsidRDefault="00BD54B2" w:rsidP="00BD54B2">
            <w:pPr>
              <w:pStyle w:val="tableentry"/>
            </w:pPr>
            <w:r w:rsidRPr="00FC0477">
              <w:t>string</w:t>
            </w:r>
          </w:p>
        </w:tc>
        <w:tc>
          <w:tcPr>
            <w:tcW w:w="1043" w:type="dxa"/>
          </w:tcPr>
          <w:p w14:paraId="3766CDF8" w14:textId="77777777" w:rsidR="00BD54B2" w:rsidRPr="00FC0477" w:rsidRDefault="00BD54B2" w:rsidP="00BD54B2">
            <w:pPr>
              <w:pStyle w:val="tableentry"/>
            </w:pPr>
            <w:r w:rsidRPr="00FC0477">
              <w:t>no</w:t>
            </w:r>
          </w:p>
        </w:tc>
        <w:tc>
          <w:tcPr>
            <w:tcW w:w="1955" w:type="dxa"/>
          </w:tcPr>
          <w:p w14:paraId="7DF875A9" w14:textId="77777777" w:rsidR="00BD54B2" w:rsidRPr="00FC0477" w:rsidRDefault="00BD54B2" w:rsidP="00BD54B2">
            <w:pPr>
              <w:pStyle w:val="tableentry"/>
            </w:pPr>
          </w:p>
        </w:tc>
        <w:tc>
          <w:tcPr>
            <w:tcW w:w="3625"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r w:rsidR="00BD54B2" w14:paraId="70B3AC7F" w14:textId="77777777" w:rsidTr="0039241C">
        <w:tc>
          <w:tcPr>
            <w:tcW w:w="1141" w:type="dxa"/>
          </w:tcPr>
          <w:p w14:paraId="5AB7E078" w14:textId="77777777" w:rsidR="00BD54B2" w:rsidRPr="00FC0477" w:rsidRDefault="00BD54B2" w:rsidP="00BD54B2">
            <w:pPr>
              <w:pStyle w:val="tableentry"/>
            </w:pPr>
            <w:r w:rsidRPr="00FC0477">
              <w:t>mbr</w:t>
            </w:r>
          </w:p>
        </w:tc>
        <w:tc>
          <w:tcPr>
            <w:tcW w:w="991" w:type="dxa"/>
          </w:tcPr>
          <w:p w14:paraId="5B2B45EA" w14:textId="77777777" w:rsidR="00BD54B2" w:rsidRPr="00FC0477" w:rsidRDefault="00BD54B2" w:rsidP="00BD54B2">
            <w:pPr>
              <w:pStyle w:val="tableentry"/>
            </w:pPr>
            <w:r w:rsidRPr="00FC0477">
              <w:t>string</w:t>
            </w:r>
          </w:p>
        </w:tc>
        <w:tc>
          <w:tcPr>
            <w:tcW w:w="1043" w:type="dxa"/>
          </w:tcPr>
          <w:p w14:paraId="2626188C" w14:textId="77777777" w:rsidR="00BD54B2" w:rsidRPr="00FC0477" w:rsidRDefault="00BD54B2" w:rsidP="00BD54B2">
            <w:pPr>
              <w:pStyle w:val="tableentry"/>
            </w:pPr>
            <w:r w:rsidRPr="00FC0477">
              <w:t>no</w:t>
            </w:r>
          </w:p>
        </w:tc>
        <w:tc>
          <w:tcPr>
            <w:tcW w:w="1955" w:type="dxa"/>
          </w:tcPr>
          <w:p w14:paraId="1E8873F9" w14:textId="77777777" w:rsidR="00BD54B2" w:rsidRPr="00FC0477" w:rsidRDefault="00BD54B2" w:rsidP="00BD54B2">
            <w:pPr>
              <w:pStyle w:val="tableentry"/>
            </w:pPr>
          </w:p>
        </w:tc>
        <w:tc>
          <w:tcPr>
            <w:tcW w:w="3625" w:type="dxa"/>
          </w:tcPr>
          <w:p w14:paraId="73D5EB60" w14:textId="77777777" w:rsidR="00BD54B2" w:rsidRDefault="005E6BED" w:rsidP="00BD54B2">
            <w:pPr>
              <w:pStyle w:val="tableentry"/>
            </w:pPr>
            <w:r>
              <w:t>M</w:t>
            </w:r>
            <w:r w:rsidR="00BD54B2" w:rsidRPr="009D2DDB">
              <w:t>ember name</w:t>
            </w:r>
          </w:p>
        </w:tc>
      </w:tr>
      <w:tr w:rsidR="00BD54B2" w14:paraId="61EB718B" w14:textId="77777777" w:rsidTr="0039241C">
        <w:tc>
          <w:tcPr>
            <w:tcW w:w="1141" w:type="dxa"/>
          </w:tcPr>
          <w:p w14:paraId="37ED7042" w14:textId="77777777" w:rsidR="00BD54B2" w:rsidRPr="00F74188" w:rsidRDefault="00BD54B2" w:rsidP="00BD54B2">
            <w:pPr>
              <w:pStyle w:val="tableentry"/>
            </w:pPr>
            <w:r w:rsidRPr="00F74188">
              <w:t>type</w:t>
            </w:r>
          </w:p>
        </w:tc>
        <w:tc>
          <w:tcPr>
            <w:tcW w:w="991" w:type="dxa"/>
          </w:tcPr>
          <w:p w14:paraId="2AF87203" w14:textId="77777777" w:rsidR="00BD54B2" w:rsidRPr="00F74188" w:rsidRDefault="00AC6BEE" w:rsidP="00BD54B2">
            <w:pPr>
              <w:pStyle w:val="tableentry"/>
            </w:pPr>
            <w:ins w:id="1549" w:author="Author" w:date="2014-09-04T09:24:00Z">
              <w:r>
                <w:t>number</w:t>
              </w:r>
            </w:ins>
            <w:del w:id="1550" w:author="Author" w:date="2014-09-04T09:24:00Z">
              <w:r w:rsidR="00BD54B2" w:rsidRPr="00F74188" w:rsidDel="00AC6BEE">
                <w:delText>string</w:delText>
              </w:r>
            </w:del>
          </w:p>
        </w:tc>
        <w:tc>
          <w:tcPr>
            <w:tcW w:w="1043" w:type="dxa"/>
          </w:tcPr>
          <w:p w14:paraId="183AB55C" w14:textId="77777777" w:rsidR="00BD54B2" w:rsidRPr="00F74188" w:rsidRDefault="00BD54B2" w:rsidP="00BD54B2">
            <w:pPr>
              <w:pStyle w:val="tableentry"/>
            </w:pPr>
            <w:r w:rsidRPr="00F74188">
              <w:t>no</w:t>
            </w:r>
          </w:p>
        </w:tc>
        <w:tc>
          <w:tcPr>
            <w:tcW w:w="1955" w:type="dxa"/>
          </w:tcPr>
          <w:p w14:paraId="1F4C3CDA" w14:textId="77777777" w:rsidR="00BD54B2" w:rsidRDefault="00BD54B2" w:rsidP="00BD54B2">
            <w:pPr>
              <w:pStyle w:val="tablebulletlvl1"/>
            </w:pPr>
            <w:r>
              <w:t>M: method call</w:t>
            </w:r>
          </w:p>
          <w:p w14:paraId="4AC73409" w14:textId="77777777" w:rsidR="00BD54B2" w:rsidRDefault="00BD54B2" w:rsidP="00BD54B2">
            <w:pPr>
              <w:pStyle w:val="tablebulletlvl1"/>
            </w:pPr>
            <w:r>
              <w:t>S: signal</w:t>
            </w:r>
          </w:p>
          <w:p w14:paraId="572429FD" w14:textId="77777777" w:rsidR="00BD54B2" w:rsidRPr="00073BE6" w:rsidRDefault="00BD54B2" w:rsidP="00BD54B2">
            <w:pPr>
              <w:pStyle w:val="tablebulletlvl1"/>
            </w:pPr>
            <w:r>
              <w:t>P: property</w:t>
            </w:r>
          </w:p>
        </w:tc>
        <w:tc>
          <w:tcPr>
            <w:tcW w:w="3625" w:type="dxa"/>
          </w:tcPr>
          <w:p w14:paraId="216BBE41" w14:textId="77777777" w:rsidR="00BD54B2" w:rsidRDefault="005E6BED" w:rsidP="00BD54B2">
            <w:pPr>
              <w:pStyle w:val="tableentry"/>
            </w:pPr>
            <w:r>
              <w:t>M</w:t>
            </w:r>
            <w:r w:rsidR="00BD54B2">
              <w:t>essage type. If the type is not specified</w:t>
            </w:r>
            <w:r w:rsidR="000B6269">
              <w:t>,</w:t>
            </w:r>
            <w:r w:rsidR="00BD54B2">
              <w:t xml:space="preserve"> the Interface definition will be examined in the following order to deter</w:t>
            </w:r>
            <w:r w:rsidR="000B6269">
              <w:t>mine whether the member name is.</w:t>
            </w:r>
          </w:p>
          <w:p w14:paraId="3D6E9A4E" w14:textId="77777777" w:rsidR="00BD54B2" w:rsidRDefault="00BD54B2" w:rsidP="00BD54B2">
            <w:pPr>
              <w:pStyle w:val="tablenumbrdlst"/>
            </w:pPr>
            <w:r>
              <w:t xml:space="preserve">A method call or signal.  </w:t>
            </w:r>
          </w:p>
          <w:p w14:paraId="5722823E" w14:textId="77777777" w:rsidR="00BD54B2" w:rsidRPr="00073BE6" w:rsidRDefault="00BD54B2" w:rsidP="00BD54B2">
            <w:pPr>
              <w:pStyle w:val="tablenumbrdlst"/>
            </w:pPr>
            <w:r>
              <w:t>A property.</w:t>
            </w:r>
          </w:p>
        </w:tc>
      </w:tr>
      <w:tr w:rsidR="00BD54B2" w14:paraId="2F8BF6DF" w14:textId="77777777" w:rsidTr="0039241C">
        <w:tc>
          <w:tcPr>
            <w:tcW w:w="1141" w:type="dxa"/>
          </w:tcPr>
          <w:p w14:paraId="206FC65A" w14:textId="77777777" w:rsidR="00BD54B2" w:rsidRPr="00F74188" w:rsidRDefault="00BD54B2" w:rsidP="00BD54B2">
            <w:pPr>
              <w:pStyle w:val="tableentry"/>
            </w:pPr>
            <w:r w:rsidRPr="00F74188">
              <w:t>read-only</w:t>
            </w:r>
          </w:p>
        </w:tc>
        <w:tc>
          <w:tcPr>
            <w:tcW w:w="991" w:type="dxa"/>
          </w:tcPr>
          <w:p w14:paraId="7B1930E6" w14:textId="77777777" w:rsidR="00BD54B2" w:rsidRPr="00F74188" w:rsidRDefault="00BD54B2" w:rsidP="00BD54B2">
            <w:pPr>
              <w:pStyle w:val="tableentry"/>
            </w:pPr>
            <w:r w:rsidRPr="00F74188">
              <w:t>boolean</w:t>
            </w:r>
          </w:p>
        </w:tc>
        <w:tc>
          <w:tcPr>
            <w:tcW w:w="1043" w:type="dxa"/>
          </w:tcPr>
          <w:p w14:paraId="1075EF54" w14:textId="77777777" w:rsidR="00BD54B2" w:rsidRPr="00F74188" w:rsidRDefault="00BD54B2" w:rsidP="00BD54B2">
            <w:pPr>
              <w:pStyle w:val="tableentry"/>
            </w:pPr>
            <w:r w:rsidRPr="00F74188">
              <w:t>no</w:t>
            </w:r>
          </w:p>
        </w:tc>
        <w:tc>
          <w:tcPr>
            <w:tcW w:w="1955" w:type="dxa"/>
          </w:tcPr>
          <w:p w14:paraId="176B2217" w14:textId="77777777" w:rsidR="00BD54B2" w:rsidRPr="00073BE6" w:rsidRDefault="00BD54B2" w:rsidP="00BD54B2">
            <w:pPr>
              <w:pStyle w:val="tableentry"/>
            </w:pPr>
          </w:p>
        </w:tc>
        <w:tc>
          <w:tcPr>
            <w:tcW w:w="3625" w:type="dxa"/>
          </w:tcPr>
          <w:p w14:paraId="04078528" w14:textId="77777777" w:rsidR="00BD54B2" w:rsidRPr="00CE4500" w:rsidRDefault="000B6269" w:rsidP="000B6269">
            <w:pPr>
              <w:pStyle w:val="tableentry"/>
            </w:pPr>
            <w:r>
              <w:t>R</w:t>
            </w:r>
            <w:r w:rsidR="00BD54B2" w:rsidRPr="00CE4500">
              <w:t>ead-only fla</w:t>
            </w:r>
            <w:r>
              <w:t>g applicable to Property only.</w:t>
            </w:r>
            <w:r w:rsidR="00BD54B2" w:rsidRPr="00CE4500">
              <w:t xml:space="preserve"> The default value is false.</w:t>
            </w:r>
          </w:p>
        </w:tc>
      </w:tr>
      <w:tr w:rsidR="00BD54B2" w14:paraId="486E9D1A" w14:textId="77777777" w:rsidTr="0039241C">
        <w:tc>
          <w:tcPr>
            <w:tcW w:w="1141" w:type="dxa"/>
          </w:tcPr>
          <w:p w14:paraId="278A8A5A" w14:textId="77777777" w:rsidR="00BD54B2" w:rsidRPr="00F74188" w:rsidRDefault="00BD54B2" w:rsidP="00BD54B2">
            <w:pPr>
              <w:pStyle w:val="tableentry"/>
            </w:pPr>
            <w:r w:rsidRPr="00F74188">
              <w:t>mutualAuth</w:t>
            </w:r>
          </w:p>
        </w:tc>
        <w:tc>
          <w:tcPr>
            <w:tcW w:w="991" w:type="dxa"/>
          </w:tcPr>
          <w:p w14:paraId="08EA6129" w14:textId="77777777" w:rsidR="00BD54B2" w:rsidRPr="00F74188" w:rsidRDefault="00BD54B2" w:rsidP="00BD54B2">
            <w:pPr>
              <w:pStyle w:val="tableentry"/>
            </w:pPr>
            <w:r w:rsidRPr="00F74188">
              <w:t>boolean</w:t>
            </w:r>
          </w:p>
        </w:tc>
        <w:tc>
          <w:tcPr>
            <w:tcW w:w="1043" w:type="dxa"/>
          </w:tcPr>
          <w:p w14:paraId="229E19CB" w14:textId="77777777" w:rsidR="00BD54B2" w:rsidRDefault="00BD54B2" w:rsidP="00BD54B2">
            <w:pPr>
              <w:pStyle w:val="tableentry"/>
            </w:pPr>
            <w:r w:rsidRPr="00F74188">
              <w:t>no</w:t>
            </w:r>
          </w:p>
        </w:tc>
        <w:tc>
          <w:tcPr>
            <w:tcW w:w="1955" w:type="dxa"/>
          </w:tcPr>
          <w:p w14:paraId="2650478E" w14:textId="77777777" w:rsidR="00BD54B2" w:rsidRPr="00073BE6" w:rsidRDefault="00BD54B2" w:rsidP="00BD54B2">
            <w:pPr>
              <w:pStyle w:val="tableentry"/>
            </w:pPr>
          </w:p>
        </w:tc>
        <w:tc>
          <w:tcPr>
            <w:tcW w:w="3625" w:type="dxa"/>
          </w:tcPr>
          <w:p w14:paraId="70D5DF03" w14:textId="77777777" w:rsidR="00BD54B2" w:rsidRDefault="000B6269" w:rsidP="00BD54B2">
            <w:pPr>
              <w:pStyle w:val="tableentry"/>
            </w:pPr>
            <w:r>
              <w:t xml:space="preserve">Mutual authorization required. </w:t>
            </w:r>
            <w:r w:rsidR="00BD54B2" w:rsidRPr="00CE4500">
              <w:t>Both peers (local and remote) are required to be granted.</w:t>
            </w:r>
          </w:p>
          <w:p w14:paraId="57D95A6B" w14:textId="77777777" w:rsidR="0025653B" w:rsidRPr="00CE4500" w:rsidRDefault="0025653B" w:rsidP="00BD54B2">
            <w:pPr>
              <w:pStyle w:val="tableentry"/>
            </w:pPr>
            <w:r>
              <w:rPr>
                <w:lang w:eastAsia="ja-JP"/>
              </w:rPr>
              <w:t>Default is yes for signal and no for method call and property.</w:t>
            </w:r>
          </w:p>
        </w:tc>
      </w:tr>
    </w:tbl>
    <w:p w14:paraId="568DCD4E" w14:textId="77777777" w:rsidR="00D37FDB" w:rsidRDefault="00D37FDB" w:rsidP="002B7CB7">
      <w:pPr>
        <w:pStyle w:val="body"/>
      </w:pPr>
    </w:p>
    <w:p w14:paraId="190A0187" w14:textId="77777777" w:rsidR="00D37FDB" w:rsidRPr="00473EB4" w:rsidRDefault="00D37FDB" w:rsidP="00D37FDB">
      <w:pPr>
        <w:pStyle w:val="subheadindented"/>
      </w:pPr>
      <w:r>
        <w:t>Signature record</w:t>
      </w:r>
    </w:p>
    <w:tbl>
      <w:tblPr>
        <w:tblStyle w:val="TableGrid"/>
        <w:tblW w:w="8755" w:type="dxa"/>
        <w:tblInd w:w="835" w:type="dxa"/>
        <w:tblLook w:val="04A0" w:firstRow="1" w:lastRow="0" w:firstColumn="1" w:lastColumn="0" w:noHBand="0" w:noVBand="1"/>
      </w:tblPr>
      <w:tblGrid>
        <w:gridCol w:w="1136"/>
        <w:gridCol w:w="1101"/>
        <w:gridCol w:w="1042"/>
        <w:gridCol w:w="1921"/>
        <w:gridCol w:w="3555"/>
      </w:tblGrid>
      <w:tr w:rsidR="00D37FDB" w14:paraId="2EFA643E" w14:textId="77777777" w:rsidTr="009C3EC7">
        <w:trPr>
          <w:cnfStyle w:val="100000000000" w:firstRow="1" w:lastRow="0" w:firstColumn="0" w:lastColumn="0" w:oddVBand="0" w:evenVBand="0" w:oddHBand="0" w:evenHBand="0" w:firstRowFirstColumn="0" w:firstRowLastColumn="0" w:lastRowFirstColumn="0" w:lastRowLastColumn="0"/>
          <w:tblHeader/>
        </w:trPr>
        <w:tc>
          <w:tcPr>
            <w:tcW w:w="1141" w:type="dxa"/>
          </w:tcPr>
          <w:p w14:paraId="2FE969DE" w14:textId="77777777" w:rsidR="00D37FDB" w:rsidRDefault="00D37FDB" w:rsidP="009C3EC7">
            <w:pPr>
              <w:pStyle w:val="tableheading"/>
            </w:pPr>
            <w:r>
              <w:t>Name</w:t>
            </w:r>
          </w:p>
        </w:tc>
        <w:tc>
          <w:tcPr>
            <w:tcW w:w="991" w:type="dxa"/>
          </w:tcPr>
          <w:p w14:paraId="288F2A9D" w14:textId="77777777" w:rsidR="00D37FDB" w:rsidRDefault="00D37FDB" w:rsidP="009C3EC7">
            <w:pPr>
              <w:pStyle w:val="tableheading"/>
            </w:pPr>
            <w:r>
              <w:t>Data type</w:t>
            </w:r>
          </w:p>
        </w:tc>
        <w:tc>
          <w:tcPr>
            <w:tcW w:w="1043" w:type="dxa"/>
          </w:tcPr>
          <w:p w14:paraId="17628F05" w14:textId="77777777" w:rsidR="00D37FDB" w:rsidRDefault="00D37FDB" w:rsidP="009C3EC7">
            <w:pPr>
              <w:pStyle w:val="tableheading"/>
            </w:pPr>
            <w:r>
              <w:t>Required</w:t>
            </w:r>
          </w:p>
        </w:tc>
        <w:tc>
          <w:tcPr>
            <w:tcW w:w="1955" w:type="dxa"/>
          </w:tcPr>
          <w:p w14:paraId="3B157F52" w14:textId="77777777" w:rsidR="00D37FDB" w:rsidRDefault="00D37FDB" w:rsidP="009C3EC7">
            <w:pPr>
              <w:pStyle w:val="tableheading"/>
            </w:pPr>
            <w:r>
              <w:t>List of values</w:t>
            </w:r>
          </w:p>
        </w:tc>
        <w:tc>
          <w:tcPr>
            <w:tcW w:w="3625" w:type="dxa"/>
          </w:tcPr>
          <w:p w14:paraId="42C231B9" w14:textId="77777777" w:rsidR="00D37FDB" w:rsidRDefault="00D37FDB" w:rsidP="009C3EC7">
            <w:pPr>
              <w:pStyle w:val="tableheading"/>
            </w:pPr>
            <w:r>
              <w:t>Description</w:t>
            </w:r>
          </w:p>
        </w:tc>
      </w:tr>
      <w:tr w:rsidR="00D37FDB" w14:paraId="13163212" w14:textId="77777777" w:rsidTr="009C3EC7">
        <w:tc>
          <w:tcPr>
            <w:tcW w:w="1141" w:type="dxa"/>
          </w:tcPr>
          <w:p w14:paraId="56E476CA" w14:textId="77777777" w:rsidR="00D37FDB" w:rsidRPr="00FC0477" w:rsidRDefault="00D37FDB" w:rsidP="009C3EC7">
            <w:pPr>
              <w:pStyle w:val="tableentry"/>
            </w:pPr>
            <w:r>
              <w:t>issuer</w:t>
            </w:r>
          </w:p>
        </w:tc>
        <w:tc>
          <w:tcPr>
            <w:tcW w:w="991" w:type="dxa"/>
          </w:tcPr>
          <w:p w14:paraId="15ADFC2D" w14:textId="77777777" w:rsidR="00D37FDB" w:rsidRPr="00FC0477" w:rsidRDefault="00D37FDB" w:rsidP="009C3EC7">
            <w:pPr>
              <w:pStyle w:val="tableentry"/>
            </w:pPr>
            <w:del w:id="1551" w:author="Author" w:date="2014-09-04T09:21:00Z">
              <w:r w:rsidRPr="00FC0477" w:rsidDel="00B116B0">
                <w:delText>string</w:delText>
              </w:r>
            </w:del>
            <w:ins w:id="1552" w:author="Author" w:date="2014-09-04T09:21:00Z">
              <w:r w:rsidR="00B116B0">
                <w:t>bytes</w:t>
              </w:r>
            </w:ins>
          </w:p>
        </w:tc>
        <w:tc>
          <w:tcPr>
            <w:tcW w:w="1043" w:type="dxa"/>
          </w:tcPr>
          <w:p w14:paraId="4EB00730" w14:textId="77777777" w:rsidR="00D37FDB" w:rsidRPr="00FC0477" w:rsidRDefault="00D37FDB" w:rsidP="009C3EC7">
            <w:pPr>
              <w:pStyle w:val="tableentry"/>
            </w:pPr>
            <w:r>
              <w:t>yes</w:t>
            </w:r>
          </w:p>
        </w:tc>
        <w:tc>
          <w:tcPr>
            <w:tcW w:w="1955" w:type="dxa"/>
          </w:tcPr>
          <w:p w14:paraId="5210A928" w14:textId="77777777" w:rsidR="00D37FDB" w:rsidRPr="00FC0477" w:rsidRDefault="00D37FDB" w:rsidP="009C3EC7">
            <w:pPr>
              <w:pStyle w:val="tableentry"/>
            </w:pPr>
          </w:p>
        </w:tc>
        <w:tc>
          <w:tcPr>
            <w:tcW w:w="3625" w:type="dxa"/>
          </w:tcPr>
          <w:p w14:paraId="643652DF" w14:textId="77777777" w:rsidR="00D37FDB" w:rsidRPr="00373FF5" w:rsidRDefault="00D37FDB">
            <w:pPr>
              <w:pStyle w:val="tableentry"/>
              <w:rPr>
                <w:b/>
              </w:rPr>
            </w:pPr>
            <w:del w:id="1553" w:author="Author" w:date="2014-09-04T09:21:00Z">
              <w:r w:rsidDel="00B116B0">
                <w:delText xml:space="preserve">Base64 encoding of </w:delText>
              </w:r>
            </w:del>
            <w:ins w:id="1554" w:author="Author" w:date="2014-09-04T09:21:00Z">
              <w:r w:rsidR="00B116B0">
                <w:t>T</w:t>
              </w:r>
            </w:ins>
            <w:del w:id="1555" w:author="Author" w:date="2014-09-04T09:21:00Z">
              <w:r w:rsidDel="00B116B0">
                <w:delText>t</w:delText>
              </w:r>
            </w:del>
            <w:r>
              <w:t>he issuer’s public key</w:t>
            </w:r>
          </w:p>
        </w:tc>
      </w:tr>
      <w:tr w:rsidR="00D37FDB" w14:paraId="5C694413" w14:textId="77777777" w:rsidTr="009C3EC7">
        <w:tc>
          <w:tcPr>
            <w:tcW w:w="1141" w:type="dxa"/>
          </w:tcPr>
          <w:p w14:paraId="558B9615" w14:textId="77777777" w:rsidR="00D37FDB" w:rsidRDefault="00D37FDB" w:rsidP="00D37FDB">
            <w:pPr>
              <w:pStyle w:val="tableentry"/>
            </w:pPr>
            <w:r>
              <w:t>subject</w:t>
            </w:r>
          </w:p>
        </w:tc>
        <w:tc>
          <w:tcPr>
            <w:tcW w:w="991" w:type="dxa"/>
          </w:tcPr>
          <w:p w14:paraId="670990A6" w14:textId="77777777" w:rsidR="00D37FDB" w:rsidRPr="00FC0477" w:rsidRDefault="00B116B0" w:rsidP="00D37FDB">
            <w:pPr>
              <w:pStyle w:val="tableentry"/>
            </w:pPr>
            <w:ins w:id="1556" w:author="Author" w:date="2014-09-04T09:22:00Z">
              <w:r>
                <w:t>bytes</w:t>
              </w:r>
            </w:ins>
            <w:del w:id="1557" w:author="Author" w:date="2014-09-04T09:22:00Z">
              <w:r w:rsidR="00D37FDB" w:rsidRPr="00FC0477" w:rsidDel="00B116B0">
                <w:delText>string</w:delText>
              </w:r>
            </w:del>
          </w:p>
        </w:tc>
        <w:tc>
          <w:tcPr>
            <w:tcW w:w="1043" w:type="dxa"/>
          </w:tcPr>
          <w:p w14:paraId="74FF1528" w14:textId="77777777" w:rsidR="00D37FDB" w:rsidRDefault="00D37FDB" w:rsidP="00D37FDB">
            <w:pPr>
              <w:pStyle w:val="tableentry"/>
            </w:pPr>
            <w:r>
              <w:t>yes</w:t>
            </w:r>
          </w:p>
        </w:tc>
        <w:tc>
          <w:tcPr>
            <w:tcW w:w="1955" w:type="dxa"/>
          </w:tcPr>
          <w:p w14:paraId="78DB8C19" w14:textId="77777777" w:rsidR="00D37FDB" w:rsidRPr="00FC0477" w:rsidRDefault="00D37FDB" w:rsidP="00D37FDB">
            <w:pPr>
              <w:pStyle w:val="tableentry"/>
            </w:pPr>
          </w:p>
        </w:tc>
        <w:tc>
          <w:tcPr>
            <w:tcW w:w="3625" w:type="dxa"/>
          </w:tcPr>
          <w:p w14:paraId="199AA2EE" w14:textId="77777777" w:rsidR="00D37FDB" w:rsidRDefault="00B116B0">
            <w:pPr>
              <w:pStyle w:val="tableentry"/>
            </w:pPr>
            <w:ins w:id="1558" w:author="Author" w:date="2014-09-04T09:22:00Z">
              <w:r>
                <w:t>T</w:t>
              </w:r>
            </w:ins>
            <w:del w:id="1559" w:author="Author" w:date="2014-09-04T09:22:00Z">
              <w:r w:rsidR="00D37FDB" w:rsidDel="00B116B0">
                <w:delText>Base64 encoding of t</w:delText>
              </w:r>
            </w:del>
            <w:r w:rsidR="00D37FDB">
              <w:t>he subject’s public key</w:t>
            </w:r>
          </w:p>
        </w:tc>
      </w:tr>
      <w:tr w:rsidR="00D37FDB" w14:paraId="625E17B4" w14:textId="77777777" w:rsidTr="009C3EC7">
        <w:tc>
          <w:tcPr>
            <w:tcW w:w="1141" w:type="dxa"/>
          </w:tcPr>
          <w:p w14:paraId="4D656EE8" w14:textId="77777777" w:rsidR="00D37FDB" w:rsidRPr="00FC0477" w:rsidRDefault="00D37FDB" w:rsidP="00D37FDB">
            <w:pPr>
              <w:pStyle w:val="tableentry"/>
            </w:pPr>
            <w:r>
              <w:t>algo</w:t>
            </w:r>
          </w:p>
        </w:tc>
        <w:tc>
          <w:tcPr>
            <w:tcW w:w="991" w:type="dxa"/>
          </w:tcPr>
          <w:p w14:paraId="475CAA99" w14:textId="77777777" w:rsidR="00D37FDB" w:rsidRPr="00FC0477" w:rsidRDefault="00D37FDB" w:rsidP="00D37FDB">
            <w:pPr>
              <w:pStyle w:val="tableentry"/>
            </w:pPr>
            <w:r>
              <w:t>integer</w:t>
            </w:r>
          </w:p>
        </w:tc>
        <w:tc>
          <w:tcPr>
            <w:tcW w:w="1043" w:type="dxa"/>
          </w:tcPr>
          <w:p w14:paraId="49099423" w14:textId="77777777" w:rsidR="00D37FDB" w:rsidRPr="00FC0477" w:rsidRDefault="00D37FDB" w:rsidP="00D37FDB">
            <w:pPr>
              <w:pStyle w:val="tableentry"/>
            </w:pPr>
            <w:r>
              <w:t>yes</w:t>
            </w:r>
          </w:p>
        </w:tc>
        <w:tc>
          <w:tcPr>
            <w:tcW w:w="1955" w:type="dxa"/>
          </w:tcPr>
          <w:p w14:paraId="0F84D36A" w14:textId="77777777" w:rsidR="00D37FDB" w:rsidRPr="00FC0477" w:rsidRDefault="00D37FDB" w:rsidP="00D37FDB">
            <w:pPr>
              <w:pStyle w:val="tableentry"/>
            </w:pPr>
            <w:r>
              <w:t>TBD</w:t>
            </w:r>
          </w:p>
        </w:tc>
        <w:tc>
          <w:tcPr>
            <w:tcW w:w="3625" w:type="dxa"/>
          </w:tcPr>
          <w:p w14:paraId="75AF5508" w14:textId="77777777" w:rsidR="00D37FDB" w:rsidRPr="009D2DDB" w:rsidRDefault="00D37FDB" w:rsidP="00D37FDB">
            <w:pPr>
              <w:pStyle w:val="tableentry"/>
            </w:pPr>
            <w:r>
              <w:t xml:space="preserve">Digital signature algorithm ID. </w:t>
            </w:r>
          </w:p>
        </w:tc>
      </w:tr>
      <w:tr w:rsidR="00D37FDB" w14:paraId="5630094D" w14:textId="77777777" w:rsidTr="009C3EC7">
        <w:tc>
          <w:tcPr>
            <w:tcW w:w="1141" w:type="dxa"/>
          </w:tcPr>
          <w:p w14:paraId="4EC041B6" w14:textId="77777777" w:rsidR="00D37FDB" w:rsidRDefault="00D37FDB" w:rsidP="00D37FDB">
            <w:pPr>
              <w:pStyle w:val="tableentry"/>
            </w:pPr>
            <w:r>
              <w:t>signature</w:t>
            </w:r>
          </w:p>
        </w:tc>
        <w:tc>
          <w:tcPr>
            <w:tcW w:w="991" w:type="dxa"/>
          </w:tcPr>
          <w:p w14:paraId="40A5BD7B" w14:textId="77777777" w:rsidR="00D37FDB" w:rsidRDefault="00B116B0" w:rsidP="00D37FDB">
            <w:pPr>
              <w:pStyle w:val="tableentry"/>
            </w:pPr>
            <w:ins w:id="1560" w:author="Author" w:date="2014-09-04T09:22:00Z">
              <w:r>
                <w:t>bytes</w:t>
              </w:r>
            </w:ins>
            <w:del w:id="1561" w:author="Author" w:date="2014-09-04T09:22:00Z">
              <w:r w:rsidR="00D37FDB" w:rsidDel="00B116B0">
                <w:delText>string</w:delText>
              </w:r>
            </w:del>
          </w:p>
        </w:tc>
        <w:tc>
          <w:tcPr>
            <w:tcW w:w="1043" w:type="dxa"/>
          </w:tcPr>
          <w:p w14:paraId="3162F3C6" w14:textId="77777777" w:rsidR="00D37FDB" w:rsidRDefault="00D37FDB" w:rsidP="00D37FDB">
            <w:pPr>
              <w:pStyle w:val="tableentry"/>
            </w:pPr>
            <w:r>
              <w:t>yes</w:t>
            </w:r>
          </w:p>
        </w:tc>
        <w:tc>
          <w:tcPr>
            <w:tcW w:w="1955" w:type="dxa"/>
          </w:tcPr>
          <w:p w14:paraId="3C2EAF79" w14:textId="77777777" w:rsidR="00D37FDB" w:rsidRDefault="00D37FDB" w:rsidP="00D37FDB">
            <w:pPr>
              <w:pStyle w:val="tableentry"/>
            </w:pPr>
          </w:p>
        </w:tc>
        <w:tc>
          <w:tcPr>
            <w:tcW w:w="3625" w:type="dxa"/>
          </w:tcPr>
          <w:p w14:paraId="660E85CD" w14:textId="77777777" w:rsidR="00D37FDB" w:rsidRDefault="00B116B0">
            <w:pPr>
              <w:pStyle w:val="tableentry"/>
            </w:pPr>
            <w:ins w:id="1562" w:author="Author" w:date="2014-09-04T09:22:00Z">
              <w:r>
                <w:t>T</w:t>
              </w:r>
            </w:ins>
            <w:del w:id="1563" w:author="Author" w:date="2014-09-04T09:22:00Z">
              <w:r w:rsidR="00D37FDB" w:rsidDel="00B116B0">
                <w:delText>Base64 encoding of t</w:delText>
              </w:r>
            </w:del>
            <w:r w:rsidR="00D37FDB">
              <w:t xml:space="preserve">he digital signature.  </w:t>
            </w:r>
            <w:ins w:id="1564" w:author="Author" w:date="2014-09-04T09:23:00Z">
              <w:r w:rsidRPr="00AC6BEE">
                <w:rPr>
                  <w:color w:val="333333"/>
                  <w:szCs w:val="18"/>
                  <w:shd w:val="clear" w:color="auto" w:fill="EEEEEE"/>
                  <w:rPrChange w:id="1565" w:author="Author" w:date="2014-09-04T09:23:00Z">
                    <w:rPr>
                      <w:color w:val="333333"/>
                      <w:sz w:val="21"/>
                      <w:szCs w:val="21"/>
                      <w:shd w:val="clear" w:color="auto" w:fill="EEEEEE"/>
                    </w:rPr>
                  </w:rPrChange>
                </w:rPr>
                <w:t>The buffer to be signed is the marshalled buffer</w:t>
              </w:r>
              <w:r w:rsidRPr="00AC6BEE">
                <w:rPr>
                  <w:color w:val="333333"/>
                  <w:szCs w:val="18"/>
                </w:rPr>
                <w:t xml:space="preserve"> </w:t>
              </w:r>
              <w:r w:rsidRPr="00AC6BEE">
                <w:rPr>
                  <w:color w:val="333333"/>
                  <w:szCs w:val="18"/>
                  <w:shd w:val="clear" w:color="auto" w:fill="EEEEEE"/>
                  <w:rPrChange w:id="1566" w:author="Author" w:date="2014-09-04T09:23:00Z">
                    <w:rPr>
                      <w:color w:val="333333"/>
                      <w:sz w:val="21"/>
                      <w:szCs w:val="21"/>
                      <w:shd w:val="clear" w:color="auto" w:fill="EEEEEE"/>
                    </w:rPr>
                  </w:rPrChange>
                </w:rPr>
                <w:t>of the authorization from the version field to the algo field</w:t>
              </w:r>
              <w:r>
                <w:rPr>
                  <w:color w:val="333333"/>
                  <w:sz w:val="21"/>
                  <w:szCs w:val="21"/>
                  <w:shd w:val="clear" w:color="auto" w:fill="EEEEEE"/>
                </w:rPr>
                <w:t>.</w:t>
              </w:r>
            </w:ins>
            <w:del w:id="1567" w:author="Author" w:date="2014-09-04T09:23:00Z">
              <w:r w:rsidR="00D37FDB" w:rsidDel="00B116B0">
                <w:delText>The signed data portion includes all data starting from the version fields to the algo field of the signature record.</w:delText>
              </w:r>
            </w:del>
          </w:p>
        </w:tc>
      </w:tr>
    </w:tbl>
    <w:p w14:paraId="0BE1A42B" w14:textId="77777777" w:rsidR="00D37FDB" w:rsidRDefault="00D37FDB" w:rsidP="002B7CB7">
      <w:pPr>
        <w:pStyle w:val="body"/>
      </w:pPr>
    </w:p>
    <w:p w14:paraId="6A63CD40" w14:textId="77777777" w:rsidR="00473EB4" w:rsidRPr="00473EB4" w:rsidRDefault="00BD54B2" w:rsidP="00BD54B2">
      <w:pPr>
        <w:pStyle w:val="Heading4"/>
      </w:pPr>
      <w:r w:rsidRPr="00BD54B2">
        <w:t xml:space="preserve">Mapping between </w:t>
      </w:r>
      <w:r w:rsidR="000B6269">
        <w:t>m</w:t>
      </w:r>
      <w:r w:rsidRPr="00BD54B2">
        <w:t xml:space="preserve">essage </w:t>
      </w:r>
      <w:r w:rsidR="000B6269">
        <w:t>p</w:t>
      </w:r>
      <w:r w:rsidRPr="00BD54B2">
        <w:t xml:space="preserve">ermission and </w:t>
      </w:r>
      <w:r w:rsidR="000B6269">
        <w:t>p</w:t>
      </w:r>
      <w:r w:rsidRPr="00BD54B2">
        <w:t xml:space="preserve">olicy </w:t>
      </w:r>
      <w:r w:rsidR="000B6269">
        <w:t>p</w:t>
      </w:r>
      <w:r w:rsidRPr="00BD54B2">
        <w:t>ermission</w:t>
      </w:r>
    </w:p>
    <w:p w14:paraId="11C602F8" w14:textId="77777777" w:rsidR="00BD54B2" w:rsidRDefault="00BD54B2" w:rsidP="001F03FC">
      <w:pPr>
        <w:pStyle w:val="figureanchor"/>
      </w:pPr>
      <w:r w:rsidRPr="00BD54B2">
        <w:t>The following tables describe the mapping between the message action (send or receive) and the policy permission.</w:t>
      </w:r>
    </w:p>
    <w:p w14:paraId="746C9B17" w14:textId="77777777" w:rsidR="007565A5" w:rsidRDefault="007565A5" w:rsidP="007565A5">
      <w:pPr>
        <w:pStyle w:val="subheadindented"/>
      </w:pPr>
      <w:r>
        <w:t>Permission required for Message action</w:t>
      </w:r>
    </w:p>
    <w:tbl>
      <w:tblPr>
        <w:tblStyle w:val="TableGrid"/>
        <w:tblW w:w="8730" w:type="dxa"/>
        <w:tblInd w:w="835" w:type="dxa"/>
        <w:tblLook w:val="04A0" w:firstRow="1" w:lastRow="0" w:firstColumn="1" w:lastColumn="0" w:noHBand="0" w:noVBand="1"/>
      </w:tblPr>
      <w:tblGrid>
        <w:gridCol w:w="1773"/>
        <w:gridCol w:w="1774"/>
        <w:gridCol w:w="1774"/>
        <w:gridCol w:w="1704"/>
        <w:gridCol w:w="1705"/>
      </w:tblGrid>
      <w:tr w:rsidR="007A165C" w14:paraId="6F05BF20" w14:textId="77777777" w:rsidTr="00E37DF9">
        <w:trPr>
          <w:cnfStyle w:val="100000000000" w:firstRow="1" w:lastRow="0" w:firstColumn="0" w:lastColumn="0" w:oddVBand="0" w:evenVBand="0" w:oddHBand="0" w:evenHBand="0" w:firstRowFirstColumn="0" w:firstRowLastColumn="0" w:lastRowFirstColumn="0" w:lastRowLastColumn="0"/>
          <w:trHeight w:val="150"/>
          <w:tblHeader/>
        </w:trPr>
        <w:tc>
          <w:tcPr>
            <w:tcW w:w="1773" w:type="dxa"/>
          </w:tcPr>
          <w:p w14:paraId="0586A7A3" w14:textId="77777777" w:rsidR="007A165C" w:rsidRDefault="007A165C" w:rsidP="007565A5">
            <w:pPr>
              <w:pStyle w:val="tableheading"/>
            </w:pPr>
          </w:p>
        </w:tc>
        <w:tc>
          <w:tcPr>
            <w:tcW w:w="3548" w:type="dxa"/>
            <w:gridSpan w:val="2"/>
          </w:tcPr>
          <w:p w14:paraId="19D9C972" w14:textId="77777777" w:rsidR="007A165C" w:rsidRDefault="007A165C" w:rsidP="007565A5">
            <w:pPr>
              <w:pStyle w:val="tableheading"/>
            </w:pPr>
            <w:r>
              <w:t>Provider</w:t>
            </w:r>
          </w:p>
        </w:tc>
        <w:tc>
          <w:tcPr>
            <w:tcW w:w="3409" w:type="dxa"/>
            <w:gridSpan w:val="2"/>
          </w:tcPr>
          <w:p w14:paraId="5311DADA" w14:textId="77777777" w:rsidR="007A165C" w:rsidRDefault="007A165C" w:rsidP="007565A5">
            <w:pPr>
              <w:pStyle w:val="tableheading"/>
            </w:pPr>
            <w:r>
              <w:t>Consumer</w:t>
            </w:r>
          </w:p>
        </w:tc>
      </w:tr>
      <w:tr w:rsidR="007A165C" w14:paraId="4255CB7A" w14:textId="77777777" w:rsidTr="00E37DF9">
        <w:trPr>
          <w:cnfStyle w:val="100000000000" w:firstRow="1" w:lastRow="0" w:firstColumn="0" w:lastColumn="0" w:oddVBand="0" w:evenVBand="0" w:oddHBand="0" w:evenHBand="0" w:firstRowFirstColumn="0" w:firstRowLastColumn="0" w:lastRowFirstColumn="0" w:lastRowLastColumn="0"/>
          <w:trHeight w:val="149"/>
          <w:tblHeader/>
        </w:trPr>
        <w:tc>
          <w:tcPr>
            <w:tcW w:w="1773" w:type="dxa"/>
          </w:tcPr>
          <w:p w14:paraId="4A8217F9" w14:textId="77777777" w:rsidR="007A165C" w:rsidRDefault="007A165C" w:rsidP="007565A5">
            <w:pPr>
              <w:pStyle w:val="tableheading"/>
            </w:pPr>
            <w:r>
              <w:t>Member type</w:t>
            </w:r>
          </w:p>
        </w:tc>
        <w:tc>
          <w:tcPr>
            <w:tcW w:w="1774" w:type="dxa"/>
          </w:tcPr>
          <w:p w14:paraId="7BDE9447" w14:textId="77777777" w:rsidR="007A165C" w:rsidRDefault="007A165C" w:rsidP="007565A5">
            <w:pPr>
              <w:pStyle w:val="tableheading"/>
            </w:pPr>
          </w:p>
        </w:tc>
        <w:tc>
          <w:tcPr>
            <w:tcW w:w="1774" w:type="dxa"/>
          </w:tcPr>
          <w:p w14:paraId="24EB6C6B" w14:textId="77777777" w:rsidR="007A165C" w:rsidRDefault="007A165C" w:rsidP="007565A5">
            <w:pPr>
              <w:pStyle w:val="tableheading"/>
            </w:pPr>
            <w:r>
              <w:t>read-only=false</w:t>
            </w:r>
          </w:p>
        </w:tc>
        <w:tc>
          <w:tcPr>
            <w:tcW w:w="1704" w:type="dxa"/>
          </w:tcPr>
          <w:p w14:paraId="76AB0BD3" w14:textId="77777777" w:rsidR="007A165C" w:rsidRDefault="007A165C" w:rsidP="007565A5">
            <w:pPr>
              <w:pStyle w:val="tableheading"/>
            </w:pPr>
          </w:p>
        </w:tc>
        <w:tc>
          <w:tcPr>
            <w:tcW w:w="1705" w:type="dxa"/>
          </w:tcPr>
          <w:p w14:paraId="1AF19E62" w14:textId="77777777" w:rsidR="007A165C" w:rsidRDefault="007A165C" w:rsidP="007565A5">
            <w:pPr>
              <w:pStyle w:val="tableheading"/>
            </w:pPr>
            <w:r>
              <w:t>Read-only=false</w:t>
            </w:r>
          </w:p>
        </w:tc>
      </w:tr>
      <w:tr w:rsidR="007565A5" w14:paraId="1522AA3D" w14:textId="77777777" w:rsidTr="007A165C">
        <w:tc>
          <w:tcPr>
            <w:tcW w:w="1773" w:type="dxa"/>
          </w:tcPr>
          <w:p w14:paraId="706BD1CC" w14:textId="77777777" w:rsidR="007565A5" w:rsidRPr="00F6484A" w:rsidRDefault="007565A5" w:rsidP="007565A5">
            <w:pPr>
              <w:pStyle w:val="tableentry"/>
            </w:pPr>
            <w:r w:rsidRPr="00F6484A">
              <w:t>property</w:t>
            </w:r>
          </w:p>
        </w:tc>
        <w:tc>
          <w:tcPr>
            <w:tcW w:w="1774" w:type="dxa"/>
          </w:tcPr>
          <w:p w14:paraId="735C6E13" w14:textId="77777777" w:rsidR="007565A5" w:rsidRPr="00F6484A" w:rsidRDefault="007565A5" w:rsidP="007565A5">
            <w:pPr>
              <w:pStyle w:val="tableentry"/>
            </w:pPr>
            <w:r w:rsidRPr="00F6484A">
              <w:t>receive GetProperty</w:t>
            </w:r>
          </w:p>
        </w:tc>
        <w:tc>
          <w:tcPr>
            <w:tcW w:w="1774" w:type="dxa"/>
          </w:tcPr>
          <w:p w14:paraId="3BF7CF8E" w14:textId="77777777" w:rsidR="007565A5" w:rsidRPr="00F6484A" w:rsidRDefault="007565A5" w:rsidP="007565A5">
            <w:pPr>
              <w:pStyle w:val="tableentry"/>
            </w:pPr>
            <w:r w:rsidRPr="00F6484A">
              <w:t>receive SetProperty</w:t>
            </w:r>
          </w:p>
        </w:tc>
        <w:tc>
          <w:tcPr>
            <w:tcW w:w="1704" w:type="dxa"/>
          </w:tcPr>
          <w:p w14:paraId="2CE24FC8" w14:textId="77777777" w:rsidR="007565A5" w:rsidRPr="00F6484A" w:rsidRDefault="007565A5" w:rsidP="007565A5">
            <w:pPr>
              <w:pStyle w:val="tableentry"/>
            </w:pPr>
            <w:r w:rsidRPr="00F6484A">
              <w:t>send GetProperty</w:t>
            </w:r>
          </w:p>
        </w:tc>
        <w:tc>
          <w:tcPr>
            <w:tcW w:w="1705" w:type="dxa"/>
          </w:tcPr>
          <w:p w14:paraId="011B734B" w14:textId="77777777" w:rsidR="007565A5" w:rsidRPr="00F6484A" w:rsidRDefault="007565A5" w:rsidP="007565A5">
            <w:pPr>
              <w:pStyle w:val="tableentry"/>
            </w:pPr>
            <w:r w:rsidRPr="00F6484A">
              <w:t>send SetProperty</w:t>
            </w:r>
          </w:p>
        </w:tc>
      </w:tr>
      <w:tr w:rsidR="007565A5" w14:paraId="0466C909" w14:textId="77777777" w:rsidTr="007A165C">
        <w:tc>
          <w:tcPr>
            <w:tcW w:w="1773" w:type="dxa"/>
          </w:tcPr>
          <w:p w14:paraId="6DE99D28" w14:textId="77777777" w:rsidR="007565A5" w:rsidRPr="00F6484A" w:rsidRDefault="00F443E0" w:rsidP="007565A5">
            <w:pPr>
              <w:pStyle w:val="tableentry"/>
            </w:pPr>
            <w:r>
              <w:t>method call</w:t>
            </w:r>
          </w:p>
        </w:tc>
        <w:tc>
          <w:tcPr>
            <w:tcW w:w="1774" w:type="dxa"/>
          </w:tcPr>
          <w:p w14:paraId="363EF950" w14:textId="77777777" w:rsidR="007565A5" w:rsidRPr="00F6484A" w:rsidRDefault="007565A5" w:rsidP="007565A5">
            <w:pPr>
              <w:pStyle w:val="tableentry"/>
            </w:pPr>
            <w:r w:rsidRPr="00F6484A">
              <w:t>receive</w:t>
            </w:r>
          </w:p>
        </w:tc>
        <w:tc>
          <w:tcPr>
            <w:tcW w:w="1774" w:type="dxa"/>
          </w:tcPr>
          <w:p w14:paraId="28EF31FA" w14:textId="77777777" w:rsidR="007565A5" w:rsidRPr="00F6484A" w:rsidRDefault="007565A5" w:rsidP="007565A5">
            <w:pPr>
              <w:pStyle w:val="tableentry"/>
            </w:pPr>
          </w:p>
        </w:tc>
        <w:tc>
          <w:tcPr>
            <w:tcW w:w="1704" w:type="dxa"/>
          </w:tcPr>
          <w:p w14:paraId="7B5D1B55" w14:textId="77777777" w:rsidR="007565A5" w:rsidRPr="00F6484A" w:rsidRDefault="007565A5" w:rsidP="007565A5">
            <w:pPr>
              <w:pStyle w:val="tableentry"/>
            </w:pPr>
            <w:r w:rsidRPr="00F6484A">
              <w:t>send</w:t>
            </w:r>
          </w:p>
        </w:tc>
        <w:tc>
          <w:tcPr>
            <w:tcW w:w="1705" w:type="dxa"/>
          </w:tcPr>
          <w:p w14:paraId="3DEE9213" w14:textId="77777777" w:rsidR="007565A5" w:rsidRPr="00F6484A" w:rsidRDefault="007565A5" w:rsidP="007565A5">
            <w:pPr>
              <w:pStyle w:val="tableentry"/>
            </w:pPr>
          </w:p>
        </w:tc>
      </w:tr>
      <w:tr w:rsidR="007565A5" w14:paraId="66834055" w14:textId="77777777" w:rsidTr="007A165C">
        <w:tc>
          <w:tcPr>
            <w:tcW w:w="1773" w:type="dxa"/>
          </w:tcPr>
          <w:p w14:paraId="763B017C" w14:textId="77777777" w:rsidR="007565A5" w:rsidRPr="00F6484A" w:rsidRDefault="007565A5" w:rsidP="007565A5">
            <w:pPr>
              <w:pStyle w:val="tableentry"/>
            </w:pPr>
            <w:r w:rsidRPr="00F6484A">
              <w:t>signal</w:t>
            </w:r>
          </w:p>
        </w:tc>
        <w:tc>
          <w:tcPr>
            <w:tcW w:w="1774" w:type="dxa"/>
          </w:tcPr>
          <w:p w14:paraId="50B4DA1F" w14:textId="77777777" w:rsidR="007565A5" w:rsidRPr="00F6484A" w:rsidRDefault="007565A5" w:rsidP="007565A5">
            <w:pPr>
              <w:pStyle w:val="tableentry"/>
            </w:pPr>
            <w:r w:rsidRPr="00F6484A">
              <w:t>send</w:t>
            </w:r>
          </w:p>
        </w:tc>
        <w:tc>
          <w:tcPr>
            <w:tcW w:w="1774" w:type="dxa"/>
          </w:tcPr>
          <w:p w14:paraId="4520BCA4" w14:textId="77777777" w:rsidR="007565A5" w:rsidRPr="00F6484A" w:rsidRDefault="007565A5" w:rsidP="007565A5">
            <w:pPr>
              <w:pStyle w:val="tableentry"/>
            </w:pPr>
          </w:p>
        </w:tc>
        <w:tc>
          <w:tcPr>
            <w:tcW w:w="1704" w:type="dxa"/>
          </w:tcPr>
          <w:p w14:paraId="13F1B034" w14:textId="77777777" w:rsidR="007565A5" w:rsidRPr="00F6484A" w:rsidRDefault="007565A5" w:rsidP="007565A5">
            <w:pPr>
              <w:pStyle w:val="tableentry"/>
            </w:pPr>
            <w:r w:rsidRPr="00F6484A">
              <w:t>receive</w:t>
            </w:r>
          </w:p>
        </w:tc>
        <w:tc>
          <w:tcPr>
            <w:tcW w:w="1705" w:type="dxa"/>
          </w:tcPr>
          <w:p w14:paraId="3A017F73" w14:textId="77777777" w:rsidR="007565A5" w:rsidRDefault="007565A5" w:rsidP="007565A5">
            <w:pPr>
              <w:pStyle w:val="tableentry"/>
            </w:pPr>
          </w:p>
        </w:tc>
      </w:tr>
    </w:tbl>
    <w:p w14:paraId="5447E9C0" w14:textId="77777777" w:rsidR="007565A5" w:rsidRDefault="007565A5" w:rsidP="007565A5">
      <w:pPr>
        <w:pStyle w:val="subheadindented"/>
      </w:pPr>
      <w:r>
        <w:lastRenderedPageBreak/>
        <w:t>Enforcing the rules at message creation or receipt</w:t>
      </w:r>
    </w:p>
    <w:tbl>
      <w:tblPr>
        <w:tblStyle w:val="TableGrid"/>
        <w:tblW w:w="0" w:type="auto"/>
        <w:tblInd w:w="835" w:type="dxa"/>
        <w:tblLook w:val="04A0" w:firstRow="1" w:lastRow="0" w:firstColumn="1" w:lastColumn="0" w:noHBand="0" w:noVBand="1"/>
      </w:tblPr>
      <w:tblGrid>
        <w:gridCol w:w="2005"/>
        <w:gridCol w:w="1440"/>
        <w:gridCol w:w="2250"/>
        <w:gridCol w:w="1980"/>
      </w:tblGrid>
      <w:tr w:rsidR="007A165C" w14:paraId="5CF452A4" w14:textId="77777777" w:rsidTr="00FE7492">
        <w:trPr>
          <w:cnfStyle w:val="100000000000" w:firstRow="1" w:lastRow="0" w:firstColumn="0" w:lastColumn="0" w:oddVBand="0" w:evenVBand="0" w:oddHBand="0" w:evenHBand="0" w:firstRowFirstColumn="0" w:firstRowLastColumn="0" w:lastRowFirstColumn="0" w:lastRowLastColumn="0"/>
          <w:trHeight w:val="150"/>
          <w:tblHeader/>
        </w:trPr>
        <w:tc>
          <w:tcPr>
            <w:tcW w:w="2005" w:type="dxa"/>
            <w:vMerge w:val="restart"/>
          </w:tcPr>
          <w:p w14:paraId="65DF41AA" w14:textId="77777777" w:rsidR="007A165C" w:rsidRDefault="007A165C" w:rsidP="007565A5">
            <w:pPr>
              <w:pStyle w:val="tableheading"/>
            </w:pPr>
            <w:r>
              <w:t>Message action</w:t>
            </w:r>
          </w:p>
        </w:tc>
        <w:tc>
          <w:tcPr>
            <w:tcW w:w="3690" w:type="dxa"/>
            <w:gridSpan w:val="2"/>
          </w:tcPr>
          <w:p w14:paraId="40E70B92" w14:textId="77777777" w:rsidR="007A165C" w:rsidRDefault="007A165C" w:rsidP="007565A5">
            <w:pPr>
              <w:pStyle w:val="tableheading"/>
            </w:pPr>
            <w:r>
              <w:t>Required permission</w:t>
            </w:r>
          </w:p>
        </w:tc>
        <w:tc>
          <w:tcPr>
            <w:tcW w:w="1980" w:type="dxa"/>
            <w:vMerge w:val="restart"/>
          </w:tcPr>
          <w:p w14:paraId="7AB3C0B1" w14:textId="77777777" w:rsidR="007A165C" w:rsidRDefault="007A165C" w:rsidP="007565A5">
            <w:pPr>
              <w:pStyle w:val="tableheading"/>
            </w:pPr>
            <w:r>
              <w:t>Affected member</w:t>
            </w:r>
          </w:p>
        </w:tc>
      </w:tr>
      <w:tr w:rsidR="007A165C" w14:paraId="534D24A4" w14:textId="77777777" w:rsidTr="00FE7492">
        <w:trPr>
          <w:cnfStyle w:val="100000000000" w:firstRow="1" w:lastRow="0" w:firstColumn="0" w:lastColumn="0" w:oddVBand="0" w:evenVBand="0" w:oddHBand="0" w:evenHBand="0" w:firstRowFirstColumn="0" w:firstRowLastColumn="0" w:lastRowFirstColumn="0" w:lastRowLastColumn="0"/>
          <w:trHeight w:val="149"/>
          <w:tblHeader/>
        </w:trPr>
        <w:tc>
          <w:tcPr>
            <w:tcW w:w="2005" w:type="dxa"/>
            <w:vMerge/>
          </w:tcPr>
          <w:p w14:paraId="24133FA9" w14:textId="77777777" w:rsidR="007A165C" w:rsidRDefault="007A165C" w:rsidP="007565A5">
            <w:pPr>
              <w:pStyle w:val="tableheading"/>
            </w:pPr>
          </w:p>
        </w:tc>
        <w:tc>
          <w:tcPr>
            <w:tcW w:w="1440" w:type="dxa"/>
          </w:tcPr>
          <w:p w14:paraId="117E0752" w14:textId="77777777" w:rsidR="007A165C" w:rsidRDefault="007A165C" w:rsidP="007565A5">
            <w:pPr>
              <w:pStyle w:val="tableheading"/>
            </w:pPr>
            <w:r>
              <w:t>Local peer</w:t>
            </w:r>
          </w:p>
        </w:tc>
        <w:tc>
          <w:tcPr>
            <w:tcW w:w="2250" w:type="dxa"/>
          </w:tcPr>
          <w:p w14:paraId="2AEB8EDC" w14:textId="77777777" w:rsidR="007A165C" w:rsidRDefault="007A165C" w:rsidP="007565A5">
            <w:pPr>
              <w:pStyle w:val="tableheading"/>
            </w:pPr>
            <w:r>
              <w:t>Remote peer</w:t>
            </w:r>
          </w:p>
        </w:tc>
        <w:tc>
          <w:tcPr>
            <w:tcW w:w="1980" w:type="dxa"/>
            <w:vMerge/>
          </w:tcPr>
          <w:p w14:paraId="29D45EFF" w14:textId="77777777" w:rsidR="007A165C" w:rsidRDefault="007A165C" w:rsidP="007565A5">
            <w:pPr>
              <w:pStyle w:val="tableheading"/>
            </w:pPr>
          </w:p>
        </w:tc>
      </w:tr>
      <w:tr w:rsidR="007A165C" w14:paraId="61B2C837" w14:textId="77777777" w:rsidTr="00FE7492">
        <w:tc>
          <w:tcPr>
            <w:tcW w:w="2005" w:type="dxa"/>
          </w:tcPr>
          <w:p w14:paraId="518396C5" w14:textId="77777777" w:rsidR="007A165C" w:rsidRPr="00BE64EE" w:rsidRDefault="007A165C" w:rsidP="007A165C">
            <w:pPr>
              <w:pStyle w:val="tableentry"/>
            </w:pPr>
            <w:r w:rsidRPr="00BE64EE">
              <w:t>send GetProperty</w:t>
            </w:r>
          </w:p>
        </w:tc>
        <w:tc>
          <w:tcPr>
            <w:tcW w:w="1440" w:type="dxa"/>
          </w:tcPr>
          <w:p w14:paraId="403BF2AF" w14:textId="77777777" w:rsidR="007A165C" w:rsidRPr="00BE64EE" w:rsidRDefault="007A165C" w:rsidP="007A165C">
            <w:pPr>
              <w:pStyle w:val="tableentry"/>
            </w:pPr>
            <w:r w:rsidRPr="00BE64EE">
              <w:t xml:space="preserve">Consumer  </w:t>
            </w:r>
          </w:p>
        </w:tc>
        <w:tc>
          <w:tcPr>
            <w:tcW w:w="2250" w:type="dxa"/>
          </w:tcPr>
          <w:p w14:paraId="56DA0BB9" w14:textId="77777777" w:rsidR="007A165C" w:rsidRPr="00BE64EE" w:rsidRDefault="007A165C" w:rsidP="00E37DF9">
            <w:pPr>
              <w:pStyle w:val="tableentry"/>
            </w:pPr>
            <w:r w:rsidRPr="00BE64EE">
              <w:t>Provider (if mutual authorization is required)</w:t>
            </w:r>
          </w:p>
        </w:tc>
        <w:tc>
          <w:tcPr>
            <w:tcW w:w="1980" w:type="dxa"/>
          </w:tcPr>
          <w:p w14:paraId="0600A47B" w14:textId="77777777" w:rsidR="007A165C" w:rsidRPr="00BE64EE" w:rsidRDefault="007A165C" w:rsidP="007A165C">
            <w:pPr>
              <w:pStyle w:val="tableentry"/>
            </w:pPr>
            <w:r>
              <w:t>property</w:t>
            </w:r>
          </w:p>
        </w:tc>
      </w:tr>
      <w:tr w:rsidR="007A165C" w14:paraId="6EB7BCEA" w14:textId="77777777" w:rsidTr="00FE7492">
        <w:tc>
          <w:tcPr>
            <w:tcW w:w="2005" w:type="dxa"/>
          </w:tcPr>
          <w:p w14:paraId="22B7D567" w14:textId="77777777" w:rsidR="007A165C" w:rsidRPr="00BE64EE" w:rsidRDefault="007A165C" w:rsidP="007A165C">
            <w:pPr>
              <w:pStyle w:val="tableentry"/>
            </w:pPr>
            <w:r w:rsidRPr="00BE64EE">
              <w:t>receive GetProperty</w:t>
            </w:r>
          </w:p>
        </w:tc>
        <w:tc>
          <w:tcPr>
            <w:tcW w:w="1440" w:type="dxa"/>
          </w:tcPr>
          <w:p w14:paraId="018287B8" w14:textId="77777777" w:rsidR="007A165C" w:rsidRPr="00BE64EE" w:rsidRDefault="007A165C" w:rsidP="007A165C">
            <w:pPr>
              <w:pStyle w:val="tableentry"/>
            </w:pPr>
            <w:r w:rsidRPr="00BE64EE">
              <w:t xml:space="preserve">Provider </w:t>
            </w:r>
          </w:p>
        </w:tc>
        <w:tc>
          <w:tcPr>
            <w:tcW w:w="2250" w:type="dxa"/>
          </w:tcPr>
          <w:p w14:paraId="079D5345" w14:textId="77777777" w:rsidR="007A165C" w:rsidRPr="00BE64EE" w:rsidRDefault="007A165C" w:rsidP="007A165C">
            <w:pPr>
              <w:pStyle w:val="tableentry"/>
            </w:pPr>
            <w:r>
              <w:t>Consumer</w:t>
            </w:r>
          </w:p>
        </w:tc>
        <w:tc>
          <w:tcPr>
            <w:tcW w:w="1980" w:type="dxa"/>
          </w:tcPr>
          <w:p w14:paraId="3990451A" w14:textId="77777777" w:rsidR="007A165C" w:rsidRPr="00BE64EE" w:rsidRDefault="007A165C" w:rsidP="007A165C">
            <w:pPr>
              <w:pStyle w:val="tableentry"/>
            </w:pPr>
            <w:r>
              <w:t>property</w:t>
            </w:r>
          </w:p>
        </w:tc>
      </w:tr>
      <w:tr w:rsidR="007A165C" w14:paraId="63C7A11A" w14:textId="77777777" w:rsidTr="00FE7492">
        <w:tc>
          <w:tcPr>
            <w:tcW w:w="2005" w:type="dxa"/>
          </w:tcPr>
          <w:p w14:paraId="19D743AA" w14:textId="77777777" w:rsidR="007A165C" w:rsidRPr="00BE64EE" w:rsidRDefault="007A165C" w:rsidP="007A165C">
            <w:pPr>
              <w:pStyle w:val="tableentry"/>
            </w:pPr>
            <w:r w:rsidRPr="00BE64EE">
              <w:t>send SetProperty</w:t>
            </w:r>
          </w:p>
        </w:tc>
        <w:tc>
          <w:tcPr>
            <w:tcW w:w="1440" w:type="dxa"/>
          </w:tcPr>
          <w:p w14:paraId="724B7E89" w14:textId="77777777" w:rsidR="007A165C" w:rsidRPr="00BE64EE" w:rsidRDefault="007A165C" w:rsidP="007A165C">
            <w:pPr>
              <w:pStyle w:val="tableentry"/>
            </w:pPr>
            <w:r w:rsidRPr="00BE64EE">
              <w:t>Consumer  read-only=false</w:t>
            </w:r>
          </w:p>
        </w:tc>
        <w:tc>
          <w:tcPr>
            <w:tcW w:w="2250" w:type="dxa"/>
          </w:tcPr>
          <w:p w14:paraId="55424D4C" w14:textId="77777777" w:rsidR="007A165C" w:rsidRPr="00BE64EE" w:rsidRDefault="007A165C" w:rsidP="00E37DF9">
            <w:pPr>
              <w:pStyle w:val="tableentry"/>
            </w:pPr>
            <w:r w:rsidRPr="00BE64EE">
              <w:t>Provider read-only=false (if mutual authorization is required)</w:t>
            </w:r>
          </w:p>
        </w:tc>
        <w:tc>
          <w:tcPr>
            <w:tcW w:w="1980" w:type="dxa"/>
          </w:tcPr>
          <w:p w14:paraId="6B9C3C71" w14:textId="77777777" w:rsidR="007A165C" w:rsidRPr="00A027D0" w:rsidRDefault="007A165C" w:rsidP="007A165C">
            <w:pPr>
              <w:pStyle w:val="tableentry"/>
            </w:pPr>
            <w:r w:rsidRPr="00A027D0">
              <w:t>property</w:t>
            </w:r>
          </w:p>
        </w:tc>
      </w:tr>
      <w:tr w:rsidR="007A165C" w14:paraId="685B585A" w14:textId="77777777" w:rsidTr="00FE7492">
        <w:tc>
          <w:tcPr>
            <w:tcW w:w="2005" w:type="dxa"/>
          </w:tcPr>
          <w:p w14:paraId="7C7C4B91" w14:textId="77777777" w:rsidR="007A165C" w:rsidRPr="00BE64EE" w:rsidRDefault="007A165C" w:rsidP="007A165C">
            <w:pPr>
              <w:pStyle w:val="tableentry"/>
            </w:pPr>
            <w:r w:rsidRPr="00BE64EE">
              <w:t>receive SetProperty</w:t>
            </w:r>
          </w:p>
        </w:tc>
        <w:tc>
          <w:tcPr>
            <w:tcW w:w="1440" w:type="dxa"/>
          </w:tcPr>
          <w:p w14:paraId="476BF3CF" w14:textId="77777777" w:rsidR="007A165C" w:rsidRPr="00BE64EE" w:rsidRDefault="007A165C" w:rsidP="007A165C">
            <w:pPr>
              <w:pStyle w:val="tableentry"/>
            </w:pPr>
            <w:r w:rsidRPr="00BE64EE">
              <w:t>Provider</w:t>
            </w:r>
          </w:p>
        </w:tc>
        <w:tc>
          <w:tcPr>
            <w:tcW w:w="2250" w:type="dxa"/>
          </w:tcPr>
          <w:p w14:paraId="1375290A" w14:textId="77777777" w:rsidR="007A165C" w:rsidRPr="00BE64EE" w:rsidRDefault="007A165C" w:rsidP="00E37DF9">
            <w:pPr>
              <w:pStyle w:val="tableentry"/>
            </w:pPr>
            <w:r w:rsidRPr="00BE64EE">
              <w:t>Consumer read-only=false</w:t>
            </w:r>
          </w:p>
        </w:tc>
        <w:tc>
          <w:tcPr>
            <w:tcW w:w="1980" w:type="dxa"/>
          </w:tcPr>
          <w:p w14:paraId="10B41A23" w14:textId="77777777" w:rsidR="007A165C" w:rsidRPr="00A027D0" w:rsidRDefault="007A165C" w:rsidP="007A165C">
            <w:pPr>
              <w:pStyle w:val="tableentry"/>
            </w:pPr>
            <w:r w:rsidRPr="00A027D0">
              <w:t>property</w:t>
            </w:r>
          </w:p>
        </w:tc>
      </w:tr>
      <w:tr w:rsidR="007A165C" w14:paraId="72BC6726" w14:textId="77777777" w:rsidTr="00FE7492">
        <w:tc>
          <w:tcPr>
            <w:tcW w:w="2005" w:type="dxa"/>
          </w:tcPr>
          <w:p w14:paraId="135951E9" w14:textId="77777777" w:rsidR="007A165C" w:rsidRPr="00BE64EE" w:rsidRDefault="007A165C" w:rsidP="007A165C">
            <w:pPr>
              <w:pStyle w:val="tableentry"/>
            </w:pPr>
            <w:r w:rsidRPr="00BE64EE">
              <w:t>send method call</w:t>
            </w:r>
          </w:p>
        </w:tc>
        <w:tc>
          <w:tcPr>
            <w:tcW w:w="1440" w:type="dxa"/>
          </w:tcPr>
          <w:p w14:paraId="64A8099F" w14:textId="77777777" w:rsidR="007A165C" w:rsidRPr="00BE64EE" w:rsidRDefault="007A165C" w:rsidP="007A165C">
            <w:pPr>
              <w:pStyle w:val="tableentry"/>
            </w:pPr>
            <w:r w:rsidRPr="00BE64EE">
              <w:t xml:space="preserve">Consumer </w:t>
            </w:r>
          </w:p>
        </w:tc>
        <w:tc>
          <w:tcPr>
            <w:tcW w:w="2250" w:type="dxa"/>
          </w:tcPr>
          <w:p w14:paraId="1D85F886" w14:textId="77777777" w:rsidR="007A165C" w:rsidRPr="00BE64EE" w:rsidRDefault="007A165C" w:rsidP="00E37DF9">
            <w:pPr>
              <w:pStyle w:val="tableentry"/>
            </w:pPr>
            <w:r w:rsidRPr="00BE64EE">
              <w:t>Provider (if mutual authorization is required)</w:t>
            </w:r>
          </w:p>
        </w:tc>
        <w:tc>
          <w:tcPr>
            <w:tcW w:w="1980" w:type="dxa"/>
          </w:tcPr>
          <w:p w14:paraId="379BE567" w14:textId="77777777" w:rsidR="007A165C" w:rsidRPr="00A027D0" w:rsidRDefault="007A165C" w:rsidP="007A165C">
            <w:pPr>
              <w:pStyle w:val="tableentry"/>
            </w:pPr>
            <w:r w:rsidRPr="00A027D0">
              <w:t>method call</w:t>
            </w:r>
          </w:p>
        </w:tc>
      </w:tr>
      <w:tr w:rsidR="007A165C" w14:paraId="3FED472B" w14:textId="77777777" w:rsidTr="00FE7492">
        <w:tc>
          <w:tcPr>
            <w:tcW w:w="2005" w:type="dxa"/>
          </w:tcPr>
          <w:p w14:paraId="40CE08A0" w14:textId="77777777" w:rsidR="007A165C" w:rsidRPr="00BE64EE" w:rsidRDefault="007A165C" w:rsidP="007A165C">
            <w:pPr>
              <w:pStyle w:val="tableentry"/>
            </w:pPr>
            <w:r w:rsidRPr="00BE64EE">
              <w:t>receive method call</w:t>
            </w:r>
          </w:p>
        </w:tc>
        <w:tc>
          <w:tcPr>
            <w:tcW w:w="1440" w:type="dxa"/>
          </w:tcPr>
          <w:p w14:paraId="3B2DCAA7" w14:textId="77777777" w:rsidR="007A165C" w:rsidRPr="00BE64EE" w:rsidRDefault="007A165C" w:rsidP="007A165C">
            <w:pPr>
              <w:pStyle w:val="tableentry"/>
            </w:pPr>
            <w:r w:rsidRPr="00BE64EE">
              <w:t>Provider</w:t>
            </w:r>
          </w:p>
        </w:tc>
        <w:tc>
          <w:tcPr>
            <w:tcW w:w="2250" w:type="dxa"/>
          </w:tcPr>
          <w:p w14:paraId="66C42B0D" w14:textId="77777777" w:rsidR="007A165C" w:rsidRPr="00BE64EE" w:rsidRDefault="007A165C" w:rsidP="00E37DF9">
            <w:pPr>
              <w:pStyle w:val="tableentry"/>
            </w:pPr>
            <w:r w:rsidRPr="00BE64EE">
              <w:t>Consumer</w:t>
            </w:r>
          </w:p>
        </w:tc>
        <w:tc>
          <w:tcPr>
            <w:tcW w:w="1980" w:type="dxa"/>
          </w:tcPr>
          <w:p w14:paraId="0EB48F61" w14:textId="77777777" w:rsidR="007A165C" w:rsidRPr="00A027D0" w:rsidRDefault="007A165C" w:rsidP="007A165C">
            <w:pPr>
              <w:pStyle w:val="tableentry"/>
            </w:pPr>
            <w:r w:rsidRPr="00A027D0">
              <w:t>method call</w:t>
            </w:r>
          </w:p>
        </w:tc>
      </w:tr>
      <w:tr w:rsidR="007A165C" w14:paraId="25655324" w14:textId="77777777" w:rsidTr="00FE7492">
        <w:tc>
          <w:tcPr>
            <w:tcW w:w="2005" w:type="dxa"/>
          </w:tcPr>
          <w:p w14:paraId="0CD008AD" w14:textId="77777777" w:rsidR="007A165C" w:rsidRPr="00BE64EE" w:rsidRDefault="007A165C" w:rsidP="007A165C">
            <w:pPr>
              <w:pStyle w:val="tableentry"/>
            </w:pPr>
            <w:r w:rsidRPr="00BE64EE">
              <w:t>send signal</w:t>
            </w:r>
          </w:p>
        </w:tc>
        <w:tc>
          <w:tcPr>
            <w:tcW w:w="1440" w:type="dxa"/>
          </w:tcPr>
          <w:p w14:paraId="23E99656" w14:textId="77777777" w:rsidR="007A165C" w:rsidRPr="00BE64EE" w:rsidRDefault="007A165C" w:rsidP="007A165C">
            <w:pPr>
              <w:pStyle w:val="tableentry"/>
            </w:pPr>
            <w:r w:rsidRPr="00BE64EE">
              <w:t>Provider</w:t>
            </w:r>
          </w:p>
        </w:tc>
        <w:tc>
          <w:tcPr>
            <w:tcW w:w="2250" w:type="dxa"/>
          </w:tcPr>
          <w:p w14:paraId="533931A4" w14:textId="77777777" w:rsidR="007A165C" w:rsidRPr="00BE64EE" w:rsidRDefault="007A165C" w:rsidP="00E37DF9">
            <w:pPr>
              <w:pStyle w:val="tableentry"/>
            </w:pPr>
            <w:r w:rsidRPr="00BE64EE">
              <w:t>Consumer</w:t>
            </w:r>
          </w:p>
        </w:tc>
        <w:tc>
          <w:tcPr>
            <w:tcW w:w="1980" w:type="dxa"/>
          </w:tcPr>
          <w:p w14:paraId="54323698" w14:textId="77777777" w:rsidR="007A165C" w:rsidRPr="00A027D0" w:rsidRDefault="007F21B5" w:rsidP="007A165C">
            <w:pPr>
              <w:pStyle w:val="tableentry"/>
            </w:pPr>
            <w:r>
              <w:t>signal</w:t>
            </w:r>
          </w:p>
        </w:tc>
      </w:tr>
      <w:tr w:rsidR="007A165C" w14:paraId="4CA664D1" w14:textId="77777777" w:rsidTr="00FE7492">
        <w:tc>
          <w:tcPr>
            <w:tcW w:w="2005" w:type="dxa"/>
          </w:tcPr>
          <w:p w14:paraId="3B335176" w14:textId="77777777" w:rsidR="007A165C" w:rsidRPr="00BE64EE" w:rsidRDefault="007A165C" w:rsidP="007A165C">
            <w:pPr>
              <w:pStyle w:val="tableentry"/>
            </w:pPr>
            <w:r w:rsidRPr="00BE64EE">
              <w:t>receive signal</w:t>
            </w:r>
          </w:p>
        </w:tc>
        <w:tc>
          <w:tcPr>
            <w:tcW w:w="1440" w:type="dxa"/>
          </w:tcPr>
          <w:p w14:paraId="3AC8FD59" w14:textId="77777777" w:rsidR="007A165C" w:rsidRPr="00BE64EE" w:rsidRDefault="007A165C" w:rsidP="007A165C">
            <w:pPr>
              <w:pStyle w:val="tableentry"/>
            </w:pPr>
            <w:r w:rsidRPr="00BE64EE">
              <w:t>Consumer</w:t>
            </w:r>
          </w:p>
        </w:tc>
        <w:tc>
          <w:tcPr>
            <w:tcW w:w="2250" w:type="dxa"/>
          </w:tcPr>
          <w:p w14:paraId="4BAC253C" w14:textId="77777777" w:rsidR="007A165C" w:rsidRPr="00BE64EE" w:rsidRDefault="007A165C" w:rsidP="00E37DF9">
            <w:pPr>
              <w:pStyle w:val="tableentry"/>
            </w:pPr>
            <w:r w:rsidRPr="00BE64EE">
              <w:t>Provider</w:t>
            </w:r>
          </w:p>
        </w:tc>
        <w:tc>
          <w:tcPr>
            <w:tcW w:w="1980" w:type="dxa"/>
          </w:tcPr>
          <w:p w14:paraId="261D49D6" w14:textId="77777777" w:rsidR="007A165C" w:rsidRDefault="007F21B5" w:rsidP="007A165C">
            <w:pPr>
              <w:pStyle w:val="tableentry"/>
            </w:pPr>
            <w:r>
              <w:t>signal</w:t>
            </w:r>
          </w:p>
        </w:tc>
      </w:tr>
    </w:tbl>
    <w:p w14:paraId="26768A1B" w14:textId="77777777" w:rsidR="007565A5" w:rsidRDefault="00FE7492" w:rsidP="00FE7492">
      <w:pPr>
        <w:pStyle w:val="Heading4"/>
      </w:pPr>
      <w:r>
        <w:t>Search order</w:t>
      </w:r>
    </w:p>
    <w:p w14:paraId="2C9D0208" w14:textId="77777777" w:rsidR="006735D2" w:rsidRDefault="00FE7492" w:rsidP="00FE7492">
      <w:pPr>
        <w:pStyle w:val="body"/>
      </w:pPr>
      <w:r>
        <w:t>Whenever an encrypted message is created or received, the authorization rules are searched using the message header data (object path, int</w:t>
      </w:r>
      <w:r w:rsidR="006735D2">
        <w:t xml:space="preserve">erface name, and member name). </w:t>
      </w:r>
    </w:p>
    <w:p w14:paraId="1E63A6AE" w14:textId="77777777" w:rsidR="00FE7492" w:rsidRDefault="00FE7492" w:rsidP="00FE7492">
      <w:pPr>
        <w:pStyle w:val="body"/>
      </w:pPr>
      <w:r>
        <w:t>The following search order is performed against the authorization rules to find a match.  A rule without wild card is str</w:t>
      </w:r>
      <w:r w:rsidR="006735D2">
        <w:t xml:space="preserve">onger than one with wild card. </w:t>
      </w:r>
      <w:r>
        <w:t>Once a match is found, the search stops.</w:t>
      </w:r>
    </w:p>
    <w:p w14:paraId="6FFE1668" w14:textId="77777777" w:rsidR="001C4402" w:rsidRDefault="00FE7492" w:rsidP="00FE7492">
      <w:pPr>
        <w:pStyle w:val="numbrdlist"/>
      </w:pPr>
      <w:r>
        <w:t xml:space="preserve">Object path </w:t>
      </w:r>
    </w:p>
    <w:p w14:paraId="01AE92A4" w14:textId="77777777" w:rsidR="00FE7492" w:rsidRDefault="001C4402" w:rsidP="00FE7492">
      <w:pPr>
        <w:pStyle w:val="numbrdlist"/>
      </w:pPr>
      <w:r>
        <w:t>I</w:t>
      </w:r>
      <w:r w:rsidR="00FE7492">
        <w:t>nterface name, member name</w:t>
      </w:r>
      <w:r w:rsidR="006735D2">
        <w:t>.</w:t>
      </w:r>
    </w:p>
    <w:p w14:paraId="213C3EA0" w14:textId="77777777" w:rsidR="00FE7492" w:rsidRDefault="001C4402" w:rsidP="00FE7492">
      <w:pPr>
        <w:pStyle w:val="numbrdlist"/>
      </w:pPr>
      <w:r>
        <w:t>I</w:t>
      </w:r>
      <w:r w:rsidR="00FE7492">
        <w:t>nterface name</w:t>
      </w:r>
      <w:r w:rsidR="006735D2">
        <w:t>.</w:t>
      </w:r>
    </w:p>
    <w:p w14:paraId="1F3B3794" w14:textId="77777777" w:rsidR="00FE7492" w:rsidRDefault="00FE7492" w:rsidP="00FE7492">
      <w:pPr>
        <w:pStyle w:val="Heading4"/>
      </w:pPr>
      <w:r>
        <w:t>Materializing the rules</w:t>
      </w:r>
    </w:p>
    <w:p w14:paraId="3DCFDCC4" w14:textId="77777777" w:rsidR="00FE7492" w:rsidRDefault="00FE7492" w:rsidP="00FE7492">
      <w:pPr>
        <w:pStyle w:val="body"/>
      </w:pPr>
      <w:r>
        <w:t>Policies are applied to a peer connection as follows:</w:t>
      </w:r>
    </w:p>
    <w:p w14:paraId="6A55274A" w14:textId="77777777" w:rsidR="00FE7492" w:rsidRDefault="00FE7492" w:rsidP="00C07A1B">
      <w:pPr>
        <w:pStyle w:val="numbrdlist"/>
        <w:numPr>
          <w:ilvl w:val="0"/>
          <w:numId w:val="74"/>
        </w:numPr>
      </w:pPr>
      <w:r>
        <w:t>The ANY-USER policy is applied</w:t>
      </w:r>
    </w:p>
    <w:p w14:paraId="5FD124C9" w14:textId="77777777" w:rsidR="00FE7492" w:rsidRDefault="00FE7492" w:rsidP="00C07A1B">
      <w:pPr>
        <w:pStyle w:val="numbrdlist"/>
        <w:numPr>
          <w:ilvl w:val="0"/>
          <w:numId w:val="74"/>
        </w:numPr>
      </w:pPr>
      <w:r>
        <w:t xml:space="preserve">All guild-in-common policies are applied in undefined order. </w:t>
      </w:r>
      <w:r w:rsidR="002B504D">
        <w:t>Per guild-in-common, t</w:t>
      </w:r>
      <w:r>
        <w:t xml:space="preserve">he </w:t>
      </w:r>
      <w:r w:rsidR="002B504D">
        <w:t xml:space="preserve">materialized authorization rules are the </w:t>
      </w:r>
      <w:r>
        <w:t>intersection of the authorization rules between the consumer and provider</w:t>
      </w:r>
      <w:r w:rsidR="002B504D">
        <w:t>.  This intersection</w:t>
      </w:r>
      <w:r>
        <w:t xml:space="preserve"> will be unioned with the </w:t>
      </w:r>
      <w:r w:rsidR="002B504D">
        <w:t xml:space="preserve">previous </w:t>
      </w:r>
      <w:r>
        <w:t>result.</w:t>
      </w:r>
    </w:p>
    <w:p w14:paraId="757D2A3A" w14:textId="77777777" w:rsidR="00FE7492" w:rsidRPr="00FE7492" w:rsidRDefault="00FE7492" w:rsidP="00C07A1B">
      <w:pPr>
        <w:pStyle w:val="numbrdlist"/>
        <w:numPr>
          <w:ilvl w:val="0"/>
          <w:numId w:val="74"/>
        </w:numPr>
      </w:pPr>
      <w:r>
        <w:t xml:space="preserve">All peer-specific policies are applied in undefined order. The additional </w:t>
      </w:r>
      <w:r w:rsidR="002B504D">
        <w:t xml:space="preserve">materialized </w:t>
      </w:r>
      <w:r>
        <w:t xml:space="preserve">authorization rules will be unioned with the </w:t>
      </w:r>
      <w:r w:rsidR="002B504D">
        <w:t xml:space="preserve">previous </w:t>
      </w:r>
      <w:r>
        <w:t>result.</w:t>
      </w:r>
    </w:p>
    <w:p w14:paraId="5DC9F2E6" w14:textId="77777777" w:rsidR="00406605" w:rsidRDefault="00FE7492" w:rsidP="00FE7492">
      <w:pPr>
        <w:pStyle w:val="Heading3"/>
      </w:pPr>
      <w:bookmarkStart w:id="1568" w:name="_Toc397675098"/>
      <w:r>
        <w:t>Examples</w:t>
      </w:r>
      <w:bookmarkEnd w:id="1568"/>
    </w:p>
    <w:p w14:paraId="277836E6" w14:textId="77777777" w:rsidR="00FE7492" w:rsidRDefault="006735D2" w:rsidP="00FE7492">
      <w:pPr>
        <w:pStyle w:val="body"/>
      </w:pPr>
      <w:r>
        <w:t>T</w:t>
      </w:r>
      <w:r w:rsidR="00FE7492" w:rsidRPr="00FE7492">
        <w:t>he interface names and members are referenced from the following sample introspection XML.</w:t>
      </w:r>
    </w:p>
    <w:p w14:paraId="49DEEB1F" w14:textId="77777777" w:rsidR="00FE7492" w:rsidRDefault="00FE7492" w:rsidP="00FE7492">
      <w:pPr>
        <w:pStyle w:val="code"/>
      </w:pPr>
      <w:r>
        <w:lastRenderedPageBreak/>
        <w:t>&lt;node</w:t>
      </w:r>
    </w:p>
    <w:p w14:paraId="07EEEEBD" w14:textId="77777777" w:rsidR="00FE7492" w:rsidRDefault="00FE7492" w:rsidP="00FE7492">
      <w:pPr>
        <w:pStyle w:val="code"/>
      </w:pPr>
      <w:r>
        <w:t xml:space="preserve">      xmlns:xsi="http://www.w3.org/2001/XMLSchema-instance"</w:t>
      </w:r>
    </w:p>
    <w:p w14:paraId="74498067" w14:textId="77777777" w:rsidR="00FE7492" w:rsidRDefault="00FE7492" w:rsidP="00FE7492">
      <w:pPr>
        <w:pStyle w:val="code"/>
      </w:pPr>
      <w:r>
        <w:t xml:space="preserve">      xsi:noNamespaceSchemaLocation="https://www.all</w:t>
      </w:r>
      <w:r w:rsidR="0042104D">
        <w:t>seenalliance</w:t>
      </w:r>
      <w:r>
        <w:t>.org/schemas/introspect.xsd"&gt;</w:t>
      </w:r>
    </w:p>
    <w:p w14:paraId="42CFF504" w14:textId="77777777" w:rsidR="00FE7492" w:rsidRDefault="00FE7492" w:rsidP="00FE7492">
      <w:pPr>
        <w:pStyle w:val="code"/>
      </w:pPr>
      <w:r>
        <w:t xml:space="preserve">    &lt;interface name="org.allseenalliance.control.OnOff"&gt;</w:t>
      </w:r>
    </w:p>
    <w:p w14:paraId="3EF76F33" w14:textId="77777777" w:rsidR="00FE7492" w:rsidRDefault="00FE7492" w:rsidP="00FE7492">
      <w:pPr>
        <w:pStyle w:val="code"/>
      </w:pPr>
      <w:r>
        <w:t xml:space="preserve">        &lt;method name="On"&gt;&lt;/method&gt;</w:t>
      </w:r>
    </w:p>
    <w:p w14:paraId="3571BBB7" w14:textId="77777777" w:rsidR="00FE7492" w:rsidRDefault="00FE7492" w:rsidP="00FE7492">
      <w:pPr>
        <w:pStyle w:val="code"/>
      </w:pPr>
      <w:r>
        <w:t xml:space="preserve">        &lt;method name="Off"&gt;&lt;/method&gt;</w:t>
      </w:r>
    </w:p>
    <w:p w14:paraId="673B1A32" w14:textId="77777777" w:rsidR="00FE7492" w:rsidRDefault="00FE7492" w:rsidP="00FE7492">
      <w:pPr>
        <w:pStyle w:val="code"/>
      </w:pPr>
      <w:r>
        <w:t xml:space="preserve">    &lt;/interface&gt;</w:t>
      </w:r>
    </w:p>
    <w:p w14:paraId="6168CB46" w14:textId="77777777" w:rsidR="00FE7492" w:rsidRDefault="00FE7492" w:rsidP="00FE7492">
      <w:pPr>
        <w:pStyle w:val="code"/>
      </w:pPr>
      <w:r>
        <w:t xml:space="preserve">    &lt;interface name="org.allseenalliance.control.TV"&gt;</w:t>
      </w:r>
    </w:p>
    <w:p w14:paraId="0C4B37D7" w14:textId="77777777" w:rsidR="00FE7492" w:rsidRDefault="00FE7492" w:rsidP="00FE7492">
      <w:pPr>
        <w:pStyle w:val="code"/>
      </w:pPr>
      <w:r>
        <w:t xml:space="preserve">        &lt;property name="Channel" type="u" access="readwrite"&gt;&lt;/property&gt;</w:t>
      </w:r>
    </w:p>
    <w:p w14:paraId="3CA9ECCD" w14:textId="77777777" w:rsidR="00FE7492" w:rsidRDefault="00FE7492" w:rsidP="00FE7492">
      <w:pPr>
        <w:pStyle w:val="code"/>
      </w:pPr>
      <w:r>
        <w:t xml:space="preserve">        &lt;method name="Up"&gt;&lt;/method&gt;</w:t>
      </w:r>
    </w:p>
    <w:p w14:paraId="5DEE4911" w14:textId="77777777" w:rsidR="00FE7492" w:rsidRDefault="00FE7492" w:rsidP="00FE7492">
      <w:pPr>
        <w:pStyle w:val="code"/>
      </w:pPr>
      <w:r>
        <w:t xml:space="preserve">        &lt;method name="Down"&gt;&lt;/method&gt;</w:t>
      </w:r>
    </w:p>
    <w:p w14:paraId="1975EDCA" w14:textId="77777777" w:rsidR="00FE7492" w:rsidRDefault="00FE7492" w:rsidP="00FE7492">
      <w:pPr>
        <w:pStyle w:val="code"/>
      </w:pPr>
      <w:r>
        <w:t xml:space="preserve">        &lt;signal name="ChannelChanged"&gt;</w:t>
      </w:r>
    </w:p>
    <w:p w14:paraId="5C302557" w14:textId="77777777" w:rsidR="00FE7492" w:rsidRDefault="00FE7492" w:rsidP="00FE7492">
      <w:pPr>
        <w:pStyle w:val="code"/>
      </w:pPr>
      <w:r>
        <w:t xml:space="preserve">           &lt;arg name="newChannel" type="u"/&gt;</w:t>
      </w:r>
    </w:p>
    <w:p w14:paraId="3E1554F8" w14:textId="77777777" w:rsidR="00FE7492" w:rsidRDefault="00FE7492" w:rsidP="00FE7492">
      <w:pPr>
        <w:pStyle w:val="code"/>
      </w:pPr>
      <w:r>
        <w:t xml:space="preserve">        &lt;/signal&gt;</w:t>
      </w:r>
    </w:p>
    <w:p w14:paraId="53698A2E" w14:textId="77777777" w:rsidR="00FE7492" w:rsidRDefault="00FE7492" w:rsidP="00FE7492">
      <w:pPr>
        <w:pStyle w:val="code"/>
      </w:pPr>
      <w:r>
        <w:t xml:space="preserve">    &lt;/interface&gt;</w:t>
      </w:r>
    </w:p>
    <w:p w14:paraId="12E6E99F" w14:textId="77777777" w:rsidR="00FE7492" w:rsidRDefault="00FE7492" w:rsidP="00FE7492">
      <w:pPr>
        <w:pStyle w:val="code"/>
      </w:pPr>
      <w:r>
        <w:t xml:space="preserve">    &lt;interface name="org.allseenalliance.control.Mouse"&gt;</w:t>
      </w:r>
    </w:p>
    <w:p w14:paraId="3F9D233F" w14:textId="77777777" w:rsidR="00FE7492" w:rsidRDefault="00FE7492" w:rsidP="00FE7492">
      <w:pPr>
        <w:pStyle w:val="code"/>
      </w:pPr>
      <w:r>
        <w:t xml:space="preserve">        &lt;property name="MousePosition" type="(ii)" access="readwrite"/&gt; </w:t>
      </w:r>
    </w:p>
    <w:p w14:paraId="0A5E015B" w14:textId="77777777" w:rsidR="00FE7492" w:rsidRDefault="00FE7492" w:rsidP="00FE7492">
      <w:pPr>
        <w:pStyle w:val="code"/>
      </w:pPr>
      <w:r>
        <w:t xml:space="preserve">        &lt;method name="ClickMouse"&gt;&lt;/method&gt;</w:t>
      </w:r>
    </w:p>
    <w:p w14:paraId="5366AEE3" w14:textId="77777777" w:rsidR="00FE7492" w:rsidRDefault="00FE7492" w:rsidP="00FE7492">
      <w:pPr>
        <w:pStyle w:val="code"/>
      </w:pPr>
      <w:r>
        <w:t xml:space="preserve">        &lt;method name="WheelMouse"&gt;</w:t>
      </w:r>
    </w:p>
    <w:p w14:paraId="25502876" w14:textId="77777777" w:rsidR="00FE7492" w:rsidRDefault="00FE7492" w:rsidP="00FE7492">
      <w:pPr>
        <w:pStyle w:val="code"/>
      </w:pPr>
      <w:r>
        <w:t xml:space="preserve">           &lt;arg name="direction" type="q" direction="in"/&gt;</w:t>
      </w:r>
    </w:p>
    <w:p w14:paraId="0F2D0339" w14:textId="77777777" w:rsidR="00FE7492" w:rsidRDefault="00FE7492" w:rsidP="00FE7492">
      <w:pPr>
        <w:pStyle w:val="code"/>
      </w:pPr>
      <w:r>
        <w:tab/>
      </w:r>
      <w:r>
        <w:tab/>
        <w:t xml:space="preserve">   &lt;arg name="newMousePosition" type="(ii)" direction="out"/&gt;</w:t>
      </w:r>
    </w:p>
    <w:p w14:paraId="4CE158B4" w14:textId="77777777" w:rsidR="00FE7492" w:rsidRDefault="00FE7492" w:rsidP="00FE7492">
      <w:pPr>
        <w:pStyle w:val="code"/>
      </w:pPr>
      <w:r>
        <w:t xml:space="preserve">        &lt;/method&gt;</w:t>
      </w:r>
    </w:p>
    <w:p w14:paraId="7C14D7AA" w14:textId="77777777" w:rsidR="00FE7492" w:rsidRDefault="00FE7492" w:rsidP="00FE7492">
      <w:pPr>
        <w:pStyle w:val="code"/>
      </w:pPr>
      <w:r>
        <w:t xml:space="preserve">    &lt;/interface&gt;</w:t>
      </w:r>
    </w:p>
    <w:p w14:paraId="46A292A3" w14:textId="77777777" w:rsidR="00FE7492" w:rsidRDefault="00FE7492" w:rsidP="00FE7492">
      <w:pPr>
        <w:pStyle w:val="code"/>
      </w:pPr>
      <w:r>
        <w:t xml:space="preserve">    &lt;interface name="org.allseenalliance.control.ParentalControl"&gt;</w:t>
      </w:r>
    </w:p>
    <w:p w14:paraId="65E0570C" w14:textId="77777777" w:rsidR="00FE7492" w:rsidRDefault="00FE7492" w:rsidP="00FE7492">
      <w:pPr>
        <w:pStyle w:val="code"/>
      </w:pPr>
      <w:r>
        <w:t xml:space="preserve">        &lt;method name="RateChannel"&gt;</w:t>
      </w:r>
    </w:p>
    <w:p w14:paraId="6A784D69" w14:textId="77777777" w:rsidR="00FE7492" w:rsidRDefault="00FE7492" w:rsidP="00FE7492">
      <w:pPr>
        <w:pStyle w:val="code"/>
      </w:pPr>
      <w:r>
        <w:t xml:space="preserve">           &lt;arg name="channel" type="u" direction="in"/&gt;</w:t>
      </w:r>
    </w:p>
    <w:p w14:paraId="243E9E1F" w14:textId="77777777" w:rsidR="00FE7492" w:rsidRDefault="00FE7492" w:rsidP="00FE7492">
      <w:pPr>
        <w:pStyle w:val="code"/>
      </w:pPr>
      <w:r>
        <w:t xml:space="preserve">           &lt;arg name="rating" type="q" direction="in"/&gt;</w:t>
      </w:r>
    </w:p>
    <w:p w14:paraId="1144D119" w14:textId="77777777" w:rsidR="00FE7492" w:rsidRDefault="00FE7492" w:rsidP="00FE7492">
      <w:pPr>
        <w:pStyle w:val="code"/>
      </w:pPr>
      <w:r>
        <w:t xml:space="preserve">        &lt;/method&gt;</w:t>
      </w:r>
    </w:p>
    <w:p w14:paraId="18166AA6" w14:textId="77777777" w:rsidR="00FE7492" w:rsidRDefault="00FE7492" w:rsidP="00FE7492">
      <w:pPr>
        <w:pStyle w:val="code"/>
      </w:pPr>
      <w:r>
        <w:t xml:space="preserve">        &lt;method name="EnableChannel"&gt;</w:t>
      </w:r>
    </w:p>
    <w:p w14:paraId="2F062F7B" w14:textId="77777777" w:rsidR="00FE7492" w:rsidRDefault="00FE7492" w:rsidP="00FE7492">
      <w:pPr>
        <w:pStyle w:val="code"/>
      </w:pPr>
      <w:r>
        <w:t xml:space="preserve">           &lt;arg name="channel" type="u" direction="in"/&gt;</w:t>
      </w:r>
    </w:p>
    <w:p w14:paraId="1B585EF9" w14:textId="77777777" w:rsidR="00FE7492" w:rsidRDefault="00FE7492" w:rsidP="00FE7492">
      <w:pPr>
        <w:pStyle w:val="code"/>
      </w:pPr>
      <w:r>
        <w:t xml:space="preserve">        &lt;/method&gt;</w:t>
      </w:r>
    </w:p>
    <w:p w14:paraId="28402F68" w14:textId="77777777" w:rsidR="00FE7492" w:rsidRDefault="00FE7492" w:rsidP="00FE7492">
      <w:pPr>
        <w:pStyle w:val="code"/>
      </w:pPr>
      <w:r>
        <w:t xml:space="preserve">        &lt;method name="DisableChannel"&gt;</w:t>
      </w:r>
    </w:p>
    <w:p w14:paraId="41675E0E" w14:textId="77777777" w:rsidR="00FE7492" w:rsidRDefault="00FE7492" w:rsidP="00FE7492">
      <w:pPr>
        <w:pStyle w:val="code"/>
      </w:pPr>
      <w:r>
        <w:t xml:space="preserve">           &lt;arg name="channel" type="u" direction="in"/&gt;</w:t>
      </w:r>
    </w:p>
    <w:p w14:paraId="35901E8C" w14:textId="77777777" w:rsidR="00FE7492" w:rsidRDefault="00FE7492" w:rsidP="00FE7492">
      <w:pPr>
        <w:pStyle w:val="code"/>
      </w:pPr>
      <w:r>
        <w:t xml:space="preserve">        &lt;/method&gt;</w:t>
      </w:r>
    </w:p>
    <w:p w14:paraId="74F0A411" w14:textId="77777777" w:rsidR="00FE7492" w:rsidRDefault="00FE7492" w:rsidP="00FE7492">
      <w:pPr>
        <w:pStyle w:val="code"/>
      </w:pPr>
      <w:r>
        <w:t xml:space="preserve">    &lt;/interface&gt;</w:t>
      </w:r>
    </w:p>
    <w:p w14:paraId="4ED31DC1" w14:textId="77777777" w:rsidR="00FE7492" w:rsidRPr="00FE7492" w:rsidRDefault="00FE7492" w:rsidP="00FE7492">
      <w:pPr>
        <w:pStyle w:val="code"/>
      </w:pPr>
      <w:r>
        <w:t>&lt;/node&gt;</w:t>
      </w:r>
    </w:p>
    <w:p w14:paraId="14295F71" w14:textId="77777777" w:rsidR="00FE7492" w:rsidRDefault="006735D2" w:rsidP="00FE7492">
      <w:pPr>
        <w:pStyle w:val="Heading4"/>
      </w:pPr>
      <w:r>
        <w:t>Sample authorization d</w:t>
      </w:r>
      <w:r w:rsidR="00FE7492" w:rsidRPr="00FE7492">
        <w:t xml:space="preserve">ata in a </w:t>
      </w:r>
      <w:r>
        <w:t>provider policy fi</w:t>
      </w:r>
      <w:r w:rsidR="00FE7492" w:rsidRPr="00FE7492">
        <w:t>le</w:t>
      </w:r>
    </w:p>
    <w:p w14:paraId="123F1BDD" w14:textId="77777777" w:rsidR="00FE7492" w:rsidRDefault="00FE7492" w:rsidP="00FE7492">
      <w:pPr>
        <w:pStyle w:val="body"/>
      </w:pPr>
      <w:r w:rsidRPr="00FE7492">
        <w:t>This sample shows a provider authorization data containing an “any-peer”</w:t>
      </w:r>
      <w:r w:rsidR="00313B87">
        <w:t xml:space="preserve"> policy and some guild</w:t>
      </w:r>
      <w:r w:rsidR="006735D2">
        <w:t>-specific</w:t>
      </w:r>
      <w:r w:rsidR="00313B87">
        <w:t xml:space="preserve"> policies.</w:t>
      </w:r>
    </w:p>
    <w:tbl>
      <w:tblPr>
        <w:tblStyle w:val="TableGridLight"/>
        <w:tblW w:w="0" w:type="auto"/>
        <w:tblLook w:val="04A0" w:firstRow="1" w:lastRow="0" w:firstColumn="1" w:lastColumn="0" w:noHBand="0" w:noVBand="1"/>
      </w:tblPr>
      <w:tblGrid>
        <w:gridCol w:w="1445"/>
        <w:gridCol w:w="8131"/>
      </w:tblGrid>
      <w:tr w:rsidR="0003202D" w14:paraId="1F8B0515" w14:textId="77777777" w:rsidTr="002B7CB7">
        <w:tc>
          <w:tcPr>
            <w:tcW w:w="1445" w:type="dxa"/>
          </w:tcPr>
          <w:p w14:paraId="1A1CAE67" w14:textId="77777777" w:rsidR="0003202D" w:rsidRPr="002B7CB7" w:rsidRDefault="0003202D" w:rsidP="00FE7492">
            <w:pPr>
              <w:pStyle w:val="body"/>
              <w:ind w:left="0"/>
              <w:rPr>
                <w:sz w:val="18"/>
                <w:szCs w:val="18"/>
              </w:rPr>
            </w:pPr>
            <w:r w:rsidRPr="002B7CB7">
              <w:rPr>
                <w:sz w:val="18"/>
                <w:szCs w:val="18"/>
              </w:rPr>
              <w:t>version</w:t>
            </w:r>
          </w:p>
        </w:tc>
        <w:tc>
          <w:tcPr>
            <w:tcW w:w="8131" w:type="dxa"/>
          </w:tcPr>
          <w:p w14:paraId="595B52F9" w14:textId="77777777" w:rsidR="0003202D" w:rsidRPr="002B7CB7" w:rsidRDefault="0003202D" w:rsidP="00FE7492">
            <w:pPr>
              <w:pStyle w:val="body"/>
              <w:ind w:left="0"/>
              <w:rPr>
                <w:sz w:val="18"/>
                <w:szCs w:val="18"/>
              </w:rPr>
            </w:pPr>
            <w:r w:rsidRPr="002B7CB7">
              <w:rPr>
                <w:sz w:val="18"/>
                <w:szCs w:val="18"/>
              </w:rPr>
              <w:t>1</w:t>
            </w:r>
          </w:p>
        </w:tc>
      </w:tr>
      <w:tr w:rsidR="00AC6BEE" w14:paraId="50298E81" w14:textId="77777777" w:rsidTr="002B7CB7">
        <w:trPr>
          <w:ins w:id="1569" w:author="Author" w:date="2014-09-04T09:24:00Z"/>
        </w:trPr>
        <w:tc>
          <w:tcPr>
            <w:tcW w:w="1445" w:type="dxa"/>
          </w:tcPr>
          <w:p w14:paraId="334EBC50" w14:textId="77777777" w:rsidR="00AC6BEE" w:rsidRPr="002B7CB7" w:rsidRDefault="00AC6BEE" w:rsidP="00FE7492">
            <w:pPr>
              <w:pStyle w:val="body"/>
              <w:ind w:left="0"/>
              <w:rPr>
                <w:ins w:id="1570" w:author="Author" w:date="2014-09-04T09:24:00Z"/>
                <w:sz w:val="18"/>
                <w:szCs w:val="18"/>
              </w:rPr>
            </w:pPr>
            <w:ins w:id="1571" w:author="Author" w:date="2014-09-04T09:24:00Z">
              <w:r>
                <w:rPr>
                  <w:sz w:val="18"/>
                  <w:szCs w:val="18"/>
                </w:rPr>
                <w:t>serialNumber</w:t>
              </w:r>
            </w:ins>
          </w:p>
        </w:tc>
        <w:tc>
          <w:tcPr>
            <w:tcW w:w="8131" w:type="dxa"/>
          </w:tcPr>
          <w:p w14:paraId="6E9B200D" w14:textId="77777777" w:rsidR="00AC6BEE" w:rsidRPr="002B7CB7" w:rsidRDefault="00AC6BEE" w:rsidP="00FE7492">
            <w:pPr>
              <w:pStyle w:val="body"/>
              <w:ind w:left="0"/>
              <w:rPr>
                <w:ins w:id="1572" w:author="Author" w:date="2014-09-04T09:24:00Z"/>
                <w:sz w:val="18"/>
                <w:szCs w:val="18"/>
              </w:rPr>
            </w:pPr>
            <w:ins w:id="1573" w:author="Author" w:date="2014-09-04T09:24:00Z">
              <w:r>
                <w:rPr>
                  <w:sz w:val="18"/>
                  <w:szCs w:val="18"/>
                </w:rPr>
                <w:t>893798</w:t>
              </w:r>
            </w:ins>
          </w:p>
        </w:tc>
      </w:tr>
      <w:tr w:rsidR="0003202D" w14:paraId="072EFF88" w14:textId="77777777" w:rsidTr="002B7CB7">
        <w:tc>
          <w:tcPr>
            <w:tcW w:w="1445" w:type="dxa"/>
          </w:tcPr>
          <w:p w14:paraId="654CC766" w14:textId="77777777" w:rsidR="0003202D" w:rsidRPr="002B7CB7" w:rsidRDefault="0003202D" w:rsidP="00FE7492">
            <w:pPr>
              <w:pStyle w:val="body"/>
              <w:ind w:left="0"/>
              <w:rPr>
                <w:sz w:val="18"/>
                <w:szCs w:val="18"/>
              </w:rPr>
            </w:pPr>
            <w:r w:rsidRPr="002B7CB7">
              <w:rPr>
                <w:sz w:val="18"/>
                <w:szCs w:val="18"/>
              </w:rPr>
              <w:t>provider</w:t>
            </w:r>
          </w:p>
        </w:tc>
        <w:tc>
          <w:tcPr>
            <w:tcW w:w="8131" w:type="dxa"/>
          </w:tcPr>
          <w:tbl>
            <w:tblPr>
              <w:tblStyle w:val="TableContemporary"/>
              <w:tblW w:w="0" w:type="auto"/>
              <w:tblLook w:val="04A0" w:firstRow="1" w:lastRow="0" w:firstColumn="1" w:lastColumn="0" w:noHBand="0" w:noVBand="1"/>
            </w:tblPr>
            <w:tblGrid>
              <w:gridCol w:w="7915"/>
            </w:tblGrid>
            <w:tr w:rsidR="0003202D" w:rsidRPr="00193B70" w14:paraId="0CBB5CF9" w14:textId="77777777" w:rsidTr="002B7CB7">
              <w:trPr>
                <w:cnfStyle w:val="100000000000" w:firstRow="1" w:lastRow="0" w:firstColumn="0" w:lastColumn="0" w:oddVBand="0" w:evenVBand="0" w:oddHBand="0" w:evenHBand="0" w:firstRowFirstColumn="0" w:firstRowLastColumn="0" w:lastRowFirstColumn="0" w:lastRowLastColumn="0"/>
              </w:trPr>
              <w:tc>
                <w:tcPr>
                  <w:tcW w:w="7860" w:type="dxa"/>
                </w:tcPr>
                <w:tbl>
                  <w:tblPr>
                    <w:tblStyle w:val="TableGridLight"/>
                    <w:tblW w:w="0" w:type="auto"/>
                    <w:tblLook w:val="04A0" w:firstRow="1" w:lastRow="0" w:firstColumn="1" w:lastColumn="0" w:noHBand="0" w:noVBand="1"/>
                  </w:tblPr>
                  <w:tblGrid>
                    <w:gridCol w:w="1489"/>
                    <w:gridCol w:w="6145"/>
                  </w:tblGrid>
                  <w:tr w:rsidR="0003202D" w:rsidRPr="00193B70" w14:paraId="60938388" w14:textId="77777777" w:rsidTr="002B7CB7">
                    <w:tc>
                      <w:tcPr>
                        <w:tcW w:w="1489" w:type="dxa"/>
                      </w:tcPr>
                      <w:p w14:paraId="4D8A7A68" w14:textId="77777777" w:rsidR="0003202D" w:rsidRPr="002B7CB7" w:rsidRDefault="0003202D" w:rsidP="00FE7492">
                        <w:pPr>
                          <w:pStyle w:val="body"/>
                          <w:ind w:left="0"/>
                          <w:rPr>
                            <w:sz w:val="18"/>
                            <w:szCs w:val="18"/>
                          </w:rPr>
                        </w:pPr>
                        <w:r w:rsidRPr="002B7CB7">
                          <w:rPr>
                            <w:sz w:val="18"/>
                            <w:szCs w:val="18"/>
                          </w:rPr>
                          <w:t>peer</w:t>
                        </w:r>
                      </w:p>
                    </w:tc>
                    <w:tc>
                      <w:tcPr>
                        <w:tcW w:w="6145" w:type="dxa"/>
                      </w:tcPr>
                      <w:tbl>
                        <w:tblPr>
                          <w:tblStyle w:val="TableGridLight"/>
                          <w:tblW w:w="0" w:type="auto"/>
                          <w:tblLook w:val="04A0" w:firstRow="1" w:lastRow="0" w:firstColumn="1" w:lastColumn="0" w:noHBand="0" w:noVBand="1"/>
                        </w:tblPr>
                        <w:tblGrid>
                          <w:gridCol w:w="1785"/>
                          <w:gridCol w:w="1785"/>
                        </w:tblGrid>
                        <w:tr w:rsidR="0003202D" w:rsidRPr="00193B70" w14:paraId="76439AEF" w14:textId="77777777" w:rsidTr="002B7CB7">
                          <w:tc>
                            <w:tcPr>
                              <w:tcW w:w="1785" w:type="dxa"/>
                            </w:tcPr>
                            <w:p w14:paraId="5486C644" w14:textId="77777777" w:rsidR="0003202D" w:rsidRPr="002B7CB7" w:rsidRDefault="000903F7" w:rsidP="00FE7492">
                              <w:pPr>
                                <w:pStyle w:val="body"/>
                                <w:ind w:left="0"/>
                                <w:rPr>
                                  <w:sz w:val="18"/>
                                  <w:szCs w:val="18"/>
                                </w:rPr>
                              </w:pPr>
                              <w:r w:rsidRPr="002B7CB7">
                                <w:rPr>
                                  <w:sz w:val="18"/>
                                  <w:szCs w:val="18"/>
                                </w:rPr>
                                <w:t>type</w:t>
                              </w:r>
                            </w:p>
                          </w:tc>
                          <w:tc>
                            <w:tcPr>
                              <w:tcW w:w="1785" w:type="dxa"/>
                            </w:tcPr>
                            <w:p w14:paraId="5170FA6A" w14:textId="77777777" w:rsidR="0003202D" w:rsidRPr="002B7CB7" w:rsidRDefault="000903F7" w:rsidP="00FE7492">
                              <w:pPr>
                                <w:pStyle w:val="body"/>
                                <w:ind w:left="0"/>
                                <w:rPr>
                                  <w:sz w:val="18"/>
                                  <w:szCs w:val="18"/>
                                </w:rPr>
                              </w:pPr>
                              <w:r w:rsidRPr="002B7CB7">
                                <w:rPr>
                                  <w:sz w:val="18"/>
                                  <w:szCs w:val="18"/>
                                </w:rPr>
                                <w:t>ANY</w:t>
                              </w:r>
                            </w:p>
                          </w:tc>
                        </w:tr>
                      </w:tbl>
                      <w:p w14:paraId="1A9BA848" w14:textId="77777777" w:rsidR="0003202D" w:rsidRPr="002B7CB7" w:rsidRDefault="0003202D" w:rsidP="00FE7492">
                        <w:pPr>
                          <w:pStyle w:val="body"/>
                          <w:ind w:left="0"/>
                          <w:rPr>
                            <w:sz w:val="18"/>
                            <w:szCs w:val="18"/>
                          </w:rPr>
                        </w:pPr>
                      </w:p>
                    </w:tc>
                  </w:tr>
                  <w:tr w:rsidR="000903F7" w:rsidRPr="00193B70" w14:paraId="05B3B0BF" w14:textId="77777777" w:rsidTr="002B7CB7">
                    <w:tc>
                      <w:tcPr>
                        <w:tcW w:w="1489" w:type="dxa"/>
                      </w:tcPr>
                      <w:p w14:paraId="1629ED26" w14:textId="77777777" w:rsidR="000903F7" w:rsidRPr="002B7CB7" w:rsidRDefault="000903F7" w:rsidP="00FE7492">
                        <w:pPr>
                          <w:pStyle w:val="body"/>
                          <w:ind w:left="0"/>
                          <w:rPr>
                            <w:sz w:val="18"/>
                            <w:szCs w:val="18"/>
                          </w:rPr>
                        </w:pPr>
                        <w:r w:rsidRPr="002B7CB7">
                          <w:rPr>
                            <w:sz w:val="18"/>
                            <w:szCs w:val="18"/>
                          </w:rPr>
                          <w:t>allow</w:t>
                        </w:r>
                      </w:p>
                    </w:tc>
                    <w:tc>
                      <w:tcPr>
                        <w:tcW w:w="6145" w:type="dxa"/>
                      </w:tcPr>
                      <w:tbl>
                        <w:tblPr>
                          <w:tblStyle w:val="TableGridLight"/>
                          <w:tblW w:w="0" w:type="auto"/>
                          <w:tblLook w:val="04A0" w:firstRow="1" w:lastRow="0" w:firstColumn="1" w:lastColumn="0" w:noHBand="0" w:noVBand="1"/>
                        </w:tblPr>
                        <w:tblGrid>
                          <w:gridCol w:w="1785"/>
                          <w:gridCol w:w="2828"/>
                        </w:tblGrid>
                        <w:tr w:rsidR="000903F7" w:rsidRPr="00193B70" w14:paraId="4F3107A0" w14:textId="77777777" w:rsidTr="002B7CB7">
                          <w:tc>
                            <w:tcPr>
                              <w:tcW w:w="1785" w:type="dxa"/>
                            </w:tcPr>
                            <w:p w14:paraId="617B7E21" w14:textId="77777777" w:rsidR="000903F7" w:rsidRPr="002B7CB7" w:rsidRDefault="000903F7" w:rsidP="00FE7492">
                              <w:pPr>
                                <w:pStyle w:val="body"/>
                                <w:ind w:left="0"/>
                                <w:rPr>
                                  <w:sz w:val="18"/>
                                  <w:szCs w:val="18"/>
                                </w:rPr>
                              </w:pPr>
                              <w:r w:rsidRPr="002B7CB7">
                                <w:rPr>
                                  <w:sz w:val="18"/>
                                  <w:szCs w:val="18"/>
                                </w:rPr>
                                <w:t>ifn</w:t>
                              </w:r>
                            </w:p>
                          </w:tc>
                          <w:tc>
                            <w:tcPr>
                              <w:tcW w:w="1785" w:type="dxa"/>
                            </w:tcPr>
                            <w:p w14:paraId="59A2A216" w14:textId="77777777" w:rsidR="000903F7" w:rsidRPr="002B7CB7" w:rsidRDefault="000903F7" w:rsidP="00FE7492">
                              <w:pPr>
                                <w:pStyle w:val="body"/>
                                <w:ind w:left="0"/>
                                <w:rPr>
                                  <w:sz w:val="18"/>
                                  <w:szCs w:val="18"/>
                                </w:rPr>
                              </w:pPr>
                              <w:r w:rsidRPr="002B7CB7">
                                <w:rPr>
                                  <w:sz w:val="18"/>
                                  <w:szCs w:val="18"/>
                                </w:rPr>
                                <w:t>org.allseenalliance.control.OnOff</w:t>
                              </w:r>
                            </w:p>
                          </w:tc>
                        </w:tr>
                      </w:tbl>
                      <w:p w14:paraId="26FE529A" w14:textId="77777777" w:rsidR="000903F7" w:rsidRPr="002B7CB7" w:rsidRDefault="000903F7" w:rsidP="00FE7492">
                        <w:pPr>
                          <w:pStyle w:val="body"/>
                          <w:ind w:left="0"/>
                          <w:rPr>
                            <w:sz w:val="18"/>
                            <w:szCs w:val="18"/>
                          </w:rPr>
                        </w:pPr>
                      </w:p>
                    </w:tc>
                  </w:tr>
                </w:tbl>
                <w:p w14:paraId="599037D9" w14:textId="77777777" w:rsidR="0003202D" w:rsidRPr="002B7CB7" w:rsidRDefault="0003202D" w:rsidP="00FE7492">
                  <w:pPr>
                    <w:pStyle w:val="body"/>
                    <w:ind w:left="0"/>
                    <w:rPr>
                      <w:sz w:val="18"/>
                      <w:szCs w:val="18"/>
                    </w:rPr>
                  </w:pPr>
                </w:p>
              </w:tc>
            </w:tr>
            <w:tr w:rsidR="0003202D" w:rsidRPr="00193B70" w14:paraId="4B4F8F3D" w14:textId="77777777" w:rsidTr="002B7CB7">
              <w:trPr>
                <w:cnfStyle w:val="000000100000" w:firstRow="0" w:lastRow="0" w:firstColumn="0" w:lastColumn="0" w:oddVBand="0" w:evenVBand="0" w:oddHBand="1" w:evenHBand="0" w:firstRowFirstColumn="0" w:firstRowLastColumn="0" w:lastRowFirstColumn="0" w:lastRowLastColumn="0"/>
              </w:trPr>
              <w:tc>
                <w:tcPr>
                  <w:tcW w:w="7860" w:type="dxa"/>
                </w:tcPr>
                <w:tbl>
                  <w:tblPr>
                    <w:tblStyle w:val="TableGridLight"/>
                    <w:tblW w:w="0" w:type="auto"/>
                    <w:tblLook w:val="04A0" w:firstRow="1" w:lastRow="0" w:firstColumn="1" w:lastColumn="0" w:noHBand="0" w:noVBand="1"/>
                  </w:tblPr>
                  <w:tblGrid>
                    <w:gridCol w:w="627"/>
                    <w:gridCol w:w="7062"/>
                  </w:tblGrid>
                  <w:tr w:rsidR="000903F7" w:rsidRPr="00193B70" w14:paraId="113C2F53" w14:textId="77777777" w:rsidTr="00193B70">
                    <w:tc>
                      <w:tcPr>
                        <w:tcW w:w="1489" w:type="dxa"/>
                      </w:tcPr>
                      <w:p w14:paraId="0AEA6778" w14:textId="77777777" w:rsidR="000903F7" w:rsidRPr="002B7CB7" w:rsidRDefault="000903F7" w:rsidP="000903F7">
                        <w:pPr>
                          <w:pStyle w:val="body"/>
                          <w:ind w:left="0"/>
                          <w:rPr>
                            <w:sz w:val="18"/>
                            <w:szCs w:val="18"/>
                          </w:rPr>
                        </w:pPr>
                        <w:r w:rsidRPr="002B7CB7">
                          <w:rPr>
                            <w:sz w:val="18"/>
                            <w:szCs w:val="18"/>
                          </w:rPr>
                          <w:t>peer</w:t>
                        </w:r>
                      </w:p>
                    </w:tc>
                    <w:tc>
                      <w:tcPr>
                        <w:tcW w:w="6145" w:type="dxa"/>
                      </w:tcPr>
                      <w:tbl>
                        <w:tblPr>
                          <w:tblStyle w:val="TableGridLight"/>
                          <w:tblW w:w="0" w:type="auto"/>
                          <w:tblLook w:val="04A0" w:firstRow="1" w:lastRow="0" w:firstColumn="1" w:lastColumn="0" w:noHBand="0" w:noVBand="1"/>
                        </w:tblPr>
                        <w:tblGrid>
                          <w:gridCol w:w="632"/>
                          <w:gridCol w:w="891"/>
                          <w:gridCol w:w="436"/>
                          <w:gridCol w:w="2505"/>
                          <w:gridCol w:w="1074"/>
                          <w:gridCol w:w="1227"/>
                        </w:tblGrid>
                        <w:tr w:rsidR="000903F7" w:rsidRPr="00193B70" w14:paraId="379718FB" w14:textId="77777777" w:rsidTr="00193B70">
                          <w:tc>
                            <w:tcPr>
                              <w:tcW w:w="632" w:type="dxa"/>
                            </w:tcPr>
                            <w:p w14:paraId="5D90241C" w14:textId="77777777" w:rsidR="000903F7" w:rsidRPr="002B7CB7" w:rsidRDefault="000903F7" w:rsidP="000903F7">
                              <w:pPr>
                                <w:pStyle w:val="body"/>
                                <w:ind w:left="0"/>
                                <w:rPr>
                                  <w:sz w:val="18"/>
                                  <w:szCs w:val="18"/>
                                </w:rPr>
                              </w:pPr>
                              <w:r w:rsidRPr="002B7CB7">
                                <w:rPr>
                                  <w:sz w:val="18"/>
                                  <w:szCs w:val="18"/>
                                </w:rPr>
                                <w:t>type</w:t>
                              </w:r>
                            </w:p>
                          </w:tc>
                          <w:tc>
                            <w:tcPr>
                              <w:tcW w:w="891" w:type="dxa"/>
                            </w:tcPr>
                            <w:p w14:paraId="7DC624E1" w14:textId="77777777" w:rsidR="000903F7" w:rsidRPr="002B7CB7" w:rsidRDefault="000903F7" w:rsidP="000903F7">
                              <w:pPr>
                                <w:pStyle w:val="body"/>
                                <w:ind w:left="0"/>
                                <w:rPr>
                                  <w:sz w:val="18"/>
                                  <w:szCs w:val="18"/>
                                </w:rPr>
                              </w:pPr>
                              <w:r w:rsidRPr="002B7CB7">
                                <w:rPr>
                                  <w:sz w:val="18"/>
                                  <w:szCs w:val="18"/>
                                </w:rPr>
                                <w:t>GUILD</w:t>
                              </w:r>
                            </w:p>
                          </w:tc>
                          <w:tc>
                            <w:tcPr>
                              <w:tcW w:w="436" w:type="dxa"/>
                            </w:tcPr>
                            <w:p w14:paraId="3581BC5B" w14:textId="77777777" w:rsidR="000903F7" w:rsidRPr="002B7CB7" w:rsidRDefault="000903F7" w:rsidP="000903F7">
                              <w:pPr>
                                <w:pStyle w:val="body"/>
                                <w:ind w:left="0"/>
                                <w:rPr>
                                  <w:sz w:val="18"/>
                                  <w:szCs w:val="18"/>
                                </w:rPr>
                              </w:pPr>
                              <w:r w:rsidRPr="002B7CB7">
                                <w:rPr>
                                  <w:sz w:val="18"/>
                                  <w:szCs w:val="18"/>
                                </w:rPr>
                                <w:t>ID</w:t>
                              </w:r>
                            </w:p>
                          </w:tc>
                          <w:tc>
                            <w:tcPr>
                              <w:tcW w:w="2505" w:type="dxa"/>
                            </w:tcPr>
                            <w:p w14:paraId="4D23C932" w14:textId="77777777" w:rsidR="000903F7" w:rsidRPr="002B7CB7" w:rsidRDefault="000903F7" w:rsidP="000903F7">
                              <w:pPr>
                                <w:pStyle w:val="body"/>
                                <w:ind w:left="0"/>
                                <w:rPr>
                                  <w:sz w:val="18"/>
                                  <w:szCs w:val="18"/>
                                </w:rPr>
                              </w:pPr>
                              <w:r w:rsidRPr="002B7CB7">
                                <w:rPr>
                                  <w:sz w:val="18"/>
                                  <w:szCs w:val="18"/>
                                </w:rPr>
                                <w:t>LivingRoomGuildGUID</w:t>
                              </w:r>
                            </w:p>
                          </w:tc>
                          <w:tc>
                            <w:tcPr>
                              <w:tcW w:w="1074" w:type="dxa"/>
                            </w:tcPr>
                            <w:p w14:paraId="70EA70B5" w14:textId="77777777" w:rsidR="000903F7" w:rsidRPr="002B7CB7" w:rsidRDefault="000903F7" w:rsidP="000903F7">
                              <w:pPr>
                                <w:pStyle w:val="body"/>
                                <w:ind w:left="0"/>
                                <w:rPr>
                                  <w:sz w:val="18"/>
                                  <w:szCs w:val="18"/>
                                </w:rPr>
                              </w:pPr>
                              <w:r w:rsidRPr="002B7CB7">
                                <w:rPr>
                                  <w:sz w:val="18"/>
                                  <w:szCs w:val="18"/>
                                </w:rPr>
                                <w:t>authority</w:t>
                              </w:r>
                            </w:p>
                          </w:tc>
                          <w:tc>
                            <w:tcPr>
                              <w:tcW w:w="381" w:type="dxa"/>
                            </w:tcPr>
                            <w:p w14:paraId="6CF2BF05" w14:textId="77777777" w:rsidR="000903F7" w:rsidRPr="002B7CB7" w:rsidRDefault="000903F7" w:rsidP="000903F7">
                              <w:pPr>
                                <w:pStyle w:val="body"/>
                                <w:ind w:left="0"/>
                                <w:rPr>
                                  <w:sz w:val="18"/>
                                  <w:szCs w:val="18"/>
                                </w:rPr>
                              </w:pPr>
                              <w:r w:rsidRPr="002B7CB7">
                                <w:rPr>
                                  <w:sz w:val="18"/>
                                  <w:szCs w:val="18"/>
                                </w:rPr>
                                <w:t>guildPubKey</w:t>
                              </w:r>
                            </w:p>
                          </w:tc>
                        </w:tr>
                      </w:tbl>
                      <w:p w14:paraId="3AA619E5" w14:textId="77777777" w:rsidR="000903F7" w:rsidRPr="002B7CB7" w:rsidRDefault="000903F7" w:rsidP="000903F7">
                        <w:pPr>
                          <w:pStyle w:val="body"/>
                          <w:ind w:left="0"/>
                          <w:rPr>
                            <w:sz w:val="18"/>
                            <w:szCs w:val="18"/>
                          </w:rPr>
                        </w:pPr>
                      </w:p>
                    </w:tc>
                  </w:tr>
                  <w:tr w:rsidR="000903F7" w:rsidRPr="00193B70" w14:paraId="270AC4FB" w14:textId="77777777" w:rsidTr="00193B70">
                    <w:tc>
                      <w:tcPr>
                        <w:tcW w:w="1489" w:type="dxa"/>
                      </w:tcPr>
                      <w:p w14:paraId="4CF0416B" w14:textId="77777777" w:rsidR="000903F7" w:rsidRPr="002B7CB7" w:rsidRDefault="000903F7" w:rsidP="000903F7">
                        <w:pPr>
                          <w:pStyle w:val="body"/>
                          <w:ind w:left="0"/>
                          <w:rPr>
                            <w:sz w:val="18"/>
                            <w:szCs w:val="18"/>
                          </w:rPr>
                        </w:pPr>
                        <w:r w:rsidRPr="002B7CB7">
                          <w:rPr>
                            <w:sz w:val="18"/>
                            <w:szCs w:val="18"/>
                          </w:rPr>
                          <w:lastRenderedPageBreak/>
                          <w:t>allow</w:t>
                        </w:r>
                      </w:p>
                    </w:tc>
                    <w:tc>
                      <w:tcPr>
                        <w:tcW w:w="6145"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0903F7" w:rsidRPr="00193B70" w14:paraId="3CC7751E" w14:textId="77777777" w:rsidTr="00193B70">
                          <w:tc>
                            <w:tcPr>
                              <w:tcW w:w="439" w:type="dxa"/>
                            </w:tcPr>
                            <w:p w14:paraId="380A7D8A" w14:textId="77777777" w:rsidR="000903F7" w:rsidRPr="002B7CB7" w:rsidRDefault="000903F7" w:rsidP="000903F7">
                              <w:pPr>
                                <w:pStyle w:val="body"/>
                                <w:ind w:left="0"/>
                                <w:rPr>
                                  <w:sz w:val="18"/>
                                  <w:szCs w:val="18"/>
                                </w:rPr>
                              </w:pPr>
                              <w:r w:rsidRPr="002B7CB7">
                                <w:rPr>
                                  <w:sz w:val="18"/>
                                  <w:szCs w:val="18"/>
                                </w:rPr>
                                <w:t>ifn</w:t>
                              </w:r>
                            </w:p>
                          </w:tc>
                          <w:tc>
                            <w:tcPr>
                              <w:tcW w:w="2996" w:type="dxa"/>
                            </w:tcPr>
                            <w:p w14:paraId="057EDE8B" w14:textId="77777777" w:rsidR="000903F7" w:rsidRPr="002B7CB7" w:rsidRDefault="000903F7" w:rsidP="000903F7">
                              <w:pPr>
                                <w:pStyle w:val="body"/>
                                <w:ind w:left="0"/>
                                <w:rPr>
                                  <w:sz w:val="18"/>
                                  <w:szCs w:val="18"/>
                                </w:rPr>
                              </w:pPr>
                              <w:r w:rsidRPr="002B7CB7">
                                <w:rPr>
                                  <w:sz w:val="18"/>
                                  <w:szCs w:val="18"/>
                                </w:rPr>
                                <w:t>org.allseenalliance.control.TV</w:t>
                              </w:r>
                            </w:p>
                          </w:tc>
                          <w:tc>
                            <w:tcPr>
                              <w:tcW w:w="581" w:type="dxa"/>
                            </w:tcPr>
                            <w:p w14:paraId="6F2C31F1" w14:textId="77777777" w:rsidR="000903F7" w:rsidRPr="002B7CB7" w:rsidRDefault="000903F7" w:rsidP="000903F7">
                              <w:pPr>
                                <w:pStyle w:val="body"/>
                                <w:ind w:left="0"/>
                                <w:rPr>
                                  <w:sz w:val="18"/>
                                  <w:szCs w:val="18"/>
                                </w:rPr>
                              </w:pPr>
                              <w:r w:rsidRPr="002B7CB7">
                                <w:rPr>
                                  <w:sz w:val="18"/>
                                  <w:szCs w:val="18"/>
                                </w:rPr>
                                <w:t>mbr</w:t>
                              </w:r>
                            </w:p>
                          </w:tc>
                          <w:tc>
                            <w:tcPr>
                              <w:tcW w:w="1006" w:type="dxa"/>
                            </w:tcPr>
                            <w:p w14:paraId="0D84D447" w14:textId="77777777" w:rsidR="000903F7" w:rsidRPr="002B7CB7" w:rsidRDefault="000903F7" w:rsidP="000903F7">
                              <w:pPr>
                                <w:pStyle w:val="body"/>
                                <w:ind w:left="0"/>
                                <w:rPr>
                                  <w:sz w:val="18"/>
                                  <w:szCs w:val="18"/>
                                </w:rPr>
                              </w:pPr>
                              <w:r w:rsidRPr="002B7CB7">
                                <w:rPr>
                                  <w:sz w:val="18"/>
                                  <w:szCs w:val="18"/>
                                </w:rPr>
                                <w:t>Up</w:t>
                              </w:r>
                            </w:p>
                          </w:tc>
                          <w:tc>
                            <w:tcPr>
                              <w:tcW w:w="617" w:type="dxa"/>
                            </w:tcPr>
                            <w:p w14:paraId="3BD066A9" w14:textId="77777777" w:rsidR="000903F7" w:rsidRPr="002B7CB7" w:rsidRDefault="000903F7" w:rsidP="000903F7">
                              <w:pPr>
                                <w:pStyle w:val="body"/>
                                <w:ind w:left="0"/>
                                <w:rPr>
                                  <w:sz w:val="18"/>
                                  <w:szCs w:val="18"/>
                                </w:rPr>
                              </w:pPr>
                            </w:p>
                          </w:tc>
                          <w:tc>
                            <w:tcPr>
                              <w:tcW w:w="358" w:type="dxa"/>
                            </w:tcPr>
                            <w:p w14:paraId="44FF2415" w14:textId="77777777" w:rsidR="000903F7" w:rsidRPr="002B7CB7" w:rsidRDefault="000903F7" w:rsidP="000903F7">
                              <w:pPr>
                                <w:pStyle w:val="body"/>
                                <w:ind w:left="0"/>
                                <w:rPr>
                                  <w:sz w:val="18"/>
                                  <w:szCs w:val="18"/>
                                </w:rPr>
                              </w:pPr>
                            </w:p>
                          </w:tc>
                          <w:tc>
                            <w:tcPr>
                              <w:tcW w:w="711" w:type="dxa"/>
                            </w:tcPr>
                            <w:p w14:paraId="0B18066F" w14:textId="77777777" w:rsidR="000903F7" w:rsidRPr="002B7CB7" w:rsidRDefault="000903F7" w:rsidP="000903F7">
                              <w:pPr>
                                <w:pStyle w:val="body"/>
                                <w:ind w:left="0"/>
                                <w:rPr>
                                  <w:sz w:val="18"/>
                                  <w:szCs w:val="18"/>
                                </w:rPr>
                              </w:pPr>
                            </w:p>
                          </w:tc>
                          <w:tc>
                            <w:tcPr>
                              <w:tcW w:w="222" w:type="dxa"/>
                            </w:tcPr>
                            <w:p w14:paraId="33BB8AC5" w14:textId="77777777" w:rsidR="000903F7" w:rsidRPr="002B7CB7" w:rsidRDefault="000903F7" w:rsidP="000903F7">
                              <w:pPr>
                                <w:pStyle w:val="body"/>
                                <w:ind w:left="0"/>
                                <w:rPr>
                                  <w:sz w:val="18"/>
                                  <w:szCs w:val="18"/>
                                </w:rPr>
                              </w:pPr>
                            </w:p>
                          </w:tc>
                        </w:tr>
                        <w:tr w:rsidR="000903F7" w:rsidRPr="00193B70" w14:paraId="1D07467E" w14:textId="77777777" w:rsidTr="00193B70">
                          <w:tc>
                            <w:tcPr>
                              <w:tcW w:w="439" w:type="dxa"/>
                            </w:tcPr>
                            <w:p w14:paraId="4AE4D9AA" w14:textId="77777777" w:rsidR="000903F7" w:rsidRPr="002B7CB7" w:rsidRDefault="000903F7" w:rsidP="000903F7">
                              <w:pPr>
                                <w:pStyle w:val="body"/>
                                <w:ind w:left="0"/>
                                <w:rPr>
                                  <w:sz w:val="18"/>
                                  <w:szCs w:val="18"/>
                                </w:rPr>
                              </w:pPr>
                              <w:r w:rsidRPr="002B7CB7">
                                <w:rPr>
                                  <w:sz w:val="18"/>
                                  <w:szCs w:val="18"/>
                                </w:rPr>
                                <w:t>ifn</w:t>
                              </w:r>
                            </w:p>
                          </w:tc>
                          <w:tc>
                            <w:tcPr>
                              <w:tcW w:w="2996" w:type="dxa"/>
                            </w:tcPr>
                            <w:p w14:paraId="487F1976" w14:textId="77777777" w:rsidR="000903F7" w:rsidRPr="002B7CB7" w:rsidRDefault="000903F7" w:rsidP="000903F7">
                              <w:pPr>
                                <w:pStyle w:val="body"/>
                                <w:ind w:left="0"/>
                                <w:rPr>
                                  <w:sz w:val="18"/>
                                  <w:szCs w:val="18"/>
                                </w:rPr>
                              </w:pPr>
                              <w:r w:rsidRPr="002B7CB7">
                                <w:rPr>
                                  <w:sz w:val="18"/>
                                  <w:szCs w:val="18"/>
                                </w:rPr>
                                <w:t>org.allseenalliance.control.TV</w:t>
                              </w:r>
                            </w:p>
                          </w:tc>
                          <w:tc>
                            <w:tcPr>
                              <w:tcW w:w="581" w:type="dxa"/>
                            </w:tcPr>
                            <w:p w14:paraId="4F00A161" w14:textId="77777777" w:rsidR="000903F7" w:rsidRPr="002B7CB7" w:rsidRDefault="000903F7" w:rsidP="000903F7">
                              <w:pPr>
                                <w:pStyle w:val="body"/>
                                <w:ind w:left="0"/>
                                <w:rPr>
                                  <w:sz w:val="18"/>
                                  <w:szCs w:val="18"/>
                                </w:rPr>
                              </w:pPr>
                              <w:r w:rsidRPr="002B7CB7">
                                <w:rPr>
                                  <w:sz w:val="18"/>
                                  <w:szCs w:val="18"/>
                                </w:rPr>
                                <w:t>mbr</w:t>
                              </w:r>
                            </w:p>
                          </w:tc>
                          <w:tc>
                            <w:tcPr>
                              <w:tcW w:w="1006" w:type="dxa"/>
                            </w:tcPr>
                            <w:p w14:paraId="663BD416" w14:textId="77777777" w:rsidR="000903F7" w:rsidRPr="002B7CB7" w:rsidRDefault="000903F7" w:rsidP="000903F7">
                              <w:pPr>
                                <w:pStyle w:val="body"/>
                                <w:ind w:left="0"/>
                                <w:rPr>
                                  <w:sz w:val="18"/>
                                  <w:szCs w:val="18"/>
                                </w:rPr>
                              </w:pPr>
                              <w:r w:rsidRPr="002B7CB7">
                                <w:rPr>
                                  <w:sz w:val="18"/>
                                  <w:szCs w:val="18"/>
                                </w:rPr>
                                <w:t>Down</w:t>
                              </w:r>
                            </w:p>
                          </w:tc>
                          <w:tc>
                            <w:tcPr>
                              <w:tcW w:w="617" w:type="dxa"/>
                            </w:tcPr>
                            <w:p w14:paraId="204445A2" w14:textId="77777777" w:rsidR="000903F7" w:rsidRPr="002B7CB7" w:rsidRDefault="000903F7" w:rsidP="000903F7">
                              <w:pPr>
                                <w:pStyle w:val="body"/>
                                <w:ind w:left="0"/>
                                <w:rPr>
                                  <w:sz w:val="18"/>
                                  <w:szCs w:val="18"/>
                                </w:rPr>
                              </w:pPr>
                            </w:p>
                          </w:tc>
                          <w:tc>
                            <w:tcPr>
                              <w:tcW w:w="358" w:type="dxa"/>
                            </w:tcPr>
                            <w:p w14:paraId="76301211" w14:textId="77777777" w:rsidR="000903F7" w:rsidRPr="002B7CB7" w:rsidRDefault="000903F7" w:rsidP="000903F7">
                              <w:pPr>
                                <w:pStyle w:val="body"/>
                                <w:ind w:left="0"/>
                                <w:rPr>
                                  <w:sz w:val="18"/>
                                  <w:szCs w:val="18"/>
                                </w:rPr>
                              </w:pPr>
                            </w:p>
                          </w:tc>
                          <w:tc>
                            <w:tcPr>
                              <w:tcW w:w="711" w:type="dxa"/>
                            </w:tcPr>
                            <w:p w14:paraId="2D321B8D" w14:textId="77777777" w:rsidR="000903F7" w:rsidRPr="002B7CB7" w:rsidRDefault="000903F7" w:rsidP="000903F7">
                              <w:pPr>
                                <w:pStyle w:val="body"/>
                                <w:ind w:left="0"/>
                                <w:rPr>
                                  <w:sz w:val="18"/>
                                  <w:szCs w:val="18"/>
                                </w:rPr>
                              </w:pPr>
                            </w:p>
                          </w:tc>
                          <w:tc>
                            <w:tcPr>
                              <w:tcW w:w="222" w:type="dxa"/>
                            </w:tcPr>
                            <w:p w14:paraId="7657AFFC" w14:textId="77777777" w:rsidR="000903F7" w:rsidRPr="002B7CB7" w:rsidRDefault="000903F7" w:rsidP="000903F7">
                              <w:pPr>
                                <w:pStyle w:val="body"/>
                                <w:ind w:left="0"/>
                                <w:rPr>
                                  <w:sz w:val="18"/>
                                  <w:szCs w:val="18"/>
                                </w:rPr>
                              </w:pPr>
                            </w:p>
                          </w:tc>
                        </w:tr>
                        <w:tr w:rsidR="000903F7" w:rsidRPr="00193B70" w14:paraId="0BDF28DC" w14:textId="77777777" w:rsidTr="00193B70">
                          <w:tc>
                            <w:tcPr>
                              <w:tcW w:w="439" w:type="dxa"/>
                            </w:tcPr>
                            <w:p w14:paraId="3B2811A3" w14:textId="77777777" w:rsidR="000903F7" w:rsidRPr="002B7CB7" w:rsidRDefault="000903F7" w:rsidP="000903F7">
                              <w:pPr>
                                <w:pStyle w:val="body"/>
                                <w:ind w:left="0"/>
                                <w:rPr>
                                  <w:sz w:val="18"/>
                                  <w:szCs w:val="18"/>
                                </w:rPr>
                              </w:pPr>
                              <w:r w:rsidRPr="002B7CB7">
                                <w:rPr>
                                  <w:sz w:val="18"/>
                                  <w:szCs w:val="18"/>
                                </w:rPr>
                                <w:t>ifn</w:t>
                              </w:r>
                            </w:p>
                          </w:tc>
                          <w:tc>
                            <w:tcPr>
                              <w:tcW w:w="2996" w:type="dxa"/>
                            </w:tcPr>
                            <w:p w14:paraId="0B396718" w14:textId="77777777" w:rsidR="000903F7" w:rsidRPr="002B7CB7" w:rsidRDefault="000903F7" w:rsidP="000903F7">
                              <w:pPr>
                                <w:pStyle w:val="body"/>
                                <w:ind w:left="0"/>
                                <w:rPr>
                                  <w:sz w:val="18"/>
                                  <w:szCs w:val="18"/>
                                </w:rPr>
                              </w:pPr>
                              <w:r w:rsidRPr="002B7CB7">
                                <w:rPr>
                                  <w:sz w:val="18"/>
                                  <w:szCs w:val="18"/>
                                </w:rPr>
                                <w:t>org.allseenalliance.control.TV</w:t>
                              </w:r>
                            </w:p>
                          </w:tc>
                          <w:tc>
                            <w:tcPr>
                              <w:tcW w:w="581" w:type="dxa"/>
                            </w:tcPr>
                            <w:p w14:paraId="3434C522" w14:textId="77777777" w:rsidR="000903F7" w:rsidRPr="002B7CB7" w:rsidRDefault="000903F7" w:rsidP="000903F7">
                              <w:pPr>
                                <w:pStyle w:val="body"/>
                                <w:ind w:left="0"/>
                                <w:rPr>
                                  <w:sz w:val="18"/>
                                  <w:szCs w:val="18"/>
                                </w:rPr>
                              </w:pPr>
                              <w:r w:rsidRPr="002B7CB7">
                                <w:rPr>
                                  <w:sz w:val="18"/>
                                  <w:szCs w:val="18"/>
                                </w:rPr>
                                <w:t>mbr</w:t>
                              </w:r>
                            </w:p>
                          </w:tc>
                          <w:tc>
                            <w:tcPr>
                              <w:tcW w:w="1006" w:type="dxa"/>
                            </w:tcPr>
                            <w:p w14:paraId="677B72C7" w14:textId="77777777" w:rsidR="000903F7" w:rsidRPr="002B7CB7" w:rsidRDefault="000903F7" w:rsidP="000903F7">
                              <w:pPr>
                                <w:pStyle w:val="body"/>
                                <w:ind w:left="0"/>
                                <w:rPr>
                                  <w:sz w:val="18"/>
                                  <w:szCs w:val="18"/>
                                </w:rPr>
                              </w:pPr>
                              <w:r w:rsidRPr="002B7CB7">
                                <w:rPr>
                                  <w:sz w:val="18"/>
                                  <w:szCs w:val="18"/>
                                </w:rPr>
                                <w:t>Channel</w:t>
                              </w:r>
                            </w:p>
                          </w:tc>
                          <w:tc>
                            <w:tcPr>
                              <w:tcW w:w="617" w:type="dxa"/>
                            </w:tcPr>
                            <w:p w14:paraId="05EF3CCD" w14:textId="77777777" w:rsidR="000903F7" w:rsidRPr="002B7CB7" w:rsidRDefault="000903F7" w:rsidP="000903F7">
                              <w:pPr>
                                <w:pStyle w:val="body"/>
                                <w:ind w:left="0"/>
                                <w:rPr>
                                  <w:sz w:val="18"/>
                                  <w:szCs w:val="18"/>
                                </w:rPr>
                              </w:pPr>
                              <w:r w:rsidRPr="002B7CB7">
                                <w:rPr>
                                  <w:sz w:val="18"/>
                                  <w:szCs w:val="18"/>
                                </w:rPr>
                                <w:t>type</w:t>
                              </w:r>
                            </w:p>
                          </w:tc>
                          <w:tc>
                            <w:tcPr>
                              <w:tcW w:w="358" w:type="dxa"/>
                            </w:tcPr>
                            <w:p w14:paraId="45FC254B" w14:textId="77777777" w:rsidR="000903F7" w:rsidRPr="002B7CB7" w:rsidRDefault="000903F7" w:rsidP="000903F7">
                              <w:pPr>
                                <w:pStyle w:val="body"/>
                                <w:ind w:left="0"/>
                                <w:rPr>
                                  <w:sz w:val="18"/>
                                  <w:szCs w:val="18"/>
                                </w:rPr>
                              </w:pPr>
                              <w:r w:rsidRPr="002B7CB7">
                                <w:rPr>
                                  <w:sz w:val="18"/>
                                  <w:szCs w:val="18"/>
                                </w:rPr>
                                <w:t>P</w:t>
                              </w:r>
                            </w:p>
                          </w:tc>
                          <w:tc>
                            <w:tcPr>
                              <w:tcW w:w="711" w:type="dxa"/>
                            </w:tcPr>
                            <w:p w14:paraId="752F7726" w14:textId="77777777" w:rsidR="000903F7" w:rsidRPr="002B7CB7" w:rsidRDefault="000903F7" w:rsidP="000903F7">
                              <w:pPr>
                                <w:pStyle w:val="body"/>
                                <w:ind w:left="0"/>
                                <w:rPr>
                                  <w:sz w:val="18"/>
                                  <w:szCs w:val="18"/>
                                </w:rPr>
                              </w:pPr>
                              <w:r w:rsidRPr="002B7CB7">
                                <w:rPr>
                                  <w:sz w:val="18"/>
                                  <w:szCs w:val="18"/>
                                </w:rPr>
                                <w:t>read-only</w:t>
                              </w:r>
                            </w:p>
                          </w:tc>
                          <w:tc>
                            <w:tcPr>
                              <w:tcW w:w="222" w:type="dxa"/>
                            </w:tcPr>
                            <w:p w14:paraId="38FAE2E4" w14:textId="77777777" w:rsidR="000903F7" w:rsidRPr="002B7CB7" w:rsidRDefault="000903F7" w:rsidP="000903F7">
                              <w:pPr>
                                <w:pStyle w:val="body"/>
                                <w:ind w:left="0"/>
                                <w:rPr>
                                  <w:sz w:val="18"/>
                                  <w:szCs w:val="18"/>
                                </w:rPr>
                              </w:pPr>
                              <w:r w:rsidRPr="002B7CB7">
                                <w:rPr>
                                  <w:sz w:val="18"/>
                                  <w:szCs w:val="18"/>
                                </w:rPr>
                                <w:t>true</w:t>
                              </w:r>
                            </w:p>
                          </w:tc>
                        </w:tr>
                        <w:tr w:rsidR="000903F7" w:rsidRPr="00193B70" w14:paraId="48D121FA" w14:textId="77777777" w:rsidTr="00193B70">
                          <w:tc>
                            <w:tcPr>
                              <w:tcW w:w="439" w:type="dxa"/>
                            </w:tcPr>
                            <w:p w14:paraId="0B2F4635" w14:textId="77777777" w:rsidR="000903F7" w:rsidRPr="00193B70" w:rsidRDefault="000903F7" w:rsidP="000903F7">
                              <w:pPr>
                                <w:pStyle w:val="body"/>
                                <w:ind w:left="0"/>
                                <w:rPr>
                                  <w:sz w:val="18"/>
                                  <w:szCs w:val="18"/>
                                </w:rPr>
                              </w:pPr>
                              <w:r>
                                <w:rPr>
                                  <w:sz w:val="18"/>
                                  <w:szCs w:val="18"/>
                                </w:rPr>
                                <w:t>ifn</w:t>
                              </w:r>
                            </w:p>
                          </w:tc>
                          <w:tc>
                            <w:tcPr>
                              <w:tcW w:w="2996" w:type="dxa"/>
                            </w:tcPr>
                            <w:p w14:paraId="2FA52144" w14:textId="77777777" w:rsidR="000903F7" w:rsidRPr="00193B70" w:rsidRDefault="000903F7" w:rsidP="000903F7">
                              <w:pPr>
                                <w:pStyle w:val="body"/>
                                <w:ind w:left="0"/>
                                <w:rPr>
                                  <w:sz w:val="18"/>
                                  <w:szCs w:val="18"/>
                                </w:rPr>
                              </w:pPr>
                              <w:r w:rsidRPr="007A2D49">
                                <w:rPr>
                                  <w:sz w:val="18"/>
                                  <w:szCs w:val="18"/>
                                </w:rPr>
                                <w:t>org.allseenalliance.control.</w:t>
                              </w:r>
                              <w:r>
                                <w:rPr>
                                  <w:sz w:val="18"/>
                                  <w:szCs w:val="18"/>
                                </w:rPr>
                                <w:t>Mouse*</w:t>
                              </w:r>
                            </w:p>
                          </w:tc>
                          <w:tc>
                            <w:tcPr>
                              <w:tcW w:w="581" w:type="dxa"/>
                            </w:tcPr>
                            <w:p w14:paraId="6CFA0884" w14:textId="77777777" w:rsidR="000903F7" w:rsidRPr="00193B70" w:rsidRDefault="000903F7" w:rsidP="000903F7">
                              <w:pPr>
                                <w:pStyle w:val="body"/>
                                <w:ind w:left="0"/>
                                <w:rPr>
                                  <w:sz w:val="18"/>
                                  <w:szCs w:val="18"/>
                                </w:rPr>
                              </w:pPr>
                            </w:p>
                          </w:tc>
                          <w:tc>
                            <w:tcPr>
                              <w:tcW w:w="1006" w:type="dxa"/>
                            </w:tcPr>
                            <w:p w14:paraId="4F258F7C" w14:textId="77777777" w:rsidR="000903F7" w:rsidRPr="00193B70" w:rsidRDefault="000903F7" w:rsidP="000903F7">
                              <w:pPr>
                                <w:pStyle w:val="body"/>
                                <w:ind w:left="0"/>
                                <w:rPr>
                                  <w:sz w:val="18"/>
                                  <w:szCs w:val="18"/>
                                </w:rPr>
                              </w:pPr>
                            </w:p>
                          </w:tc>
                          <w:tc>
                            <w:tcPr>
                              <w:tcW w:w="617" w:type="dxa"/>
                            </w:tcPr>
                            <w:p w14:paraId="6EFE78A9" w14:textId="77777777" w:rsidR="000903F7" w:rsidRPr="00193B70" w:rsidRDefault="000903F7" w:rsidP="000903F7">
                              <w:pPr>
                                <w:pStyle w:val="body"/>
                                <w:ind w:left="0"/>
                                <w:rPr>
                                  <w:sz w:val="18"/>
                                  <w:szCs w:val="18"/>
                                </w:rPr>
                              </w:pPr>
                            </w:p>
                          </w:tc>
                          <w:tc>
                            <w:tcPr>
                              <w:tcW w:w="358" w:type="dxa"/>
                            </w:tcPr>
                            <w:p w14:paraId="3367EBD3" w14:textId="77777777" w:rsidR="000903F7" w:rsidRPr="00193B70" w:rsidRDefault="000903F7" w:rsidP="000903F7">
                              <w:pPr>
                                <w:pStyle w:val="body"/>
                                <w:ind w:left="0"/>
                                <w:rPr>
                                  <w:sz w:val="18"/>
                                  <w:szCs w:val="18"/>
                                </w:rPr>
                              </w:pPr>
                            </w:p>
                          </w:tc>
                          <w:tc>
                            <w:tcPr>
                              <w:tcW w:w="711" w:type="dxa"/>
                            </w:tcPr>
                            <w:p w14:paraId="34CEBE04" w14:textId="77777777" w:rsidR="000903F7" w:rsidRPr="00193B70" w:rsidRDefault="000903F7" w:rsidP="000903F7">
                              <w:pPr>
                                <w:pStyle w:val="body"/>
                                <w:ind w:left="0"/>
                                <w:rPr>
                                  <w:sz w:val="18"/>
                                  <w:szCs w:val="18"/>
                                </w:rPr>
                              </w:pPr>
                            </w:p>
                          </w:tc>
                          <w:tc>
                            <w:tcPr>
                              <w:tcW w:w="222" w:type="dxa"/>
                            </w:tcPr>
                            <w:p w14:paraId="7A5C7A6A" w14:textId="77777777" w:rsidR="000903F7" w:rsidRPr="00193B70" w:rsidRDefault="000903F7" w:rsidP="000903F7">
                              <w:pPr>
                                <w:pStyle w:val="body"/>
                                <w:ind w:left="0"/>
                                <w:rPr>
                                  <w:sz w:val="18"/>
                                  <w:szCs w:val="18"/>
                                </w:rPr>
                              </w:pPr>
                            </w:p>
                          </w:tc>
                        </w:tr>
                      </w:tbl>
                      <w:p w14:paraId="1A115C33" w14:textId="77777777" w:rsidR="000903F7" w:rsidRPr="002B7CB7" w:rsidRDefault="000903F7" w:rsidP="000903F7">
                        <w:pPr>
                          <w:pStyle w:val="body"/>
                          <w:ind w:left="0"/>
                          <w:rPr>
                            <w:sz w:val="18"/>
                            <w:szCs w:val="18"/>
                          </w:rPr>
                        </w:pPr>
                      </w:p>
                    </w:tc>
                  </w:tr>
                </w:tbl>
                <w:p w14:paraId="63338A5A" w14:textId="77777777" w:rsidR="0003202D" w:rsidRPr="002B7CB7" w:rsidRDefault="0003202D" w:rsidP="00FE7492">
                  <w:pPr>
                    <w:pStyle w:val="body"/>
                    <w:ind w:left="0"/>
                    <w:rPr>
                      <w:sz w:val="18"/>
                      <w:szCs w:val="18"/>
                    </w:rPr>
                  </w:pPr>
                </w:p>
              </w:tc>
            </w:tr>
            <w:tr w:rsidR="00193B70" w:rsidRPr="00193B70" w14:paraId="0D762AE1" w14:textId="77777777" w:rsidTr="00193B70">
              <w:trPr>
                <w:cnfStyle w:val="000000010000" w:firstRow="0" w:lastRow="0" w:firstColumn="0" w:lastColumn="0" w:oddVBand="0" w:evenVBand="0" w:oddHBand="0" w:evenHBand="1" w:firstRowFirstColumn="0" w:firstRowLastColumn="0" w:lastRowFirstColumn="0" w:lastRowLastColumn="0"/>
              </w:trPr>
              <w:tc>
                <w:tcPr>
                  <w:tcW w:w="7860" w:type="dxa"/>
                  <w:shd w:val="pct5" w:color="000000" w:fill="FFFFFF"/>
                </w:tcPr>
                <w:tbl>
                  <w:tblPr>
                    <w:tblStyle w:val="TableGridLight"/>
                    <w:tblW w:w="0" w:type="auto"/>
                    <w:tblLook w:val="04A0" w:firstRow="1" w:lastRow="0" w:firstColumn="1" w:lastColumn="0" w:noHBand="0" w:noVBand="1"/>
                  </w:tblPr>
                  <w:tblGrid>
                    <w:gridCol w:w="1489"/>
                    <w:gridCol w:w="6145"/>
                  </w:tblGrid>
                  <w:tr w:rsidR="00193B70" w:rsidRPr="007A2D49" w14:paraId="15C41EE4" w14:textId="77777777" w:rsidTr="00193B70">
                    <w:tc>
                      <w:tcPr>
                        <w:tcW w:w="1489" w:type="dxa"/>
                      </w:tcPr>
                      <w:p w14:paraId="4636EA41" w14:textId="77777777" w:rsidR="00193B70" w:rsidRPr="007A2D49" w:rsidRDefault="00193B70" w:rsidP="00193B70">
                        <w:pPr>
                          <w:pStyle w:val="body"/>
                          <w:ind w:left="0"/>
                          <w:rPr>
                            <w:sz w:val="18"/>
                            <w:szCs w:val="18"/>
                          </w:rPr>
                        </w:pPr>
                        <w:r w:rsidRPr="007A2D49">
                          <w:rPr>
                            <w:sz w:val="18"/>
                            <w:szCs w:val="18"/>
                          </w:rPr>
                          <w:lastRenderedPageBreak/>
                          <w:t>peer</w:t>
                        </w:r>
                      </w:p>
                    </w:tc>
                    <w:tc>
                      <w:tcPr>
                        <w:tcW w:w="6145" w:type="dxa"/>
                      </w:tcPr>
                      <w:tbl>
                        <w:tblPr>
                          <w:tblStyle w:val="TableGridLight"/>
                          <w:tblW w:w="0" w:type="auto"/>
                          <w:tblLook w:val="04A0" w:firstRow="1" w:lastRow="0" w:firstColumn="1" w:lastColumn="0" w:noHBand="0" w:noVBand="1"/>
                        </w:tblPr>
                        <w:tblGrid>
                          <w:gridCol w:w="573"/>
                          <w:gridCol w:w="793"/>
                          <w:gridCol w:w="404"/>
                          <w:gridCol w:w="1871"/>
                          <w:gridCol w:w="941"/>
                          <w:gridCol w:w="1337"/>
                        </w:tblGrid>
                        <w:tr w:rsidR="00193B70" w:rsidRPr="007A2D49" w14:paraId="2D4E2754" w14:textId="77777777" w:rsidTr="00193B70">
                          <w:tc>
                            <w:tcPr>
                              <w:tcW w:w="632" w:type="dxa"/>
                            </w:tcPr>
                            <w:p w14:paraId="43C5AA50" w14:textId="77777777" w:rsidR="00193B70" w:rsidRPr="007A2D49" w:rsidRDefault="00193B70" w:rsidP="00193B70">
                              <w:pPr>
                                <w:pStyle w:val="body"/>
                                <w:ind w:left="0"/>
                                <w:rPr>
                                  <w:sz w:val="18"/>
                                  <w:szCs w:val="18"/>
                                </w:rPr>
                              </w:pPr>
                              <w:r w:rsidRPr="007A2D49">
                                <w:rPr>
                                  <w:sz w:val="18"/>
                                  <w:szCs w:val="18"/>
                                </w:rPr>
                                <w:t>type</w:t>
                              </w:r>
                            </w:p>
                          </w:tc>
                          <w:tc>
                            <w:tcPr>
                              <w:tcW w:w="891" w:type="dxa"/>
                            </w:tcPr>
                            <w:p w14:paraId="11238BB8" w14:textId="77777777" w:rsidR="00193B70" w:rsidRPr="007A2D49" w:rsidRDefault="00193B70" w:rsidP="00193B70">
                              <w:pPr>
                                <w:pStyle w:val="body"/>
                                <w:ind w:left="0"/>
                                <w:rPr>
                                  <w:sz w:val="18"/>
                                  <w:szCs w:val="18"/>
                                </w:rPr>
                              </w:pPr>
                              <w:r w:rsidRPr="007A2D49">
                                <w:rPr>
                                  <w:sz w:val="18"/>
                                  <w:szCs w:val="18"/>
                                </w:rPr>
                                <w:t>GUILD</w:t>
                              </w:r>
                            </w:p>
                          </w:tc>
                          <w:tc>
                            <w:tcPr>
                              <w:tcW w:w="436" w:type="dxa"/>
                            </w:tcPr>
                            <w:p w14:paraId="1BB3BE5B" w14:textId="77777777" w:rsidR="00193B70" w:rsidRPr="007A2D49" w:rsidRDefault="00193B70" w:rsidP="00193B70">
                              <w:pPr>
                                <w:pStyle w:val="body"/>
                                <w:ind w:left="0"/>
                                <w:rPr>
                                  <w:sz w:val="18"/>
                                  <w:szCs w:val="18"/>
                                </w:rPr>
                              </w:pPr>
                              <w:r w:rsidRPr="007A2D49">
                                <w:rPr>
                                  <w:sz w:val="18"/>
                                  <w:szCs w:val="18"/>
                                </w:rPr>
                                <w:t>ID</w:t>
                              </w:r>
                            </w:p>
                          </w:tc>
                          <w:tc>
                            <w:tcPr>
                              <w:tcW w:w="2505" w:type="dxa"/>
                            </w:tcPr>
                            <w:p w14:paraId="599A587D" w14:textId="77777777" w:rsidR="00193B70" w:rsidRPr="007A2D49" w:rsidRDefault="00193B70" w:rsidP="00193B70">
                              <w:pPr>
                                <w:pStyle w:val="body"/>
                                <w:ind w:left="0"/>
                                <w:rPr>
                                  <w:sz w:val="18"/>
                                  <w:szCs w:val="18"/>
                                </w:rPr>
                              </w:pPr>
                              <w:r>
                                <w:rPr>
                                  <w:sz w:val="18"/>
                                  <w:szCs w:val="18"/>
                                </w:rPr>
                                <w:t>Parents</w:t>
                              </w:r>
                              <w:r w:rsidRPr="007A2D49">
                                <w:rPr>
                                  <w:sz w:val="18"/>
                                  <w:szCs w:val="18"/>
                                </w:rPr>
                                <w:t>GuildGUID</w:t>
                              </w:r>
                            </w:p>
                          </w:tc>
                          <w:tc>
                            <w:tcPr>
                              <w:tcW w:w="1074" w:type="dxa"/>
                            </w:tcPr>
                            <w:p w14:paraId="11418C6E" w14:textId="77777777" w:rsidR="00193B70" w:rsidRPr="007A2D49" w:rsidRDefault="00193B70" w:rsidP="00193B70">
                              <w:pPr>
                                <w:pStyle w:val="body"/>
                                <w:ind w:left="0"/>
                                <w:rPr>
                                  <w:sz w:val="18"/>
                                  <w:szCs w:val="18"/>
                                </w:rPr>
                              </w:pPr>
                              <w:r w:rsidRPr="007A2D49">
                                <w:rPr>
                                  <w:sz w:val="18"/>
                                  <w:szCs w:val="18"/>
                                </w:rPr>
                                <w:t>authority</w:t>
                              </w:r>
                            </w:p>
                          </w:tc>
                          <w:tc>
                            <w:tcPr>
                              <w:tcW w:w="381" w:type="dxa"/>
                            </w:tcPr>
                            <w:p w14:paraId="1AB50359" w14:textId="77777777" w:rsidR="00193B70" w:rsidRPr="007A2D49" w:rsidRDefault="00193B70" w:rsidP="00193B70">
                              <w:pPr>
                                <w:pStyle w:val="body"/>
                                <w:ind w:left="0"/>
                                <w:rPr>
                                  <w:sz w:val="18"/>
                                  <w:szCs w:val="18"/>
                                </w:rPr>
                              </w:pPr>
                              <w:r>
                                <w:rPr>
                                  <w:sz w:val="18"/>
                                  <w:szCs w:val="18"/>
                                </w:rPr>
                                <w:t>owner</w:t>
                              </w:r>
                              <w:r w:rsidRPr="007A2D49">
                                <w:rPr>
                                  <w:sz w:val="18"/>
                                  <w:szCs w:val="18"/>
                                </w:rPr>
                                <w:t>PubKey</w:t>
                              </w:r>
                            </w:p>
                          </w:tc>
                        </w:tr>
                      </w:tbl>
                      <w:p w14:paraId="2A478B9F" w14:textId="77777777" w:rsidR="00193B70" w:rsidRPr="007A2D49" w:rsidRDefault="00193B70" w:rsidP="00193B70">
                        <w:pPr>
                          <w:pStyle w:val="body"/>
                          <w:ind w:left="0"/>
                          <w:rPr>
                            <w:sz w:val="18"/>
                            <w:szCs w:val="18"/>
                          </w:rPr>
                        </w:pPr>
                      </w:p>
                    </w:tc>
                  </w:tr>
                  <w:tr w:rsidR="00193B70" w:rsidRPr="007A2D49" w14:paraId="64FC0D75" w14:textId="77777777" w:rsidTr="00193B70">
                    <w:tc>
                      <w:tcPr>
                        <w:tcW w:w="1489" w:type="dxa"/>
                      </w:tcPr>
                      <w:p w14:paraId="1FE1D949" w14:textId="77777777" w:rsidR="00193B70" w:rsidRPr="007A2D49" w:rsidRDefault="00193B70" w:rsidP="00193B70">
                        <w:pPr>
                          <w:pStyle w:val="body"/>
                          <w:ind w:left="0"/>
                          <w:rPr>
                            <w:sz w:val="18"/>
                            <w:szCs w:val="18"/>
                          </w:rPr>
                        </w:pPr>
                        <w:r w:rsidRPr="007A2D49">
                          <w:rPr>
                            <w:sz w:val="18"/>
                            <w:szCs w:val="18"/>
                          </w:rPr>
                          <w:t>allow</w:t>
                        </w:r>
                      </w:p>
                    </w:tc>
                    <w:tc>
                      <w:tcPr>
                        <w:tcW w:w="6145" w:type="dxa"/>
                      </w:tcPr>
                      <w:tbl>
                        <w:tblPr>
                          <w:tblStyle w:val="TableGridLight"/>
                          <w:tblW w:w="0" w:type="auto"/>
                          <w:tblLook w:val="04A0" w:firstRow="1" w:lastRow="0" w:firstColumn="1" w:lastColumn="0" w:noHBand="0" w:noVBand="1"/>
                        </w:tblPr>
                        <w:tblGrid>
                          <w:gridCol w:w="457"/>
                          <w:gridCol w:w="2562"/>
                          <w:gridCol w:w="445"/>
                          <w:gridCol w:w="709"/>
                          <w:gridCol w:w="468"/>
                          <w:gridCol w:w="306"/>
                          <w:gridCol w:w="526"/>
                          <w:gridCol w:w="446"/>
                        </w:tblGrid>
                        <w:tr w:rsidR="00193B70" w:rsidRPr="007A2D49" w14:paraId="0C2B23E1" w14:textId="77777777" w:rsidTr="00193B70">
                          <w:tc>
                            <w:tcPr>
                              <w:tcW w:w="457" w:type="dxa"/>
                            </w:tcPr>
                            <w:p w14:paraId="365991CC" w14:textId="77777777" w:rsidR="00193B70" w:rsidRPr="007A2D49" w:rsidRDefault="00193B70" w:rsidP="00193B70">
                              <w:pPr>
                                <w:pStyle w:val="body"/>
                                <w:ind w:left="0"/>
                                <w:rPr>
                                  <w:sz w:val="18"/>
                                  <w:szCs w:val="18"/>
                                </w:rPr>
                              </w:pPr>
                              <w:r>
                                <w:rPr>
                                  <w:sz w:val="18"/>
                                  <w:szCs w:val="18"/>
                                </w:rPr>
                                <w:t>obj</w:t>
                              </w:r>
                            </w:p>
                          </w:tc>
                          <w:tc>
                            <w:tcPr>
                              <w:tcW w:w="2958" w:type="dxa"/>
                            </w:tcPr>
                            <w:p w14:paraId="253B1581" w14:textId="77777777" w:rsidR="00193B70" w:rsidRPr="007A2D49" w:rsidRDefault="00193B70" w:rsidP="00193B70">
                              <w:pPr>
                                <w:pStyle w:val="body"/>
                                <w:ind w:left="0"/>
                                <w:rPr>
                                  <w:sz w:val="18"/>
                                  <w:szCs w:val="18"/>
                                </w:rPr>
                              </w:pPr>
                              <w:r>
                                <w:rPr>
                                  <w:sz w:val="18"/>
                                  <w:szCs w:val="18"/>
                                </w:rPr>
                                <w:t>/control/settings</w:t>
                              </w:r>
                            </w:p>
                          </w:tc>
                          <w:tc>
                            <w:tcPr>
                              <w:tcW w:w="526" w:type="dxa"/>
                            </w:tcPr>
                            <w:p w14:paraId="66B4B9E5" w14:textId="77777777" w:rsidR="00193B70" w:rsidRPr="007A2D49" w:rsidRDefault="00193B70" w:rsidP="00193B70">
                              <w:pPr>
                                <w:pStyle w:val="body"/>
                                <w:ind w:left="0"/>
                                <w:rPr>
                                  <w:sz w:val="18"/>
                                  <w:szCs w:val="18"/>
                                </w:rPr>
                              </w:pPr>
                            </w:p>
                          </w:tc>
                          <w:tc>
                            <w:tcPr>
                              <w:tcW w:w="887" w:type="dxa"/>
                            </w:tcPr>
                            <w:p w14:paraId="3E4C83B2" w14:textId="77777777" w:rsidR="00193B70" w:rsidRPr="007A2D49" w:rsidRDefault="00193B70" w:rsidP="00193B70">
                              <w:pPr>
                                <w:pStyle w:val="body"/>
                                <w:ind w:left="0"/>
                                <w:rPr>
                                  <w:sz w:val="18"/>
                                  <w:szCs w:val="18"/>
                                </w:rPr>
                              </w:pPr>
                            </w:p>
                          </w:tc>
                          <w:tc>
                            <w:tcPr>
                              <w:tcW w:w="557" w:type="dxa"/>
                            </w:tcPr>
                            <w:p w14:paraId="18652706" w14:textId="77777777" w:rsidR="00193B70" w:rsidRPr="007A2D49" w:rsidRDefault="00193B70" w:rsidP="00193B70">
                              <w:pPr>
                                <w:pStyle w:val="body"/>
                                <w:ind w:left="0"/>
                                <w:rPr>
                                  <w:sz w:val="18"/>
                                  <w:szCs w:val="18"/>
                                </w:rPr>
                              </w:pPr>
                            </w:p>
                          </w:tc>
                          <w:tc>
                            <w:tcPr>
                              <w:tcW w:w="337" w:type="dxa"/>
                            </w:tcPr>
                            <w:p w14:paraId="7B96BF1C" w14:textId="77777777" w:rsidR="00193B70" w:rsidRPr="007A2D49" w:rsidRDefault="00193B70" w:rsidP="00193B70">
                              <w:pPr>
                                <w:pStyle w:val="body"/>
                                <w:ind w:left="0"/>
                                <w:rPr>
                                  <w:sz w:val="18"/>
                                  <w:szCs w:val="18"/>
                                </w:rPr>
                              </w:pPr>
                            </w:p>
                          </w:tc>
                          <w:tc>
                            <w:tcPr>
                              <w:tcW w:w="637" w:type="dxa"/>
                            </w:tcPr>
                            <w:p w14:paraId="612E7C46" w14:textId="77777777" w:rsidR="00193B70" w:rsidRPr="007A2D49" w:rsidRDefault="00193B70" w:rsidP="00193B70">
                              <w:pPr>
                                <w:pStyle w:val="body"/>
                                <w:ind w:left="0"/>
                                <w:rPr>
                                  <w:sz w:val="18"/>
                                  <w:szCs w:val="18"/>
                                </w:rPr>
                              </w:pPr>
                            </w:p>
                          </w:tc>
                          <w:tc>
                            <w:tcPr>
                              <w:tcW w:w="527" w:type="dxa"/>
                            </w:tcPr>
                            <w:p w14:paraId="4F6260DF" w14:textId="77777777" w:rsidR="00193B70" w:rsidRPr="007A2D49" w:rsidRDefault="00193B70" w:rsidP="00193B70">
                              <w:pPr>
                                <w:pStyle w:val="body"/>
                                <w:ind w:left="0"/>
                                <w:rPr>
                                  <w:sz w:val="18"/>
                                  <w:szCs w:val="18"/>
                                </w:rPr>
                              </w:pPr>
                            </w:p>
                          </w:tc>
                        </w:tr>
                      </w:tbl>
                      <w:p w14:paraId="6E0C328C" w14:textId="77777777" w:rsidR="00193B70" w:rsidRPr="007A2D49" w:rsidRDefault="00193B70" w:rsidP="00193B70">
                        <w:pPr>
                          <w:pStyle w:val="body"/>
                          <w:ind w:left="0"/>
                          <w:rPr>
                            <w:sz w:val="18"/>
                            <w:szCs w:val="18"/>
                          </w:rPr>
                        </w:pPr>
                      </w:p>
                    </w:tc>
                  </w:tr>
                </w:tbl>
                <w:p w14:paraId="349D3139" w14:textId="77777777" w:rsidR="00193B70" w:rsidRPr="00193B70" w:rsidRDefault="00193B70" w:rsidP="000903F7">
                  <w:pPr>
                    <w:pStyle w:val="body"/>
                    <w:ind w:left="0"/>
                    <w:rPr>
                      <w:sz w:val="18"/>
                      <w:szCs w:val="18"/>
                    </w:rPr>
                  </w:pPr>
                </w:p>
              </w:tc>
            </w:tr>
          </w:tbl>
          <w:p w14:paraId="0957C50B" w14:textId="77777777" w:rsidR="0003202D" w:rsidRPr="002B7CB7" w:rsidRDefault="0003202D" w:rsidP="00FE7492">
            <w:pPr>
              <w:pStyle w:val="body"/>
              <w:ind w:left="0"/>
              <w:rPr>
                <w:sz w:val="18"/>
                <w:szCs w:val="18"/>
              </w:rPr>
            </w:pPr>
          </w:p>
        </w:tc>
      </w:tr>
    </w:tbl>
    <w:p w14:paraId="310DB14A" w14:textId="77777777" w:rsidR="0003202D" w:rsidRDefault="0003202D" w:rsidP="00FE7492">
      <w:pPr>
        <w:pStyle w:val="body"/>
      </w:pPr>
    </w:p>
    <w:p w14:paraId="75573627" w14:textId="77777777" w:rsidR="00313B87" w:rsidRDefault="006735D2" w:rsidP="00313B87">
      <w:pPr>
        <w:pStyle w:val="Heading4"/>
      </w:pPr>
      <w:r>
        <w:t>Sample a</w:t>
      </w:r>
      <w:r w:rsidR="00313B87" w:rsidRPr="00313B87">
        <w:t xml:space="preserve">uthorization </w:t>
      </w:r>
      <w:r>
        <w:t>d</w:t>
      </w:r>
      <w:r w:rsidR="00313B87" w:rsidRPr="00313B87">
        <w:t xml:space="preserve">ata in a </w:t>
      </w:r>
      <w:r>
        <w:t>m</w:t>
      </w:r>
      <w:r w:rsidR="00313B87" w:rsidRPr="00313B87">
        <w:t xml:space="preserve">embership </w:t>
      </w:r>
      <w:r>
        <w:t>c</w:t>
      </w:r>
      <w:r w:rsidR="00313B87" w:rsidRPr="00313B87">
        <w:t xml:space="preserve">ertificate </w:t>
      </w:r>
      <w:r>
        <w:t>for a p</w:t>
      </w:r>
      <w:r w:rsidR="00313B87" w:rsidRPr="00313B87">
        <w:t>rovider</w:t>
      </w:r>
    </w:p>
    <w:p w14:paraId="2DC560F1" w14:textId="77777777" w:rsidR="00313B87" w:rsidRDefault="00313B87" w:rsidP="00313B87">
      <w:pPr>
        <w:pStyle w:val="body"/>
      </w:pPr>
      <w:r w:rsidRPr="00313B87">
        <w:t>This sample shows a provider can emit a</w:t>
      </w:r>
      <w:r>
        <w:t xml:space="preserve"> signal to members of the guild.</w:t>
      </w:r>
    </w:p>
    <w:p w14:paraId="0824D140" w14:textId="77777777" w:rsidR="00193B70" w:rsidRDefault="00193B70" w:rsidP="00313B87">
      <w:pPr>
        <w:pStyle w:val="body"/>
      </w:pPr>
    </w:p>
    <w:tbl>
      <w:tblPr>
        <w:tblStyle w:val="TableGridLight"/>
        <w:tblW w:w="0" w:type="auto"/>
        <w:tblLook w:val="04A0" w:firstRow="1" w:lastRow="0" w:firstColumn="1" w:lastColumn="0" w:noHBand="0" w:noVBand="1"/>
      </w:tblPr>
      <w:tblGrid>
        <w:gridCol w:w="1445"/>
        <w:gridCol w:w="8131"/>
      </w:tblGrid>
      <w:tr w:rsidR="00193B70" w:rsidRPr="007A2D49" w14:paraId="7025DFEC" w14:textId="77777777" w:rsidTr="00193B70">
        <w:tc>
          <w:tcPr>
            <w:tcW w:w="1445" w:type="dxa"/>
          </w:tcPr>
          <w:p w14:paraId="077C339C" w14:textId="77777777" w:rsidR="00193B70" w:rsidRPr="007A2D49" w:rsidRDefault="00AC6BEE" w:rsidP="009C3EC7">
            <w:pPr>
              <w:pStyle w:val="body"/>
              <w:ind w:left="0"/>
              <w:rPr>
                <w:sz w:val="18"/>
                <w:szCs w:val="18"/>
              </w:rPr>
            </w:pPr>
            <w:ins w:id="1574" w:author="Author" w:date="2014-09-04T09:25:00Z">
              <w:r>
                <w:rPr>
                  <w:sz w:val="18"/>
                  <w:szCs w:val="18"/>
                </w:rPr>
                <w:t>v</w:t>
              </w:r>
            </w:ins>
            <w:del w:id="1575" w:author="Author" w:date="2014-09-04T09:25:00Z">
              <w:r w:rsidRPr="007A2D49" w:rsidDel="00AC6BEE">
                <w:rPr>
                  <w:sz w:val="18"/>
                  <w:szCs w:val="18"/>
                </w:rPr>
                <w:delText>V</w:delText>
              </w:r>
            </w:del>
            <w:r w:rsidR="00193B70" w:rsidRPr="007A2D49">
              <w:rPr>
                <w:sz w:val="18"/>
                <w:szCs w:val="18"/>
              </w:rPr>
              <w:t>ersion</w:t>
            </w:r>
          </w:p>
        </w:tc>
        <w:tc>
          <w:tcPr>
            <w:tcW w:w="8131" w:type="dxa"/>
          </w:tcPr>
          <w:p w14:paraId="42D4935B" w14:textId="77777777" w:rsidR="00193B70" w:rsidRPr="007A2D49" w:rsidRDefault="00AC6BEE" w:rsidP="009C3EC7">
            <w:pPr>
              <w:pStyle w:val="body"/>
              <w:ind w:left="0"/>
              <w:rPr>
                <w:sz w:val="18"/>
                <w:szCs w:val="18"/>
              </w:rPr>
            </w:pPr>
            <w:ins w:id="1576" w:author="Author" w:date="2014-09-04T09:24:00Z">
              <w:r>
                <w:rPr>
                  <w:sz w:val="18"/>
                  <w:szCs w:val="18"/>
                </w:rPr>
                <w:t>1</w:t>
              </w:r>
            </w:ins>
            <w:del w:id="1577" w:author="Author" w:date="2014-09-04T09:24:00Z">
              <w:r w:rsidR="00193B70" w:rsidDel="00AC6BEE">
                <w:rPr>
                  <w:sz w:val="18"/>
                  <w:szCs w:val="18"/>
                </w:rPr>
                <w:delText>6</w:delText>
              </w:r>
            </w:del>
          </w:p>
        </w:tc>
      </w:tr>
      <w:tr w:rsidR="00AC6BEE" w:rsidRPr="007A2D49" w14:paraId="10BEA44B" w14:textId="77777777" w:rsidTr="00193B70">
        <w:trPr>
          <w:ins w:id="1578" w:author="Author" w:date="2014-09-04T09:24:00Z"/>
        </w:trPr>
        <w:tc>
          <w:tcPr>
            <w:tcW w:w="1445" w:type="dxa"/>
          </w:tcPr>
          <w:p w14:paraId="780C6714" w14:textId="77777777" w:rsidR="00AC6BEE" w:rsidRPr="007A2D49" w:rsidRDefault="00AC6BEE" w:rsidP="009C3EC7">
            <w:pPr>
              <w:pStyle w:val="body"/>
              <w:ind w:left="0"/>
              <w:rPr>
                <w:ins w:id="1579" w:author="Author" w:date="2014-09-04T09:24:00Z"/>
                <w:sz w:val="18"/>
                <w:szCs w:val="18"/>
              </w:rPr>
            </w:pPr>
            <w:ins w:id="1580" w:author="Author" w:date="2014-09-04T09:24:00Z">
              <w:r>
                <w:rPr>
                  <w:sz w:val="18"/>
                  <w:szCs w:val="18"/>
                </w:rPr>
                <w:t>serialNumber</w:t>
              </w:r>
            </w:ins>
          </w:p>
        </w:tc>
        <w:tc>
          <w:tcPr>
            <w:tcW w:w="8131" w:type="dxa"/>
          </w:tcPr>
          <w:p w14:paraId="0EDB5E55" w14:textId="77777777" w:rsidR="00AC6BEE" w:rsidRDefault="00AC6BEE" w:rsidP="009C3EC7">
            <w:pPr>
              <w:pStyle w:val="body"/>
              <w:ind w:left="0"/>
              <w:rPr>
                <w:ins w:id="1581" w:author="Author" w:date="2014-09-04T09:24:00Z"/>
                <w:sz w:val="18"/>
                <w:szCs w:val="18"/>
              </w:rPr>
            </w:pPr>
            <w:ins w:id="1582" w:author="Author" w:date="2014-09-04T09:24:00Z">
              <w:r>
                <w:rPr>
                  <w:sz w:val="18"/>
                  <w:szCs w:val="18"/>
                </w:rPr>
                <w:t>893929388</w:t>
              </w:r>
            </w:ins>
          </w:p>
        </w:tc>
      </w:tr>
      <w:tr w:rsidR="00193B70" w:rsidRPr="007A2D49" w14:paraId="6D743C95" w14:textId="77777777" w:rsidTr="00193B70">
        <w:tc>
          <w:tcPr>
            <w:tcW w:w="1445" w:type="dxa"/>
          </w:tcPr>
          <w:p w14:paraId="7CB19AAC" w14:textId="77777777" w:rsidR="00193B70" w:rsidRPr="007A2D49" w:rsidRDefault="00193B70" w:rsidP="009C3EC7">
            <w:pPr>
              <w:pStyle w:val="body"/>
              <w:ind w:left="0"/>
              <w:rPr>
                <w:sz w:val="18"/>
                <w:szCs w:val="18"/>
              </w:rPr>
            </w:pPr>
            <w:r w:rsidRPr="007A2D49">
              <w:rPr>
                <w:sz w:val="18"/>
                <w:szCs w:val="18"/>
              </w:rPr>
              <w:t>provider</w:t>
            </w:r>
          </w:p>
        </w:tc>
        <w:tc>
          <w:tcPr>
            <w:tcW w:w="8131" w:type="dxa"/>
          </w:tcPr>
          <w:tbl>
            <w:tblPr>
              <w:tblStyle w:val="TableContemporary"/>
              <w:tblW w:w="0" w:type="auto"/>
              <w:tblLook w:val="04A0" w:firstRow="1" w:lastRow="0" w:firstColumn="1" w:lastColumn="0" w:noHBand="0" w:noVBand="1"/>
            </w:tblPr>
            <w:tblGrid>
              <w:gridCol w:w="7915"/>
            </w:tblGrid>
            <w:tr w:rsidR="00193B70" w:rsidRPr="007A2D49" w14:paraId="39D51736" w14:textId="77777777" w:rsidTr="002B7CB7">
              <w:trPr>
                <w:cnfStyle w:val="100000000000" w:firstRow="1" w:lastRow="0" w:firstColumn="0" w:lastColumn="0" w:oddVBand="0" w:evenVBand="0" w:oddHBand="0" w:evenHBand="0" w:firstRowFirstColumn="0" w:firstRowLastColumn="0" w:lastRowFirstColumn="0" w:lastRowLastColumn="0"/>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193B70" w:rsidRPr="007A2D49" w14:paraId="234C3311" w14:textId="77777777" w:rsidTr="00193B70">
                    <w:tc>
                      <w:tcPr>
                        <w:tcW w:w="627" w:type="dxa"/>
                      </w:tcPr>
                      <w:p w14:paraId="4487B8FD" w14:textId="77777777" w:rsidR="00193B70" w:rsidRPr="007A2D49" w:rsidRDefault="00193B70" w:rsidP="009C3EC7">
                        <w:pPr>
                          <w:pStyle w:val="body"/>
                          <w:ind w:left="0"/>
                          <w:rPr>
                            <w:sz w:val="18"/>
                            <w:szCs w:val="18"/>
                          </w:rPr>
                        </w:pPr>
                        <w:r w:rsidRPr="007A2D49">
                          <w:rPr>
                            <w:sz w:val="18"/>
                            <w:szCs w:val="18"/>
                          </w:rPr>
                          <w:t>allow</w:t>
                        </w:r>
                      </w:p>
                    </w:tc>
                    <w:tc>
                      <w:tcPr>
                        <w:tcW w:w="7062" w:type="dxa"/>
                      </w:tcPr>
                      <w:tbl>
                        <w:tblPr>
                          <w:tblStyle w:val="TableGridLight"/>
                          <w:tblW w:w="0" w:type="auto"/>
                          <w:tblLook w:val="04A0" w:firstRow="1" w:lastRow="0" w:firstColumn="1" w:lastColumn="0" w:noHBand="0" w:noVBand="1"/>
                        </w:tblPr>
                        <w:tblGrid>
                          <w:gridCol w:w="407"/>
                          <w:gridCol w:w="2947"/>
                          <w:gridCol w:w="526"/>
                          <w:gridCol w:w="1618"/>
                          <w:gridCol w:w="557"/>
                          <w:gridCol w:w="337"/>
                          <w:gridCol w:w="222"/>
                          <w:gridCol w:w="222"/>
                        </w:tblGrid>
                        <w:tr w:rsidR="00193B70" w:rsidRPr="007A2D49" w14:paraId="05681A51" w14:textId="77777777" w:rsidTr="002B7CB7">
                          <w:tc>
                            <w:tcPr>
                              <w:tcW w:w="407" w:type="dxa"/>
                            </w:tcPr>
                            <w:p w14:paraId="25D0892B" w14:textId="77777777" w:rsidR="00193B70" w:rsidRPr="007A2D49" w:rsidRDefault="00193B70" w:rsidP="009C3EC7">
                              <w:pPr>
                                <w:pStyle w:val="body"/>
                                <w:ind w:left="0"/>
                                <w:rPr>
                                  <w:sz w:val="18"/>
                                  <w:szCs w:val="18"/>
                                </w:rPr>
                              </w:pPr>
                              <w:r w:rsidRPr="007A2D49">
                                <w:rPr>
                                  <w:sz w:val="18"/>
                                  <w:szCs w:val="18"/>
                                </w:rPr>
                                <w:t>ifn</w:t>
                              </w:r>
                            </w:p>
                          </w:tc>
                          <w:tc>
                            <w:tcPr>
                              <w:tcW w:w="2958" w:type="dxa"/>
                            </w:tcPr>
                            <w:p w14:paraId="4C2B067F" w14:textId="77777777" w:rsidR="00193B70" w:rsidRPr="007A2D49" w:rsidRDefault="00193B70" w:rsidP="009C3EC7">
                              <w:pPr>
                                <w:pStyle w:val="body"/>
                                <w:ind w:left="0"/>
                                <w:rPr>
                                  <w:sz w:val="18"/>
                                  <w:szCs w:val="18"/>
                                </w:rPr>
                              </w:pPr>
                              <w:r w:rsidRPr="007A2D49">
                                <w:rPr>
                                  <w:sz w:val="18"/>
                                  <w:szCs w:val="18"/>
                                </w:rPr>
                                <w:t>org.allseenalliance.control.TV</w:t>
                              </w:r>
                            </w:p>
                          </w:tc>
                          <w:tc>
                            <w:tcPr>
                              <w:tcW w:w="526" w:type="dxa"/>
                            </w:tcPr>
                            <w:p w14:paraId="29A501BE" w14:textId="77777777" w:rsidR="00193B70" w:rsidRPr="007A2D49" w:rsidRDefault="00193B70" w:rsidP="009C3EC7">
                              <w:pPr>
                                <w:pStyle w:val="body"/>
                                <w:ind w:left="0"/>
                                <w:rPr>
                                  <w:sz w:val="18"/>
                                  <w:szCs w:val="18"/>
                                </w:rPr>
                              </w:pPr>
                              <w:r w:rsidRPr="007A2D49">
                                <w:rPr>
                                  <w:sz w:val="18"/>
                                  <w:szCs w:val="18"/>
                                </w:rPr>
                                <w:t>mbr</w:t>
                              </w:r>
                            </w:p>
                          </w:tc>
                          <w:tc>
                            <w:tcPr>
                              <w:tcW w:w="1618" w:type="dxa"/>
                            </w:tcPr>
                            <w:p w14:paraId="3A409411" w14:textId="77777777" w:rsidR="00193B70" w:rsidRPr="007A2D49" w:rsidRDefault="00193B70" w:rsidP="009C3EC7">
                              <w:pPr>
                                <w:pStyle w:val="body"/>
                                <w:ind w:left="0"/>
                                <w:rPr>
                                  <w:sz w:val="18"/>
                                  <w:szCs w:val="18"/>
                                </w:rPr>
                              </w:pPr>
                              <w:r w:rsidRPr="007A2D49">
                                <w:rPr>
                                  <w:sz w:val="18"/>
                                  <w:szCs w:val="18"/>
                                </w:rPr>
                                <w:t>Channel</w:t>
                              </w:r>
                              <w:r>
                                <w:rPr>
                                  <w:sz w:val="18"/>
                                  <w:szCs w:val="18"/>
                                </w:rPr>
                                <w:t>Changed</w:t>
                              </w:r>
                            </w:p>
                          </w:tc>
                          <w:tc>
                            <w:tcPr>
                              <w:tcW w:w="557" w:type="dxa"/>
                            </w:tcPr>
                            <w:p w14:paraId="5A7D12F0" w14:textId="77777777" w:rsidR="00193B70" w:rsidRPr="007A2D49" w:rsidRDefault="00193B70" w:rsidP="009C3EC7">
                              <w:pPr>
                                <w:pStyle w:val="body"/>
                                <w:ind w:left="0"/>
                                <w:rPr>
                                  <w:sz w:val="18"/>
                                  <w:szCs w:val="18"/>
                                </w:rPr>
                              </w:pPr>
                              <w:r w:rsidRPr="007A2D49">
                                <w:rPr>
                                  <w:sz w:val="18"/>
                                  <w:szCs w:val="18"/>
                                </w:rPr>
                                <w:t>type</w:t>
                              </w:r>
                            </w:p>
                          </w:tc>
                          <w:tc>
                            <w:tcPr>
                              <w:tcW w:w="337" w:type="dxa"/>
                            </w:tcPr>
                            <w:p w14:paraId="0B4C54F6" w14:textId="77777777" w:rsidR="00193B70" w:rsidRPr="007A2D49" w:rsidRDefault="00193B70" w:rsidP="009C3EC7">
                              <w:pPr>
                                <w:pStyle w:val="body"/>
                                <w:ind w:left="0"/>
                                <w:rPr>
                                  <w:sz w:val="18"/>
                                  <w:szCs w:val="18"/>
                                </w:rPr>
                              </w:pPr>
                              <w:r>
                                <w:rPr>
                                  <w:sz w:val="18"/>
                                  <w:szCs w:val="18"/>
                                </w:rPr>
                                <w:t>S</w:t>
                              </w:r>
                            </w:p>
                          </w:tc>
                          <w:tc>
                            <w:tcPr>
                              <w:tcW w:w="222" w:type="dxa"/>
                            </w:tcPr>
                            <w:p w14:paraId="0A6417B2" w14:textId="77777777" w:rsidR="00193B70" w:rsidRPr="007A2D49" w:rsidRDefault="00193B70" w:rsidP="009C3EC7">
                              <w:pPr>
                                <w:pStyle w:val="body"/>
                                <w:ind w:left="0"/>
                                <w:rPr>
                                  <w:sz w:val="18"/>
                                  <w:szCs w:val="18"/>
                                </w:rPr>
                              </w:pPr>
                            </w:p>
                          </w:tc>
                          <w:tc>
                            <w:tcPr>
                              <w:tcW w:w="222" w:type="dxa"/>
                            </w:tcPr>
                            <w:p w14:paraId="3CEDAF3A" w14:textId="77777777" w:rsidR="00193B70" w:rsidRPr="007A2D49" w:rsidRDefault="00193B70" w:rsidP="009C3EC7">
                              <w:pPr>
                                <w:pStyle w:val="body"/>
                                <w:ind w:left="0"/>
                                <w:rPr>
                                  <w:sz w:val="18"/>
                                  <w:szCs w:val="18"/>
                                </w:rPr>
                              </w:pPr>
                            </w:p>
                          </w:tc>
                        </w:tr>
                      </w:tbl>
                      <w:p w14:paraId="05C64B87" w14:textId="77777777" w:rsidR="00193B70" w:rsidRPr="007A2D49" w:rsidRDefault="00193B70" w:rsidP="009C3EC7">
                        <w:pPr>
                          <w:pStyle w:val="body"/>
                          <w:ind w:left="0"/>
                          <w:rPr>
                            <w:sz w:val="18"/>
                            <w:szCs w:val="18"/>
                          </w:rPr>
                        </w:pPr>
                      </w:p>
                    </w:tc>
                  </w:tr>
                </w:tbl>
                <w:p w14:paraId="3D4FCF6B" w14:textId="77777777" w:rsidR="00193B70" w:rsidRPr="007A2D49" w:rsidRDefault="00193B70" w:rsidP="009C3EC7">
                  <w:pPr>
                    <w:pStyle w:val="body"/>
                    <w:ind w:left="0"/>
                    <w:rPr>
                      <w:sz w:val="18"/>
                      <w:szCs w:val="18"/>
                    </w:rPr>
                  </w:pPr>
                </w:p>
              </w:tc>
            </w:tr>
          </w:tbl>
          <w:p w14:paraId="3EE83634" w14:textId="77777777" w:rsidR="00193B70" w:rsidRPr="007A2D49" w:rsidRDefault="00193B70" w:rsidP="009C3EC7">
            <w:pPr>
              <w:pStyle w:val="body"/>
              <w:ind w:left="0"/>
              <w:rPr>
                <w:sz w:val="18"/>
                <w:szCs w:val="18"/>
              </w:rPr>
            </w:pPr>
          </w:p>
        </w:tc>
      </w:tr>
    </w:tbl>
    <w:p w14:paraId="1F451C36" w14:textId="77777777" w:rsidR="00193B70" w:rsidRDefault="00193B70" w:rsidP="00313B87">
      <w:pPr>
        <w:pStyle w:val="body"/>
      </w:pPr>
    </w:p>
    <w:p w14:paraId="395815AA" w14:textId="77777777" w:rsidR="00313B87" w:rsidRDefault="00193B70" w:rsidP="00313B87">
      <w:pPr>
        <w:pStyle w:val="Heading4"/>
      </w:pPr>
      <w:r>
        <w:t xml:space="preserve">Sample </w:t>
      </w:r>
      <w:r w:rsidR="006735D2">
        <w:t>a</w:t>
      </w:r>
      <w:r w:rsidR="00313B87" w:rsidRPr="00313B87">
        <w:t xml:space="preserve">uthorization </w:t>
      </w:r>
      <w:r w:rsidR="006735D2">
        <w:t>d</w:t>
      </w:r>
      <w:r w:rsidR="00313B87" w:rsidRPr="00313B87">
        <w:t xml:space="preserve">ata for </w:t>
      </w:r>
      <w:r w:rsidR="006735D2">
        <w:t>a c</w:t>
      </w:r>
      <w:r w:rsidR="00313B87" w:rsidRPr="00313B87">
        <w:t xml:space="preserve">onsumer </w:t>
      </w:r>
      <w:r w:rsidR="006735D2">
        <w:t>membership c</w:t>
      </w:r>
      <w:r w:rsidR="00313B87" w:rsidRPr="00313B87">
        <w:t>ertificate</w:t>
      </w:r>
    </w:p>
    <w:p w14:paraId="0343F0A1" w14:textId="77777777" w:rsidR="00313B87" w:rsidRDefault="006735D2" w:rsidP="00313B87">
      <w:pPr>
        <w:pStyle w:val="body"/>
      </w:pPr>
      <w:r>
        <w:t>This sample shows t</w:t>
      </w:r>
      <w:r w:rsidR="00313B87" w:rsidRPr="00313B87">
        <w:t>he holder of the certificate ha</w:t>
      </w:r>
      <w:r>
        <w:t>s</w:t>
      </w:r>
      <w:r w:rsidR="00313B87" w:rsidRPr="00313B87">
        <w:t xml:space="preserve"> all the granted permissions provided in the </w:t>
      </w:r>
      <w:r w:rsidR="00A851F1">
        <w:t>provider</w:t>
      </w:r>
      <w:r w:rsidR="00A851F1" w:rsidRPr="00313B87">
        <w:t xml:space="preserve"> </w:t>
      </w:r>
      <w:r w:rsidR="00313B87" w:rsidRPr="00313B87">
        <w:t>policy.</w:t>
      </w:r>
      <w:r w:rsidR="004114B7">
        <w:t xml:space="preserve">  The guild ID comes from the membership certificate.</w:t>
      </w:r>
    </w:p>
    <w:p w14:paraId="60730A1B" w14:textId="77777777" w:rsidR="001A2C6D" w:rsidRDefault="001A2C6D" w:rsidP="00313B87">
      <w:pPr>
        <w:pStyle w:val="body"/>
      </w:pPr>
    </w:p>
    <w:tbl>
      <w:tblPr>
        <w:tblStyle w:val="TableGridLight"/>
        <w:tblW w:w="0" w:type="auto"/>
        <w:tblLook w:val="04A0" w:firstRow="1" w:lastRow="0" w:firstColumn="1" w:lastColumn="0" w:noHBand="0" w:noVBand="1"/>
      </w:tblPr>
      <w:tblGrid>
        <w:gridCol w:w="1445"/>
        <w:gridCol w:w="8131"/>
      </w:tblGrid>
      <w:tr w:rsidR="00D6037F" w:rsidRPr="007A2D49" w14:paraId="7DFE7058" w14:textId="77777777" w:rsidTr="009C3EC7">
        <w:tc>
          <w:tcPr>
            <w:tcW w:w="1445" w:type="dxa"/>
          </w:tcPr>
          <w:p w14:paraId="3857A1CD" w14:textId="77777777" w:rsidR="00D6037F" w:rsidRPr="007A2D49" w:rsidRDefault="00D6037F" w:rsidP="009C3EC7">
            <w:pPr>
              <w:pStyle w:val="body"/>
              <w:ind w:left="0"/>
              <w:rPr>
                <w:sz w:val="18"/>
                <w:szCs w:val="18"/>
              </w:rPr>
            </w:pPr>
            <w:r w:rsidRPr="007A2D49">
              <w:rPr>
                <w:sz w:val="18"/>
                <w:szCs w:val="18"/>
              </w:rPr>
              <w:t>version</w:t>
            </w:r>
          </w:p>
        </w:tc>
        <w:tc>
          <w:tcPr>
            <w:tcW w:w="8131" w:type="dxa"/>
          </w:tcPr>
          <w:p w14:paraId="14E706D9" w14:textId="77777777" w:rsidR="00D6037F" w:rsidRPr="007A2D49" w:rsidRDefault="00AC6BEE" w:rsidP="009C3EC7">
            <w:pPr>
              <w:pStyle w:val="body"/>
              <w:ind w:left="0"/>
              <w:rPr>
                <w:sz w:val="18"/>
                <w:szCs w:val="18"/>
              </w:rPr>
            </w:pPr>
            <w:ins w:id="1583" w:author="Author" w:date="2014-09-04T09:25:00Z">
              <w:r>
                <w:rPr>
                  <w:sz w:val="18"/>
                  <w:szCs w:val="18"/>
                </w:rPr>
                <w:t>1</w:t>
              </w:r>
            </w:ins>
            <w:del w:id="1584" w:author="Author" w:date="2014-09-04T09:25:00Z">
              <w:r w:rsidR="00D6037F" w:rsidDel="00AC6BEE">
                <w:rPr>
                  <w:sz w:val="18"/>
                  <w:szCs w:val="18"/>
                </w:rPr>
                <w:delText>32</w:delText>
              </w:r>
            </w:del>
          </w:p>
        </w:tc>
      </w:tr>
      <w:tr w:rsidR="00AC6BEE" w:rsidRPr="007A2D49" w14:paraId="4D21EE50" w14:textId="77777777" w:rsidTr="009C3EC7">
        <w:trPr>
          <w:ins w:id="1585" w:author="Author" w:date="2014-09-04T09:25:00Z"/>
        </w:trPr>
        <w:tc>
          <w:tcPr>
            <w:tcW w:w="1445" w:type="dxa"/>
          </w:tcPr>
          <w:p w14:paraId="2528E50B" w14:textId="77777777" w:rsidR="00AC6BEE" w:rsidRPr="007A2D49" w:rsidRDefault="00AC6BEE" w:rsidP="009C3EC7">
            <w:pPr>
              <w:pStyle w:val="body"/>
              <w:ind w:left="0"/>
              <w:rPr>
                <w:ins w:id="1586" w:author="Author" w:date="2014-09-04T09:25:00Z"/>
                <w:sz w:val="18"/>
                <w:szCs w:val="18"/>
              </w:rPr>
            </w:pPr>
            <w:ins w:id="1587" w:author="Author" w:date="2014-09-04T09:25:00Z">
              <w:r>
                <w:rPr>
                  <w:sz w:val="18"/>
                  <w:szCs w:val="18"/>
                </w:rPr>
                <w:t>serialNumber</w:t>
              </w:r>
            </w:ins>
          </w:p>
        </w:tc>
        <w:tc>
          <w:tcPr>
            <w:tcW w:w="8131" w:type="dxa"/>
          </w:tcPr>
          <w:p w14:paraId="2CE7A140" w14:textId="77777777" w:rsidR="00AC6BEE" w:rsidRDefault="00AC6BEE" w:rsidP="009C3EC7">
            <w:pPr>
              <w:pStyle w:val="body"/>
              <w:ind w:left="0"/>
              <w:rPr>
                <w:ins w:id="1588" w:author="Author" w:date="2014-09-04T09:25:00Z"/>
                <w:sz w:val="18"/>
                <w:szCs w:val="18"/>
              </w:rPr>
            </w:pPr>
            <w:ins w:id="1589" w:author="Author" w:date="2014-09-04T09:25:00Z">
              <w:r>
                <w:rPr>
                  <w:sz w:val="18"/>
                  <w:szCs w:val="18"/>
                </w:rPr>
                <w:t>9838922</w:t>
              </w:r>
            </w:ins>
          </w:p>
        </w:tc>
      </w:tr>
      <w:tr w:rsidR="00D6037F" w:rsidRPr="007A2D49" w14:paraId="57C335A0" w14:textId="77777777" w:rsidTr="009C3EC7">
        <w:tc>
          <w:tcPr>
            <w:tcW w:w="1445" w:type="dxa"/>
          </w:tcPr>
          <w:p w14:paraId="29C059A4" w14:textId="77777777" w:rsidR="00D6037F" w:rsidRPr="007A2D49" w:rsidRDefault="00D6037F" w:rsidP="009C3EC7">
            <w:pPr>
              <w:pStyle w:val="body"/>
              <w:ind w:left="0"/>
              <w:rPr>
                <w:sz w:val="18"/>
                <w:szCs w:val="18"/>
              </w:rPr>
            </w:pPr>
            <w:r>
              <w:rPr>
                <w:sz w:val="18"/>
                <w:szCs w:val="18"/>
              </w:rPr>
              <w:t>consumer</w:t>
            </w:r>
          </w:p>
        </w:tc>
        <w:tc>
          <w:tcPr>
            <w:tcW w:w="8131" w:type="dxa"/>
          </w:tcPr>
          <w:tbl>
            <w:tblPr>
              <w:tblStyle w:val="TableContemporary"/>
              <w:tblW w:w="0" w:type="auto"/>
              <w:tblLook w:val="04A0" w:firstRow="1" w:lastRow="0" w:firstColumn="1" w:lastColumn="0" w:noHBand="0" w:noVBand="1"/>
            </w:tblPr>
            <w:tblGrid>
              <w:gridCol w:w="7915"/>
            </w:tblGrid>
            <w:tr w:rsidR="00D6037F" w:rsidRPr="007A2D49" w14:paraId="53DDA355" w14:textId="77777777" w:rsidTr="009C3EC7">
              <w:trPr>
                <w:cnfStyle w:val="100000000000" w:firstRow="1" w:lastRow="0" w:firstColumn="0" w:lastColumn="0" w:oddVBand="0" w:evenVBand="0" w:oddHBand="0" w:evenHBand="0" w:firstRowFirstColumn="0" w:firstRowLastColumn="0" w:lastRowFirstColumn="0" w:lastRowLastColumn="0"/>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D6037F" w:rsidRPr="007A2D49" w14:paraId="41E0D510" w14:textId="77777777" w:rsidTr="009C3EC7">
                    <w:tc>
                      <w:tcPr>
                        <w:tcW w:w="627" w:type="dxa"/>
                      </w:tcPr>
                      <w:p w14:paraId="533BB59B" w14:textId="77777777" w:rsidR="00D6037F" w:rsidRPr="007A2D49" w:rsidRDefault="00D6037F" w:rsidP="009C3EC7">
                        <w:pPr>
                          <w:pStyle w:val="body"/>
                          <w:ind w:left="0"/>
                          <w:rPr>
                            <w:sz w:val="18"/>
                            <w:szCs w:val="18"/>
                          </w:rPr>
                        </w:pPr>
                        <w:r w:rsidRPr="007A2D49">
                          <w:rPr>
                            <w:sz w:val="18"/>
                            <w:szCs w:val="18"/>
                          </w:rPr>
                          <w:t>allow</w:t>
                        </w:r>
                      </w:p>
                    </w:tc>
                    <w:tc>
                      <w:tcPr>
                        <w:tcW w:w="7062" w:type="dxa"/>
                      </w:tcPr>
                      <w:tbl>
                        <w:tblPr>
                          <w:tblStyle w:val="TableGridLight"/>
                          <w:tblW w:w="0" w:type="auto"/>
                          <w:tblLook w:val="04A0" w:firstRow="1" w:lastRow="0" w:firstColumn="1" w:lastColumn="0" w:noHBand="0" w:noVBand="1"/>
                        </w:tblPr>
                        <w:tblGrid>
                          <w:gridCol w:w="407"/>
                          <w:gridCol w:w="2947"/>
                        </w:tblGrid>
                        <w:tr w:rsidR="00D6037F" w:rsidRPr="007A2D49" w14:paraId="34730D05" w14:textId="77777777" w:rsidTr="002B7CB7">
                          <w:tc>
                            <w:tcPr>
                              <w:tcW w:w="407" w:type="dxa"/>
                            </w:tcPr>
                            <w:p w14:paraId="34B2CAA9" w14:textId="77777777" w:rsidR="00D6037F" w:rsidRPr="007A2D49" w:rsidRDefault="00D6037F" w:rsidP="009C3EC7">
                              <w:pPr>
                                <w:pStyle w:val="body"/>
                                <w:ind w:left="0"/>
                                <w:rPr>
                                  <w:sz w:val="18"/>
                                  <w:szCs w:val="18"/>
                                </w:rPr>
                              </w:pPr>
                              <w:r w:rsidRPr="007A2D49">
                                <w:rPr>
                                  <w:sz w:val="18"/>
                                  <w:szCs w:val="18"/>
                                </w:rPr>
                                <w:t>ifn</w:t>
                              </w:r>
                            </w:p>
                          </w:tc>
                          <w:tc>
                            <w:tcPr>
                              <w:tcW w:w="2947" w:type="dxa"/>
                            </w:tcPr>
                            <w:p w14:paraId="4A157695" w14:textId="77777777" w:rsidR="00D6037F" w:rsidRPr="007A2D49" w:rsidRDefault="00D6037F" w:rsidP="009C3EC7">
                              <w:pPr>
                                <w:pStyle w:val="body"/>
                                <w:ind w:left="0"/>
                                <w:rPr>
                                  <w:sz w:val="18"/>
                                  <w:szCs w:val="18"/>
                                </w:rPr>
                              </w:pPr>
                              <w:r>
                                <w:rPr>
                                  <w:sz w:val="18"/>
                                  <w:szCs w:val="18"/>
                                </w:rPr>
                                <w:t>*</w:t>
                              </w:r>
                            </w:p>
                          </w:tc>
                        </w:tr>
                      </w:tbl>
                      <w:p w14:paraId="3CC738F5" w14:textId="77777777" w:rsidR="00D6037F" w:rsidRPr="007A2D49" w:rsidRDefault="00D6037F" w:rsidP="009C3EC7">
                        <w:pPr>
                          <w:pStyle w:val="body"/>
                          <w:ind w:left="0"/>
                          <w:rPr>
                            <w:sz w:val="18"/>
                            <w:szCs w:val="18"/>
                          </w:rPr>
                        </w:pPr>
                      </w:p>
                    </w:tc>
                  </w:tr>
                </w:tbl>
                <w:p w14:paraId="695A9A48" w14:textId="77777777" w:rsidR="00D6037F" w:rsidRPr="007A2D49" w:rsidRDefault="00D6037F" w:rsidP="009C3EC7">
                  <w:pPr>
                    <w:pStyle w:val="body"/>
                    <w:ind w:left="0"/>
                    <w:rPr>
                      <w:sz w:val="18"/>
                      <w:szCs w:val="18"/>
                    </w:rPr>
                  </w:pPr>
                </w:p>
              </w:tc>
            </w:tr>
          </w:tbl>
          <w:p w14:paraId="78CFD249" w14:textId="77777777" w:rsidR="00D6037F" w:rsidRPr="007A2D49" w:rsidRDefault="00D6037F" w:rsidP="009C3EC7">
            <w:pPr>
              <w:pStyle w:val="body"/>
              <w:ind w:left="0"/>
              <w:rPr>
                <w:sz w:val="18"/>
                <w:szCs w:val="18"/>
              </w:rPr>
            </w:pPr>
          </w:p>
        </w:tc>
      </w:tr>
    </w:tbl>
    <w:p w14:paraId="76ED25BF" w14:textId="77777777" w:rsidR="001A2C6D" w:rsidRDefault="001A2C6D" w:rsidP="002B7CB7">
      <w:pPr>
        <w:pStyle w:val="body"/>
        <w:ind w:left="0"/>
      </w:pPr>
    </w:p>
    <w:p w14:paraId="02CDFC70" w14:textId="77777777" w:rsidR="00313B87" w:rsidRDefault="006735D2" w:rsidP="00313B87">
      <w:pPr>
        <w:pStyle w:val="Heading4"/>
      </w:pPr>
      <w:r>
        <w:t>Sample authorization d</w:t>
      </w:r>
      <w:r w:rsidR="00313B87" w:rsidRPr="00313B87">
        <w:t>ata for</w:t>
      </w:r>
      <w:r>
        <w:t xml:space="preserve"> a c</w:t>
      </w:r>
      <w:r w:rsidR="00313B87" w:rsidRPr="00313B87">
        <w:t>onsumer that restricts some access</w:t>
      </w:r>
    </w:p>
    <w:p w14:paraId="335A0578" w14:textId="77777777" w:rsidR="00313B87" w:rsidRDefault="006735D2" w:rsidP="00313B87">
      <w:pPr>
        <w:pStyle w:val="body"/>
      </w:pPr>
      <w:r>
        <w:t xml:space="preserve">This sample shows </w:t>
      </w:r>
      <w:r w:rsidR="00313B87" w:rsidRPr="00313B87">
        <w:t xml:space="preserve">the holder of the </w:t>
      </w:r>
      <w:r w:rsidR="004114B7">
        <w:t xml:space="preserve">membership </w:t>
      </w:r>
      <w:r w:rsidR="00313B87" w:rsidRPr="00313B87">
        <w:t>certificate ha</w:t>
      </w:r>
      <w:r>
        <w:t>s</w:t>
      </w:r>
      <w:r w:rsidR="00313B87" w:rsidRPr="00313B87">
        <w:t xml:space="preserve"> all the granted permissions provided in the </w:t>
      </w:r>
      <w:r w:rsidR="00A851F1">
        <w:t>provider</w:t>
      </w:r>
      <w:r w:rsidR="00A851F1" w:rsidRPr="00313B87">
        <w:t xml:space="preserve"> </w:t>
      </w:r>
      <w:r w:rsidR="00313B87" w:rsidRPr="00313B87">
        <w:t>policy for the gu</w:t>
      </w:r>
      <w:r w:rsidR="00313B87">
        <w:t>ild</w:t>
      </w:r>
      <w:r w:rsidR="002302E0">
        <w:t xml:space="preserve"> except a particular interface.</w:t>
      </w:r>
    </w:p>
    <w:p w14:paraId="1F908997" w14:textId="77777777" w:rsidR="00D6037F" w:rsidRDefault="00D6037F" w:rsidP="00313B87">
      <w:pPr>
        <w:pStyle w:val="body"/>
      </w:pPr>
    </w:p>
    <w:tbl>
      <w:tblPr>
        <w:tblStyle w:val="TableGridLight"/>
        <w:tblW w:w="0" w:type="auto"/>
        <w:tblLook w:val="04A0" w:firstRow="1" w:lastRow="0" w:firstColumn="1" w:lastColumn="0" w:noHBand="0" w:noVBand="1"/>
      </w:tblPr>
      <w:tblGrid>
        <w:gridCol w:w="1445"/>
        <w:gridCol w:w="8131"/>
      </w:tblGrid>
      <w:tr w:rsidR="00D6037F" w:rsidRPr="007A2D49" w14:paraId="20309224" w14:textId="77777777" w:rsidTr="009C3EC7">
        <w:tc>
          <w:tcPr>
            <w:tcW w:w="1445" w:type="dxa"/>
          </w:tcPr>
          <w:p w14:paraId="06FB2ACB" w14:textId="77777777" w:rsidR="00D6037F" w:rsidRPr="007A2D49" w:rsidRDefault="00AC6BEE" w:rsidP="009C3EC7">
            <w:pPr>
              <w:pStyle w:val="body"/>
              <w:ind w:left="0"/>
              <w:rPr>
                <w:sz w:val="18"/>
                <w:szCs w:val="18"/>
              </w:rPr>
            </w:pPr>
            <w:r w:rsidRPr="007A2D49">
              <w:rPr>
                <w:sz w:val="18"/>
                <w:szCs w:val="18"/>
              </w:rPr>
              <w:t>V</w:t>
            </w:r>
            <w:r w:rsidR="00D6037F" w:rsidRPr="007A2D49">
              <w:rPr>
                <w:sz w:val="18"/>
                <w:szCs w:val="18"/>
              </w:rPr>
              <w:t>ersion</w:t>
            </w:r>
          </w:p>
        </w:tc>
        <w:tc>
          <w:tcPr>
            <w:tcW w:w="8131" w:type="dxa"/>
          </w:tcPr>
          <w:p w14:paraId="6CA5656A" w14:textId="77777777" w:rsidR="00D6037F" w:rsidRPr="007A2D49" w:rsidRDefault="00AC6BEE" w:rsidP="009C3EC7">
            <w:pPr>
              <w:pStyle w:val="body"/>
              <w:ind w:left="0"/>
              <w:rPr>
                <w:sz w:val="18"/>
                <w:szCs w:val="18"/>
              </w:rPr>
            </w:pPr>
            <w:ins w:id="1590" w:author="Author" w:date="2014-09-04T09:25:00Z">
              <w:r>
                <w:rPr>
                  <w:sz w:val="18"/>
                  <w:szCs w:val="18"/>
                </w:rPr>
                <w:t>1</w:t>
              </w:r>
            </w:ins>
            <w:del w:id="1591" w:author="Author" w:date="2014-09-04T09:25:00Z">
              <w:r w:rsidR="00D6037F" w:rsidDel="00AC6BEE">
                <w:rPr>
                  <w:sz w:val="18"/>
                  <w:szCs w:val="18"/>
                </w:rPr>
                <w:delText>9</w:delText>
              </w:r>
            </w:del>
          </w:p>
        </w:tc>
      </w:tr>
      <w:tr w:rsidR="00AC6BEE" w:rsidRPr="007A2D49" w14:paraId="48D28DAE" w14:textId="77777777" w:rsidTr="009C3EC7">
        <w:trPr>
          <w:ins w:id="1592" w:author="Author" w:date="2014-09-04T09:25:00Z"/>
        </w:trPr>
        <w:tc>
          <w:tcPr>
            <w:tcW w:w="1445" w:type="dxa"/>
          </w:tcPr>
          <w:p w14:paraId="026321A9" w14:textId="77777777" w:rsidR="00AC6BEE" w:rsidRPr="007A2D49" w:rsidRDefault="00AC6BEE" w:rsidP="009C3EC7">
            <w:pPr>
              <w:pStyle w:val="body"/>
              <w:ind w:left="0"/>
              <w:rPr>
                <w:ins w:id="1593" w:author="Author" w:date="2014-09-04T09:25:00Z"/>
                <w:sz w:val="18"/>
                <w:szCs w:val="18"/>
              </w:rPr>
            </w:pPr>
            <w:ins w:id="1594" w:author="Author" w:date="2014-09-04T09:25:00Z">
              <w:r>
                <w:rPr>
                  <w:sz w:val="18"/>
                  <w:szCs w:val="18"/>
                </w:rPr>
                <w:t>serialNumber</w:t>
              </w:r>
            </w:ins>
          </w:p>
        </w:tc>
        <w:tc>
          <w:tcPr>
            <w:tcW w:w="8131" w:type="dxa"/>
          </w:tcPr>
          <w:p w14:paraId="300EF4D0" w14:textId="77777777" w:rsidR="00AC6BEE" w:rsidRDefault="00AC6BEE" w:rsidP="009C3EC7">
            <w:pPr>
              <w:pStyle w:val="body"/>
              <w:ind w:left="0"/>
              <w:rPr>
                <w:ins w:id="1595" w:author="Author" w:date="2014-09-04T09:25:00Z"/>
                <w:sz w:val="18"/>
                <w:szCs w:val="18"/>
              </w:rPr>
            </w:pPr>
            <w:ins w:id="1596" w:author="Author" w:date="2014-09-04T09:25:00Z">
              <w:r>
                <w:rPr>
                  <w:sz w:val="18"/>
                  <w:szCs w:val="18"/>
                </w:rPr>
                <w:t>67388282</w:t>
              </w:r>
            </w:ins>
          </w:p>
        </w:tc>
      </w:tr>
      <w:tr w:rsidR="00D6037F" w:rsidRPr="007A2D49" w14:paraId="1F2B8A03" w14:textId="77777777" w:rsidTr="009C3EC7">
        <w:tc>
          <w:tcPr>
            <w:tcW w:w="1445" w:type="dxa"/>
          </w:tcPr>
          <w:p w14:paraId="50922CF1" w14:textId="77777777" w:rsidR="00D6037F" w:rsidRPr="007A2D49" w:rsidRDefault="00D6037F" w:rsidP="009C3EC7">
            <w:pPr>
              <w:pStyle w:val="body"/>
              <w:ind w:left="0"/>
              <w:rPr>
                <w:sz w:val="18"/>
                <w:szCs w:val="18"/>
              </w:rPr>
            </w:pPr>
            <w:r>
              <w:rPr>
                <w:sz w:val="18"/>
                <w:szCs w:val="18"/>
              </w:rPr>
              <w:lastRenderedPageBreak/>
              <w:t>consumer</w:t>
            </w:r>
          </w:p>
        </w:tc>
        <w:tc>
          <w:tcPr>
            <w:tcW w:w="8131" w:type="dxa"/>
          </w:tcPr>
          <w:tbl>
            <w:tblPr>
              <w:tblStyle w:val="TableContemporary"/>
              <w:tblW w:w="0" w:type="auto"/>
              <w:tblLook w:val="04A0" w:firstRow="1" w:lastRow="0" w:firstColumn="1" w:lastColumn="0" w:noHBand="0" w:noVBand="1"/>
            </w:tblPr>
            <w:tblGrid>
              <w:gridCol w:w="7915"/>
            </w:tblGrid>
            <w:tr w:rsidR="00D6037F" w:rsidRPr="007A2D49" w14:paraId="78FA1FDE" w14:textId="77777777" w:rsidTr="009C3EC7">
              <w:trPr>
                <w:cnfStyle w:val="100000000000" w:firstRow="1" w:lastRow="0" w:firstColumn="0" w:lastColumn="0" w:oddVBand="0" w:evenVBand="0" w:oddHBand="0" w:evenHBand="0" w:firstRowFirstColumn="0" w:firstRowLastColumn="0" w:lastRowFirstColumn="0" w:lastRowLastColumn="0"/>
              </w:trPr>
              <w:tc>
                <w:tcPr>
                  <w:tcW w:w="7915" w:type="dxa"/>
                  <w:shd w:val="pct5" w:color="000000" w:fill="FFFFFF"/>
                </w:tcPr>
                <w:tbl>
                  <w:tblPr>
                    <w:tblStyle w:val="TableGridLight"/>
                    <w:tblW w:w="0" w:type="auto"/>
                    <w:tblLook w:val="04A0" w:firstRow="1" w:lastRow="0" w:firstColumn="1" w:lastColumn="0" w:noHBand="0" w:noVBand="1"/>
                  </w:tblPr>
                  <w:tblGrid>
                    <w:gridCol w:w="1377"/>
                    <w:gridCol w:w="6312"/>
                  </w:tblGrid>
                  <w:tr w:rsidR="00D6037F" w:rsidRPr="007A2D49" w14:paraId="25395DBA" w14:textId="77777777" w:rsidTr="009C3EC7">
                    <w:tc>
                      <w:tcPr>
                        <w:tcW w:w="627" w:type="dxa"/>
                      </w:tcPr>
                      <w:p w14:paraId="12D30680" w14:textId="77777777" w:rsidR="00D6037F" w:rsidRPr="007A2D49" w:rsidRDefault="00D6037F" w:rsidP="009C3EC7">
                        <w:pPr>
                          <w:pStyle w:val="body"/>
                          <w:ind w:left="0"/>
                          <w:rPr>
                            <w:sz w:val="18"/>
                            <w:szCs w:val="18"/>
                          </w:rPr>
                        </w:pPr>
                        <w:r w:rsidRPr="007A2D49">
                          <w:rPr>
                            <w:sz w:val="18"/>
                            <w:szCs w:val="18"/>
                          </w:rPr>
                          <w:t>allow</w:t>
                        </w:r>
                        <w:r>
                          <w:rPr>
                            <w:sz w:val="18"/>
                            <w:szCs w:val="18"/>
                          </w:rPr>
                          <w:t>AllExcept</w:t>
                        </w:r>
                      </w:p>
                    </w:tc>
                    <w:tc>
                      <w:tcPr>
                        <w:tcW w:w="7062" w:type="dxa"/>
                      </w:tcPr>
                      <w:tbl>
                        <w:tblPr>
                          <w:tblStyle w:val="TableGridLight"/>
                          <w:tblW w:w="0" w:type="auto"/>
                          <w:tblLook w:val="04A0" w:firstRow="1" w:lastRow="0" w:firstColumn="1" w:lastColumn="0" w:noHBand="0" w:noVBand="1"/>
                        </w:tblPr>
                        <w:tblGrid>
                          <w:gridCol w:w="407"/>
                          <w:gridCol w:w="2958"/>
                        </w:tblGrid>
                        <w:tr w:rsidR="00D6037F" w:rsidRPr="007A2D49" w14:paraId="16E20043" w14:textId="77777777" w:rsidTr="009C3EC7">
                          <w:tc>
                            <w:tcPr>
                              <w:tcW w:w="407" w:type="dxa"/>
                            </w:tcPr>
                            <w:p w14:paraId="44AD1406" w14:textId="77777777" w:rsidR="00D6037F" w:rsidRPr="007A2D49" w:rsidRDefault="00D6037F" w:rsidP="009C3EC7">
                              <w:pPr>
                                <w:pStyle w:val="body"/>
                                <w:ind w:left="0"/>
                                <w:rPr>
                                  <w:sz w:val="18"/>
                                  <w:szCs w:val="18"/>
                                </w:rPr>
                              </w:pPr>
                              <w:r w:rsidRPr="007A2D49">
                                <w:rPr>
                                  <w:sz w:val="18"/>
                                  <w:szCs w:val="18"/>
                                </w:rPr>
                                <w:t>ifn</w:t>
                              </w:r>
                            </w:p>
                          </w:tc>
                          <w:tc>
                            <w:tcPr>
                              <w:tcW w:w="2947" w:type="dxa"/>
                            </w:tcPr>
                            <w:p w14:paraId="3EE5F482" w14:textId="77777777" w:rsidR="00D6037F" w:rsidRPr="007A2D49" w:rsidRDefault="00D6037F" w:rsidP="009C3EC7">
                              <w:pPr>
                                <w:pStyle w:val="body"/>
                                <w:ind w:left="0"/>
                                <w:rPr>
                                  <w:sz w:val="18"/>
                                  <w:szCs w:val="18"/>
                                </w:rPr>
                              </w:pPr>
                              <w:r>
                                <w:rPr>
                                  <w:sz w:val="18"/>
                                  <w:szCs w:val="18"/>
                                </w:rPr>
                                <w:t>org.allseenalliance.control.Mouse*</w:t>
                              </w:r>
                            </w:p>
                          </w:tc>
                        </w:tr>
                      </w:tbl>
                      <w:p w14:paraId="7730C66E" w14:textId="77777777" w:rsidR="00D6037F" w:rsidRPr="007A2D49" w:rsidRDefault="00D6037F" w:rsidP="009C3EC7">
                        <w:pPr>
                          <w:pStyle w:val="body"/>
                          <w:ind w:left="0"/>
                          <w:rPr>
                            <w:sz w:val="18"/>
                            <w:szCs w:val="18"/>
                          </w:rPr>
                        </w:pPr>
                      </w:p>
                    </w:tc>
                  </w:tr>
                </w:tbl>
                <w:p w14:paraId="24CD747A" w14:textId="77777777" w:rsidR="00D6037F" w:rsidRPr="007A2D49" w:rsidRDefault="00D6037F" w:rsidP="009C3EC7">
                  <w:pPr>
                    <w:pStyle w:val="body"/>
                    <w:ind w:left="0"/>
                    <w:rPr>
                      <w:sz w:val="18"/>
                      <w:szCs w:val="18"/>
                    </w:rPr>
                  </w:pPr>
                </w:p>
              </w:tc>
            </w:tr>
          </w:tbl>
          <w:p w14:paraId="2EA586A7" w14:textId="77777777" w:rsidR="00D6037F" w:rsidRPr="007A2D49" w:rsidRDefault="00D6037F" w:rsidP="009C3EC7">
            <w:pPr>
              <w:pStyle w:val="body"/>
              <w:ind w:left="0"/>
              <w:rPr>
                <w:sz w:val="18"/>
                <w:szCs w:val="18"/>
              </w:rPr>
            </w:pPr>
          </w:p>
        </w:tc>
      </w:tr>
    </w:tbl>
    <w:p w14:paraId="645A6AA8" w14:textId="77777777" w:rsidR="00D6037F" w:rsidRDefault="00D6037F" w:rsidP="00313B87">
      <w:pPr>
        <w:pStyle w:val="body"/>
      </w:pPr>
    </w:p>
    <w:p w14:paraId="7BBA9980" w14:textId="77777777" w:rsidR="00313B87" w:rsidRDefault="00313B87" w:rsidP="00313B87">
      <w:pPr>
        <w:pStyle w:val="Heading4"/>
      </w:pPr>
      <w:r w:rsidRPr="00313B87">
        <w:t xml:space="preserve">Sample </w:t>
      </w:r>
      <w:r w:rsidR="006735D2">
        <w:t>authorization da</w:t>
      </w:r>
      <w:r w:rsidRPr="00313B87">
        <w:t xml:space="preserve">ta in a </w:t>
      </w:r>
      <w:r w:rsidR="006735D2">
        <w:t>c</w:t>
      </w:r>
      <w:r w:rsidRPr="00313B87">
        <w:t xml:space="preserve">onsumer </w:t>
      </w:r>
      <w:r w:rsidR="006735D2">
        <w:t>p</w:t>
      </w:r>
      <w:r w:rsidRPr="00313B87">
        <w:t xml:space="preserve">olicy </w:t>
      </w:r>
      <w:r w:rsidR="006735D2">
        <w:t>f</w:t>
      </w:r>
      <w:r w:rsidRPr="00313B87">
        <w:t>ile</w:t>
      </w:r>
    </w:p>
    <w:p w14:paraId="409FC7F9" w14:textId="77777777" w:rsidR="00313B87" w:rsidRDefault="00313B87" w:rsidP="00313B87">
      <w:pPr>
        <w:pStyle w:val="body"/>
      </w:pPr>
      <w:r w:rsidRPr="00313B87">
        <w:t>This sample shows a consumer authorization data. In this policy, the consumer is not allowed to receive any signal with the exception of receiving a channel changed signal from any memb</w:t>
      </w:r>
      <w:r>
        <w:t>er of the guild LivingRoomGuild.</w:t>
      </w:r>
    </w:p>
    <w:p w14:paraId="4CC77AB1" w14:textId="77777777" w:rsidR="00D6037F" w:rsidRDefault="00D6037F" w:rsidP="00313B87">
      <w:pPr>
        <w:pStyle w:val="body"/>
      </w:pPr>
    </w:p>
    <w:tbl>
      <w:tblPr>
        <w:tblStyle w:val="TableGridLight"/>
        <w:tblW w:w="0" w:type="auto"/>
        <w:tblLook w:val="04A0" w:firstRow="1" w:lastRow="0" w:firstColumn="1" w:lastColumn="0" w:noHBand="0" w:noVBand="1"/>
      </w:tblPr>
      <w:tblGrid>
        <w:gridCol w:w="1445"/>
        <w:gridCol w:w="8131"/>
      </w:tblGrid>
      <w:tr w:rsidR="00D6037F" w:rsidRPr="007A2D49" w14:paraId="54D074AF" w14:textId="77777777" w:rsidTr="009C3EC7">
        <w:tc>
          <w:tcPr>
            <w:tcW w:w="1445" w:type="dxa"/>
          </w:tcPr>
          <w:p w14:paraId="1BBAACF9" w14:textId="77777777" w:rsidR="00D6037F" w:rsidRPr="007A2D49" w:rsidRDefault="00AC6BEE" w:rsidP="009C3EC7">
            <w:pPr>
              <w:pStyle w:val="body"/>
              <w:ind w:left="0"/>
              <w:rPr>
                <w:sz w:val="18"/>
                <w:szCs w:val="18"/>
              </w:rPr>
            </w:pPr>
            <w:ins w:id="1597" w:author="Author" w:date="2014-09-04T09:25:00Z">
              <w:r>
                <w:rPr>
                  <w:sz w:val="18"/>
                  <w:szCs w:val="18"/>
                </w:rPr>
                <w:t>v</w:t>
              </w:r>
            </w:ins>
            <w:del w:id="1598" w:author="Author" w:date="2014-09-04T09:25:00Z">
              <w:r w:rsidRPr="007A2D49" w:rsidDel="00AC6BEE">
                <w:rPr>
                  <w:sz w:val="18"/>
                  <w:szCs w:val="18"/>
                </w:rPr>
                <w:delText>V</w:delText>
              </w:r>
            </w:del>
            <w:r w:rsidR="00D6037F" w:rsidRPr="007A2D49">
              <w:rPr>
                <w:sz w:val="18"/>
                <w:szCs w:val="18"/>
              </w:rPr>
              <w:t>ersion</w:t>
            </w:r>
          </w:p>
        </w:tc>
        <w:tc>
          <w:tcPr>
            <w:tcW w:w="8131" w:type="dxa"/>
          </w:tcPr>
          <w:p w14:paraId="638A89AC" w14:textId="77777777" w:rsidR="00D6037F" w:rsidRPr="007A2D49" w:rsidRDefault="00AC6BEE" w:rsidP="009C3EC7">
            <w:pPr>
              <w:pStyle w:val="body"/>
              <w:ind w:left="0"/>
              <w:rPr>
                <w:sz w:val="18"/>
                <w:szCs w:val="18"/>
              </w:rPr>
            </w:pPr>
            <w:ins w:id="1599" w:author="Author" w:date="2014-09-04T09:25:00Z">
              <w:r>
                <w:rPr>
                  <w:sz w:val="18"/>
                  <w:szCs w:val="18"/>
                </w:rPr>
                <w:t>1</w:t>
              </w:r>
            </w:ins>
            <w:del w:id="1600" w:author="Author" w:date="2014-09-04T09:25:00Z">
              <w:r w:rsidR="00D6037F" w:rsidDel="00AC6BEE">
                <w:rPr>
                  <w:sz w:val="18"/>
                  <w:szCs w:val="18"/>
                </w:rPr>
                <w:delText>8743</w:delText>
              </w:r>
            </w:del>
          </w:p>
        </w:tc>
      </w:tr>
      <w:tr w:rsidR="00AC6BEE" w:rsidRPr="007A2D49" w14:paraId="58ED47CA" w14:textId="77777777" w:rsidTr="009C3EC7">
        <w:trPr>
          <w:ins w:id="1601" w:author="Author" w:date="2014-09-04T09:25:00Z"/>
        </w:trPr>
        <w:tc>
          <w:tcPr>
            <w:tcW w:w="1445" w:type="dxa"/>
          </w:tcPr>
          <w:p w14:paraId="5C193850" w14:textId="77777777" w:rsidR="00AC6BEE" w:rsidRPr="007A2D49" w:rsidRDefault="00AC6BEE" w:rsidP="009C3EC7">
            <w:pPr>
              <w:pStyle w:val="body"/>
              <w:ind w:left="0"/>
              <w:rPr>
                <w:ins w:id="1602" w:author="Author" w:date="2014-09-04T09:25:00Z"/>
                <w:sz w:val="18"/>
                <w:szCs w:val="18"/>
              </w:rPr>
            </w:pPr>
            <w:ins w:id="1603" w:author="Author" w:date="2014-09-04T09:25:00Z">
              <w:r>
                <w:rPr>
                  <w:sz w:val="18"/>
                  <w:szCs w:val="18"/>
                </w:rPr>
                <w:t>serialNumber</w:t>
              </w:r>
            </w:ins>
          </w:p>
        </w:tc>
        <w:tc>
          <w:tcPr>
            <w:tcW w:w="8131" w:type="dxa"/>
          </w:tcPr>
          <w:p w14:paraId="4E922DA1" w14:textId="77777777" w:rsidR="00AC6BEE" w:rsidRDefault="00AC6BEE" w:rsidP="009C3EC7">
            <w:pPr>
              <w:pStyle w:val="body"/>
              <w:ind w:left="0"/>
              <w:rPr>
                <w:ins w:id="1604" w:author="Author" w:date="2014-09-04T09:25:00Z"/>
                <w:sz w:val="18"/>
                <w:szCs w:val="18"/>
              </w:rPr>
            </w:pPr>
            <w:ins w:id="1605" w:author="Author" w:date="2014-09-04T09:25:00Z">
              <w:r>
                <w:rPr>
                  <w:sz w:val="18"/>
                  <w:szCs w:val="18"/>
                </w:rPr>
                <w:t>525626616</w:t>
              </w:r>
            </w:ins>
          </w:p>
        </w:tc>
      </w:tr>
      <w:tr w:rsidR="00D6037F" w:rsidRPr="007A2D49" w14:paraId="0FA8A424" w14:textId="77777777" w:rsidTr="009C3EC7">
        <w:tc>
          <w:tcPr>
            <w:tcW w:w="1445" w:type="dxa"/>
          </w:tcPr>
          <w:p w14:paraId="21E7E31B" w14:textId="77777777" w:rsidR="00D6037F" w:rsidRPr="007A2D49" w:rsidRDefault="00D6037F" w:rsidP="009C3EC7">
            <w:pPr>
              <w:pStyle w:val="body"/>
              <w:ind w:left="0"/>
              <w:rPr>
                <w:sz w:val="18"/>
                <w:szCs w:val="18"/>
              </w:rPr>
            </w:pPr>
            <w:r>
              <w:rPr>
                <w:sz w:val="18"/>
                <w:szCs w:val="18"/>
              </w:rPr>
              <w:t>consumer</w:t>
            </w:r>
          </w:p>
        </w:tc>
        <w:tc>
          <w:tcPr>
            <w:tcW w:w="8131" w:type="dxa"/>
          </w:tcPr>
          <w:tbl>
            <w:tblPr>
              <w:tblStyle w:val="TableContemporary"/>
              <w:tblW w:w="0" w:type="auto"/>
              <w:tblLook w:val="04A0" w:firstRow="1" w:lastRow="0" w:firstColumn="1" w:lastColumn="0" w:noHBand="0" w:noVBand="1"/>
            </w:tblPr>
            <w:tblGrid>
              <w:gridCol w:w="7860"/>
            </w:tblGrid>
            <w:tr w:rsidR="00D6037F" w:rsidRPr="007A2D49" w14:paraId="026D4FC2" w14:textId="77777777" w:rsidTr="009C3EC7">
              <w:trPr>
                <w:cnfStyle w:val="100000000000" w:firstRow="1" w:lastRow="0" w:firstColumn="0" w:lastColumn="0" w:oddVBand="0" w:evenVBand="0" w:oddHBand="0" w:evenHBand="0" w:firstRowFirstColumn="0" w:firstRowLastColumn="0" w:lastRowFirstColumn="0" w:lastRowLastColumn="0"/>
              </w:trPr>
              <w:tc>
                <w:tcPr>
                  <w:tcW w:w="7860" w:type="dxa"/>
                </w:tcPr>
                <w:tbl>
                  <w:tblPr>
                    <w:tblStyle w:val="TableGridLight"/>
                    <w:tblW w:w="0" w:type="auto"/>
                    <w:tblLook w:val="04A0" w:firstRow="1" w:lastRow="0" w:firstColumn="1" w:lastColumn="0" w:noHBand="0" w:noVBand="1"/>
                  </w:tblPr>
                  <w:tblGrid>
                    <w:gridCol w:w="1489"/>
                    <w:gridCol w:w="6145"/>
                  </w:tblGrid>
                  <w:tr w:rsidR="00D6037F" w:rsidRPr="007A2D49" w14:paraId="58B0E923" w14:textId="77777777" w:rsidTr="009C3EC7">
                    <w:tc>
                      <w:tcPr>
                        <w:tcW w:w="1489" w:type="dxa"/>
                      </w:tcPr>
                      <w:p w14:paraId="58004AAA" w14:textId="77777777" w:rsidR="00D6037F" w:rsidRPr="007A2D49" w:rsidRDefault="00D6037F" w:rsidP="009C3EC7">
                        <w:pPr>
                          <w:pStyle w:val="body"/>
                          <w:ind w:left="0"/>
                          <w:rPr>
                            <w:sz w:val="18"/>
                            <w:szCs w:val="18"/>
                          </w:rPr>
                        </w:pPr>
                        <w:r w:rsidRPr="007A2D49">
                          <w:rPr>
                            <w:sz w:val="18"/>
                            <w:szCs w:val="18"/>
                          </w:rPr>
                          <w:t>peer</w:t>
                        </w:r>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14:paraId="63D78A2D" w14:textId="77777777" w:rsidTr="009C3EC7">
                          <w:tc>
                            <w:tcPr>
                              <w:tcW w:w="1785" w:type="dxa"/>
                            </w:tcPr>
                            <w:p w14:paraId="1E3D3D04" w14:textId="77777777" w:rsidR="00D6037F" w:rsidRPr="007A2D49" w:rsidRDefault="00D6037F" w:rsidP="009C3EC7">
                              <w:pPr>
                                <w:pStyle w:val="body"/>
                                <w:ind w:left="0"/>
                                <w:rPr>
                                  <w:sz w:val="18"/>
                                  <w:szCs w:val="18"/>
                                </w:rPr>
                              </w:pPr>
                              <w:r w:rsidRPr="007A2D49">
                                <w:rPr>
                                  <w:sz w:val="18"/>
                                  <w:szCs w:val="18"/>
                                </w:rPr>
                                <w:t>type</w:t>
                              </w:r>
                            </w:p>
                          </w:tc>
                          <w:tc>
                            <w:tcPr>
                              <w:tcW w:w="1785" w:type="dxa"/>
                            </w:tcPr>
                            <w:p w14:paraId="2E5A9374" w14:textId="77777777" w:rsidR="00D6037F" w:rsidRPr="007A2D49" w:rsidRDefault="00D6037F" w:rsidP="009C3EC7">
                              <w:pPr>
                                <w:pStyle w:val="body"/>
                                <w:ind w:left="0"/>
                                <w:rPr>
                                  <w:sz w:val="18"/>
                                  <w:szCs w:val="18"/>
                                </w:rPr>
                              </w:pPr>
                              <w:r w:rsidRPr="007A2D49">
                                <w:rPr>
                                  <w:sz w:val="18"/>
                                  <w:szCs w:val="18"/>
                                </w:rPr>
                                <w:t>ANY</w:t>
                              </w:r>
                            </w:p>
                          </w:tc>
                        </w:tr>
                      </w:tbl>
                      <w:p w14:paraId="5EDCD3A9" w14:textId="77777777" w:rsidR="00D6037F" w:rsidRPr="007A2D49" w:rsidRDefault="00D6037F" w:rsidP="009C3EC7">
                        <w:pPr>
                          <w:pStyle w:val="body"/>
                          <w:ind w:left="0"/>
                          <w:rPr>
                            <w:sz w:val="18"/>
                            <w:szCs w:val="18"/>
                          </w:rPr>
                        </w:pPr>
                      </w:p>
                    </w:tc>
                  </w:tr>
                  <w:tr w:rsidR="00D6037F" w:rsidRPr="007A2D49" w14:paraId="3851ED33" w14:textId="77777777" w:rsidTr="009C3EC7">
                    <w:tc>
                      <w:tcPr>
                        <w:tcW w:w="1489" w:type="dxa"/>
                      </w:tcPr>
                      <w:p w14:paraId="15ECCF64" w14:textId="77777777" w:rsidR="00D6037F" w:rsidRPr="007A2D49" w:rsidRDefault="00D6037F" w:rsidP="009C3EC7">
                        <w:pPr>
                          <w:pStyle w:val="body"/>
                          <w:ind w:left="0"/>
                          <w:rPr>
                            <w:sz w:val="18"/>
                            <w:szCs w:val="18"/>
                          </w:rPr>
                        </w:pPr>
                        <w:r w:rsidRPr="007A2D49">
                          <w:rPr>
                            <w:sz w:val="18"/>
                            <w:szCs w:val="18"/>
                          </w:rPr>
                          <w:t>allow</w:t>
                        </w:r>
                        <w:r>
                          <w:rPr>
                            <w:sz w:val="18"/>
                            <w:szCs w:val="18"/>
                          </w:rPr>
                          <w:t>AllExcept</w:t>
                        </w:r>
                      </w:p>
                    </w:tc>
                    <w:tc>
                      <w:tcPr>
                        <w:tcW w:w="6145" w:type="dxa"/>
                      </w:tcPr>
                      <w:tbl>
                        <w:tblPr>
                          <w:tblStyle w:val="TableGridLight"/>
                          <w:tblW w:w="0" w:type="auto"/>
                          <w:tblLook w:val="04A0" w:firstRow="1" w:lastRow="0" w:firstColumn="1" w:lastColumn="0" w:noHBand="0" w:noVBand="1"/>
                        </w:tblPr>
                        <w:tblGrid>
                          <w:gridCol w:w="1785"/>
                          <w:gridCol w:w="1785"/>
                        </w:tblGrid>
                        <w:tr w:rsidR="00D6037F" w:rsidRPr="007A2D49" w14:paraId="2CE06FA2" w14:textId="77777777" w:rsidTr="009C3EC7">
                          <w:tc>
                            <w:tcPr>
                              <w:tcW w:w="1785" w:type="dxa"/>
                            </w:tcPr>
                            <w:p w14:paraId="38DCE37B" w14:textId="77777777" w:rsidR="00D6037F" w:rsidRPr="007A2D49" w:rsidRDefault="00D6037F" w:rsidP="009C3EC7">
                              <w:pPr>
                                <w:pStyle w:val="body"/>
                                <w:ind w:left="0"/>
                                <w:rPr>
                                  <w:sz w:val="18"/>
                                  <w:szCs w:val="18"/>
                                </w:rPr>
                              </w:pPr>
                              <w:r>
                                <w:rPr>
                                  <w:sz w:val="18"/>
                                  <w:szCs w:val="18"/>
                                </w:rPr>
                                <w:t>type</w:t>
                              </w:r>
                            </w:p>
                          </w:tc>
                          <w:tc>
                            <w:tcPr>
                              <w:tcW w:w="1785" w:type="dxa"/>
                            </w:tcPr>
                            <w:p w14:paraId="0D0FA959" w14:textId="77777777" w:rsidR="00D6037F" w:rsidRPr="007A2D49" w:rsidRDefault="00D6037F" w:rsidP="009C3EC7">
                              <w:pPr>
                                <w:pStyle w:val="body"/>
                                <w:ind w:left="0"/>
                                <w:rPr>
                                  <w:sz w:val="18"/>
                                  <w:szCs w:val="18"/>
                                </w:rPr>
                              </w:pPr>
                              <w:r>
                                <w:rPr>
                                  <w:sz w:val="18"/>
                                  <w:szCs w:val="18"/>
                                </w:rPr>
                                <w:t>S</w:t>
                              </w:r>
                            </w:p>
                          </w:tc>
                        </w:tr>
                      </w:tbl>
                      <w:p w14:paraId="39276B73" w14:textId="77777777" w:rsidR="00D6037F" w:rsidRPr="007A2D49" w:rsidRDefault="00D6037F" w:rsidP="009C3EC7">
                        <w:pPr>
                          <w:pStyle w:val="body"/>
                          <w:ind w:left="0"/>
                          <w:rPr>
                            <w:sz w:val="18"/>
                            <w:szCs w:val="18"/>
                          </w:rPr>
                        </w:pPr>
                      </w:p>
                    </w:tc>
                  </w:tr>
                </w:tbl>
                <w:p w14:paraId="3A058FE0" w14:textId="77777777" w:rsidR="00D6037F" w:rsidRPr="007A2D49" w:rsidRDefault="00D6037F" w:rsidP="009C3EC7">
                  <w:pPr>
                    <w:pStyle w:val="body"/>
                    <w:ind w:left="0"/>
                    <w:rPr>
                      <w:sz w:val="18"/>
                      <w:szCs w:val="18"/>
                    </w:rPr>
                  </w:pPr>
                </w:p>
              </w:tc>
            </w:tr>
            <w:tr w:rsidR="00D6037F" w:rsidRPr="007A2D49" w14:paraId="438BC491" w14:textId="77777777" w:rsidTr="009C3EC7">
              <w:trPr>
                <w:cnfStyle w:val="000000100000" w:firstRow="0" w:lastRow="0" w:firstColumn="0" w:lastColumn="0" w:oddVBand="0" w:evenVBand="0" w:oddHBand="1" w:evenHBand="0" w:firstRowFirstColumn="0" w:firstRowLastColumn="0" w:lastRowFirstColumn="0" w:lastRowLastColumn="0"/>
              </w:trPr>
              <w:tc>
                <w:tcPr>
                  <w:tcW w:w="7860" w:type="dxa"/>
                </w:tcPr>
                <w:tbl>
                  <w:tblPr>
                    <w:tblStyle w:val="TableGridLight"/>
                    <w:tblW w:w="0" w:type="auto"/>
                    <w:tblLook w:val="04A0" w:firstRow="1" w:lastRow="0" w:firstColumn="1" w:lastColumn="0" w:noHBand="0" w:noVBand="1"/>
                  </w:tblPr>
                  <w:tblGrid>
                    <w:gridCol w:w="941"/>
                    <w:gridCol w:w="6693"/>
                  </w:tblGrid>
                  <w:tr w:rsidR="00D6037F" w:rsidRPr="007A2D49" w14:paraId="63AB699A" w14:textId="77777777" w:rsidTr="009C3EC7">
                    <w:tc>
                      <w:tcPr>
                        <w:tcW w:w="1489" w:type="dxa"/>
                      </w:tcPr>
                      <w:p w14:paraId="36996E9D" w14:textId="77777777" w:rsidR="00D6037F" w:rsidRPr="007A2D49" w:rsidRDefault="00D6037F" w:rsidP="009C3EC7">
                        <w:pPr>
                          <w:pStyle w:val="body"/>
                          <w:ind w:left="0"/>
                          <w:rPr>
                            <w:sz w:val="18"/>
                            <w:szCs w:val="18"/>
                          </w:rPr>
                        </w:pPr>
                        <w:r w:rsidRPr="007A2D49">
                          <w:rPr>
                            <w:sz w:val="18"/>
                            <w:szCs w:val="18"/>
                          </w:rPr>
                          <w:t>peer</w:t>
                        </w:r>
                      </w:p>
                    </w:tc>
                    <w:tc>
                      <w:tcPr>
                        <w:tcW w:w="6145" w:type="dxa"/>
                      </w:tcPr>
                      <w:tbl>
                        <w:tblPr>
                          <w:tblStyle w:val="TableGridLight"/>
                          <w:tblW w:w="0" w:type="auto"/>
                          <w:tblLook w:val="04A0" w:firstRow="1" w:lastRow="0" w:firstColumn="1" w:lastColumn="0" w:noHBand="0" w:noVBand="1"/>
                        </w:tblPr>
                        <w:tblGrid>
                          <w:gridCol w:w="607"/>
                          <w:gridCol w:w="849"/>
                          <w:gridCol w:w="422"/>
                          <w:gridCol w:w="2345"/>
                          <w:gridCol w:w="1017"/>
                          <w:gridCol w:w="1227"/>
                        </w:tblGrid>
                        <w:tr w:rsidR="00D6037F" w:rsidRPr="007A2D49" w14:paraId="1B096A50" w14:textId="77777777" w:rsidTr="009C3EC7">
                          <w:tc>
                            <w:tcPr>
                              <w:tcW w:w="632" w:type="dxa"/>
                            </w:tcPr>
                            <w:p w14:paraId="37354C2A" w14:textId="77777777" w:rsidR="00D6037F" w:rsidRPr="007A2D49" w:rsidRDefault="00D6037F" w:rsidP="009C3EC7">
                              <w:pPr>
                                <w:pStyle w:val="body"/>
                                <w:ind w:left="0"/>
                                <w:rPr>
                                  <w:sz w:val="18"/>
                                  <w:szCs w:val="18"/>
                                </w:rPr>
                              </w:pPr>
                              <w:r w:rsidRPr="007A2D49">
                                <w:rPr>
                                  <w:sz w:val="18"/>
                                  <w:szCs w:val="18"/>
                                </w:rPr>
                                <w:t>type</w:t>
                              </w:r>
                            </w:p>
                          </w:tc>
                          <w:tc>
                            <w:tcPr>
                              <w:tcW w:w="891" w:type="dxa"/>
                            </w:tcPr>
                            <w:p w14:paraId="12B7AA8C" w14:textId="77777777" w:rsidR="00D6037F" w:rsidRPr="007A2D49" w:rsidRDefault="00D6037F" w:rsidP="009C3EC7">
                              <w:pPr>
                                <w:pStyle w:val="body"/>
                                <w:ind w:left="0"/>
                                <w:rPr>
                                  <w:sz w:val="18"/>
                                  <w:szCs w:val="18"/>
                                </w:rPr>
                              </w:pPr>
                              <w:r w:rsidRPr="007A2D49">
                                <w:rPr>
                                  <w:sz w:val="18"/>
                                  <w:szCs w:val="18"/>
                                </w:rPr>
                                <w:t>GUILD</w:t>
                              </w:r>
                            </w:p>
                          </w:tc>
                          <w:tc>
                            <w:tcPr>
                              <w:tcW w:w="436" w:type="dxa"/>
                            </w:tcPr>
                            <w:p w14:paraId="2B1674AF" w14:textId="77777777" w:rsidR="00D6037F" w:rsidRPr="007A2D49" w:rsidRDefault="00D6037F" w:rsidP="009C3EC7">
                              <w:pPr>
                                <w:pStyle w:val="body"/>
                                <w:ind w:left="0"/>
                                <w:rPr>
                                  <w:sz w:val="18"/>
                                  <w:szCs w:val="18"/>
                                </w:rPr>
                              </w:pPr>
                              <w:r w:rsidRPr="007A2D49">
                                <w:rPr>
                                  <w:sz w:val="18"/>
                                  <w:szCs w:val="18"/>
                                </w:rPr>
                                <w:t>ID</w:t>
                              </w:r>
                            </w:p>
                          </w:tc>
                          <w:tc>
                            <w:tcPr>
                              <w:tcW w:w="2505" w:type="dxa"/>
                            </w:tcPr>
                            <w:p w14:paraId="17871D6A" w14:textId="77777777" w:rsidR="00D6037F" w:rsidRPr="007A2D49" w:rsidRDefault="00D6037F" w:rsidP="009C3EC7">
                              <w:pPr>
                                <w:pStyle w:val="body"/>
                                <w:ind w:left="0"/>
                                <w:rPr>
                                  <w:sz w:val="18"/>
                                  <w:szCs w:val="18"/>
                                </w:rPr>
                              </w:pPr>
                              <w:r w:rsidRPr="007A2D49">
                                <w:rPr>
                                  <w:sz w:val="18"/>
                                  <w:szCs w:val="18"/>
                                </w:rPr>
                                <w:t>LivingRoomGuildGUID</w:t>
                              </w:r>
                            </w:p>
                          </w:tc>
                          <w:tc>
                            <w:tcPr>
                              <w:tcW w:w="1074" w:type="dxa"/>
                            </w:tcPr>
                            <w:p w14:paraId="35803C0F" w14:textId="77777777" w:rsidR="00D6037F" w:rsidRPr="007A2D49" w:rsidRDefault="00D6037F" w:rsidP="009C3EC7">
                              <w:pPr>
                                <w:pStyle w:val="body"/>
                                <w:ind w:left="0"/>
                                <w:rPr>
                                  <w:sz w:val="18"/>
                                  <w:szCs w:val="18"/>
                                </w:rPr>
                              </w:pPr>
                              <w:r w:rsidRPr="007A2D49">
                                <w:rPr>
                                  <w:sz w:val="18"/>
                                  <w:szCs w:val="18"/>
                                </w:rPr>
                                <w:t>authority</w:t>
                              </w:r>
                            </w:p>
                          </w:tc>
                          <w:tc>
                            <w:tcPr>
                              <w:tcW w:w="381" w:type="dxa"/>
                            </w:tcPr>
                            <w:p w14:paraId="138CC90B" w14:textId="77777777" w:rsidR="00D6037F" w:rsidRPr="007A2D49" w:rsidRDefault="00D6037F" w:rsidP="009C3EC7">
                              <w:pPr>
                                <w:pStyle w:val="body"/>
                                <w:ind w:left="0"/>
                                <w:rPr>
                                  <w:sz w:val="18"/>
                                  <w:szCs w:val="18"/>
                                </w:rPr>
                              </w:pPr>
                              <w:r w:rsidRPr="007A2D49">
                                <w:rPr>
                                  <w:sz w:val="18"/>
                                  <w:szCs w:val="18"/>
                                </w:rPr>
                                <w:t>guildPubKey</w:t>
                              </w:r>
                            </w:p>
                          </w:tc>
                        </w:tr>
                      </w:tbl>
                      <w:p w14:paraId="53404532" w14:textId="77777777" w:rsidR="00D6037F" w:rsidRPr="007A2D49" w:rsidRDefault="00D6037F" w:rsidP="009C3EC7">
                        <w:pPr>
                          <w:pStyle w:val="body"/>
                          <w:ind w:left="0"/>
                          <w:rPr>
                            <w:sz w:val="18"/>
                            <w:szCs w:val="18"/>
                          </w:rPr>
                        </w:pPr>
                      </w:p>
                    </w:tc>
                  </w:tr>
                  <w:tr w:rsidR="00D6037F" w:rsidRPr="007A2D49" w14:paraId="4E1407A1" w14:textId="77777777" w:rsidTr="009C3EC7">
                    <w:tc>
                      <w:tcPr>
                        <w:tcW w:w="1489" w:type="dxa"/>
                      </w:tcPr>
                      <w:p w14:paraId="41FF1C00" w14:textId="77777777" w:rsidR="00D6037F" w:rsidRPr="007A2D49" w:rsidRDefault="00D6037F" w:rsidP="009C3EC7">
                        <w:pPr>
                          <w:pStyle w:val="body"/>
                          <w:ind w:left="0"/>
                          <w:rPr>
                            <w:sz w:val="18"/>
                            <w:szCs w:val="18"/>
                          </w:rPr>
                        </w:pPr>
                        <w:r w:rsidRPr="007A2D49">
                          <w:rPr>
                            <w:sz w:val="18"/>
                            <w:szCs w:val="18"/>
                          </w:rPr>
                          <w:t>allow</w:t>
                        </w:r>
                      </w:p>
                    </w:tc>
                    <w:tc>
                      <w:tcPr>
                        <w:tcW w:w="6145" w:type="dxa"/>
                      </w:tcPr>
                      <w:tbl>
                        <w:tblPr>
                          <w:tblStyle w:val="TableGridLight"/>
                          <w:tblW w:w="0" w:type="auto"/>
                          <w:tblLook w:val="04A0" w:firstRow="1" w:lastRow="0" w:firstColumn="1" w:lastColumn="0" w:noHBand="0" w:noVBand="1"/>
                        </w:tblPr>
                        <w:tblGrid>
                          <w:gridCol w:w="407"/>
                          <w:gridCol w:w="2578"/>
                          <w:gridCol w:w="526"/>
                          <w:gridCol w:w="1618"/>
                          <w:gridCol w:w="557"/>
                          <w:gridCol w:w="337"/>
                          <w:gridCol w:w="222"/>
                          <w:gridCol w:w="222"/>
                        </w:tblGrid>
                        <w:tr w:rsidR="00D6037F" w:rsidRPr="007A2D49" w14:paraId="3BD2F72B" w14:textId="77777777" w:rsidTr="002B7CB7">
                          <w:tc>
                            <w:tcPr>
                              <w:tcW w:w="407" w:type="dxa"/>
                            </w:tcPr>
                            <w:p w14:paraId="72E20AC8" w14:textId="77777777" w:rsidR="00D6037F" w:rsidRPr="007A2D49" w:rsidRDefault="00D6037F" w:rsidP="009C3EC7">
                              <w:pPr>
                                <w:pStyle w:val="body"/>
                                <w:ind w:left="0"/>
                                <w:rPr>
                                  <w:sz w:val="18"/>
                                  <w:szCs w:val="18"/>
                                </w:rPr>
                              </w:pPr>
                              <w:r w:rsidRPr="007A2D49">
                                <w:rPr>
                                  <w:sz w:val="18"/>
                                  <w:szCs w:val="18"/>
                                </w:rPr>
                                <w:t>ifn</w:t>
                              </w:r>
                            </w:p>
                          </w:tc>
                          <w:tc>
                            <w:tcPr>
                              <w:tcW w:w="2958" w:type="dxa"/>
                            </w:tcPr>
                            <w:p w14:paraId="64C4923D" w14:textId="77777777" w:rsidR="00D6037F" w:rsidRPr="007A2D49" w:rsidRDefault="00D6037F" w:rsidP="009C3EC7">
                              <w:pPr>
                                <w:pStyle w:val="body"/>
                                <w:ind w:left="0"/>
                                <w:rPr>
                                  <w:sz w:val="18"/>
                                  <w:szCs w:val="18"/>
                                </w:rPr>
                              </w:pPr>
                              <w:r w:rsidRPr="007A2D49">
                                <w:rPr>
                                  <w:sz w:val="18"/>
                                  <w:szCs w:val="18"/>
                                </w:rPr>
                                <w:t>org.allseenalliance.control.TV</w:t>
                              </w:r>
                            </w:p>
                          </w:tc>
                          <w:tc>
                            <w:tcPr>
                              <w:tcW w:w="526" w:type="dxa"/>
                            </w:tcPr>
                            <w:p w14:paraId="642B2A77" w14:textId="77777777" w:rsidR="00D6037F" w:rsidRPr="007A2D49" w:rsidRDefault="00D6037F" w:rsidP="009C3EC7">
                              <w:pPr>
                                <w:pStyle w:val="body"/>
                                <w:ind w:left="0"/>
                                <w:rPr>
                                  <w:sz w:val="18"/>
                                  <w:szCs w:val="18"/>
                                </w:rPr>
                              </w:pPr>
                              <w:r w:rsidRPr="007A2D49">
                                <w:rPr>
                                  <w:sz w:val="18"/>
                                  <w:szCs w:val="18"/>
                                </w:rPr>
                                <w:t>mbr</w:t>
                              </w:r>
                            </w:p>
                          </w:tc>
                          <w:tc>
                            <w:tcPr>
                              <w:tcW w:w="1618" w:type="dxa"/>
                            </w:tcPr>
                            <w:p w14:paraId="6708FE2E" w14:textId="77777777" w:rsidR="00D6037F" w:rsidRPr="007A2D49" w:rsidRDefault="00D6037F" w:rsidP="009C3EC7">
                              <w:pPr>
                                <w:pStyle w:val="body"/>
                                <w:ind w:left="0"/>
                                <w:rPr>
                                  <w:sz w:val="18"/>
                                  <w:szCs w:val="18"/>
                                </w:rPr>
                              </w:pPr>
                              <w:r w:rsidRPr="007A2D49">
                                <w:rPr>
                                  <w:sz w:val="18"/>
                                  <w:szCs w:val="18"/>
                                </w:rPr>
                                <w:t>Channel</w:t>
                              </w:r>
                              <w:r>
                                <w:rPr>
                                  <w:sz w:val="18"/>
                                  <w:szCs w:val="18"/>
                                </w:rPr>
                                <w:t>Changed</w:t>
                              </w:r>
                            </w:p>
                          </w:tc>
                          <w:tc>
                            <w:tcPr>
                              <w:tcW w:w="557" w:type="dxa"/>
                            </w:tcPr>
                            <w:p w14:paraId="5F0C1A94" w14:textId="77777777" w:rsidR="00D6037F" w:rsidRPr="007A2D49" w:rsidRDefault="00D6037F" w:rsidP="009C3EC7">
                              <w:pPr>
                                <w:pStyle w:val="body"/>
                                <w:ind w:left="0"/>
                                <w:rPr>
                                  <w:sz w:val="18"/>
                                  <w:szCs w:val="18"/>
                                </w:rPr>
                              </w:pPr>
                              <w:r w:rsidRPr="007A2D49">
                                <w:rPr>
                                  <w:sz w:val="18"/>
                                  <w:szCs w:val="18"/>
                                </w:rPr>
                                <w:t>type</w:t>
                              </w:r>
                            </w:p>
                          </w:tc>
                          <w:tc>
                            <w:tcPr>
                              <w:tcW w:w="337" w:type="dxa"/>
                            </w:tcPr>
                            <w:p w14:paraId="6E6480DF" w14:textId="77777777" w:rsidR="00D6037F" w:rsidRPr="007A2D49" w:rsidRDefault="00D6037F" w:rsidP="009C3EC7">
                              <w:pPr>
                                <w:pStyle w:val="body"/>
                                <w:ind w:left="0"/>
                                <w:rPr>
                                  <w:sz w:val="18"/>
                                  <w:szCs w:val="18"/>
                                </w:rPr>
                              </w:pPr>
                              <w:r>
                                <w:rPr>
                                  <w:sz w:val="18"/>
                                  <w:szCs w:val="18"/>
                                </w:rPr>
                                <w:t>S</w:t>
                              </w:r>
                            </w:p>
                          </w:tc>
                          <w:tc>
                            <w:tcPr>
                              <w:tcW w:w="222" w:type="dxa"/>
                            </w:tcPr>
                            <w:p w14:paraId="20B0D470" w14:textId="77777777" w:rsidR="00D6037F" w:rsidRPr="007A2D49" w:rsidRDefault="00D6037F" w:rsidP="009C3EC7">
                              <w:pPr>
                                <w:pStyle w:val="body"/>
                                <w:ind w:left="0"/>
                                <w:rPr>
                                  <w:sz w:val="18"/>
                                  <w:szCs w:val="18"/>
                                </w:rPr>
                              </w:pPr>
                            </w:p>
                          </w:tc>
                          <w:tc>
                            <w:tcPr>
                              <w:tcW w:w="222" w:type="dxa"/>
                            </w:tcPr>
                            <w:p w14:paraId="3AD2960B" w14:textId="77777777" w:rsidR="00D6037F" w:rsidRPr="007A2D49" w:rsidRDefault="00D6037F" w:rsidP="009C3EC7">
                              <w:pPr>
                                <w:pStyle w:val="body"/>
                                <w:ind w:left="0"/>
                                <w:rPr>
                                  <w:sz w:val="18"/>
                                  <w:szCs w:val="18"/>
                                </w:rPr>
                              </w:pPr>
                            </w:p>
                          </w:tc>
                        </w:tr>
                      </w:tbl>
                      <w:p w14:paraId="2760F7ED" w14:textId="77777777" w:rsidR="00D6037F" w:rsidRPr="007A2D49" w:rsidRDefault="00D6037F" w:rsidP="009C3EC7">
                        <w:pPr>
                          <w:pStyle w:val="body"/>
                          <w:ind w:left="0"/>
                          <w:rPr>
                            <w:sz w:val="18"/>
                            <w:szCs w:val="18"/>
                          </w:rPr>
                        </w:pPr>
                      </w:p>
                    </w:tc>
                  </w:tr>
                </w:tbl>
                <w:p w14:paraId="71757EBB" w14:textId="77777777" w:rsidR="00D6037F" w:rsidRPr="007A2D49" w:rsidRDefault="00D6037F" w:rsidP="009C3EC7">
                  <w:pPr>
                    <w:pStyle w:val="body"/>
                    <w:ind w:left="0"/>
                    <w:rPr>
                      <w:sz w:val="18"/>
                      <w:szCs w:val="18"/>
                    </w:rPr>
                  </w:pPr>
                </w:p>
              </w:tc>
            </w:tr>
          </w:tbl>
          <w:p w14:paraId="6400D999" w14:textId="77777777" w:rsidR="00D6037F" w:rsidRPr="007A2D49" w:rsidRDefault="00D6037F" w:rsidP="009C3EC7">
            <w:pPr>
              <w:pStyle w:val="body"/>
              <w:ind w:left="0"/>
              <w:rPr>
                <w:sz w:val="18"/>
                <w:szCs w:val="18"/>
              </w:rPr>
            </w:pPr>
          </w:p>
        </w:tc>
      </w:tr>
    </w:tbl>
    <w:p w14:paraId="53ADBF96" w14:textId="77777777" w:rsidR="00D6037F" w:rsidRDefault="00D6037F" w:rsidP="00313B87">
      <w:pPr>
        <w:pStyle w:val="body"/>
      </w:pPr>
    </w:p>
    <w:p w14:paraId="4B9BB469" w14:textId="77777777" w:rsidR="00313B87" w:rsidRDefault="006735D2" w:rsidP="00313B87">
      <w:pPr>
        <w:pStyle w:val="Heading4"/>
      </w:pPr>
      <w:r>
        <w:t>Sample a</w:t>
      </w:r>
      <w:r w:rsidR="00313B87" w:rsidRPr="00313B87">
        <w:t xml:space="preserve">uthorization </w:t>
      </w:r>
      <w:r w:rsidR="006A2AF2">
        <w:t xml:space="preserve">data </w:t>
      </w:r>
      <w:r w:rsidR="00313B87" w:rsidRPr="00313B87">
        <w:t xml:space="preserve">for a </w:t>
      </w:r>
      <w:r>
        <w:t>s</w:t>
      </w:r>
      <w:r w:rsidR="00313B87" w:rsidRPr="00313B87">
        <w:t xml:space="preserve">pecific </w:t>
      </w:r>
      <w:r>
        <w:t>p</w:t>
      </w:r>
      <w:r w:rsidR="00313B87" w:rsidRPr="00313B87">
        <w:t>eer</w:t>
      </w:r>
    </w:p>
    <w:p w14:paraId="2F64EE99" w14:textId="77777777" w:rsidR="00313B87" w:rsidRDefault="006735D2" w:rsidP="00313B87">
      <w:pPr>
        <w:pStyle w:val="body"/>
      </w:pPr>
      <w:r>
        <w:t>This sample shows t</w:t>
      </w:r>
      <w:r w:rsidR="00E37DF9" w:rsidRPr="00E37DF9">
        <w:t>he holder of the access certificate can interact with the specific pee</w:t>
      </w:r>
      <w:r w:rsidR="00E37DF9">
        <w:t>r with the specific permissions.</w:t>
      </w:r>
    </w:p>
    <w:tbl>
      <w:tblPr>
        <w:tblStyle w:val="TableGridLight"/>
        <w:tblW w:w="0" w:type="auto"/>
        <w:tblLayout w:type="fixed"/>
        <w:tblLook w:val="04A0" w:firstRow="1" w:lastRow="0" w:firstColumn="1" w:lastColumn="0" w:noHBand="0" w:noVBand="1"/>
      </w:tblPr>
      <w:tblGrid>
        <w:gridCol w:w="1458"/>
        <w:gridCol w:w="8118"/>
      </w:tblGrid>
      <w:tr w:rsidR="00D6037F" w:rsidRPr="007A2D49" w14:paraId="0BD75EB4" w14:textId="77777777" w:rsidTr="002B7CB7">
        <w:tc>
          <w:tcPr>
            <w:tcW w:w="1458" w:type="dxa"/>
          </w:tcPr>
          <w:p w14:paraId="4E221DE0" w14:textId="77777777" w:rsidR="00D6037F" w:rsidRPr="007A2D49" w:rsidRDefault="00D6037F" w:rsidP="009C3EC7">
            <w:pPr>
              <w:pStyle w:val="body"/>
              <w:ind w:left="0"/>
              <w:rPr>
                <w:sz w:val="18"/>
                <w:szCs w:val="18"/>
              </w:rPr>
            </w:pPr>
            <w:r w:rsidRPr="007A2D49">
              <w:rPr>
                <w:sz w:val="18"/>
                <w:szCs w:val="18"/>
              </w:rPr>
              <w:t>version</w:t>
            </w:r>
          </w:p>
        </w:tc>
        <w:tc>
          <w:tcPr>
            <w:tcW w:w="8118" w:type="dxa"/>
          </w:tcPr>
          <w:p w14:paraId="0DE1005B" w14:textId="77777777" w:rsidR="00D6037F" w:rsidRPr="007A2D49" w:rsidRDefault="00AC6BEE" w:rsidP="009C3EC7">
            <w:pPr>
              <w:pStyle w:val="body"/>
              <w:ind w:left="0"/>
              <w:rPr>
                <w:sz w:val="18"/>
                <w:szCs w:val="18"/>
              </w:rPr>
            </w:pPr>
            <w:ins w:id="1606" w:author="Author" w:date="2014-09-04T09:25:00Z">
              <w:r>
                <w:rPr>
                  <w:sz w:val="18"/>
                  <w:szCs w:val="18"/>
                </w:rPr>
                <w:t>1</w:t>
              </w:r>
            </w:ins>
            <w:del w:id="1607" w:author="Author" w:date="2014-09-04T09:25:00Z">
              <w:r w:rsidR="00D6037F" w:rsidDel="00AC6BEE">
                <w:rPr>
                  <w:sz w:val="18"/>
                  <w:szCs w:val="18"/>
                </w:rPr>
                <w:delText>77372</w:delText>
              </w:r>
            </w:del>
          </w:p>
        </w:tc>
      </w:tr>
      <w:tr w:rsidR="00AC6BEE" w:rsidRPr="007A2D49" w14:paraId="73661A60" w14:textId="77777777" w:rsidTr="002B7CB7">
        <w:trPr>
          <w:ins w:id="1608" w:author="Author" w:date="2014-09-04T09:25:00Z"/>
        </w:trPr>
        <w:tc>
          <w:tcPr>
            <w:tcW w:w="1458" w:type="dxa"/>
          </w:tcPr>
          <w:p w14:paraId="6058E958" w14:textId="77777777" w:rsidR="00AC6BEE" w:rsidRPr="007A2D49" w:rsidRDefault="00AC6BEE" w:rsidP="009C3EC7">
            <w:pPr>
              <w:pStyle w:val="body"/>
              <w:ind w:left="0"/>
              <w:rPr>
                <w:ins w:id="1609" w:author="Author" w:date="2014-09-04T09:25:00Z"/>
                <w:sz w:val="18"/>
                <w:szCs w:val="18"/>
              </w:rPr>
            </w:pPr>
            <w:ins w:id="1610" w:author="Author" w:date="2014-09-04T09:25:00Z">
              <w:r>
                <w:rPr>
                  <w:sz w:val="18"/>
                  <w:szCs w:val="18"/>
                </w:rPr>
                <w:t>serialNumber</w:t>
              </w:r>
            </w:ins>
          </w:p>
        </w:tc>
        <w:tc>
          <w:tcPr>
            <w:tcW w:w="8118" w:type="dxa"/>
          </w:tcPr>
          <w:p w14:paraId="4DFCB986" w14:textId="77777777" w:rsidR="00AC6BEE" w:rsidRDefault="00AC6BEE" w:rsidP="009C3EC7">
            <w:pPr>
              <w:pStyle w:val="body"/>
              <w:ind w:left="0"/>
              <w:rPr>
                <w:ins w:id="1611" w:author="Author" w:date="2014-09-04T09:25:00Z"/>
                <w:sz w:val="18"/>
                <w:szCs w:val="18"/>
              </w:rPr>
            </w:pPr>
            <w:ins w:id="1612" w:author="Author" w:date="2014-09-04T09:25:00Z">
              <w:r>
                <w:rPr>
                  <w:sz w:val="18"/>
                  <w:szCs w:val="18"/>
                </w:rPr>
                <w:t>94809823</w:t>
              </w:r>
            </w:ins>
          </w:p>
        </w:tc>
      </w:tr>
      <w:tr w:rsidR="00D6037F" w:rsidRPr="007A2D49" w14:paraId="65F7B3BB" w14:textId="77777777" w:rsidTr="002B7CB7">
        <w:tc>
          <w:tcPr>
            <w:tcW w:w="1458" w:type="dxa"/>
          </w:tcPr>
          <w:p w14:paraId="2F0EC6C4" w14:textId="77777777" w:rsidR="00D6037F" w:rsidRPr="007A2D49" w:rsidRDefault="00D6037F" w:rsidP="009C3EC7">
            <w:pPr>
              <w:pStyle w:val="body"/>
              <w:ind w:left="0"/>
              <w:rPr>
                <w:sz w:val="18"/>
                <w:szCs w:val="18"/>
              </w:rPr>
            </w:pPr>
            <w:r>
              <w:rPr>
                <w:sz w:val="18"/>
                <w:szCs w:val="18"/>
              </w:rPr>
              <w:t>consumer</w:t>
            </w:r>
          </w:p>
        </w:tc>
        <w:tc>
          <w:tcPr>
            <w:tcW w:w="8118" w:type="dxa"/>
          </w:tcPr>
          <w:tbl>
            <w:tblPr>
              <w:tblStyle w:val="TableContemporary"/>
              <w:tblW w:w="0" w:type="auto"/>
              <w:tblLayout w:type="fixed"/>
              <w:tblLook w:val="04A0" w:firstRow="1" w:lastRow="0" w:firstColumn="1" w:lastColumn="0" w:noHBand="0" w:noVBand="1"/>
            </w:tblPr>
            <w:tblGrid>
              <w:gridCol w:w="7860"/>
            </w:tblGrid>
            <w:tr w:rsidR="00D6037F" w:rsidRPr="007A2D49" w14:paraId="6D492306" w14:textId="77777777" w:rsidTr="002B7CB7">
              <w:trPr>
                <w:cnfStyle w:val="100000000000" w:firstRow="1" w:lastRow="0" w:firstColumn="0" w:lastColumn="0" w:oddVBand="0" w:evenVBand="0" w:oddHBand="0" w:evenHBand="0" w:firstRowFirstColumn="0" w:firstRowLastColumn="0" w:lastRowFirstColumn="0" w:lastRowLastColumn="0"/>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D6037F" w:rsidRPr="007A2D49" w14:paraId="5CCC329E" w14:textId="77777777" w:rsidTr="002B7CB7">
                    <w:tc>
                      <w:tcPr>
                        <w:tcW w:w="1489" w:type="dxa"/>
                      </w:tcPr>
                      <w:p w14:paraId="64EC2AA3" w14:textId="77777777" w:rsidR="00D6037F" w:rsidRPr="007A2D49" w:rsidRDefault="00D6037F" w:rsidP="009C3EC7">
                        <w:pPr>
                          <w:pStyle w:val="body"/>
                          <w:ind w:left="0"/>
                          <w:rPr>
                            <w:sz w:val="18"/>
                            <w:szCs w:val="18"/>
                          </w:rPr>
                        </w:pPr>
                        <w:r w:rsidRPr="007A2D49">
                          <w:rPr>
                            <w:sz w:val="18"/>
                            <w:szCs w:val="18"/>
                          </w:rPr>
                          <w:t>peer</w:t>
                        </w:r>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D6037F" w:rsidRPr="007A2D49" w14:paraId="204EB9B3" w14:textId="77777777" w:rsidTr="002B7CB7">
                          <w:tc>
                            <w:tcPr>
                              <w:tcW w:w="607" w:type="dxa"/>
                            </w:tcPr>
                            <w:p w14:paraId="532C9C76" w14:textId="77777777" w:rsidR="00D6037F" w:rsidRPr="007A2D49" w:rsidRDefault="00D6037F" w:rsidP="009C3EC7">
                              <w:pPr>
                                <w:pStyle w:val="body"/>
                                <w:ind w:left="0"/>
                                <w:rPr>
                                  <w:sz w:val="18"/>
                                  <w:szCs w:val="18"/>
                                </w:rPr>
                              </w:pPr>
                              <w:r w:rsidRPr="007A2D49">
                                <w:rPr>
                                  <w:sz w:val="18"/>
                                  <w:szCs w:val="18"/>
                                </w:rPr>
                                <w:t>type</w:t>
                              </w:r>
                            </w:p>
                          </w:tc>
                          <w:tc>
                            <w:tcPr>
                              <w:tcW w:w="630" w:type="dxa"/>
                            </w:tcPr>
                            <w:p w14:paraId="717B2E42" w14:textId="77777777" w:rsidR="00D6037F" w:rsidRPr="007A2D49" w:rsidRDefault="00D6037F" w:rsidP="009C3EC7">
                              <w:pPr>
                                <w:pStyle w:val="body"/>
                                <w:ind w:left="0"/>
                                <w:rPr>
                                  <w:sz w:val="18"/>
                                  <w:szCs w:val="18"/>
                                </w:rPr>
                              </w:pPr>
                              <w:r>
                                <w:rPr>
                                  <w:sz w:val="18"/>
                                  <w:szCs w:val="18"/>
                                </w:rPr>
                                <w:t>DSA</w:t>
                              </w:r>
                            </w:p>
                          </w:tc>
                          <w:tc>
                            <w:tcPr>
                              <w:tcW w:w="540" w:type="dxa"/>
                            </w:tcPr>
                            <w:p w14:paraId="1DAAA08D" w14:textId="77777777" w:rsidR="00D6037F" w:rsidRDefault="00D6037F" w:rsidP="009C3EC7">
                              <w:pPr>
                                <w:pStyle w:val="body"/>
                                <w:ind w:left="0"/>
                                <w:rPr>
                                  <w:sz w:val="18"/>
                                  <w:szCs w:val="18"/>
                                </w:rPr>
                              </w:pPr>
                              <w:r>
                                <w:rPr>
                                  <w:sz w:val="18"/>
                                  <w:szCs w:val="18"/>
                                </w:rPr>
                                <w:t>ID</w:t>
                              </w:r>
                            </w:p>
                          </w:tc>
                          <w:tc>
                            <w:tcPr>
                              <w:tcW w:w="4142" w:type="dxa"/>
                            </w:tcPr>
                            <w:p w14:paraId="35DDFD64" w14:textId="77777777" w:rsidR="00D6037F" w:rsidRPr="002B7CB7" w:rsidRDefault="00D6037F" w:rsidP="009C3EC7">
                              <w:pPr>
                                <w:pStyle w:val="body"/>
                                <w:ind w:left="0"/>
                                <w:rPr>
                                  <w:sz w:val="16"/>
                                  <w:szCs w:val="16"/>
                                </w:rPr>
                              </w:pPr>
                              <w:r w:rsidRPr="002B7CB7">
                                <w:rPr>
                                  <w:sz w:val="16"/>
                                  <w:szCs w:val="16"/>
                                </w:rPr>
                                <w:t>D24174252B1DD243E0AAF903DE886ECA3FF38C973EAD6B81344F809200A3723900000000BB153866208721F15DC29FA2945266937096B2BAC1FB90EBDA943B2FFDAD2BDE0000000000000000</w:t>
                              </w:r>
                            </w:p>
                          </w:tc>
                        </w:tr>
                      </w:tbl>
                      <w:p w14:paraId="0736CFBD" w14:textId="77777777" w:rsidR="00D6037F" w:rsidRPr="007A2D49" w:rsidRDefault="00D6037F" w:rsidP="009C3EC7">
                        <w:pPr>
                          <w:pStyle w:val="body"/>
                          <w:ind w:left="0"/>
                          <w:rPr>
                            <w:sz w:val="18"/>
                            <w:szCs w:val="18"/>
                          </w:rPr>
                        </w:pPr>
                      </w:p>
                    </w:tc>
                  </w:tr>
                  <w:tr w:rsidR="00D6037F" w:rsidRPr="007A2D49" w14:paraId="6952BF39" w14:textId="77777777" w:rsidTr="002B7CB7">
                    <w:tc>
                      <w:tcPr>
                        <w:tcW w:w="1489" w:type="dxa"/>
                      </w:tcPr>
                      <w:p w14:paraId="20BEB0A4" w14:textId="77777777" w:rsidR="00D6037F" w:rsidRPr="007A2D49" w:rsidRDefault="00D6037F" w:rsidP="009C3EC7">
                        <w:pPr>
                          <w:pStyle w:val="body"/>
                          <w:ind w:left="0"/>
                          <w:rPr>
                            <w:sz w:val="18"/>
                            <w:szCs w:val="18"/>
                          </w:rPr>
                        </w:pPr>
                        <w:r w:rsidRPr="007A2D49">
                          <w:rPr>
                            <w:sz w:val="18"/>
                            <w:szCs w:val="18"/>
                          </w:rPr>
                          <w:t>allow</w:t>
                        </w:r>
                      </w:p>
                    </w:tc>
                    <w:tc>
                      <w:tcPr>
                        <w:tcW w:w="6145" w:type="dxa"/>
                      </w:tcPr>
                      <w:tbl>
                        <w:tblPr>
                          <w:tblStyle w:val="TableGridLight"/>
                          <w:tblW w:w="0" w:type="auto"/>
                          <w:tblLayout w:type="fixed"/>
                          <w:tblLook w:val="04A0" w:firstRow="1" w:lastRow="0" w:firstColumn="1" w:lastColumn="0" w:noHBand="0" w:noVBand="1"/>
                        </w:tblPr>
                        <w:tblGrid>
                          <w:gridCol w:w="607"/>
                          <w:gridCol w:w="4860"/>
                        </w:tblGrid>
                        <w:tr w:rsidR="00D6037F" w:rsidRPr="007A2D49" w14:paraId="4B42D82B" w14:textId="77777777" w:rsidTr="002B7CB7">
                          <w:tc>
                            <w:tcPr>
                              <w:tcW w:w="607" w:type="dxa"/>
                            </w:tcPr>
                            <w:p w14:paraId="4E8B43DE" w14:textId="77777777" w:rsidR="00D6037F" w:rsidRPr="007A2D49" w:rsidRDefault="00D6037F" w:rsidP="009C3EC7">
                              <w:pPr>
                                <w:pStyle w:val="body"/>
                                <w:ind w:left="0"/>
                                <w:rPr>
                                  <w:sz w:val="18"/>
                                  <w:szCs w:val="18"/>
                                </w:rPr>
                              </w:pPr>
                              <w:r>
                                <w:rPr>
                                  <w:sz w:val="18"/>
                                  <w:szCs w:val="18"/>
                                </w:rPr>
                                <w:t>ifn</w:t>
                              </w:r>
                            </w:p>
                          </w:tc>
                          <w:tc>
                            <w:tcPr>
                              <w:tcW w:w="4860" w:type="dxa"/>
                            </w:tcPr>
                            <w:p w14:paraId="4FB76FA4" w14:textId="77777777" w:rsidR="00D6037F" w:rsidRPr="007A2D49" w:rsidRDefault="00D6037F" w:rsidP="009C3EC7">
                              <w:pPr>
                                <w:pStyle w:val="body"/>
                                <w:ind w:left="0"/>
                                <w:rPr>
                                  <w:sz w:val="18"/>
                                  <w:szCs w:val="18"/>
                                </w:rPr>
                              </w:pPr>
                              <w:r>
                                <w:rPr>
                                  <w:sz w:val="18"/>
                                  <w:szCs w:val="18"/>
                                </w:rPr>
                                <w:t>Org.allseenalliance.control.ParentControl</w:t>
                              </w:r>
                            </w:p>
                          </w:tc>
                        </w:tr>
                      </w:tbl>
                      <w:p w14:paraId="5E6BD18C" w14:textId="77777777" w:rsidR="00D6037F" w:rsidRPr="007A2D49" w:rsidRDefault="00D6037F" w:rsidP="009C3EC7">
                        <w:pPr>
                          <w:pStyle w:val="body"/>
                          <w:ind w:left="0"/>
                          <w:rPr>
                            <w:sz w:val="18"/>
                            <w:szCs w:val="18"/>
                          </w:rPr>
                        </w:pPr>
                      </w:p>
                    </w:tc>
                  </w:tr>
                </w:tbl>
                <w:p w14:paraId="267EE5F8" w14:textId="77777777" w:rsidR="00D6037F" w:rsidRPr="007A2D49" w:rsidRDefault="00D6037F" w:rsidP="009C3EC7">
                  <w:pPr>
                    <w:pStyle w:val="body"/>
                    <w:ind w:left="0"/>
                    <w:rPr>
                      <w:sz w:val="18"/>
                      <w:szCs w:val="18"/>
                    </w:rPr>
                  </w:pPr>
                </w:p>
              </w:tc>
            </w:tr>
          </w:tbl>
          <w:p w14:paraId="29D18568" w14:textId="77777777" w:rsidR="00D6037F" w:rsidRPr="007A2D49" w:rsidRDefault="00D6037F" w:rsidP="009C3EC7">
            <w:pPr>
              <w:pStyle w:val="body"/>
              <w:ind w:left="0"/>
              <w:rPr>
                <w:sz w:val="18"/>
                <w:szCs w:val="18"/>
              </w:rPr>
            </w:pPr>
          </w:p>
        </w:tc>
      </w:tr>
    </w:tbl>
    <w:p w14:paraId="6AB6FBAD" w14:textId="77777777" w:rsidR="006A2AF2" w:rsidRDefault="006A2AF2" w:rsidP="002B7CB7">
      <w:pPr>
        <w:pStyle w:val="code"/>
        <w:ind w:left="0"/>
      </w:pPr>
    </w:p>
    <w:p w14:paraId="08E20786" w14:textId="77777777" w:rsidR="006A2AF2" w:rsidRDefault="006A2AF2" w:rsidP="006A2AF2">
      <w:pPr>
        <w:pStyle w:val="Heading4"/>
      </w:pPr>
      <w:r>
        <w:t>Sample a</w:t>
      </w:r>
      <w:r w:rsidRPr="00313B87">
        <w:t xml:space="preserve">uthorization </w:t>
      </w:r>
      <w:r>
        <w:t>data for creating an admin</w:t>
      </w:r>
    </w:p>
    <w:p w14:paraId="624753D4" w14:textId="77777777" w:rsidR="006A2AF2" w:rsidRDefault="006A2AF2" w:rsidP="006A2AF2">
      <w:pPr>
        <w:pStyle w:val="body"/>
      </w:pPr>
      <w:r>
        <w:t>This sample shows how to create an admin.</w:t>
      </w:r>
    </w:p>
    <w:p w14:paraId="6567D60A" w14:textId="77777777" w:rsidR="0098658A" w:rsidRDefault="0098658A" w:rsidP="006A2AF2">
      <w:pPr>
        <w:pStyle w:val="code"/>
      </w:pPr>
    </w:p>
    <w:tbl>
      <w:tblPr>
        <w:tblStyle w:val="TableGridLight"/>
        <w:tblW w:w="0" w:type="auto"/>
        <w:tblLayout w:type="fixed"/>
        <w:tblLook w:val="04A0" w:firstRow="1" w:lastRow="0" w:firstColumn="1" w:lastColumn="0" w:noHBand="0" w:noVBand="1"/>
      </w:tblPr>
      <w:tblGrid>
        <w:gridCol w:w="1458"/>
        <w:gridCol w:w="8118"/>
      </w:tblGrid>
      <w:tr w:rsidR="0098658A" w:rsidRPr="007A2D49" w14:paraId="03ABDCAE" w14:textId="77777777" w:rsidTr="0098658A">
        <w:tc>
          <w:tcPr>
            <w:tcW w:w="1458" w:type="dxa"/>
          </w:tcPr>
          <w:p w14:paraId="5B8B184B" w14:textId="77777777" w:rsidR="0098658A" w:rsidRPr="007A2D49" w:rsidRDefault="0098658A" w:rsidP="009C3EC7">
            <w:pPr>
              <w:pStyle w:val="body"/>
              <w:ind w:left="0"/>
              <w:rPr>
                <w:sz w:val="18"/>
                <w:szCs w:val="18"/>
              </w:rPr>
            </w:pPr>
            <w:r w:rsidRPr="007A2D49">
              <w:rPr>
                <w:sz w:val="18"/>
                <w:szCs w:val="18"/>
              </w:rPr>
              <w:t>version</w:t>
            </w:r>
          </w:p>
        </w:tc>
        <w:tc>
          <w:tcPr>
            <w:tcW w:w="8118" w:type="dxa"/>
          </w:tcPr>
          <w:p w14:paraId="022FED36" w14:textId="77777777" w:rsidR="0098658A" w:rsidRPr="007A2D49" w:rsidRDefault="00AC6BEE" w:rsidP="009C3EC7">
            <w:pPr>
              <w:pStyle w:val="body"/>
              <w:ind w:left="0"/>
              <w:rPr>
                <w:sz w:val="18"/>
                <w:szCs w:val="18"/>
              </w:rPr>
            </w:pPr>
            <w:ins w:id="1613" w:author="Author" w:date="2014-09-04T09:26:00Z">
              <w:r>
                <w:rPr>
                  <w:sz w:val="18"/>
                  <w:szCs w:val="18"/>
                </w:rPr>
                <w:t>1</w:t>
              </w:r>
            </w:ins>
            <w:del w:id="1614" w:author="Author" w:date="2014-09-04T09:26:00Z">
              <w:r w:rsidR="0098658A" w:rsidDel="00AC6BEE">
                <w:rPr>
                  <w:sz w:val="18"/>
                  <w:szCs w:val="18"/>
                </w:rPr>
                <w:delText>435</w:delText>
              </w:r>
            </w:del>
          </w:p>
        </w:tc>
      </w:tr>
      <w:tr w:rsidR="00AC6BEE" w:rsidRPr="007A2D49" w14:paraId="0F72885C" w14:textId="77777777" w:rsidTr="0098658A">
        <w:trPr>
          <w:ins w:id="1615" w:author="Author" w:date="2014-09-04T09:26:00Z"/>
        </w:trPr>
        <w:tc>
          <w:tcPr>
            <w:tcW w:w="1458" w:type="dxa"/>
          </w:tcPr>
          <w:p w14:paraId="733DAB32" w14:textId="77777777" w:rsidR="00AC6BEE" w:rsidRPr="007A2D49" w:rsidRDefault="00AC6BEE" w:rsidP="009C3EC7">
            <w:pPr>
              <w:pStyle w:val="body"/>
              <w:ind w:left="0"/>
              <w:rPr>
                <w:ins w:id="1616" w:author="Author" w:date="2014-09-04T09:26:00Z"/>
                <w:sz w:val="18"/>
                <w:szCs w:val="18"/>
              </w:rPr>
            </w:pPr>
            <w:ins w:id="1617" w:author="Author" w:date="2014-09-04T09:26:00Z">
              <w:r>
                <w:rPr>
                  <w:sz w:val="18"/>
                  <w:szCs w:val="18"/>
                </w:rPr>
                <w:t>serialNumber</w:t>
              </w:r>
            </w:ins>
          </w:p>
        </w:tc>
        <w:tc>
          <w:tcPr>
            <w:tcW w:w="8118" w:type="dxa"/>
          </w:tcPr>
          <w:p w14:paraId="1FDD7F8A" w14:textId="77777777" w:rsidR="00AC6BEE" w:rsidRDefault="00AC6BEE" w:rsidP="009C3EC7">
            <w:pPr>
              <w:pStyle w:val="body"/>
              <w:ind w:left="0"/>
              <w:rPr>
                <w:ins w:id="1618" w:author="Author" w:date="2014-09-04T09:26:00Z"/>
                <w:sz w:val="18"/>
                <w:szCs w:val="18"/>
              </w:rPr>
            </w:pPr>
            <w:ins w:id="1619" w:author="Author" w:date="2014-09-04T09:26:00Z">
              <w:r>
                <w:rPr>
                  <w:sz w:val="18"/>
                  <w:szCs w:val="18"/>
                </w:rPr>
                <w:t>798372732</w:t>
              </w:r>
            </w:ins>
          </w:p>
        </w:tc>
      </w:tr>
      <w:tr w:rsidR="0098658A" w:rsidRPr="007A2D49" w14:paraId="62914C5E" w14:textId="77777777" w:rsidTr="0098658A">
        <w:tc>
          <w:tcPr>
            <w:tcW w:w="1458" w:type="dxa"/>
          </w:tcPr>
          <w:p w14:paraId="37E5DFE1" w14:textId="77777777" w:rsidR="0098658A" w:rsidRPr="007A2D49" w:rsidRDefault="0098658A" w:rsidP="009C3EC7">
            <w:pPr>
              <w:pStyle w:val="body"/>
              <w:ind w:left="0"/>
              <w:rPr>
                <w:sz w:val="18"/>
                <w:szCs w:val="18"/>
              </w:rPr>
            </w:pPr>
            <w:r>
              <w:rPr>
                <w:sz w:val="18"/>
                <w:szCs w:val="18"/>
              </w:rPr>
              <w:t>admin</w:t>
            </w:r>
          </w:p>
        </w:tc>
        <w:tc>
          <w:tcPr>
            <w:tcW w:w="8118" w:type="dxa"/>
          </w:tcPr>
          <w:tbl>
            <w:tblPr>
              <w:tblStyle w:val="TableContemporary"/>
              <w:tblW w:w="0" w:type="auto"/>
              <w:tblLayout w:type="fixed"/>
              <w:tblLook w:val="04A0" w:firstRow="1" w:lastRow="0" w:firstColumn="1" w:lastColumn="0" w:noHBand="0" w:noVBand="1"/>
            </w:tblPr>
            <w:tblGrid>
              <w:gridCol w:w="7860"/>
            </w:tblGrid>
            <w:tr w:rsidR="0098658A" w:rsidRPr="007A2D49" w14:paraId="18ECD42B" w14:textId="77777777" w:rsidTr="009C3EC7">
              <w:trPr>
                <w:cnfStyle w:val="100000000000" w:firstRow="1" w:lastRow="0" w:firstColumn="0" w:lastColumn="0" w:oddVBand="0" w:evenVBand="0" w:oddHBand="0" w:evenHBand="0" w:firstRowFirstColumn="0" w:firstRowLastColumn="0" w:lastRowFirstColumn="0" w:lastRowLastColumn="0"/>
              </w:trPr>
              <w:tc>
                <w:tcPr>
                  <w:tcW w:w="7860" w:type="dxa"/>
                </w:tcPr>
                <w:tbl>
                  <w:tblPr>
                    <w:tblStyle w:val="TableGridLight"/>
                    <w:tblW w:w="0" w:type="auto"/>
                    <w:tblLayout w:type="fixed"/>
                    <w:tblLook w:val="04A0" w:firstRow="1" w:lastRow="0" w:firstColumn="1" w:lastColumn="0" w:noHBand="0" w:noVBand="1"/>
                  </w:tblPr>
                  <w:tblGrid>
                    <w:gridCol w:w="1489"/>
                    <w:gridCol w:w="6145"/>
                  </w:tblGrid>
                  <w:tr w:rsidR="0098658A" w:rsidRPr="007A2D49" w14:paraId="1C6D645D" w14:textId="77777777" w:rsidTr="009C3EC7">
                    <w:tc>
                      <w:tcPr>
                        <w:tcW w:w="1489" w:type="dxa"/>
                      </w:tcPr>
                      <w:p w14:paraId="08CA85E5" w14:textId="77777777" w:rsidR="0098658A" w:rsidRPr="007A2D49" w:rsidRDefault="0098658A" w:rsidP="009C3EC7">
                        <w:pPr>
                          <w:pStyle w:val="body"/>
                          <w:ind w:left="0"/>
                          <w:rPr>
                            <w:sz w:val="18"/>
                            <w:szCs w:val="18"/>
                          </w:rPr>
                        </w:pPr>
                        <w:r w:rsidRPr="007A2D49">
                          <w:rPr>
                            <w:sz w:val="18"/>
                            <w:szCs w:val="18"/>
                          </w:rPr>
                          <w:t>peer</w:t>
                        </w:r>
                      </w:p>
                    </w:tc>
                    <w:tc>
                      <w:tcPr>
                        <w:tcW w:w="6145" w:type="dxa"/>
                      </w:tcPr>
                      <w:tbl>
                        <w:tblPr>
                          <w:tblStyle w:val="TableGridLight"/>
                          <w:tblW w:w="0" w:type="auto"/>
                          <w:tblLayout w:type="fixed"/>
                          <w:tblLook w:val="04A0" w:firstRow="1" w:lastRow="0" w:firstColumn="1" w:lastColumn="0" w:noHBand="0" w:noVBand="1"/>
                        </w:tblPr>
                        <w:tblGrid>
                          <w:gridCol w:w="607"/>
                          <w:gridCol w:w="630"/>
                          <w:gridCol w:w="540"/>
                          <w:gridCol w:w="4142"/>
                        </w:tblGrid>
                        <w:tr w:rsidR="0098658A" w:rsidRPr="007A2D49" w14:paraId="6850F85B" w14:textId="77777777" w:rsidTr="009C3EC7">
                          <w:tc>
                            <w:tcPr>
                              <w:tcW w:w="607" w:type="dxa"/>
                            </w:tcPr>
                            <w:p w14:paraId="5C7F5CC9" w14:textId="77777777" w:rsidR="0098658A" w:rsidRPr="007A2D49" w:rsidRDefault="0098658A" w:rsidP="009C3EC7">
                              <w:pPr>
                                <w:pStyle w:val="body"/>
                                <w:ind w:left="0"/>
                                <w:rPr>
                                  <w:sz w:val="18"/>
                                  <w:szCs w:val="18"/>
                                </w:rPr>
                              </w:pPr>
                              <w:r w:rsidRPr="007A2D49">
                                <w:rPr>
                                  <w:sz w:val="18"/>
                                  <w:szCs w:val="18"/>
                                </w:rPr>
                                <w:t>type</w:t>
                              </w:r>
                            </w:p>
                          </w:tc>
                          <w:tc>
                            <w:tcPr>
                              <w:tcW w:w="630" w:type="dxa"/>
                            </w:tcPr>
                            <w:p w14:paraId="1D176682" w14:textId="77777777" w:rsidR="0098658A" w:rsidRPr="007A2D49" w:rsidRDefault="0098658A" w:rsidP="009C3EC7">
                              <w:pPr>
                                <w:pStyle w:val="body"/>
                                <w:ind w:left="0"/>
                                <w:rPr>
                                  <w:sz w:val="18"/>
                                  <w:szCs w:val="18"/>
                                </w:rPr>
                              </w:pPr>
                              <w:r>
                                <w:rPr>
                                  <w:sz w:val="18"/>
                                  <w:szCs w:val="18"/>
                                </w:rPr>
                                <w:t>DSA</w:t>
                              </w:r>
                            </w:p>
                          </w:tc>
                          <w:tc>
                            <w:tcPr>
                              <w:tcW w:w="540" w:type="dxa"/>
                            </w:tcPr>
                            <w:p w14:paraId="25C45AC0" w14:textId="77777777" w:rsidR="0098658A" w:rsidRDefault="0098658A" w:rsidP="009C3EC7">
                              <w:pPr>
                                <w:pStyle w:val="body"/>
                                <w:ind w:left="0"/>
                                <w:rPr>
                                  <w:sz w:val="18"/>
                                  <w:szCs w:val="18"/>
                                </w:rPr>
                              </w:pPr>
                              <w:r>
                                <w:rPr>
                                  <w:sz w:val="18"/>
                                  <w:szCs w:val="18"/>
                                </w:rPr>
                                <w:t>ID</w:t>
                              </w:r>
                            </w:p>
                          </w:tc>
                          <w:tc>
                            <w:tcPr>
                              <w:tcW w:w="4142" w:type="dxa"/>
                            </w:tcPr>
                            <w:p w14:paraId="78DA4333" w14:textId="77777777" w:rsidR="0098658A" w:rsidRPr="007A2D49" w:rsidRDefault="0098658A" w:rsidP="009C3EC7">
                              <w:pPr>
                                <w:pStyle w:val="body"/>
                                <w:ind w:left="0"/>
                                <w:rPr>
                                  <w:sz w:val="16"/>
                                  <w:szCs w:val="16"/>
                                </w:rPr>
                              </w:pPr>
                              <w:r w:rsidRPr="007A2D49">
                                <w:rPr>
                                  <w:sz w:val="16"/>
                                  <w:szCs w:val="16"/>
                                </w:rPr>
                                <w:t>D24174252B1DD243E0AAF903DE886ECA3FF38C97</w:t>
                              </w:r>
                              <w:r w:rsidRPr="007A2D49">
                                <w:rPr>
                                  <w:sz w:val="16"/>
                                  <w:szCs w:val="16"/>
                                </w:rPr>
                                <w:lastRenderedPageBreak/>
                                <w:t>3EAD6B81344F809200A3723900000000BB153866208721F15DC29FA2945266937096B2BAC1FB90EBDA943B2FFDAD2BDE0000000000000000</w:t>
                              </w:r>
                            </w:p>
                          </w:tc>
                        </w:tr>
                      </w:tbl>
                      <w:p w14:paraId="0554AC94" w14:textId="77777777" w:rsidR="0098658A" w:rsidRPr="007A2D49" w:rsidRDefault="0098658A" w:rsidP="009C3EC7">
                        <w:pPr>
                          <w:pStyle w:val="body"/>
                          <w:ind w:left="0"/>
                          <w:rPr>
                            <w:sz w:val="18"/>
                            <w:szCs w:val="18"/>
                          </w:rPr>
                        </w:pPr>
                      </w:p>
                    </w:tc>
                  </w:tr>
                </w:tbl>
                <w:p w14:paraId="2BAFF8E9" w14:textId="77777777" w:rsidR="0098658A" w:rsidRPr="007A2D49" w:rsidRDefault="0098658A" w:rsidP="009C3EC7">
                  <w:pPr>
                    <w:pStyle w:val="body"/>
                    <w:ind w:left="0"/>
                    <w:rPr>
                      <w:sz w:val="18"/>
                      <w:szCs w:val="18"/>
                    </w:rPr>
                  </w:pPr>
                </w:p>
              </w:tc>
            </w:tr>
          </w:tbl>
          <w:p w14:paraId="50944113" w14:textId="77777777" w:rsidR="0098658A" w:rsidRPr="007A2D49" w:rsidRDefault="0098658A" w:rsidP="009C3EC7">
            <w:pPr>
              <w:pStyle w:val="body"/>
              <w:ind w:left="0"/>
              <w:rPr>
                <w:sz w:val="18"/>
                <w:szCs w:val="18"/>
              </w:rPr>
            </w:pPr>
          </w:p>
        </w:tc>
      </w:tr>
    </w:tbl>
    <w:p w14:paraId="7B2BA383" w14:textId="77777777" w:rsidR="0098658A" w:rsidRDefault="0098658A" w:rsidP="006A2AF2">
      <w:pPr>
        <w:pStyle w:val="code"/>
      </w:pPr>
    </w:p>
    <w:p w14:paraId="542CD1F9" w14:textId="77777777" w:rsidR="006A2AF2" w:rsidRDefault="006A2AF2" w:rsidP="00E37DF9">
      <w:pPr>
        <w:pStyle w:val="code"/>
      </w:pPr>
    </w:p>
    <w:p w14:paraId="5680212F" w14:textId="77777777" w:rsidR="001C4402" w:rsidRDefault="00040EBF" w:rsidP="00373FF5">
      <w:pPr>
        <w:pStyle w:val="Heading3"/>
      </w:pPr>
      <w:bookmarkStart w:id="1620" w:name="_Ref397602622"/>
      <w:bookmarkStart w:id="1621" w:name="_Toc397675099"/>
      <w:r>
        <w:t>Policy Templates</w:t>
      </w:r>
      <w:bookmarkEnd w:id="1620"/>
      <w:bookmarkEnd w:id="1621"/>
      <w:del w:id="1622" w:author="Author" w:date="2014-09-04T09:26:00Z">
        <w:r w:rsidR="005515FF" w:rsidDel="00AC6BEE">
          <w:delText xml:space="preserve"> (Work-In-Progress)</w:delText>
        </w:r>
      </w:del>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0B9C8D1E" w14:textId="77777777" w:rsidR="008329EF" w:rsidDel="00AC6BEE" w:rsidRDefault="008329EF" w:rsidP="00373FF5">
      <w:pPr>
        <w:pStyle w:val="body"/>
        <w:numPr>
          <w:ilvl w:val="0"/>
          <w:numId w:val="76"/>
        </w:numPr>
        <w:rPr>
          <w:del w:id="1623" w:author="Author" w:date="2014-09-04T09:26:00Z"/>
        </w:rPr>
      </w:pPr>
      <w:del w:id="1624" w:author="Author" w:date="2014-09-04T09:26:00Z">
        <w:r w:rsidDel="00AC6BEE">
          <w:delText>Template name</w:delText>
        </w:r>
      </w:del>
    </w:p>
    <w:p w14:paraId="0FDE6ADA" w14:textId="77777777" w:rsidR="008329EF" w:rsidDel="00AC6BEE" w:rsidRDefault="008329EF" w:rsidP="00373FF5">
      <w:pPr>
        <w:pStyle w:val="body"/>
        <w:numPr>
          <w:ilvl w:val="0"/>
          <w:numId w:val="76"/>
        </w:numPr>
        <w:rPr>
          <w:del w:id="1625" w:author="Author" w:date="2014-09-04T09:26:00Z"/>
        </w:rPr>
      </w:pPr>
      <w:del w:id="1626" w:author="Author" w:date="2014-09-04T09:26:00Z">
        <w:r w:rsidDel="00AC6BEE">
          <w:delText>Description</w:delText>
        </w:r>
      </w:del>
    </w:p>
    <w:p w14:paraId="62B5F473" w14:textId="77777777" w:rsidR="00040EBF" w:rsidRDefault="00AC6BEE" w:rsidP="00373FF5">
      <w:pPr>
        <w:pStyle w:val="body"/>
        <w:numPr>
          <w:ilvl w:val="0"/>
          <w:numId w:val="76"/>
        </w:numPr>
        <w:rPr>
          <w:ins w:id="1627" w:author="Author" w:date="2014-09-04T09:28:00Z"/>
        </w:rPr>
      </w:pPr>
      <w:ins w:id="1628" w:author="Author" w:date="2014-09-04T09:28:00Z">
        <w:r>
          <w:t>Specification version number</w:t>
        </w:r>
      </w:ins>
      <w:del w:id="1629" w:author="Author" w:date="2014-09-04T09:28:00Z">
        <w:r w:rsidR="008329EF" w:rsidDel="00AC6BEE">
          <w:delText>List of permission rules</w:delText>
        </w:r>
      </w:del>
    </w:p>
    <w:p w14:paraId="796FD603" w14:textId="77777777" w:rsidR="00AC6BEE" w:rsidRDefault="00AC6BEE" w:rsidP="00373FF5">
      <w:pPr>
        <w:pStyle w:val="body"/>
        <w:numPr>
          <w:ilvl w:val="0"/>
          <w:numId w:val="76"/>
        </w:numPr>
      </w:pPr>
      <w:ins w:id="1630" w:author="Author" w:date="2014-09-04T09:28:00Z">
        <w:r>
          <w:t>List of permission rules</w:t>
        </w:r>
      </w:ins>
    </w:p>
    <w:p w14:paraId="5272230E" w14:textId="77777777" w:rsidR="0076532B" w:rsidRDefault="0076532B" w:rsidP="00373FF5">
      <w:pPr>
        <w:pStyle w:val="Heading4"/>
      </w:pPr>
      <w:r>
        <w:t>Example of a Policy Template</w:t>
      </w:r>
    </w:p>
    <w:p w14:paraId="7FB7B490" w14:textId="77777777" w:rsidR="00DF747A" w:rsidRDefault="00DF747A" w:rsidP="00373FF5">
      <w:pPr>
        <w:pStyle w:val="body"/>
      </w:pPr>
      <w:r>
        <w:t>This example shows an example of a policy template provided by a TV application:</w:t>
      </w:r>
    </w:p>
    <w:p w14:paraId="4596E868" w14:textId="77777777" w:rsidR="0098658A" w:rsidRDefault="0098658A" w:rsidP="00DF747A">
      <w:pPr>
        <w:pStyle w:val="code"/>
      </w:pPr>
    </w:p>
    <w:tbl>
      <w:tblPr>
        <w:tblStyle w:val="TableGridLight"/>
        <w:tblW w:w="0" w:type="auto"/>
        <w:tblLook w:val="04A0" w:firstRow="1" w:lastRow="0" w:firstColumn="1" w:lastColumn="0" w:noHBand="0" w:noVBand="1"/>
      </w:tblPr>
      <w:tblGrid>
        <w:gridCol w:w="1445"/>
        <w:gridCol w:w="8131"/>
      </w:tblGrid>
      <w:tr w:rsidR="0098658A" w:rsidRPr="007A2D49" w14:paraId="63FBDA95" w14:textId="77777777" w:rsidTr="009C3EC7">
        <w:tc>
          <w:tcPr>
            <w:tcW w:w="1445" w:type="dxa"/>
          </w:tcPr>
          <w:p w14:paraId="495EAD6E" w14:textId="77777777" w:rsidR="0098658A" w:rsidRPr="007A2D49" w:rsidRDefault="00AC6BEE" w:rsidP="009C3EC7">
            <w:pPr>
              <w:pStyle w:val="body"/>
              <w:ind w:left="0"/>
              <w:rPr>
                <w:sz w:val="18"/>
                <w:szCs w:val="18"/>
              </w:rPr>
            </w:pPr>
            <w:ins w:id="1631" w:author="Author" w:date="2014-09-04T09:27:00Z">
              <w:r>
                <w:rPr>
                  <w:sz w:val="18"/>
                  <w:szCs w:val="18"/>
                </w:rPr>
                <w:t>version</w:t>
              </w:r>
            </w:ins>
            <w:del w:id="1632" w:author="Author" w:date="2014-09-04T09:27:00Z">
              <w:r w:rsidR="0098658A" w:rsidDel="00AC6BEE">
                <w:rPr>
                  <w:sz w:val="18"/>
                  <w:szCs w:val="18"/>
                </w:rPr>
                <w:delText>name</w:delText>
              </w:r>
            </w:del>
          </w:p>
        </w:tc>
        <w:tc>
          <w:tcPr>
            <w:tcW w:w="8131" w:type="dxa"/>
          </w:tcPr>
          <w:p w14:paraId="50303205" w14:textId="77777777" w:rsidR="0098658A" w:rsidRPr="007A2D49" w:rsidRDefault="00AC6BEE" w:rsidP="009C3EC7">
            <w:pPr>
              <w:pStyle w:val="body"/>
              <w:ind w:left="0"/>
              <w:rPr>
                <w:sz w:val="18"/>
                <w:szCs w:val="18"/>
              </w:rPr>
            </w:pPr>
            <w:ins w:id="1633" w:author="Author" w:date="2014-09-04T09:27:00Z">
              <w:r>
                <w:rPr>
                  <w:sz w:val="18"/>
                  <w:szCs w:val="18"/>
                </w:rPr>
                <w:t>1</w:t>
              </w:r>
            </w:ins>
            <w:del w:id="1634" w:author="Author" w:date="2014-09-04T09:27:00Z">
              <w:r w:rsidR="0098658A" w:rsidDel="00AC6BEE">
                <w:rPr>
                  <w:sz w:val="18"/>
                  <w:szCs w:val="18"/>
                </w:rPr>
                <w:delText>Regular</w:delText>
              </w:r>
            </w:del>
          </w:p>
        </w:tc>
      </w:tr>
      <w:tr w:rsidR="0098658A" w:rsidRPr="007A2D49" w:rsidDel="00AC6BEE" w14:paraId="0FA32BEE" w14:textId="77777777" w:rsidTr="009C3EC7">
        <w:trPr>
          <w:del w:id="1635" w:author="Author" w:date="2014-09-04T09:28:00Z"/>
        </w:trPr>
        <w:tc>
          <w:tcPr>
            <w:tcW w:w="1445" w:type="dxa"/>
          </w:tcPr>
          <w:p w14:paraId="4FFD6E21" w14:textId="77777777" w:rsidR="0098658A" w:rsidDel="00AC6BEE" w:rsidRDefault="0098658A" w:rsidP="009C3EC7">
            <w:pPr>
              <w:pStyle w:val="body"/>
              <w:ind w:left="0"/>
              <w:rPr>
                <w:del w:id="1636" w:author="Author" w:date="2014-09-04T09:28:00Z"/>
                <w:sz w:val="18"/>
                <w:szCs w:val="18"/>
              </w:rPr>
            </w:pPr>
            <w:del w:id="1637" w:author="Author" w:date="2014-09-04T09:28:00Z">
              <w:r w:rsidDel="00AC6BEE">
                <w:rPr>
                  <w:sz w:val="18"/>
                  <w:szCs w:val="18"/>
                </w:rPr>
                <w:delText>desc</w:delText>
              </w:r>
            </w:del>
          </w:p>
        </w:tc>
        <w:tc>
          <w:tcPr>
            <w:tcW w:w="8131" w:type="dxa"/>
          </w:tcPr>
          <w:p w14:paraId="4876C653" w14:textId="77777777" w:rsidR="0098658A" w:rsidDel="00AC6BEE" w:rsidRDefault="0098658A" w:rsidP="009C3EC7">
            <w:pPr>
              <w:pStyle w:val="body"/>
              <w:ind w:left="0"/>
              <w:rPr>
                <w:del w:id="1638" w:author="Author" w:date="2014-09-04T09:28:00Z"/>
                <w:sz w:val="18"/>
                <w:szCs w:val="18"/>
              </w:rPr>
            </w:pPr>
            <w:del w:id="1639" w:author="Author" w:date="2014-09-04T09:28:00Z">
              <w:r w:rsidDel="00AC6BEE">
                <w:rPr>
                  <w:sz w:val="18"/>
                  <w:szCs w:val="18"/>
                </w:rPr>
                <w:delText>Regular access</w:delText>
              </w:r>
            </w:del>
          </w:p>
        </w:tc>
      </w:tr>
      <w:tr w:rsidR="0098658A" w:rsidRPr="007A2D49" w14:paraId="670B8EF5" w14:textId="77777777" w:rsidTr="009C3EC7">
        <w:tc>
          <w:tcPr>
            <w:tcW w:w="1445" w:type="dxa"/>
          </w:tcPr>
          <w:p w14:paraId="01D911C5" w14:textId="77777777" w:rsidR="0098658A" w:rsidRPr="007A2D49" w:rsidRDefault="0098658A" w:rsidP="009C3EC7">
            <w:pPr>
              <w:pStyle w:val="body"/>
              <w:ind w:left="0"/>
              <w:rPr>
                <w:sz w:val="18"/>
                <w:szCs w:val="18"/>
              </w:rPr>
            </w:pPr>
            <w:r w:rsidRPr="007A2D49">
              <w:rPr>
                <w:sz w:val="18"/>
                <w:szCs w:val="18"/>
              </w:rPr>
              <w:t>provider</w:t>
            </w:r>
          </w:p>
        </w:tc>
        <w:tc>
          <w:tcPr>
            <w:tcW w:w="8131" w:type="dxa"/>
          </w:tcPr>
          <w:tbl>
            <w:tblPr>
              <w:tblStyle w:val="TableContemporary"/>
              <w:tblW w:w="0" w:type="auto"/>
              <w:tblLook w:val="04A0" w:firstRow="1" w:lastRow="0" w:firstColumn="1" w:lastColumn="0" w:noHBand="0" w:noVBand="1"/>
            </w:tblPr>
            <w:tblGrid>
              <w:gridCol w:w="7915"/>
            </w:tblGrid>
            <w:tr w:rsidR="0098658A" w:rsidRPr="007A2D49" w14:paraId="35C48DE1" w14:textId="77777777" w:rsidTr="002B7CB7">
              <w:trPr>
                <w:cnfStyle w:val="100000000000" w:firstRow="1" w:lastRow="0" w:firstColumn="0" w:lastColumn="0" w:oddVBand="0" w:evenVBand="0" w:oddHBand="0" w:evenHBand="0" w:firstRowFirstColumn="0" w:firstRowLastColumn="0" w:lastRowFirstColumn="0" w:lastRowLastColumn="0"/>
              </w:trPr>
              <w:tc>
                <w:tcPr>
                  <w:tcW w:w="7915" w:type="dxa"/>
                  <w:shd w:val="pct5" w:color="000000" w:fill="FFFFFF"/>
                </w:tcPr>
                <w:tbl>
                  <w:tblPr>
                    <w:tblStyle w:val="TableGridLight"/>
                    <w:tblW w:w="0" w:type="auto"/>
                    <w:tblLook w:val="04A0" w:firstRow="1" w:lastRow="0" w:firstColumn="1" w:lastColumn="0" w:noHBand="0" w:noVBand="1"/>
                  </w:tblPr>
                  <w:tblGrid>
                    <w:gridCol w:w="627"/>
                    <w:gridCol w:w="7062"/>
                  </w:tblGrid>
                  <w:tr w:rsidR="0098658A" w:rsidRPr="007A2D49" w14:paraId="05146E91" w14:textId="77777777" w:rsidTr="002B7CB7">
                    <w:tc>
                      <w:tcPr>
                        <w:tcW w:w="627" w:type="dxa"/>
                      </w:tcPr>
                      <w:p w14:paraId="7F8B70E7" w14:textId="77777777" w:rsidR="0098658A" w:rsidRPr="007A2D49" w:rsidRDefault="0098658A" w:rsidP="009C3EC7">
                        <w:pPr>
                          <w:pStyle w:val="body"/>
                          <w:ind w:left="0"/>
                          <w:rPr>
                            <w:sz w:val="18"/>
                            <w:szCs w:val="18"/>
                          </w:rPr>
                        </w:pPr>
                        <w:r w:rsidRPr="007A2D49">
                          <w:rPr>
                            <w:sz w:val="18"/>
                            <w:szCs w:val="18"/>
                          </w:rPr>
                          <w:t>allow</w:t>
                        </w:r>
                      </w:p>
                    </w:tc>
                    <w:tc>
                      <w:tcPr>
                        <w:tcW w:w="7062" w:type="dxa"/>
                      </w:tcPr>
                      <w:tbl>
                        <w:tblPr>
                          <w:tblStyle w:val="TableGridLight"/>
                          <w:tblW w:w="0" w:type="auto"/>
                          <w:tblLook w:val="04A0" w:firstRow="1" w:lastRow="0" w:firstColumn="1" w:lastColumn="0" w:noHBand="0" w:noVBand="1"/>
                        </w:tblPr>
                        <w:tblGrid>
                          <w:gridCol w:w="407"/>
                          <w:gridCol w:w="2958"/>
                          <w:gridCol w:w="526"/>
                          <w:gridCol w:w="887"/>
                          <w:gridCol w:w="557"/>
                          <w:gridCol w:w="337"/>
                          <w:gridCol w:w="637"/>
                          <w:gridCol w:w="527"/>
                        </w:tblGrid>
                        <w:tr w:rsidR="0098658A" w:rsidRPr="007A2D49" w14:paraId="59104A43" w14:textId="77777777" w:rsidTr="009C3EC7">
                          <w:tc>
                            <w:tcPr>
                              <w:tcW w:w="439" w:type="dxa"/>
                            </w:tcPr>
                            <w:p w14:paraId="237752EC" w14:textId="77777777" w:rsidR="0098658A" w:rsidRPr="007A2D49" w:rsidRDefault="0098658A" w:rsidP="009C3EC7">
                              <w:pPr>
                                <w:pStyle w:val="body"/>
                                <w:ind w:left="0"/>
                                <w:rPr>
                                  <w:sz w:val="18"/>
                                  <w:szCs w:val="18"/>
                                </w:rPr>
                              </w:pPr>
                              <w:r>
                                <w:rPr>
                                  <w:sz w:val="18"/>
                                  <w:szCs w:val="18"/>
                                </w:rPr>
                                <w:t>ifn</w:t>
                              </w:r>
                            </w:p>
                          </w:tc>
                          <w:tc>
                            <w:tcPr>
                              <w:tcW w:w="2996" w:type="dxa"/>
                            </w:tcPr>
                            <w:p w14:paraId="33B4DBA9" w14:textId="77777777" w:rsidR="0098658A" w:rsidRPr="007A2D49" w:rsidRDefault="0098658A" w:rsidP="009C3EC7">
                              <w:pPr>
                                <w:pStyle w:val="body"/>
                                <w:ind w:left="0"/>
                                <w:rPr>
                                  <w:sz w:val="18"/>
                                  <w:szCs w:val="18"/>
                                </w:rPr>
                              </w:pPr>
                              <w:r w:rsidRPr="007A2D49">
                                <w:rPr>
                                  <w:sz w:val="18"/>
                                  <w:szCs w:val="18"/>
                                </w:rPr>
                                <w:t>org.allseenalliance.control.OnOff</w:t>
                              </w:r>
                            </w:p>
                          </w:tc>
                          <w:tc>
                            <w:tcPr>
                              <w:tcW w:w="581" w:type="dxa"/>
                            </w:tcPr>
                            <w:p w14:paraId="3C5BB783" w14:textId="77777777" w:rsidR="0098658A" w:rsidRPr="007A2D49" w:rsidRDefault="0098658A" w:rsidP="009C3EC7">
                              <w:pPr>
                                <w:pStyle w:val="body"/>
                                <w:ind w:left="0"/>
                                <w:rPr>
                                  <w:sz w:val="18"/>
                                  <w:szCs w:val="18"/>
                                </w:rPr>
                              </w:pPr>
                            </w:p>
                          </w:tc>
                          <w:tc>
                            <w:tcPr>
                              <w:tcW w:w="1006" w:type="dxa"/>
                            </w:tcPr>
                            <w:p w14:paraId="259C039E" w14:textId="77777777" w:rsidR="0098658A" w:rsidRPr="007A2D49" w:rsidRDefault="0098658A" w:rsidP="009C3EC7">
                              <w:pPr>
                                <w:pStyle w:val="body"/>
                                <w:ind w:left="0"/>
                                <w:rPr>
                                  <w:sz w:val="18"/>
                                  <w:szCs w:val="18"/>
                                </w:rPr>
                              </w:pPr>
                            </w:p>
                          </w:tc>
                          <w:tc>
                            <w:tcPr>
                              <w:tcW w:w="617" w:type="dxa"/>
                            </w:tcPr>
                            <w:p w14:paraId="6D4394DE" w14:textId="77777777" w:rsidR="0098658A" w:rsidRPr="007A2D49" w:rsidRDefault="0098658A" w:rsidP="009C3EC7">
                              <w:pPr>
                                <w:pStyle w:val="body"/>
                                <w:ind w:left="0"/>
                                <w:rPr>
                                  <w:sz w:val="18"/>
                                  <w:szCs w:val="18"/>
                                </w:rPr>
                              </w:pPr>
                            </w:p>
                          </w:tc>
                          <w:tc>
                            <w:tcPr>
                              <w:tcW w:w="358" w:type="dxa"/>
                            </w:tcPr>
                            <w:p w14:paraId="54B30BFF" w14:textId="77777777" w:rsidR="0098658A" w:rsidRPr="007A2D49" w:rsidRDefault="0098658A" w:rsidP="009C3EC7">
                              <w:pPr>
                                <w:pStyle w:val="body"/>
                                <w:ind w:left="0"/>
                                <w:rPr>
                                  <w:sz w:val="18"/>
                                  <w:szCs w:val="18"/>
                                </w:rPr>
                              </w:pPr>
                            </w:p>
                          </w:tc>
                          <w:tc>
                            <w:tcPr>
                              <w:tcW w:w="711" w:type="dxa"/>
                            </w:tcPr>
                            <w:p w14:paraId="73E01F82" w14:textId="77777777" w:rsidR="0098658A" w:rsidRPr="007A2D49" w:rsidRDefault="0098658A" w:rsidP="009C3EC7">
                              <w:pPr>
                                <w:pStyle w:val="body"/>
                                <w:ind w:left="0"/>
                                <w:rPr>
                                  <w:sz w:val="18"/>
                                  <w:szCs w:val="18"/>
                                </w:rPr>
                              </w:pPr>
                            </w:p>
                          </w:tc>
                          <w:tc>
                            <w:tcPr>
                              <w:tcW w:w="222" w:type="dxa"/>
                            </w:tcPr>
                            <w:p w14:paraId="7825B150" w14:textId="77777777" w:rsidR="0098658A" w:rsidRPr="007A2D49" w:rsidRDefault="0098658A" w:rsidP="009C3EC7">
                              <w:pPr>
                                <w:pStyle w:val="body"/>
                                <w:ind w:left="0"/>
                                <w:rPr>
                                  <w:sz w:val="18"/>
                                  <w:szCs w:val="18"/>
                                </w:rPr>
                              </w:pPr>
                            </w:p>
                          </w:tc>
                        </w:tr>
                        <w:tr w:rsidR="0098658A" w:rsidRPr="007A2D49" w14:paraId="7773DDAC" w14:textId="77777777" w:rsidTr="009C3EC7">
                          <w:tc>
                            <w:tcPr>
                              <w:tcW w:w="439" w:type="dxa"/>
                            </w:tcPr>
                            <w:p w14:paraId="60FDE473" w14:textId="77777777" w:rsidR="0098658A" w:rsidRPr="007A2D49" w:rsidRDefault="0098658A" w:rsidP="009C3EC7">
                              <w:pPr>
                                <w:pStyle w:val="body"/>
                                <w:ind w:left="0"/>
                                <w:rPr>
                                  <w:sz w:val="18"/>
                                  <w:szCs w:val="18"/>
                                </w:rPr>
                              </w:pPr>
                              <w:r w:rsidRPr="007A2D49">
                                <w:rPr>
                                  <w:sz w:val="18"/>
                                  <w:szCs w:val="18"/>
                                </w:rPr>
                                <w:t>ifn</w:t>
                              </w:r>
                            </w:p>
                          </w:tc>
                          <w:tc>
                            <w:tcPr>
                              <w:tcW w:w="2996" w:type="dxa"/>
                            </w:tcPr>
                            <w:p w14:paraId="0731F024" w14:textId="77777777" w:rsidR="0098658A" w:rsidRPr="007A2D49" w:rsidRDefault="0098658A" w:rsidP="009C3EC7">
                              <w:pPr>
                                <w:pStyle w:val="body"/>
                                <w:ind w:left="0"/>
                                <w:rPr>
                                  <w:sz w:val="18"/>
                                  <w:szCs w:val="18"/>
                                </w:rPr>
                              </w:pPr>
                              <w:r w:rsidRPr="007A2D49">
                                <w:rPr>
                                  <w:sz w:val="18"/>
                                  <w:szCs w:val="18"/>
                                </w:rPr>
                                <w:t>org.allseenalliance.control.TV</w:t>
                              </w:r>
                            </w:p>
                          </w:tc>
                          <w:tc>
                            <w:tcPr>
                              <w:tcW w:w="581" w:type="dxa"/>
                            </w:tcPr>
                            <w:p w14:paraId="21D638D2" w14:textId="77777777" w:rsidR="0098658A" w:rsidRPr="007A2D49" w:rsidRDefault="0098658A" w:rsidP="009C3EC7">
                              <w:pPr>
                                <w:pStyle w:val="body"/>
                                <w:ind w:left="0"/>
                                <w:rPr>
                                  <w:sz w:val="18"/>
                                  <w:szCs w:val="18"/>
                                </w:rPr>
                              </w:pPr>
                              <w:r w:rsidRPr="007A2D49">
                                <w:rPr>
                                  <w:sz w:val="18"/>
                                  <w:szCs w:val="18"/>
                                </w:rPr>
                                <w:t>mbr</w:t>
                              </w:r>
                            </w:p>
                          </w:tc>
                          <w:tc>
                            <w:tcPr>
                              <w:tcW w:w="1006" w:type="dxa"/>
                            </w:tcPr>
                            <w:p w14:paraId="324E9C6B" w14:textId="77777777" w:rsidR="0098658A" w:rsidRPr="007A2D49" w:rsidRDefault="0098658A" w:rsidP="009C3EC7">
                              <w:pPr>
                                <w:pStyle w:val="body"/>
                                <w:ind w:left="0"/>
                                <w:rPr>
                                  <w:sz w:val="18"/>
                                  <w:szCs w:val="18"/>
                                </w:rPr>
                              </w:pPr>
                              <w:r w:rsidRPr="007A2D49">
                                <w:rPr>
                                  <w:sz w:val="18"/>
                                  <w:szCs w:val="18"/>
                                </w:rPr>
                                <w:t>Up</w:t>
                              </w:r>
                            </w:p>
                          </w:tc>
                          <w:tc>
                            <w:tcPr>
                              <w:tcW w:w="617" w:type="dxa"/>
                            </w:tcPr>
                            <w:p w14:paraId="0CD37D55" w14:textId="77777777" w:rsidR="0098658A" w:rsidRPr="007A2D49" w:rsidRDefault="0098658A" w:rsidP="009C3EC7">
                              <w:pPr>
                                <w:pStyle w:val="body"/>
                                <w:ind w:left="0"/>
                                <w:rPr>
                                  <w:sz w:val="18"/>
                                  <w:szCs w:val="18"/>
                                </w:rPr>
                              </w:pPr>
                            </w:p>
                          </w:tc>
                          <w:tc>
                            <w:tcPr>
                              <w:tcW w:w="358" w:type="dxa"/>
                            </w:tcPr>
                            <w:p w14:paraId="287BCBCB" w14:textId="77777777" w:rsidR="0098658A" w:rsidRPr="007A2D49" w:rsidRDefault="0098658A" w:rsidP="009C3EC7">
                              <w:pPr>
                                <w:pStyle w:val="body"/>
                                <w:ind w:left="0"/>
                                <w:rPr>
                                  <w:sz w:val="18"/>
                                  <w:szCs w:val="18"/>
                                </w:rPr>
                              </w:pPr>
                            </w:p>
                          </w:tc>
                          <w:tc>
                            <w:tcPr>
                              <w:tcW w:w="711" w:type="dxa"/>
                            </w:tcPr>
                            <w:p w14:paraId="30460124" w14:textId="77777777" w:rsidR="0098658A" w:rsidRPr="007A2D49" w:rsidRDefault="0098658A" w:rsidP="009C3EC7">
                              <w:pPr>
                                <w:pStyle w:val="body"/>
                                <w:ind w:left="0"/>
                                <w:rPr>
                                  <w:sz w:val="18"/>
                                  <w:szCs w:val="18"/>
                                </w:rPr>
                              </w:pPr>
                            </w:p>
                          </w:tc>
                          <w:tc>
                            <w:tcPr>
                              <w:tcW w:w="222" w:type="dxa"/>
                            </w:tcPr>
                            <w:p w14:paraId="08A6861E" w14:textId="77777777" w:rsidR="0098658A" w:rsidRPr="007A2D49" w:rsidRDefault="0098658A" w:rsidP="009C3EC7">
                              <w:pPr>
                                <w:pStyle w:val="body"/>
                                <w:ind w:left="0"/>
                                <w:rPr>
                                  <w:sz w:val="18"/>
                                  <w:szCs w:val="18"/>
                                </w:rPr>
                              </w:pPr>
                            </w:p>
                          </w:tc>
                        </w:tr>
                        <w:tr w:rsidR="0098658A" w:rsidRPr="007A2D49" w14:paraId="3DA7A281" w14:textId="77777777" w:rsidTr="009C3EC7">
                          <w:tc>
                            <w:tcPr>
                              <w:tcW w:w="439" w:type="dxa"/>
                            </w:tcPr>
                            <w:p w14:paraId="330C1934" w14:textId="77777777" w:rsidR="0098658A" w:rsidRPr="007A2D49" w:rsidRDefault="0098658A" w:rsidP="009C3EC7">
                              <w:pPr>
                                <w:pStyle w:val="body"/>
                                <w:ind w:left="0"/>
                                <w:rPr>
                                  <w:sz w:val="18"/>
                                  <w:szCs w:val="18"/>
                                </w:rPr>
                              </w:pPr>
                              <w:r w:rsidRPr="007A2D49">
                                <w:rPr>
                                  <w:sz w:val="18"/>
                                  <w:szCs w:val="18"/>
                                </w:rPr>
                                <w:t>ifn</w:t>
                              </w:r>
                            </w:p>
                          </w:tc>
                          <w:tc>
                            <w:tcPr>
                              <w:tcW w:w="2996" w:type="dxa"/>
                            </w:tcPr>
                            <w:p w14:paraId="722FB455" w14:textId="77777777" w:rsidR="0098658A" w:rsidRPr="007A2D49" w:rsidRDefault="0098658A" w:rsidP="009C3EC7">
                              <w:pPr>
                                <w:pStyle w:val="body"/>
                                <w:ind w:left="0"/>
                                <w:rPr>
                                  <w:sz w:val="18"/>
                                  <w:szCs w:val="18"/>
                                </w:rPr>
                              </w:pPr>
                              <w:r w:rsidRPr="007A2D49">
                                <w:rPr>
                                  <w:sz w:val="18"/>
                                  <w:szCs w:val="18"/>
                                </w:rPr>
                                <w:t>org.allseenalliance.control.TV</w:t>
                              </w:r>
                            </w:p>
                          </w:tc>
                          <w:tc>
                            <w:tcPr>
                              <w:tcW w:w="581" w:type="dxa"/>
                            </w:tcPr>
                            <w:p w14:paraId="2B2615EB" w14:textId="77777777" w:rsidR="0098658A" w:rsidRPr="007A2D49" w:rsidRDefault="0098658A" w:rsidP="009C3EC7">
                              <w:pPr>
                                <w:pStyle w:val="body"/>
                                <w:ind w:left="0"/>
                                <w:rPr>
                                  <w:sz w:val="18"/>
                                  <w:szCs w:val="18"/>
                                </w:rPr>
                              </w:pPr>
                              <w:r w:rsidRPr="007A2D49">
                                <w:rPr>
                                  <w:sz w:val="18"/>
                                  <w:szCs w:val="18"/>
                                </w:rPr>
                                <w:t>mbr</w:t>
                              </w:r>
                            </w:p>
                          </w:tc>
                          <w:tc>
                            <w:tcPr>
                              <w:tcW w:w="1006" w:type="dxa"/>
                            </w:tcPr>
                            <w:p w14:paraId="6F23A7B8" w14:textId="77777777" w:rsidR="0098658A" w:rsidRPr="007A2D49" w:rsidRDefault="0098658A" w:rsidP="009C3EC7">
                              <w:pPr>
                                <w:pStyle w:val="body"/>
                                <w:ind w:left="0"/>
                                <w:rPr>
                                  <w:sz w:val="18"/>
                                  <w:szCs w:val="18"/>
                                </w:rPr>
                              </w:pPr>
                              <w:r w:rsidRPr="007A2D49">
                                <w:rPr>
                                  <w:sz w:val="18"/>
                                  <w:szCs w:val="18"/>
                                </w:rPr>
                                <w:t>Down</w:t>
                              </w:r>
                            </w:p>
                          </w:tc>
                          <w:tc>
                            <w:tcPr>
                              <w:tcW w:w="617" w:type="dxa"/>
                            </w:tcPr>
                            <w:p w14:paraId="45E62565" w14:textId="77777777" w:rsidR="0098658A" w:rsidRPr="007A2D49" w:rsidRDefault="0098658A" w:rsidP="009C3EC7">
                              <w:pPr>
                                <w:pStyle w:val="body"/>
                                <w:ind w:left="0"/>
                                <w:rPr>
                                  <w:sz w:val="18"/>
                                  <w:szCs w:val="18"/>
                                </w:rPr>
                              </w:pPr>
                            </w:p>
                          </w:tc>
                          <w:tc>
                            <w:tcPr>
                              <w:tcW w:w="358" w:type="dxa"/>
                            </w:tcPr>
                            <w:p w14:paraId="29356EBB" w14:textId="77777777" w:rsidR="0098658A" w:rsidRPr="007A2D49" w:rsidRDefault="0098658A" w:rsidP="009C3EC7">
                              <w:pPr>
                                <w:pStyle w:val="body"/>
                                <w:ind w:left="0"/>
                                <w:rPr>
                                  <w:sz w:val="18"/>
                                  <w:szCs w:val="18"/>
                                </w:rPr>
                              </w:pPr>
                            </w:p>
                          </w:tc>
                          <w:tc>
                            <w:tcPr>
                              <w:tcW w:w="711" w:type="dxa"/>
                            </w:tcPr>
                            <w:p w14:paraId="01E5CA03" w14:textId="77777777" w:rsidR="0098658A" w:rsidRPr="007A2D49" w:rsidRDefault="0098658A" w:rsidP="009C3EC7">
                              <w:pPr>
                                <w:pStyle w:val="body"/>
                                <w:ind w:left="0"/>
                                <w:rPr>
                                  <w:sz w:val="18"/>
                                  <w:szCs w:val="18"/>
                                </w:rPr>
                              </w:pPr>
                            </w:p>
                          </w:tc>
                          <w:tc>
                            <w:tcPr>
                              <w:tcW w:w="222" w:type="dxa"/>
                            </w:tcPr>
                            <w:p w14:paraId="678392E7" w14:textId="77777777" w:rsidR="0098658A" w:rsidRPr="007A2D49" w:rsidRDefault="0098658A" w:rsidP="009C3EC7">
                              <w:pPr>
                                <w:pStyle w:val="body"/>
                                <w:ind w:left="0"/>
                                <w:rPr>
                                  <w:sz w:val="18"/>
                                  <w:szCs w:val="18"/>
                                </w:rPr>
                              </w:pPr>
                            </w:p>
                          </w:tc>
                        </w:tr>
                        <w:tr w:rsidR="0098658A" w:rsidRPr="007A2D49" w14:paraId="30ABE9FB" w14:textId="77777777" w:rsidTr="009C3EC7">
                          <w:tc>
                            <w:tcPr>
                              <w:tcW w:w="439" w:type="dxa"/>
                            </w:tcPr>
                            <w:p w14:paraId="6311FFA2" w14:textId="77777777" w:rsidR="0098658A" w:rsidRPr="007A2D49" w:rsidRDefault="0098658A" w:rsidP="009C3EC7">
                              <w:pPr>
                                <w:pStyle w:val="body"/>
                                <w:ind w:left="0"/>
                                <w:rPr>
                                  <w:sz w:val="18"/>
                                  <w:szCs w:val="18"/>
                                </w:rPr>
                              </w:pPr>
                              <w:r w:rsidRPr="007A2D49">
                                <w:rPr>
                                  <w:sz w:val="18"/>
                                  <w:szCs w:val="18"/>
                                </w:rPr>
                                <w:t>ifn</w:t>
                              </w:r>
                            </w:p>
                          </w:tc>
                          <w:tc>
                            <w:tcPr>
                              <w:tcW w:w="2996" w:type="dxa"/>
                            </w:tcPr>
                            <w:p w14:paraId="4488E2B6" w14:textId="77777777" w:rsidR="0098658A" w:rsidRPr="007A2D49" w:rsidRDefault="0098658A" w:rsidP="009C3EC7">
                              <w:pPr>
                                <w:pStyle w:val="body"/>
                                <w:ind w:left="0"/>
                                <w:rPr>
                                  <w:sz w:val="18"/>
                                  <w:szCs w:val="18"/>
                                </w:rPr>
                              </w:pPr>
                              <w:r w:rsidRPr="007A2D49">
                                <w:rPr>
                                  <w:sz w:val="18"/>
                                  <w:szCs w:val="18"/>
                                </w:rPr>
                                <w:t>org.allseenalliance.control.TV</w:t>
                              </w:r>
                            </w:p>
                          </w:tc>
                          <w:tc>
                            <w:tcPr>
                              <w:tcW w:w="581" w:type="dxa"/>
                            </w:tcPr>
                            <w:p w14:paraId="526E396E" w14:textId="77777777" w:rsidR="0098658A" w:rsidRPr="007A2D49" w:rsidRDefault="0098658A" w:rsidP="009C3EC7">
                              <w:pPr>
                                <w:pStyle w:val="body"/>
                                <w:ind w:left="0"/>
                                <w:rPr>
                                  <w:sz w:val="18"/>
                                  <w:szCs w:val="18"/>
                                </w:rPr>
                              </w:pPr>
                              <w:r w:rsidRPr="007A2D49">
                                <w:rPr>
                                  <w:sz w:val="18"/>
                                  <w:szCs w:val="18"/>
                                </w:rPr>
                                <w:t>mbr</w:t>
                              </w:r>
                            </w:p>
                          </w:tc>
                          <w:tc>
                            <w:tcPr>
                              <w:tcW w:w="1006" w:type="dxa"/>
                            </w:tcPr>
                            <w:p w14:paraId="699E1E94" w14:textId="77777777" w:rsidR="0098658A" w:rsidRPr="007A2D49" w:rsidRDefault="0098658A" w:rsidP="009C3EC7">
                              <w:pPr>
                                <w:pStyle w:val="body"/>
                                <w:ind w:left="0"/>
                                <w:rPr>
                                  <w:sz w:val="18"/>
                                  <w:szCs w:val="18"/>
                                </w:rPr>
                              </w:pPr>
                              <w:r w:rsidRPr="007A2D49">
                                <w:rPr>
                                  <w:sz w:val="18"/>
                                  <w:szCs w:val="18"/>
                                </w:rPr>
                                <w:t>Channel</w:t>
                              </w:r>
                            </w:p>
                          </w:tc>
                          <w:tc>
                            <w:tcPr>
                              <w:tcW w:w="617" w:type="dxa"/>
                            </w:tcPr>
                            <w:p w14:paraId="72080A00" w14:textId="77777777" w:rsidR="0098658A" w:rsidRPr="007A2D49" w:rsidRDefault="0098658A" w:rsidP="009C3EC7">
                              <w:pPr>
                                <w:pStyle w:val="body"/>
                                <w:ind w:left="0"/>
                                <w:rPr>
                                  <w:sz w:val="18"/>
                                  <w:szCs w:val="18"/>
                                </w:rPr>
                              </w:pPr>
                              <w:r w:rsidRPr="007A2D49">
                                <w:rPr>
                                  <w:sz w:val="18"/>
                                  <w:szCs w:val="18"/>
                                </w:rPr>
                                <w:t>type</w:t>
                              </w:r>
                            </w:p>
                          </w:tc>
                          <w:tc>
                            <w:tcPr>
                              <w:tcW w:w="358" w:type="dxa"/>
                            </w:tcPr>
                            <w:p w14:paraId="397493F7" w14:textId="77777777" w:rsidR="0098658A" w:rsidRPr="007A2D49" w:rsidRDefault="0098658A" w:rsidP="009C3EC7">
                              <w:pPr>
                                <w:pStyle w:val="body"/>
                                <w:ind w:left="0"/>
                                <w:rPr>
                                  <w:sz w:val="18"/>
                                  <w:szCs w:val="18"/>
                                </w:rPr>
                              </w:pPr>
                              <w:r w:rsidRPr="007A2D49">
                                <w:rPr>
                                  <w:sz w:val="18"/>
                                  <w:szCs w:val="18"/>
                                </w:rPr>
                                <w:t>P</w:t>
                              </w:r>
                            </w:p>
                          </w:tc>
                          <w:tc>
                            <w:tcPr>
                              <w:tcW w:w="711" w:type="dxa"/>
                            </w:tcPr>
                            <w:p w14:paraId="485D4F36" w14:textId="77777777" w:rsidR="0098658A" w:rsidRPr="007A2D49" w:rsidRDefault="0098658A" w:rsidP="009C3EC7">
                              <w:pPr>
                                <w:pStyle w:val="body"/>
                                <w:ind w:left="0"/>
                                <w:rPr>
                                  <w:sz w:val="18"/>
                                  <w:szCs w:val="18"/>
                                </w:rPr>
                              </w:pPr>
                              <w:r w:rsidRPr="007A2D49">
                                <w:rPr>
                                  <w:sz w:val="18"/>
                                  <w:szCs w:val="18"/>
                                </w:rPr>
                                <w:t>read-only</w:t>
                              </w:r>
                            </w:p>
                          </w:tc>
                          <w:tc>
                            <w:tcPr>
                              <w:tcW w:w="222" w:type="dxa"/>
                            </w:tcPr>
                            <w:p w14:paraId="3EB49459" w14:textId="77777777" w:rsidR="0098658A" w:rsidRPr="007A2D49" w:rsidRDefault="0098658A" w:rsidP="009C3EC7">
                              <w:pPr>
                                <w:pStyle w:val="body"/>
                                <w:ind w:left="0"/>
                                <w:rPr>
                                  <w:sz w:val="18"/>
                                  <w:szCs w:val="18"/>
                                </w:rPr>
                              </w:pPr>
                              <w:r w:rsidRPr="007A2D49">
                                <w:rPr>
                                  <w:sz w:val="18"/>
                                  <w:szCs w:val="18"/>
                                </w:rPr>
                                <w:t>true</w:t>
                              </w:r>
                            </w:p>
                          </w:tc>
                        </w:tr>
                        <w:tr w:rsidR="0098658A" w:rsidRPr="007A2D49" w14:paraId="692E0D81" w14:textId="77777777" w:rsidTr="009C3EC7">
                          <w:tc>
                            <w:tcPr>
                              <w:tcW w:w="439" w:type="dxa"/>
                            </w:tcPr>
                            <w:p w14:paraId="4E3C1F3E" w14:textId="77777777" w:rsidR="0098658A" w:rsidRPr="007A2D49" w:rsidRDefault="0098658A" w:rsidP="009C3EC7">
                              <w:pPr>
                                <w:pStyle w:val="body"/>
                                <w:ind w:left="0"/>
                                <w:rPr>
                                  <w:sz w:val="18"/>
                                  <w:szCs w:val="18"/>
                                </w:rPr>
                              </w:pPr>
                              <w:r>
                                <w:rPr>
                                  <w:sz w:val="18"/>
                                  <w:szCs w:val="18"/>
                                </w:rPr>
                                <w:t>ifn</w:t>
                              </w:r>
                            </w:p>
                          </w:tc>
                          <w:tc>
                            <w:tcPr>
                              <w:tcW w:w="2996" w:type="dxa"/>
                            </w:tcPr>
                            <w:p w14:paraId="73877E4A" w14:textId="77777777" w:rsidR="0098658A" w:rsidRPr="007A2D49" w:rsidRDefault="0098658A" w:rsidP="009C3EC7">
                              <w:pPr>
                                <w:pStyle w:val="body"/>
                                <w:ind w:left="0"/>
                                <w:rPr>
                                  <w:sz w:val="18"/>
                                  <w:szCs w:val="18"/>
                                </w:rPr>
                              </w:pPr>
                              <w:r w:rsidRPr="007A2D49">
                                <w:rPr>
                                  <w:sz w:val="18"/>
                                  <w:szCs w:val="18"/>
                                </w:rPr>
                                <w:t>org.allseenalliance.control.</w:t>
                              </w:r>
                              <w:r>
                                <w:rPr>
                                  <w:sz w:val="18"/>
                                  <w:szCs w:val="18"/>
                                </w:rPr>
                                <w:t>Mouse*</w:t>
                              </w:r>
                            </w:p>
                          </w:tc>
                          <w:tc>
                            <w:tcPr>
                              <w:tcW w:w="581" w:type="dxa"/>
                            </w:tcPr>
                            <w:p w14:paraId="3004C4E2" w14:textId="77777777" w:rsidR="0098658A" w:rsidRPr="007A2D49" w:rsidRDefault="0098658A" w:rsidP="009C3EC7">
                              <w:pPr>
                                <w:pStyle w:val="body"/>
                                <w:ind w:left="0"/>
                                <w:rPr>
                                  <w:sz w:val="18"/>
                                  <w:szCs w:val="18"/>
                                </w:rPr>
                              </w:pPr>
                            </w:p>
                          </w:tc>
                          <w:tc>
                            <w:tcPr>
                              <w:tcW w:w="1006" w:type="dxa"/>
                            </w:tcPr>
                            <w:p w14:paraId="4201F070" w14:textId="77777777" w:rsidR="0098658A" w:rsidRPr="007A2D49" w:rsidRDefault="0098658A" w:rsidP="009C3EC7">
                              <w:pPr>
                                <w:pStyle w:val="body"/>
                                <w:ind w:left="0"/>
                                <w:rPr>
                                  <w:sz w:val="18"/>
                                  <w:szCs w:val="18"/>
                                </w:rPr>
                              </w:pPr>
                            </w:p>
                          </w:tc>
                          <w:tc>
                            <w:tcPr>
                              <w:tcW w:w="617" w:type="dxa"/>
                            </w:tcPr>
                            <w:p w14:paraId="5F71C676" w14:textId="77777777" w:rsidR="0098658A" w:rsidRPr="007A2D49" w:rsidRDefault="0098658A" w:rsidP="009C3EC7">
                              <w:pPr>
                                <w:pStyle w:val="body"/>
                                <w:ind w:left="0"/>
                                <w:rPr>
                                  <w:sz w:val="18"/>
                                  <w:szCs w:val="18"/>
                                </w:rPr>
                              </w:pPr>
                            </w:p>
                          </w:tc>
                          <w:tc>
                            <w:tcPr>
                              <w:tcW w:w="358" w:type="dxa"/>
                            </w:tcPr>
                            <w:p w14:paraId="2AD78B8A" w14:textId="77777777" w:rsidR="0098658A" w:rsidRPr="007A2D49" w:rsidRDefault="0098658A" w:rsidP="009C3EC7">
                              <w:pPr>
                                <w:pStyle w:val="body"/>
                                <w:ind w:left="0"/>
                                <w:rPr>
                                  <w:sz w:val="18"/>
                                  <w:szCs w:val="18"/>
                                </w:rPr>
                              </w:pPr>
                            </w:p>
                          </w:tc>
                          <w:tc>
                            <w:tcPr>
                              <w:tcW w:w="711" w:type="dxa"/>
                            </w:tcPr>
                            <w:p w14:paraId="2A10EB7A" w14:textId="77777777" w:rsidR="0098658A" w:rsidRPr="007A2D49" w:rsidRDefault="0098658A" w:rsidP="009C3EC7">
                              <w:pPr>
                                <w:pStyle w:val="body"/>
                                <w:ind w:left="0"/>
                                <w:rPr>
                                  <w:sz w:val="18"/>
                                  <w:szCs w:val="18"/>
                                </w:rPr>
                              </w:pPr>
                            </w:p>
                          </w:tc>
                          <w:tc>
                            <w:tcPr>
                              <w:tcW w:w="222" w:type="dxa"/>
                            </w:tcPr>
                            <w:p w14:paraId="66265F97" w14:textId="77777777" w:rsidR="0098658A" w:rsidRPr="007A2D49" w:rsidRDefault="0098658A" w:rsidP="009C3EC7">
                              <w:pPr>
                                <w:pStyle w:val="body"/>
                                <w:ind w:left="0"/>
                                <w:rPr>
                                  <w:sz w:val="18"/>
                                  <w:szCs w:val="18"/>
                                </w:rPr>
                              </w:pPr>
                            </w:p>
                          </w:tc>
                        </w:tr>
                      </w:tbl>
                      <w:p w14:paraId="26C8EC0D" w14:textId="77777777" w:rsidR="0098658A" w:rsidRPr="007A2D49" w:rsidRDefault="0098658A" w:rsidP="009C3EC7">
                        <w:pPr>
                          <w:pStyle w:val="body"/>
                          <w:ind w:left="0"/>
                          <w:rPr>
                            <w:sz w:val="18"/>
                            <w:szCs w:val="18"/>
                          </w:rPr>
                        </w:pPr>
                      </w:p>
                    </w:tc>
                  </w:tr>
                </w:tbl>
                <w:p w14:paraId="7BE25ADB" w14:textId="77777777" w:rsidR="0098658A" w:rsidRPr="007A2D49" w:rsidRDefault="0098658A" w:rsidP="009C3EC7">
                  <w:pPr>
                    <w:pStyle w:val="body"/>
                    <w:ind w:left="0"/>
                    <w:rPr>
                      <w:sz w:val="18"/>
                      <w:szCs w:val="18"/>
                    </w:rPr>
                  </w:pPr>
                </w:p>
              </w:tc>
            </w:tr>
          </w:tbl>
          <w:p w14:paraId="5083B034" w14:textId="77777777" w:rsidR="0098658A" w:rsidRPr="007A2D49" w:rsidRDefault="0098658A" w:rsidP="009C3EC7">
            <w:pPr>
              <w:pStyle w:val="body"/>
              <w:ind w:left="0"/>
              <w:rPr>
                <w:sz w:val="18"/>
                <w:szCs w:val="18"/>
              </w:rPr>
            </w:pPr>
          </w:p>
        </w:tc>
      </w:tr>
    </w:tbl>
    <w:p w14:paraId="41784590" w14:textId="77777777" w:rsidR="0098658A" w:rsidRPr="00FE7492" w:rsidRDefault="0098658A" w:rsidP="00DF747A">
      <w:pPr>
        <w:pStyle w:val="code"/>
      </w:pPr>
    </w:p>
    <w:p w14:paraId="3E11891E" w14:textId="77777777" w:rsidR="00DF747A" w:rsidRPr="00233ED5" w:rsidRDefault="00DF747A" w:rsidP="00373FF5">
      <w:pPr>
        <w:pStyle w:val="body"/>
      </w:pPr>
    </w:p>
    <w:p w14:paraId="41C61BA4" w14:textId="77777777" w:rsidR="005C7089" w:rsidRDefault="00E37DF9" w:rsidP="00E37DF9">
      <w:pPr>
        <w:pStyle w:val="Heading2"/>
      </w:pPr>
      <w:bookmarkStart w:id="1640" w:name="_Toc397675100"/>
      <w:r>
        <w:t>Certificates</w:t>
      </w:r>
      <w:r w:rsidR="002208AD">
        <w:t xml:space="preserve"> (Work-in-progress)</w:t>
      </w:r>
      <w:bookmarkEnd w:id="1640"/>
    </w:p>
    <w:p w14:paraId="681F30F3" w14:textId="77777777" w:rsidR="00E37DF9"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r w:rsidR="002208AD">
        <w:t>The subsections will be updated with the X.509 required fields.</w:t>
      </w:r>
    </w:p>
    <w:p w14:paraId="0FA5DA55" w14:textId="77777777" w:rsidR="00E37DF9" w:rsidRDefault="00E37DF9" w:rsidP="00E37DF9">
      <w:pPr>
        <w:pStyle w:val="Heading3"/>
      </w:pPr>
      <w:bookmarkStart w:id="1641" w:name="_Toc397675101"/>
      <w:r>
        <w:t>Policy certificate</w:t>
      </w:r>
      <w:bookmarkEnd w:id="1641"/>
    </w:p>
    <w:p w14:paraId="68B5B29D" w14:textId="77777777" w:rsidR="00E37DF9" w:rsidRDefault="006735D2" w:rsidP="00E37DF9">
      <w:pPr>
        <w:pStyle w:val="body"/>
      </w:pPr>
      <w:r>
        <w:fldChar w:fldCharType="begin"/>
      </w:r>
      <w:r>
        <w:instrText xml:space="preserve"> REF _Ref393893363 \h </w:instrText>
      </w:r>
      <w:r>
        <w:fldChar w:fldCharType="separate"/>
      </w:r>
      <w:r w:rsidR="00776C0A">
        <w:t xml:space="preserve">Table </w:t>
      </w:r>
      <w:r w:rsidR="00776C0A">
        <w:rPr>
          <w:noProof/>
        </w:rPr>
        <w:t>2</w:t>
      </w:r>
      <w:r w:rsidR="00776C0A">
        <w:noBreakHyphen/>
      </w:r>
      <w:r w:rsidR="00776C0A">
        <w:rPr>
          <w:noProof/>
        </w:rPr>
        <w:t>2</w:t>
      </w:r>
      <w:r>
        <w:fldChar w:fldCharType="end"/>
      </w:r>
      <w:r>
        <w:t xml:space="preserve"> lists the </w:t>
      </w:r>
      <w:r w:rsidR="0042104D">
        <w:t>policy</w:t>
      </w:r>
      <w:r>
        <w:t xml:space="preserve"> certificate fields. </w:t>
      </w:r>
      <w:r w:rsidR="00E37DF9" w:rsidRPr="00E37DF9">
        <w:t>This type of certificate and its authorization data can be used a</w:t>
      </w:r>
      <w:r w:rsidR="00F14159">
        <w:t>s a</w:t>
      </w:r>
      <w:r w:rsidR="00E37DF9" w:rsidRPr="00E37DF9">
        <w:t xml:space="preserve"> policy certificate or a peer specific access certificate.</w:t>
      </w:r>
    </w:p>
    <w:p w14:paraId="1D9212AB" w14:textId="77777777" w:rsidR="00E37DF9" w:rsidRDefault="00E37DF9" w:rsidP="00E37DF9">
      <w:pPr>
        <w:pStyle w:val="Caption"/>
      </w:pPr>
      <w:bookmarkStart w:id="1642" w:name="_Ref393893363"/>
      <w:bookmarkStart w:id="1643" w:name="_Toc397675061"/>
      <w:r>
        <w:t xml:space="preserve">Table </w:t>
      </w:r>
      <w:r w:rsidR="00030744">
        <w:fldChar w:fldCharType="begin"/>
      </w:r>
      <w:r w:rsidR="00030744">
        <w:instrText xml:space="preserve"> STYLEREF 1 \s </w:instrText>
      </w:r>
      <w:r w:rsidR="00030744">
        <w:fldChar w:fldCharType="separate"/>
      </w:r>
      <w:r w:rsidR="00776C0A">
        <w:rPr>
          <w:noProof/>
        </w:rPr>
        <w:t>2</w:t>
      </w:r>
      <w:r w:rsidR="00030744">
        <w:rPr>
          <w:noProof/>
        </w:rPr>
        <w:fldChar w:fldCharType="end"/>
      </w:r>
      <w:r>
        <w:noBreakHyphen/>
      </w:r>
      <w:r w:rsidR="00030744">
        <w:fldChar w:fldCharType="begin"/>
      </w:r>
      <w:r w:rsidR="00030744">
        <w:instrText xml:space="preserve"> SEQ Table \* ARABIC \s 1 </w:instrText>
      </w:r>
      <w:r w:rsidR="00030744">
        <w:fldChar w:fldCharType="separate"/>
      </w:r>
      <w:r w:rsidR="00776C0A">
        <w:rPr>
          <w:noProof/>
        </w:rPr>
        <w:t>2</w:t>
      </w:r>
      <w:r w:rsidR="00030744">
        <w:rPr>
          <w:noProof/>
        </w:rPr>
        <w:fldChar w:fldCharType="end"/>
      </w:r>
      <w:bookmarkEnd w:id="1642"/>
      <w:r>
        <w:t>. Policy certificate fields</w:t>
      </w:r>
      <w:bookmarkEnd w:id="1643"/>
    </w:p>
    <w:tbl>
      <w:tblPr>
        <w:tblStyle w:val="TableGrid"/>
        <w:tblW w:w="8280" w:type="dxa"/>
        <w:tblInd w:w="835" w:type="dxa"/>
        <w:tblLook w:val="04A0" w:firstRow="1" w:lastRow="0" w:firstColumn="1" w:lastColumn="0" w:noHBand="0" w:noVBand="1"/>
      </w:tblPr>
      <w:tblGrid>
        <w:gridCol w:w="2160"/>
        <w:gridCol w:w="6120"/>
      </w:tblGrid>
      <w:tr w:rsidR="00E37DF9" w14:paraId="50270710" w14:textId="77777777" w:rsidTr="00E37DF9">
        <w:trPr>
          <w:cnfStyle w:val="100000000000" w:firstRow="1" w:lastRow="0" w:firstColumn="0" w:lastColumn="0" w:oddVBand="0" w:evenVBand="0" w:oddHBand="0" w:evenHBand="0" w:firstRowFirstColumn="0" w:firstRowLastColumn="0" w:lastRowFirstColumn="0" w:lastRowLastColumn="0"/>
          <w:tblHeader/>
        </w:trPr>
        <w:tc>
          <w:tcPr>
            <w:tcW w:w="2160" w:type="dxa"/>
          </w:tcPr>
          <w:p w14:paraId="07E2F79A" w14:textId="77777777" w:rsidR="00E37DF9" w:rsidRDefault="00E37DF9" w:rsidP="00E37DF9">
            <w:pPr>
              <w:pStyle w:val="tableheading"/>
            </w:pPr>
            <w:r>
              <w:lastRenderedPageBreak/>
              <w:t>Field name</w:t>
            </w:r>
          </w:p>
        </w:tc>
        <w:tc>
          <w:tcPr>
            <w:tcW w:w="6120" w:type="dxa"/>
          </w:tcPr>
          <w:p w14:paraId="29417B61" w14:textId="77777777" w:rsidR="00E37DF9" w:rsidRDefault="00E37DF9" w:rsidP="00E37DF9">
            <w:pPr>
              <w:pStyle w:val="tableheading"/>
            </w:pPr>
            <w:r>
              <w:t>Description</w:t>
            </w:r>
          </w:p>
        </w:tc>
      </w:tr>
      <w:tr w:rsidR="00E37DF9" w14:paraId="65CDB57E" w14:textId="77777777" w:rsidTr="00E37DF9">
        <w:tc>
          <w:tcPr>
            <w:tcW w:w="2160" w:type="dxa"/>
          </w:tcPr>
          <w:p w14:paraId="0446CDF4" w14:textId="77777777" w:rsidR="00E37DF9" w:rsidRDefault="00E37DF9" w:rsidP="00E37DF9">
            <w:pPr>
              <w:pStyle w:val="tableentry"/>
            </w:pPr>
            <w:r>
              <w:t>version</w:t>
            </w:r>
          </w:p>
        </w:tc>
        <w:tc>
          <w:tcPr>
            <w:tcW w:w="6120" w:type="dxa"/>
          </w:tcPr>
          <w:p w14:paraId="2B57B4A7" w14:textId="77777777" w:rsidR="00E37DF9" w:rsidRDefault="00E37DF9" w:rsidP="006735D2">
            <w:pPr>
              <w:pStyle w:val="tablebulletlvl1"/>
            </w:pPr>
            <w:r>
              <w:t xml:space="preserve">version is 1.  </w:t>
            </w:r>
          </w:p>
          <w:p w14:paraId="5EBA282F" w14:textId="77777777" w:rsidR="00E37DF9" w:rsidRDefault="00E37DF9" w:rsidP="006735D2">
            <w:pPr>
              <w:pStyle w:val="tablebulletlvl1"/>
            </w:pPr>
            <w:r>
              <w:t>ECC curve is NIST P-256</w:t>
            </w:r>
          </w:p>
          <w:p w14:paraId="26A471C9" w14:textId="77777777" w:rsidR="00E37DF9" w:rsidRDefault="00E37DF9" w:rsidP="006735D2">
            <w:pPr>
              <w:pStyle w:val="tablebulletlvl1"/>
            </w:pPr>
            <w:r>
              <w:t>External Data digest algorithm is SHA-256.</w:t>
            </w:r>
          </w:p>
          <w:p w14:paraId="0DADF647" w14:textId="77777777" w:rsidR="00E37DF9" w:rsidRDefault="00E37DF9" w:rsidP="006735D2">
            <w:pPr>
              <w:pStyle w:val="tablebulletlvl1"/>
            </w:pPr>
            <w:r>
              <w:t>DSA algorithm is ECC NIST P-256 DSA.</w:t>
            </w:r>
          </w:p>
        </w:tc>
      </w:tr>
      <w:tr w:rsidR="00E37DF9" w14:paraId="36939E8F" w14:textId="77777777" w:rsidTr="00E37DF9">
        <w:tc>
          <w:tcPr>
            <w:tcW w:w="2160" w:type="dxa"/>
          </w:tcPr>
          <w:p w14:paraId="1FB8895A" w14:textId="77777777" w:rsidR="00E37DF9" w:rsidRPr="0081596B" w:rsidRDefault="00E37DF9" w:rsidP="00E37DF9">
            <w:pPr>
              <w:pStyle w:val="tableentry"/>
            </w:pPr>
            <w:r w:rsidRPr="0081596B">
              <w:t>issuer</w:t>
            </w:r>
          </w:p>
        </w:tc>
        <w:tc>
          <w:tcPr>
            <w:tcW w:w="6120" w:type="dxa"/>
          </w:tcPr>
          <w:p w14:paraId="057A0EBA" w14:textId="77777777" w:rsidR="00E37DF9" w:rsidRPr="0081596B" w:rsidRDefault="00F2579F" w:rsidP="00F2579F">
            <w:pPr>
              <w:pStyle w:val="tableentry"/>
            </w:pPr>
            <w:r>
              <w:t>I</w:t>
            </w:r>
            <w:r w:rsidR="00E37DF9" w:rsidRPr="0081596B">
              <w:t>ssuer public key</w:t>
            </w:r>
            <w:r>
              <w:t>.</w:t>
            </w:r>
          </w:p>
        </w:tc>
      </w:tr>
      <w:tr w:rsidR="00E37DF9" w14:paraId="5A490C72" w14:textId="77777777" w:rsidTr="00E37DF9">
        <w:tc>
          <w:tcPr>
            <w:tcW w:w="2160" w:type="dxa"/>
          </w:tcPr>
          <w:p w14:paraId="58369523" w14:textId="77777777" w:rsidR="00E37DF9" w:rsidRPr="0081596B" w:rsidRDefault="00E37DF9" w:rsidP="00E37DF9">
            <w:pPr>
              <w:pStyle w:val="tableentry"/>
            </w:pPr>
            <w:r w:rsidRPr="0081596B">
              <w:t>subject</w:t>
            </w:r>
          </w:p>
        </w:tc>
        <w:tc>
          <w:tcPr>
            <w:tcW w:w="6120" w:type="dxa"/>
          </w:tcPr>
          <w:p w14:paraId="41043A9A" w14:textId="77777777" w:rsidR="00E37DF9" w:rsidRPr="0081596B" w:rsidRDefault="00F2579F" w:rsidP="001C119B">
            <w:pPr>
              <w:pStyle w:val="tableentry"/>
            </w:pPr>
            <w:r>
              <w:t>S</w:t>
            </w:r>
            <w:r w:rsidR="00E37DF9" w:rsidRPr="0081596B">
              <w:t xml:space="preserve">ubject field holding the </w:t>
            </w:r>
            <w:r w:rsidR="001C119B">
              <w:t>certificate holder’s</w:t>
            </w:r>
            <w:r w:rsidR="001C119B" w:rsidRPr="0081596B">
              <w:t xml:space="preserve"> </w:t>
            </w:r>
            <w:r w:rsidR="00E37DF9" w:rsidRPr="0081596B">
              <w:t>public key</w:t>
            </w:r>
            <w:r>
              <w:t>.</w:t>
            </w:r>
          </w:p>
        </w:tc>
      </w:tr>
      <w:tr w:rsidR="00E37DF9" w14:paraId="0D7B34CC" w14:textId="77777777" w:rsidTr="00E37DF9">
        <w:tc>
          <w:tcPr>
            <w:tcW w:w="2160" w:type="dxa"/>
          </w:tcPr>
          <w:p w14:paraId="3F6F5DD6" w14:textId="77777777" w:rsidR="00E37DF9" w:rsidRPr="0081596B" w:rsidRDefault="00E37DF9" w:rsidP="00E37DF9">
            <w:pPr>
              <w:pStyle w:val="tableentry"/>
            </w:pPr>
            <w:r w:rsidRPr="0081596B">
              <w:t>validityFrom</w:t>
            </w:r>
          </w:p>
        </w:tc>
        <w:tc>
          <w:tcPr>
            <w:tcW w:w="6120" w:type="dxa"/>
          </w:tcPr>
          <w:p w14:paraId="2E6FAE37" w14:textId="77777777" w:rsidR="00E37DF9" w:rsidRPr="0081596B" w:rsidRDefault="00F2579F" w:rsidP="00C07A1B">
            <w:pPr>
              <w:pStyle w:val="tableentry"/>
            </w:pPr>
            <w:r>
              <w:t>V</w:t>
            </w:r>
            <w:r w:rsidR="00C07A1B">
              <w:t xml:space="preserve">alidity period. </w:t>
            </w:r>
            <w:r w:rsidR="00E37DF9" w:rsidRPr="0081596B">
              <w:t>Subfield Valid From. It’s represented in seconds since EPOCH Jan 1, 1970</w:t>
            </w:r>
            <w:r>
              <w:t>.</w:t>
            </w:r>
          </w:p>
        </w:tc>
      </w:tr>
      <w:tr w:rsidR="00E37DF9" w14:paraId="1CE72CFB" w14:textId="77777777" w:rsidTr="00E37DF9">
        <w:tc>
          <w:tcPr>
            <w:tcW w:w="2160" w:type="dxa"/>
          </w:tcPr>
          <w:p w14:paraId="4AA52E28" w14:textId="77777777" w:rsidR="00E37DF9" w:rsidRPr="0081596B" w:rsidRDefault="00E37DF9" w:rsidP="00E37DF9">
            <w:pPr>
              <w:pStyle w:val="tableentry"/>
            </w:pPr>
            <w:r w:rsidRPr="0081596B">
              <w:t>validityTo</w:t>
            </w:r>
          </w:p>
        </w:tc>
        <w:tc>
          <w:tcPr>
            <w:tcW w:w="6120" w:type="dxa"/>
          </w:tcPr>
          <w:p w14:paraId="3DE88947" w14:textId="77777777" w:rsidR="00E37DF9" w:rsidRPr="0081596B" w:rsidRDefault="00F2579F" w:rsidP="00F2579F">
            <w:pPr>
              <w:pStyle w:val="tableentry"/>
            </w:pPr>
            <w:r>
              <w:t>V</w:t>
            </w:r>
            <w:r w:rsidR="00C07A1B">
              <w:t>alidity period. Subfield ValidTo.</w:t>
            </w:r>
            <w:r w:rsidR="00E37DF9" w:rsidRPr="0081596B">
              <w:t xml:space="preserve"> It’s represented in seconds since EPOCH Jan 1, 1970</w:t>
            </w:r>
            <w:r>
              <w:t>.</w:t>
            </w:r>
          </w:p>
        </w:tc>
      </w:tr>
      <w:tr w:rsidR="00E37DF9" w14:paraId="5D1F8E2A" w14:textId="77777777" w:rsidTr="00E37DF9">
        <w:tc>
          <w:tcPr>
            <w:tcW w:w="2160" w:type="dxa"/>
          </w:tcPr>
          <w:p w14:paraId="6BB557E5" w14:textId="77777777" w:rsidR="00E37DF9" w:rsidRPr="0081596B" w:rsidRDefault="00E37DF9" w:rsidP="00E37DF9">
            <w:pPr>
              <w:pStyle w:val="tableentry"/>
            </w:pPr>
            <w:r w:rsidRPr="0081596B">
              <w:t>delegate</w:t>
            </w:r>
          </w:p>
        </w:tc>
        <w:tc>
          <w:tcPr>
            <w:tcW w:w="6120" w:type="dxa"/>
          </w:tcPr>
          <w:p w14:paraId="26F9EDAB" w14:textId="77777777" w:rsidR="00E37DF9" w:rsidRPr="0081596B" w:rsidRDefault="00F2579F" w:rsidP="00F2579F">
            <w:pPr>
              <w:pStyle w:val="tableentry"/>
            </w:pPr>
            <w:r>
              <w:t>D</w:t>
            </w:r>
            <w:r w:rsidR="00C07A1B">
              <w:t xml:space="preserve">elegate flag. </w:t>
            </w:r>
            <w:r w:rsidR="00E37DF9" w:rsidRPr="0081596B">
              <w:t>Must be set to false.</w:t>
            </w:r>
          </w:p>
        </w:tc>
      </w:tr>
      <w:tr w:rsidR="00E37DF9" w14:paraId="28493D6E" w14:textId="77777777" w:rsidTr="00E37DF9">
        <w:tc>
          <w:tcPr>
            <w:tcW w:w="2160" w:type="dxa"/>
          </w:tcPr>
          <w:p w14:paraId="1E9DC151" w14:textId="77777777" w:rsidR="00E37DF9" w:rsidRPr="0081596B" w:rsidRDefault="00E37DF9" w:rsidP="00E37DF9">
            <w:pPr>
              <w:pStyle w:val="tableentry"/>
            </w:pPr>
            <w:r w:rsidRPr="0081596B">
              <w:t>digest</w:t>
            </w:r>
          </w:p>
        </w:tc>
        <w:tc>
          <w:tcPr>
            <w:tcW w:w="6120" w:type="dxa"/>
          </w:tcPr>
          <w:p w14:paraId="250E1506" w14:textId="77777777" w:rsidR="00E37DF9" w:rsidRPr="0081596B" w:rsidRDefault="00F2579F" w:rsidP="00E37DF9">
            <w:pPr>
              <w:pStyle w:val="tableentry"/>
            </w:pPr>
            <w:r>
              <w:t>D</w:t>
            </w:r>
            <w:r w:rsidR="00E37DF9" w:rsidRPr="0081596B">
              <w:t>igest of the authorization data.</w:t>
            </w:r>
          </w:p>
        </w:tc>
      </w:tr>
      <w:tr w:rsidR="00E37DF9" w14:paraId="07EE3863" w14:textId="77777777" w:rsidTr="00E37DF9">
        <w:tc>
          <w:tcPr>
            <w:tcW w:w="2160" w:type="dxa"/>
          </w:tcPr>
          <w:p w14:paraId="1CC66BEC" w14:textId="77777777" w:rsidR="00E37DF9" w:rsidRPr="0081596B" w:rsidRDefault="00E37DF9" w:rsidP="00E37DF9">
            <w:pPr>
              <w:pStyle w:val="tableentry"/>
            </w:pPr>
            <w:r w:rsidRPr="0081596B">
              <w:t>sig</w:t>
            </w:r>
          </w:p>
        </w:tc>
        <w:tc>
          <w:tcPr>
            <w:tcW w:w="6120" w:type="dxa"/>
          </w:tcPr>
          <w:p w14:paraId="0326F0BD" w14:textId="77777777" w:rsidR="00E37DF9" w:rsidRDefault="00E37DF9" w:rsidP="00E37DF9">
            <w:pPr>
              <w:pStyle w:val="tableentry"/>
            </w:pPr>
            <w:r w:rsidRPr="0081596B">
              <w:t>DSA signature</w:t>
            </w:r>
            <w:r w:rsidR="00C07A1B">
              <w:t>, which</w:t>
            </w:r>
            <w:r w:rsidRPr="0081596B">
              <w:t xml:space="preserve"> is computed over the fields from subject field to digest field by the issuer.  </w:t>
            </w:r>
          </w:p>
        </w:tc>
      </w:tr>
    </w:tbl>
    <w:p w14:paraId="58F5EA82" w14:textId="77777777" w:rsidR="00E37DF9" w:rsidRDefault="00F14159" w:rsidP="00E37DF9">
      <w:pPr>
        <w:pStyle w:val="Heading3"/>
      </w:pPr>
      <w:bookmarkStart w:id="1644" w:name="_Toc397675102"/>
      <w:r>
        <w:t>Membership</w:t>
      </w:r>
      <w:r w:rsidR="00E37DF9">
        <w:t xml:space="preserve"> certificate</w:t>
      </w:r>
      <w:bookmarkEnd w:id="1644"/>
    </w:p>
    <w:p w14:paraId="6D326511" w14:textId="77777777" w:rsidR="00E37DF9" w:rsidRDefault="006735D2" w:rsidP="00E37DF9">
      <w:pPr>
        <w:pStyle w:val="body"/>
      </w:pPr>
      <w:r>
        <w:fldChar w:fldCharType="begin"/>
      </w:r>
      <w:r>
        <w:instrText xml:space="preserve"> REF _Ref393893422 \h </w:instrText>
      </w:r>
      <w:r>
        <w:fldChar w:fldCharType="separate"/>
      </w:r>
      <w:r w:rsidR="00776C0A">
        <w:t xml:space="preserve">Table </w:t>
      </w:r>
      <w:r w:rsidR="00776C0A">
        <w:rPr>
          <w:noProof/>
        </w:rPr>
        <w:t>2</w:t>
      </w:r>
      <w:r w:rsidR="00776C0A">
        <w:noBreakHyphen/>
      </w:r>
      <w:r w:rsidR="00776C0A">
        <w:rPr>
          <w:noProof/>
        </w:rPr>
        <w:t>3</w:t>
      </w:r>
      <w:r>
        <w:fldChar w:fldCharType="end"/>
      </w:r>
      <w:r>
        <w:t xml:space="preserve"> lists the guild-</w:t>
      </w:r>
      <w:r w:rsidR="00E37DF9" w:rsidRPr="00E37DF9">
        <w:t>specific certificate</w:t>
      </w:r>
      <w:r>
        <w:t xml:space="preserve"> fields</w:t>
      </w:r>
      <w:r w:rsidR="00E37DF9" w:rsidRPr="00E37DF9">
        <w:t>. This type of certificate and its authorization data can be used a membership certificate.</w:t>
      </w:r>
    </w:p>
    <w:p w14:paraId="415C24A7" w14:textId="77777777" w:rsidR="00E37DF9" w:rsidRDefault="00E37DF9" w:rsidP="006735D2">
      <w:pPr>
        <w:pStyle w:val="Caption"/>
        <w:keepNext/>
      </w:pPr>
      <w:bookmarkStart w:id="1645" w:name="_Ref393893422"/>
      <w:bookmarkStart w:id="1646" w:name="_Toc397675062"/>
      <w:r>
        <w:t xml:space="preserve">Table </w:t>
      </w:r>
      <w:r w:rsidR="00030744">
        <w:fldChar w:fldCharType="begin"/>
      </w:r>
      <w:r w:rsidR="00030744">
        <w:instrText xml:space="preserve"> STYLEREF 1 \s </w:instrText>
      </w:r>
      <w:r w:rsidR="00030744">
        <w:fldChar w:fldCharType="separate"/>
      </w:r>
      <w:r w:rsidR="00776C0A">
        <w:rPr>
          <w:noProof/>
        </w:rPr>
        <w:t>2</w:t>
      </w:r>
      <w:r w:rsidR="00030744">
        <w:rPr>
          <w:noProof/>
        </w:rPr>
        <w:fldChar w:fldCharType="end"/>
      </w:r>
      <w:r>
        <w:noBreakHyphen/>
      </w:r>
      <w:r w:rsidR="00030744">
        <w:fldChar w:fldCharType="begin"/>
      </w:r>
      <w:r w:rsidR="00030744">
        <w:instrText xml:space="preserve"> SEQ Table \* ARABIC \s 1 </w:instrText>
      </w:r>
      <w:r w:rsidR="00030744">
        <w:fldChar w:fldCharType="separate"/>
      </w:r>
      <w:r w:rsidR="00776C0A">
        <w:rPr>
          <w:noProof/>
        </w:rPr>
        <w:t>3</w:t>
      </w:r>
      <w:r w:rsidR="00030744">
        <w:rPr>
          <w:noProof/>
        </w:rPr>
        <w:fldChar w:fldCharType="end"/>
      </w:r>
      <w:bookmarkEnd w:id="1645"/>
      <w:r>
        <w:t>. Guild-specific certificate fields</w:t>
      </w:r>
      <w:bookmarkEnd w:id="1646"/>
    </w:p>
    <w:tbl>
      <w:tblPr>
        <w:tblStyle w:val="TableGrid"/>
        <w:tblW w:w="8280" w:type="dxa"/>
        <w:tblInd w:w="835" w:type="dxa"/>
        <w:tblLook w:val="04A0" w:firstRow="1" w:lastRow="0" w:firstColumn="1" w:lastColumn="0" w:noHBand="0" w:noVBand="1"/>
      </w:tblPr>
      <w:tblGrid>
        <w:gridCol w:w="2160"/>
        <w:gridCol w:w="6120"/>
      </w:tblGrid>
      <w:tr w:rsidR="00E37DF9" w14:paraId="7DC83D78" w14:textId="77777777" w:rsidTr="00E37DF9">
        <w:trPr>
          <w:cnfStyle w:val="100000000000" w:firstRow="1" w:lastRow="0" w:firstColumn="0" w:lastColumn="0" w:oddVBand="0" w:evenVBand="0" w:oddHBand="0" w:evenHBand="0" w:firstRowFirstColumn="0" w:firstRowLastColumn="0" w:lastRowFirstColumn="0" w:lastRowLastColumn="0"/>
          <w:tblHeader/>
        </w:trPr>
        <w:tc>
          <w:tcPr>
            <w:tcW w:w="2160" w:type="dxa"/>
          </w:tcPr>
          <w:p w14:paraId="06F6EEAB" w14:textId="77777777" w:rsidR="00E37DF9" w:rsidRDefault="00E37DF9" w:rsidP="00E37DF9">
            <w:pPr>
              <w:pStyle w:val="tableheading"/>
            </w:pPr>
            <w:r>
              <w:t>Field name</w:t>
            </w:r>
          </w:p>
        </w:tc>
        <w:tc>
          <w:tcPr>
            <w:tcW w:w="6120" w:type="dxa"/>
          </w:tcPr>
          <w:p w14:paraId="4A2EBAFC" w14:textId="77777777" w:rsidR="00E37DF9" w:rsidRDefault="00E37DF9" w:rsidP="00E37DF9">
            <w:pPr>
              <w:pStyle w:val="tableheading"/>
            </w:pPr>
            <w:r>
              <w:t>Description</w:t>
            </w:r>
          </w:p>
        </w:tc>
      </w:tr>
      <w:tr w:rsidR="00E37DF9" w14:paraId="0DCDE4B1" w14:textId="77777777" w:rsidTr="00E37DF9">
        <w:tc>
          <w:tcPr>
            <w:tcW w:w="2160" w:type="dxa"/>
          </w:tcPr>
          <w:p w14:paraId="05EB2254" w14:textId="77777777" w:rsidR="00E37DF9" w:rsidRDefault="00E37DF9" w:rsidP="00E37DF9">
            <w:pPr>
              <w:pStyle w:val="tableentry"/>
            </w:pPr>
            <w:r>
              <w:t>version</w:t>
            </w:r>
          </w:p>
        </w:tc>
        <w:tc>
          <w:tcPr>
            <w:tcW w:w="6120" w:type="dxa"/>
          </w:tcPr>
          <w:p w14:paraId="28909C33" w14:textId="77777777" w:rsidR="00E37DF9" w:rsidRDefault="00E37DF9" w:rsidP="00F2579F">
            <w:pPr>
              <w:pStyle w:val="tablebulletlvl1"/>
            </w:pPr>
            <w:r>
              <w:t xml:space="preserve">version is 2.  </w:t>
            </w:r>
          </w:p>
          <w:p w14:paraId="4EC52665" w14:textId="77777777" w:rsidR="00E37DF9" w:rsidRDefault="00E37DF9" w:rsidP="00F2579F">
            <w:pPr>
              <w:pStyle w:val="tablebulletlvl1"/>
            </w:pPr>
            <w:r>
              <w:t>ECC curve is NIST P-256</w:t>
            </w:r>
          </w:p>
          <w:p w14:paraId="7C5ED0AC" w14:textId="77777777" w:rsidR="00E37DF9" w:rsidRDefault="00E37DF9" w:rsidP="00F2579F">
            <w:pPr>
              <w:pStyle w:val="tablebulletlvl1"/>
            </w:pPr>
            <w:r>
              <w:t>External Data digest algorithm is SHA-256.</w:t>
            </w:r>
          </w:p>
          <w:p w14:paraId="5C784A79" w14:textId="77777777" w:rsidR="00E37DF9" w:rsidRDefault="00E37DF9" w:rsidP="00F2579F">
            <w:pPr>
              <w:pStyle w:val="tablebulletlvl1"/>
            </w:pPr>
            <w:r>
              <w:t>DSA algorithm is ECC NIST P-256 DSA.</w:t>
            </w:r>
          </w:p>
        </w:tc>
      </w:tr>
      <w:tr w:rsidR="00E37DF9" w14:paraId="7F0AC33C" w14:textId="77777777" w:rsidTr="00E37DF9">
        <w:tc>
          <w:tcPr>
            <w:tcW w:w="2160" w:type="dxa"/>
          </w:tcPr>
          <w:p w14:paraId="2ECB20E2" w14:textId="77777777" w:rsidR="00E37DF9" w:rsidRPr="0081596B" w:rsidRDefault="00E37DF9" w:rsidP="00E37DF9">
            <w:pPr>
              <w:pStyle w:val="tableentry"/>
            </w:pPr>
            <w:r w:rsidRPr="0081596B">
              <w:t>issuer</w:t>
            </w:r>
          </w:p>
        </w:tc>
        <w:tc>
          <w:tcPr>
            <w:tcW w:w="6120" w:type="dxa"/>
          </w:tcPr>
          <w:p w14:paraId="41B95BFD" w14:textId="77777777" w:rsidR="00E37DF9" w:rsidRPr="0081596B" w:rsidRDefault="00F2579F" w:rsidP="00F2579F">
            <w:pPr>
              <w:pStyle w:val="tableentry"/>
            </w:pPr>
            <w:r>
              <w:t>I</w:t>
            </w:r>
            <w:r w:rsidR="00E37DF9" w:rsidRPr="0081596B">
              <w:t>ssuer public key</w:t>
            </w:r>
            <w:r>
              <w:t>.</w:t>
            </w:r>
          </w:p>
        </w:tc>
      </w:tr>
      <w:tr w:rsidR="00E37DF9" w14:paraId="4F975F3F" w14:textId="77777777" w:rsidTr="00E37DF9">
        <w:tc>
          <w:tcPr>
            <w:tcW w:w="2160" w:type="dxa"/>
          </w:tcPr>
          <w:p w14:paraId="5AF0DC31" w14:textId="77777777" w:rsidR="00E37DF9" w:rsidRPr="0081596B" w:rsidRDefault="00E37DF9" w:rsidP="00E37DF9">
            <w:pPr>
              <w:pStyle w:val="tableentry"/>
            </w:pPr>
            <w:r w:rsidRPr="0081596B">
              <w:t>subject</w:t>
            </w:r>
          </w:p>
        </w:tc>
        <w:tc>
          <w:tcPr>
            <w:tcW w:w="6120" w:type="dxa"/>
          </w:tcPr>
          <w:p w14:paraId="653C2654" w14:textId="77777777" w:rsidR="00E37DF9" w:rsidRPr="0081596B" w:rsidRDefault="00F2579F" w:rsidP="001C119B">
            <w:pPr>
              <w:pStyle w:val="tableentry"/>
            </w:pPr>
            <w:r>
              <w:t>S</w:t>
            </w:r>
            <w:r w:rsidR="00E37DF9" w:rsidRPr="0081596B">
              <w:t xml:space="preserve">ubject field holding the </w:t>
            </w:r>
            <w:r w:rsidR="001C119B">
              <w:t>certificate holder’s</w:t>
            </w:r>
            <w:r w:rsidR="001C119B" w:rsidRPr="0081596B">
              <w:t xml:space="preserve"> </w:t>
            </w:r>
            <w:r w:rsidR="00E37DF9" w:rsidRPr="0081596B">
              <w:t>public key</w:t>
            </w:r>
            <w:r>
              <w:t>.</w:t>
            </w:r>
          </w:p>
        </w:tc>
      </w:tr>
      <w:tr w:rsidR="00E37DF9" w14:paraId="5DB71464" w14:textId="77777777" w:rsidTr="00E37DF9">
        <w:tc>
          <w:tcPr>
            <w:tcW w:w="2160" w:type="dxa"/>
          </w:tcPr>
          <w:p w14:paraId="7D2DE1F4" w14:textId="77777777" w:rsidR="00E37DF9" w:rsidRPr="0081596B" w:rsidRDefault="00E37DF9" w:rsidP="00E37DF9">
            <w:pPr>
              <w:pStyle w:val="tableentry"/>
            </w:pPr>
            <w:r w:rsidRPr="0081596B">
              <w:t>validityFrom</w:t>
            </w:r>
          </w:p>
        </w:tc>
        <w:tc>
          <w:tcPr>
            <w:tcW w:w="6120" w:type="dxa"/>
          </w:tcPr>
          <w:p w14:paraId="64424753" w14:textId="77777777" w:rsidR="00E37DF9" w:rsidRPr="0081596B" w:rsidRDefault="00F2579F" w:rsidP="00C07A1B">
            <w:pPr>
              <w:pStyle w:val="tableentry"/>
            </w:pPr>
            <w:r>
              <w:t>V</w:t>
            </w:r>
            <w:r w:rsidR="00C07A1B">
              <w:t xml:space="preserve">alidity period. </w:t>
            </w:r>
            <w:r w:rsidR="00E37DF9" w:rsidRPr="0081596B">
              <w:t>Subfield Valid From. It’s represented in seconds since EPOCH Jan 1, 1970</w:t>
            </w:r>
            <w:r>
              <w:t>.</w:t>
            </w:r>
          </w:p>
        </w:tc>
      </w:tr>
      <w:tr w:rsidR="00E37DF9" w14:paraId="4E1E92F0" w14:textId="77777777" w:rsidTr="00E37DF9">
        <w:tc>
          <w:tcPr>
            <w:tcW w:w="2160" w:type="dxa"/>
          </w:tcPr>
          <w:p w14:paraId="539626FB" w14:textId="77777777" w:rsidR="00E37DF9" w:rsidRPr="0081596B" w:rsidRDefault="00E37DF9" w:rsidP="00E37DF9">
            <w:pPr>
              <w:pStyle w:val="tableentry"/>
            </w:pPr>
            <w:r w:rsidRPr="0081596B">
              <w:t>validityTo</w:t>
            </w:r>
          </w:p>
        </w:tc>
        <w:tc>
          <w:tcPr>
            <w:tcW w:w="6120" w:type="dxa"/>
          </w:tcPr>
          <w:p w14:paraId="42623F2E" w14:textId="77777777" w:rsidR="00E37DF9" w:rsidRPr="0081596B" w:rsidRDefault="00F2579F" w:rsidP="00C07A1B">
            <w:pPr>
              <w:pStyle w:val="tableentry"/>
            </w:pPr>
            <w:r>
              <w:t>V</w:t>
            </w:r>
            <w:r w:rsidR="00C07A1B">
              <w:t xml:space="preserve">alidity period. </w:t>
            </w:r>
            <w:r w:rsidR="00E37DF9" w:rsidRPr="0081596B">
              <w:t>Subfield ValidTo. It’s represented in seconds since EPOCH Jan 1, 1970</w:t>
            </w:r>
            <w:r>
              <w:t>.</w:t>
            </w:r>
          </w:p>
        </w:tc>
      </w:tr>
      <w:tr w:rsidR="00E37DF9" w14:paraId="0B1273D1" w14:textId="77777777" w:rsidTr="00E37DF9">
        <w:tc>
          <w:tcPr>
            <w:tcW w:w="2160" w:type="dxa"/>
          </w:tcPr>
          <w:p w14:paraId="05F7E91E" w14:textId="77777777" w:rsidR="00E37DF9" w:rsidRPr="0081596B" w:rsidRDefault="00E37DF9" w:rsidP="00E37DF9">
            <w:pPr>
              <w:pStyle w:val="tableentry"/>
            </w:pPr>
            <w:r w:rsidRPr="0081596B">
              <w:t>delegate</w:t>
            </w:r>
          </w:p>
        </w:tc>
        <w:tc>
          <w:tcPr>
            <w:tcW w:w="6120" w:type="dxa"/>
          </w:tcPr>
          <w:p w14:paraId="12B6D4E8" w14:textId="77777777" w:rsidR="00E37DF9" w:rsidRPr="0081596B" w:rsidRDefault="00F2579F" w:rsidP="00E37DF9">
            <w:pPr>
              <w:pStyle w:val="tableentry"/>
            </w:pPr>
            <w:r>
              <w:t>D</w:t>
            </w:r>
            <w:r w:rsidR="00C07A1B">
              <w:t>elegate flag.</w:t>
            </w:r>
          </w:p>
        </w:tc>
      </w:tr>
      <w:tr w:rsidR="007A4D7C" w14:paraId="398600E6" w14:textId="77777777" w:rsidTr="00E37DF9">
        <w:tc>
          <w:tcPr>
            <w:tcW w:w="2160" w:type="dxa"/>
          </w:tcPr>
          <w:p w14:paraId="5DF1E0DB" w14:textId="77777777" w:rsidR="007A4D7C" w:rsidRPr="0081596B" w:rsidRDefault="007A4D7C" w:rsidP="00E37DF9">
            <w:pPr>
              <w:pStyle w:val="tableentry"/>
            </w:pPr>
            <w:r>
              <w:t>guild</w:t>
            </w:r>
          </w:p>
        </w:tc>
        <w:tc>
          <w:tcPr>
            <w:tcW w:w="6120" w:type="dxa"/>
          </w:tcPr>
          <w:p w14:paraId="234C19C9" w14:textId="77777777" w:rsidR="007A4D7C" w:rsidRPr="0081596B" w:rsidRDefault="007A4D7C" w:rsidP="00E37DF9">
            <w:pPr>
              <w:pStyle w:val="tableentry"/>
            </w:pPr>
            <w:r>
              <w:t>Guild ID</w:t>
            </w:r>
          </w:p>
        </w:tc>
      </w:tr>
      <w:tr w:rsidR="00E37DF9" w14:paraId="32612DD2" w14:textId="77777777" w:rsidTr="00E37DF9">
        <w:tc>
          <w:tcPr>
            <w:tcW w:w="2160" w:type="dxa"/>
          </w:tcPr>
          <w:p w14:paraId="64DD38F7" w14:textId="77777777" w:rsidR="00E37DF9" w:rsidRPr="0081596B" w:rsidRDefault="00E37DF9" w:rsidP="00E37DF9">
            <w:pPr>
              <w:pStyle w:val="tableentry"/>
            </w:pPr>
            <w:r w:rsidRPr="0081596B">
              <w:t>digest</w:t>
            </w:r>
          </w:p>
        </w:tc>
        <w:tc>
          <w:tcPr>
            <w:tcW w:w="6120" w:type="dxa"/>
          </w:tcPr>
          <w:p w14:paraId="15DF4B87" w14:textId="77777777" w:rsidR="00E37DF9" w:rsidRPr="0081596B" w:rsidRDefault="00F2579F" w:rsidP="00F2579F">
            <w:pPr>
              <w:pStyle w:val="tableentry"/>
            </w:pPr>
            <w:r>
              <w:t>D</w:t>
            </w:r>
            <w:r w:rsidR="00E37DF9" w:rsidRPr="0081596B">
              <w:t>igest of the authorization data.</w:t>
            </w:r>
          </w:p>
        </w:tc>
      </w:tr>
      <w:tr w:rsidR="00E37DF9" w14:paraId="0B734803" w14:textId="77777777" w:rsidTr="00E37DF9">
        <w:tc>
          <w:tcPr>
            <w:tcW w:w="2160" w:type="dxa"/>
          </w:tcPr>
          <w:p w14:paraId="55279878" w14:textId="77777777" w:rsidR="00E37DF9" w:rsidRPr="0081596B" w:rsidRDefault="00E37DF9" w:rsidP="00E37DF9">
            <w:pPr>
              <w:pStyle w:val="tableentry"/>
            </w:pPr>
            <w:r w:rsidRPr="0081596B">
              <w:t>sig</w:t>
            </w:r>
          </w:p>
        </w:tc>
        <w:tc>
          <w:tcPr>
            <w:tcW w:w="6120" w:type="dxa"/>
          </w:tcPr>
          <w:p w14:paraId="6B1122DC" w14:textId="77777777" w:rsidR="00E37DF9" w:rsidRDefault="00C07A1B" w:rsidP="00E37DF9">
            <w:pPr>
              <w:pStyle w:val="tableentry"/>
            </w:pPr>
            <w:r w:rsidRPr="0081596B">
              <w:t>DSA signature</w:t>
            </w:r>
            <w:r>
              <w:t>, which</w:t>
            </w:r>
            <w:r w:rsidR="00E37DF9" w:rsidRPr="0081596B">
              <w:t xml:space="preserve"> is computed over the fields from subject field to digest field by the issuer.  </w:t>
            </w:r>
          </w:p>
        </w:tc>
      </w:tr>
    </w:tbl>
    <w:p w14:paraId="609E58C1" w14:textId="77777777" w:rsidR="00E37DF9" w:rsidRDefault="007A4D7C" w:rsidP="007A4D7C">
      <w:pPr>
        <w:pStyle w:val="Heading3"/>
      </w:pPr>
      <w:bookmarkStart w:id="1647" w:name="_Toc397675103"/>
      <w:r>
        <w:t>User equivalence certificate</w:t>
      </w:r>
      <w:bookmarkEnd w:id="1647"/>
    </w:p>
    <w:p w14:paraId="35BFD0C3" w14:textId="77777777" w:rsidR="007A4D7C" w:rsidRDefault="00F2579F" w:rsidP="007A4D7C">
      <w:pPr>
        <w:pStyle w:val="body"/>
      </w:pPr>
      <w:r>
        <w:fldChar w:fldCharType="begin"/>
      </w:r>
      <w:r>
        <w:instrText xml:space="preserve"> REF _Ref393893599 \h </w:instrText>
      </w:r>
      <w:r>
        <w:fldChar w:fldCharType="separate"/>
      </w:r>
      <w:r w:rsidR="00776C0A">
        <w:t xml:space="preserve">Table </w:t>
      </w:r>
      <w:r w:rsidR="00776C0A">
        <w:rPr>
          <w:noProof/>
        </w:rPr>
        <w:t>2</w:t>
      </w:r>
      <w:r w:rsidR="00776C0A">
        <w:noBreakHyphen/>
      </w:r>
      <w:r w:rsidR="00776C0A">
        <w:rPr>
          <w:noProof/>
        </w:rPr>
        <w:t>4</w:t>
      </w:r>
      <w:r>
        <w:fldChar w:fldCharType="end"/>
      </w:r>
      <w:r>
        <w:t xml:space="preserve"> lists </w:t>
      </w:r>
      <w:r w:rsidR="007A4D7C" w:rsidRPr="007A4D7C">
        <w:t>the user equivalence certificate</w:t>
      </w:r>
      <w:r>
        <w:t xml:space="preserve"> fields</w:t>
      </w:r>
      <w:r w:rsidR="007A4D7C" w:rsidRPr="007A4D7C">
        <w:t xml:space="preserve">. </w:t>
      </w:r>
      <w:r w:rsidR="00F14159">
        <w:t>The subject will have all the privileges as the issuer</w:t>
      </w:r>
      <w:r w:rsidR="007A4D7C" w:rsidRPr="007A4D7C">
        <w:t>.</w:t>
      </w:r>
    </w:p>
    <w:p w14:paraId="1AB88ADB" w14:textId="77777777" w:rsidR="007A4D7C" w:rsidRDefault="007A4D7C" w:rsidP="007A4D7C">
      <w:pPr>
        <w:pStyle w:val="Caption"/>
      </w:pPr>
      <w:bookmarkStart w:id="1648" w:name="_Ref393893599"/>
      <w:bookmarkStart w:id="1649" w:name="_Toc397675063"/>
      <w:r>
        <w:t xml:space="preserve">Table </w:t>
      </w:r>
      <w:r w:rsidR="00030744">
        <w:fldChar w:fldCharType="begin"/>
      </w:r>
      <w:r w:rsidR="00030744">
        <w:instrText xml:space="preserve"> STYLEREF 1 \s </w:instrText>
      </w:r>
      <w:r w:rsidR="00030744">
        <w:fldChar w:fldCharType="separate"/>
      </w:r>
      <w:r w:rsidR="00776C0A">
        <w:rPr>
          <w:noProof/>
        </w:rPr>
        <w:t>2</w:t>
      </w:r>
      <w:r w:rsidR="00030744">
        <w:rPr>
          <w:noProof/>
        </w:rPr>
        <w:fldChar w:fldCharType="end"/>
      </w:r>
      <w:r>
        <w:noBreakHyphen/>
      </w:r>
      <w:r w:rsidR="00030744">
        <w:fldChar w:fldCharType="begin"/>
      </w:r>
      <w:r w:rsidR="00030744">
        <w:instrText xml:space="preserve"> SEQ Table \* ARABIC \s 1 </w:instrText>
      </w:r>
      <w:r w:rsidR="00030744">
        <w:fldChar w:fldCharType="separate"/>
      </w:r>
      <w:r w:rsidR="00776C0A">
        <w:rPr>
          <w:noProof/>
        </w:rPr>
        <w:t>4</w:t>
      </w:r>
      <w:r w:rsidR="00030744">
        <w:rPr>
          <w:noProof/>
        </w:rPr>
        <w:fldChar w:fldCharType="end"/>
      </w:r>
      <w:bookmarkEnd w:id="1648"/>
      <w:r>
        <w:t>. User equivalence certificate fields</w:t>
      </w:r>
      <w:bookmarkEnd w:id="1649"/>
    </w:p>
    <w:tbl>
      <w:tblPr>
        <w:tblStyle w:val="TableGrid"/>
        <w:tblW w:w="8280" w:type="dxa"/>
        <w:tblInd w:w="835" w:type="dxa"/>
        <w:tblLook w:val="04A0" w:firstRow="1" w:lastRow="0" w:firstColumn="1" w:lastColumn="0" w:noHBand="0" w:noVBand="1"/>
      </w:tblPr>
      <w:tblGrid>
        <w:gridCol w:w="2160"/>
        <w:gridCol w:w="6120"/>
      </w:tblGrid>
      <w:tr w:rsidR="007A4D7C" w14:paraId="3F7EB885"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14:paraId="34B3A802" w14:textId="77777777" w:rsidR="007A4D7C" w:rsidRDefault="007A4D7C" w:rsidP="00873242">
            <w:pPr>
              <w:pStyle w:val="tableheading"/>
            </w:pPr>
            <w:r>
              <w:lastRenderedPageBreak/>
              <w:t>Field name</w:t>
            </w:r>
          </w:p>
        </w:tc>
        <w:tc>
          <w:tcPr>
            <w:tcW w:w="6120" w:type="dxa"/>
          </w:tcPr>
          <w:p w14:paraId="6B413442" w14:textId="77777777" w:rsidR="007A4D7C" w:rsidRDefault="007A4D7C" w:rsidP="00873242">
            <w:pPr>
              <w:pStyle w:val="tableheading"/>
            </w:pPr>
            <w:r>
              <w:t>Description</w:t>
            </w:r>
          </w:p>
        </w:tc>
      </w:tr>
      <w:tr w:rsidR="007A4D7C" w14:paraId="28A992D8" w14:textId="77777777" w:rsidTr="00873242">
        <w:tc>
          <w:tcPr>
            <w:tcW w:w="2160" w:type="dxa"/>
          </w:tcPr>
          <w:p w14:paraId="7B79998F" w14:textId="77777777" w:rsidR="007A4D7C" w:rsidRDefault="007A4D7C" w:rsidP="00873242">
            <w:pPr>
              <w:pStyle w:val="tableentry"/>
            </w:pPr>
            <w:r>
              <w:t>version</w:t>
            </w:r>
          </w:p>
        </w:tc>
        <w:tc>
          <w:tcPr>
            <w:tcW w:w="6120" w:type="dxa"/>
          </w:tcPr>
          <w:p w14:paraId="0304FB96" w14:textId="77777777" w:rsidR="007A4D7C" w:rsidRDefault="007A4D7C" w:rsidP="00F2579F">
            <w:pPr>
              <w:pStyle w:val="tablebulletlvl1"/>
            </w:pPr>
            <w:r>
              <w:t xml:space="preserve">version is 3.  </w:t>
            </w:r>
          </w:p>
          <w:p w14:paraId="71346E0D" w14:textId="77777777" w:rsidR="007A4D7C" w:rsidRDefault="007A4D7C" w:rsidP="00F2579F">
            <w:pPr>
              <w:pStyle w:val="tablebulletlvl1"/>
            </w:pPr>
            <w:r>
              <w:t>ECC curve is NIST P-256</w:t>
            </w:r>
          </w:p>
          <w:p w14:paraId="036ECA49" w14:textId="77777777" w:rsidR="007A4D7C" w:rsidRDefault="007A4D7C" w:rsidP="00F2579F">
            <w:pPr>
              <w:pStyle w:val="tablebulletlvl1"/>
            </w:pPr>
            <w:r>
              <w:t>External Data digest algorithm is SHA-256.</w:t>
            </w:r>
          </w:p>
          <w:p w14:paraId="4C5309BE" w14:textId="77777777" w:rsidR="007A4D7C" w:rsidRDefault="007A4D7C" w:rsidP="00F2579F">
            <w:pPr>
              <w:pStyle w:val="tablebulletlvl1"/>
            </w:pPr>
            <w:r>
              <w:t>DSA algorithm is ECC NIST P-256 DSA.</w:t>
            </w:r>
          </w:p>
        </w:tc>
      </w:tr>
      <w:tr w:rsidR="007A4D7C" w14:paraId="4A4FDD55" w14:textId="77777777" w:rsidTr="00873242">
        <w:tc>
          <w:tcPr>
            <w:tcW w:w="2160" w:type="dxa"/>
          </w:tcPr>
          <w:p w14:paraId="0C7333A0" w14:textId="77777777" w:rsidR="007A4D7C" w:rsidRPr="0081596B" w:rsidRDefault="007A4D7C" w:rsidP="00873242">
            <w:pPr>
              <w:pStyle w:val="tableentry"/>
            </w:pPr>
            <w:r w:rsidRPr="0081596B">
              <w:t>issuer</w:t>
            </w:r>
          </w:p>
        </w:tc>
        <w:tc>
          <w:tcPr>
            <w:tcW w:w="6120" w:type="dxa"/>
          </w:tcPr>
          <w:p w14:paraId="3A903BB8" w14:textId="77777777" w:rsidR="007A4D7C" w:rsidRPr="0081596B" w:rsidRDefault="00F2579F" w:rsidP="00F2579F">
            <w:pPr>
              <w:pStyle w:val="tableentry"/>
            </w:pPr>
            <w:r>
              <w:t>I</w:t>
            </w:r>
            <w:r w:rsidR="007A4D7C" w:rsidRPr="0081596B">
              <w:t>ssuer public key</w:t>
            </w:r>
            <w:r>
              <w:t>.</w:t>
            </w:r>
          </w:p>
        </w:tc>
      </w:tr>
      <w:tr w:rsidR="007A4D7C" w14:paraId="3B29228E" w14:textId="77777777" w:rsidTr="00873242">
        <w:tc>
          <w:tcPr>
            <w:tcW w:w="2160" w:type="dxa"/>
          </w:tcPr>
          <w:p w14:paraId="74EAD766" w14:textId="77777777" w:rsidR="007A4D7C" w:rsidRPr="0081596B" w:rsidRDefault="007A4D7C" w:rsidP="00873242">
            <w:pPr>
              <w:pStyle w:val="tableentry"/>
            </w:pPr>
            <w:r w:rsidRPr="0081596B">
              <w:t>subject</w:t>
            </w:r>
          </w:p>
        </w:tc>
        <w:tc>
          <w:tcPr>
            <w:tcW w:w="6120" w:type="dxa"/>
          </w:tcPr>
          <w:p w14:paraId="705655DE" w14:textId="77777777" w:rsidR="007A4D7C" w:rsidRPr="0081596B" w:rsidRDefault="00F2579F" w:rsidP="001C119B">
            <w:pPr>
              <w:pStyle w:val="tableentry"/>
            </w:pPr>
            <w:r>
              <w:t>S</w:t>
            </w:r>
            <w:r w:rsidR="007A4D7C" w:rsidRPr="0081596B">
              <w:t xml:space="preserve">ubject field holding the </w:t>
            </w:r>
            <w:r w:rsidR="001C119B">
              <w:t>certificate holder’s</w:t>
            </w:r>
            <w:r w:rsidR="001C119B" w:rsidRPr="0081596B">
              <w:t xml:space="preserve"> </w:t>
            </w:r>
            <w:r w:rsidR="007A4D7C" w:rsidRPr="0081596B">
              <w:t>public key</w:t>
            </w:r>
            <w:r>
              <w:t>.</w:t>
            </w:r>
          </w:p>
        </w:tc>
      </w:tr>
      <w:tr w:rsidR="007A4D7C" w14:paraId="6B63E9D3" w14:textId="77777777" w:rsidTr="00873242">
        <w:tc>
          <w:tcPr>
            <w:tcW w:w="2160" w:type="dxa"/>
          </w:tcPr>
          <w:p w14:paraId="341F73A2" w14:textId="77777777" w:rsidR="007A4D7C" w:rsidRPr="0081596B" w:rsidRDefault="007A4D7C" w:rsidP="00873242">
            <w:pPr>
              <w:pStyle w:val="tableentry"/>
            </w:pPr>
            <w:r w:rsidRPr="0081596B">
              <w:t>validityFrom</w:t>
            </w:r>
          </w:p>
        </w:tc>
        <w:tc>
          <w:tcPr>
            <w:tcW w:w="6120" w:type="dxa"/>
          </w:tcPr>
          <w:p w14:paraId="35A3E3B8" w14:textId="77777777" w:rsidR="007A4D7C" w:rsidRPr="0081596B" w:rsidRDefault="00F2579F" w:rsidP="00C07A1B">
            <w:pPr>
              <w:pStyle w:val="tableentry"/>
            </w:pPr>
            <w:r>
              <w:t>V</w:t>
            </w:r>
            <w:r w:rsidR="00C07A1B">
              <w:t xml:space="preserve">alidity period. </w:t>
            </w:r>
            <w:r w:rsidR="007A4D7C" w:rsidRPr="0081596B">
              <w:t>Subfield Valid From. It’s represented in seconds since EPOCH Jan 1, 1970</w:t>
            </w:r>
            <w:r>
              <w:t>.</w:t>
            </w:r>
          </w:p>
        </w:tc>
      </w:tr>
      <w:tr w:rsidR="007A4D7C" w14:paraId="64B016B8" w14:textId="77777777" w:rsidTr="00873242">
        <w:tc>
          <w:tcPr>
            <w:tcW w:w="2160" w:type="dxa"/>
          </w:tcPr>
          <w:p w14:paraId="730E37A3" w14:textId="77777777" w:rsidR="007A4D7C" w:rsidRPr="0081596B" w:rsidRDefault="007A4D7C" w:rsidP="00873242">
            <w:pPr>
              <w:pStyle w:val="tableentry"/>
            </w:pPr>
            <w:r w:rsidRPr="0081596B">
              <w:t>validityTo</w:t>
            </w:r>
          </w:p>
        </w:tc>
        <w:tc>
          <w:tcPr>
            <w:tcW w:w="6120" w:type="dxa"/>
          </w:tcPr>
          <w:p w14:paraId="03796F51" w14:textId="77777777" w:rsidR="007A4D7C" w:rsidRPr="0081596B" w:rsidRDefault="00F2579F" w:rsidP="00C07A1B">
            <w:pPr>
              <w:pStyle w:val="tableentry"/>
            </w:pPr>
            <w:r>
              <w:t>V</w:t>
            </w:r>
            <w:r w:rsidR="00C07A1B">
              <w:t xml:space="preserve">alidity period. </w:t>
            </w:r>
            <w:r w:rsidR="007A4D7C" w:rsidRPr="0081596B">
              <w:t>Subfield ValidTo. It’s represented in seconds since EPOCH Jan 1, 1970</w:t>
            </w:r>
            <w:r>
              <w:t>.</w:t>
            </w:r>
          </w:p>
        </w:tc>
      </w:tr>
      <w:tr w:rsidR="007A4D7C" w14:paraId="7F6F5133" w14:textId="77777777" w:rsidTr="00873242">
        <w:tc>
          <w:tcPr>
            <w:tcW w:w="2160" w:type="dxa"/>
          </w:tcPr>
          <w:p w14:paraId="526475B2" w14:textId="77777777" w:rsidR="007A4D7C" w:rsidRPr="0081596B" w:rsidRDefault="007A4D7C" w:rsidP="00873242">
            <w:pPr>
              <w:pStyle w:val="tableentry"/>
            </w:pPr>
            <w:r w:rsidRPr="0081596B">
              <w:t>delegate</w:t>
            </w:r>
          </w:p>
        </w:tc>
        <w:tc>
          <w:tcPr>
            <w:tcW w:w="6120" w:type="dxa"/>
          </w:tcPr>
          <w:p w14:paraId="73041A3B" w14:textId="77777777" w:rsidR="007A4D7C" w:rsidRPr="0081596B" w:rsidRDefault="00F2579F" w:rsidP="00C07A1B">
            <w:pPr>
              <w:pStyle w:val="tableentry"/>
            </w:pPr>
            <w:r>
              <w:t>D</w:t>
            </w:r>
            <w:r w:rsidR="007A4D7C" w:rsidRPr="0081596B">
              <w:t>elegate flag. Must be set to false.</w:t>
            </w:r>
          </w:p>
        </w:tc>
      </w:tr>
      <w:tr w:rsidR="00F14159" w14:paraId="67588835" w14:textId="77777777" w:rsidTr="00873242">
        <w:tc>
          <w:tcPr>
            <w:tcW w:w="2160" w:type="dxa"/>
          </w:tcPr>
          <w:p w14:paraId="6C8B16D3" w14:textId="77777777" w:rsidR="00F14159" w:rsidRPr="0081596B" w:rsidRDefault="00F14159" w:rsidP="00873242">
            <w:pPr>
              <w:pStyle w:val="tableentry"/>
            </w:pPr>
            <w:r w:rsidRPr="0081596B">
              <w:t>sig</w:t>
            </w:r>
          </w:p>
        </w:tc>
        <w:tc>
          <w:tcPr>
            <w:tcW w:w="6120" w:type="dxa"/>
          </w:tcPr>
          <w:p w14:paraId="2EF77BE3" w14:textId="77777777" w:rsidR="00F14159" w:rsidRDefault="00F14159" w:rsidP="00873242">
            <w:pPr>
              <w:pStyle w:val="tableentry"/>
            </w:pPr>
            <w:r w:rsidRPr="0081596B">
              <w:t>DSA signature</w:t>
            </w:r>
            <w:r>
              <w:t>, which</w:t>
            </w:r>
            <w:r w:rsidRPr="0081596B">
              <w:t xml:space="preserve"> is computed over the fields from subject field to d</w:t>
            </w:r>
            <w:r>
              <w:t>elegate</w:t>
            </w:r>
            <w:r w:rsidRPr="0081596B">
              <w:t xml:space="preserve"> field by the issuer.  </w:t>
            </w:r>
          </w:p>
        </w:tc>
      </w:tr>
    </w:tbl>
    <w:p w14:paraId="4A6E43CD" w14:textId="77777777" w:rsidR="007A4D7C" w:rsidRDefault="007A4D7C" w:rsidP="007A4D7C">
      <w:pPr>
        <w:pStyle w:val="Heading3"/>
      </w:pPr>
      <w:bookmarkStart w:id="1650" w:name="_Toc397675104"/>
      <w:r>
        <w:t>Identity certificate</w:t>
      </w:r>
      <w:bookmarkEnd w:id="1650"/>
    </w:p>
    <w:p w14:paraId="032BF48E" w14:textId="77777777" w:rsidR="007A4D7C" w:rsidRPr="007A4D7C" w:rsidRDefault="00F2579F" w:rsidP="007A4D7C">
      <w:pPr>
        <w:pStyle w:val="body"/>
      </w:pPr>
      <w:r>
        <w:fldChar w:fldCharType="begin"/>
      </w:r>
      <w:r>
        <w:instrText xml:space="preserve"> REF _Ref393893604 \h </w:instrText>
      </w:r>
      <w:r>
        <w:fldChar w:fldCharType="separate"/>
      </w:r>
      <w:r w:rsidR="00776C0A">
        <w:t xml:space="preserve">Table </w:t>
      </w:r>
      <w:r w:rsidR="00776C0A">
        <w:rPr>
          <w:noProof/>
        </w:rPr>
        <w:t>2</w:t>
      </w:r>
      <w:r w:rsidR="00776C0A">
        <w:noBreakHyphen/>
      </w:r>
      <w:r w:rsidR="00776C0A">
        <w:rPr>
          <w:noProof/>
        </w:rPr>
        <w:t>5</w:t>
      </w:r>
      <w:r>
        <w:fldChar w:fldCharType="end"/>
      </w:r>
      <w:r>
        <w:t xml:space="preserve"> lists the </w:t>
      </w:r>
      <w:r w:rsidR="007A4D7C" w:rsidRPr="007A4D7C">
        <w:t>Identity certificate</w:t>
      </w:r>
      <w:r>
        <w:t xml:space="preserve"> fields</w:t>
      </w:r>
      <w:r w:rsidR="007A4D7C" w:rsidRPr="007A4D7C">
        <w:t>.</w:t>
      </w:r>
      <w:r>
        <w:t xml:space="preserve"> </w:t>
      </w:r>
    </w:p>
    <w:p w14:paraId="4851A056" w14:textId="77777777" w:rsidR="007A4D7C" w:rsidRDefault="007A4D7C" w:rsidP="00F2579F">
      <w:pPr>
        <w:pStyle w:val="Caption"/>
        <w:keepNext/>
      </w:pPr>
      <w:bookmarkStart w:id="1651" w:name="_Ref393893604"/>
      <w:bookmarkStart w:id="1652" w:name="_Toc397675064"/>
      <w:r>
        <w:t xml:space="preserve">Table </w:t>
      </w:r>
      <w:r w:rsidR="00030744">
        <w:fldChar w:fldCharType="begin"/>
      </w:r>
      <w:r w:rsidR="00030744">
        <w:instrText xml:space="preserve"> ST</w:instrText>
      </w:r>
      <w:r w:rsidR="00030744">
        <w:instrText xml:space="preserve">YLEREF 1 \s </w:instrText>
      </w:r>
      <w:r w:rsidR="00030744">
        <w:fldChar w:fldCharType="separate"/>
      </w:r>
      <w:r w:rsidR="00776C0A">
        <w:rPr>
          <w:noProof/>
        </w:rPr>
        <w:t>2</w:t>
      </w:r>
      <w:r w:rsidR="00030744">
        <w:rPr>
          <w:noProof/>
        </w:rPr>
        <w:fldChar w:fldCharType="end"/>
      </w:r>
      <w:r>
        <w:noBreakHyphen/>
      </w:r>
      <w:r w:rsidR="00030744">
        <w:fldChar w:fldCharType="begin"/>
      </w:r>
      <w:r w:rsidR="00030744">
        <w:instrText xml:space="preserve"> SEQ Table \* ARABIC \s 1 </w:instrText>
      </w:r>
      <w:r w:rsidR="00030744">
        <w:fldChar w:fldCharType="separate"/>
      </w:r>
      <w:r w:rsidR="00776C0A">
        <w:rPr>
          <w:noProof/>
        </w:rPr>
        <w:t>5</w:t>
      </w:r>
      <w:r w:rsidR="00030744">
        <w:rPr>
          <w:noProof/>
        </w:rPr>
        <w:fldChar w:fldCharType="end"/>
      </w:r>
      <w:bookmarkEnd w:id="1651"/>
      <w:r>
        <w:t>. Identity certificate fields</w:t>
      </w:r>
      <w:bookmarkEnd w:id="1652"/>
    </w:p>
    <w:tbl>
      <w:tblPr>
        <w:tblStyle w:val="TableGrid"/>
        <w:tblW w:w="8280" w:type="dxa"/>
        <w:tblInd w:w="835" w:type="dxa"/>
        <w:tblLook w:val="04A0" w:firstRow="1" w:lastRow="0" w:firstColumn="1" w:lastColumn="0" w:noHBand="0" w:noVBand="1"/>
      </w:tblPr>
      <w:tblGrid>
        <w:gridCol w:w="2160"/>
        <w:gridCol w:w="6120"/>
      </w:tblGrid>
      <w:tr w:rsidR="007A4D7C" w14:paraId="19BDA2BC"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14:paraId="7E80D849" w14:textId="77777777" w:rsidR="007A4D7C" w:rsidRDefault="007A4D7C" w:rsidP="00873242">
            <w:pPr>
              <w:pStyle w:val="tableheading"/>
            </w:pPr>
            <w:r>
              <w:t>Field name</w:t>
            </w:r>
          </w:p>
        </w:tc>
        <w:tc>
          <w:tcPr>
            <w:tcW w:w="6120" w:type="dxa"/>
          </w:tcPr>
          <w:p w14:paraId="2FF65F95" w14:textId="77777777" w:rsidR="007A4D7C" w:rsidRDefault="007A4D7C" w:rsidP="00873242">
            <w:pPr>
              <w:pStyle w:val="tableheading"/>
            </w:pPr>
            <w:r>
              <w:t>Description</w:t>
            </w:r>
          </w:p>
        </w:tc>
      </w:tr>
      <w:tr w:rsidR="007A4D7C" w14:paraId="0694331F" w14:textId="77777777" w:rsidTr="00873242">
        <w:tc>
          <w:tcPr>
            <w:tcW w:w="2160" w:type="dxa"/>
          </w:tcPr>
          <w:p w14:paraId="1B18C457" w14:textId="77777777" w:rsidR="007A4D7C" w:rsidRDefault="007A4D7C" w:rsidP="00873242">
            <w:pPr>
              <w:pStyle w:val="tableentry"/>
            </w:pPr>
            <w:r>
              <w:t>version</w:t>
            </w:r>
          </w:p>
        </w:tc>
        <w:tc>
          <w:tcPr>
            <w:tcW w:w="6120" w:type="dxa"/>
          </w:tcPr>
          <w:p w14:paraId="2031005E" w14:textId="77777777" w:rsidR="007A4D7C" w:rsidRDefault="007A4D7C" w:rsidP="00F2579F">
            <w:pPr>
              <w:pStyle w:val="tablebulletlvl1"/>
            </w:pPr>
            <w:r>
              <w:t xml:space="preserve">version is </w:t>
            </w:r>
            <w:r w:rsidR="00032431">
              <w:t>4</w:t>
            </w:r>
            <w:r>
              <w:t xml:space="preserve">.  </w:t>
            </w:r>
          </w:p>
          <w:p w14:paraId="12E7E9EC" w14:textId="77777777" w:rsidR="007A4D7C" w:rsidRDefault="007A4D7C" w:rsidP="00F2579F">
            <w:pPr>
              <w:pStyle w:val="tablebulletlvl1"/>
            </w:pPr>
            <w:r>
              <w:t>ECC curve is NIST P-256</w:t>
            </w:r>
          </w:p>
          <w:p w14:paraId="6605B90E" w14:textId="77777777" w:rsidR="007A4D7C" w:rsidRDefault="007A4D7C" w:rsidP="00F2579F">
            <w:pPr>
              <w:pStyle w:val="tablebulletlvl1"/>
            </w:pPr>
            <w:r>
              <w:t>External Data digest algorithm is SHA-256.</w:t>
            </w:r>
          </w:p>
          <w:p w14:paraId="04994261" w14:textId="77777777" w:rsidR="007A4D7C" w:rsidRDefault="007A4D7C" w:rsidP="00F2579F">
            <w:pPr>
              <w:pStyle w:val="tablebulletlvl1"/>
            </w:pPr>
            <w:r>
              <w:t>DSA algorithm is ECC NIST P-256 DSA.</w:t>
            </w:r>
          </w:p>
        </w:tc>
      </w:tr>
      <w:tr w:rsidR="007A4D7C" w14:paraId="50573B84" w14:textId="77777777" w:rsidTr="00873242">
        <w:tc>
          <w:tcPr>
            <w:tcW w:w="2160" w:type="dxa"/>
          </w:tcPr>
          <w:p w14:paraId="7E79E25B" w14:textId="77777777" w:rsidR="007A4D7C" w:rsidRPr="0081596B" w:rsidRDefault="007A4D7C" w:rsidP="00873242">
            <w:pPr>
              <w:pStyle w:val="tableentry"/>
            </w:pPr>
            <w:r w:rsidRPr="0081596B">
              <w:t>issuer</w:t>
            </w:r>
          </w:p>
        </w:tc>
        <w:tc>
          <w:tcPr>
            <w:tcW w:w="6120" w:type="dxa"/>
          </w:tcPr>
          <w:p w14:paraId="24EDC2CF" w14:textId="77777777" w:rsidR="007A4D7C" w:rsidRPr="0081596B" w:rsidRDefault="00F2579F" w:rsidP="00F2579F">
            <w:pPr>
              <w:pStyle w:val="tableentry"/>
            </w:pPr>
            <w:r>
              <w:t>I</w:t>
            </w:r>
            <w:r w:rsidR="007A4D7C" w:rsidRPr="0081596B">
              <w:t>ssuer public key</w:t>
            </w:r>
            <w:r>
              <w:t>.</w:t>
            </w:r>
          </w:p>
        </w:tc>
      </w:tr>
      <w:tr w:rsidR="007A4D7C" w14:paraId="6D3C58E7" w14:textId="77777777" w:rsidTr="00873242">
        <w:tc>
          <w:tcPr>
            <w:tcW w:w="2160" w:type="dxa"/>
          </w:tcPr>
          <w:p w14:paraId="3D931942" w14:textId="77777777" w:rsidR="007A4D7C" w:rsidRPr="0081596B" w:rsidRDefault="007A4D7C" w:rsidP="00873242">
            <w:pPr>
              <w:pStyle w:val="tableentry"/>
            </w:pPr>
            <w:r w:rsidRPr="0081596B">
              <w:t>subject</w:t>
            </w:r>
          </w:p>
        </w:tc>
        <w:tc>
          <w:tcPr>
            <w:tcW w:w="6120" w:type="dxa"/>
          </w:tcPr>
          <w:p w14:paraId="4F3CDECE" w14:textId="77777777" w:rsidR="007A4D7C" w:rsidRPr="0081596B" w:rsidRDefault="00F2579F" w:rsidP="001C119B">
            <w:pPr>
              <w:pStyle w:val="tableentry"/>
            </w:pPr>
            <w:r>
              <w:t>S</w:t>
            </w:r>
            <w:r w:rsidR="007A4D7C" w:rsidRPr="0081596B">
              <w:t xml:space="preserve">ubject field holding the </w:t>
            </w:r>
            <w:r w:rsidR="001C119B">
              <w:t>certificate holder’s</w:t>
            </w:r>
            <w:r w:rsidR="001C119B" w:rsidRPr="0081596B">
              <w:t xml:space="preserve"> </w:t>
            </w:r>
            <w:r w:rsidR="007A4D7C" w:rsidRPr="0081596B">
              <w:t>public key</w:t>
            </w:r>
            <w:r>
              <w:t>.</w:t>
            </w:r>
          </w:p>
        </w:tc>
      </w:tr>
      <w:tr w:rsidR="007A4D7C" w14:paraId="48F7FD3D" w14:textId="77777777" w:rsidTr="00873242">
        <w:tc>
          <w:tcPr>
            <w:tcW w:w="2160" w:type="dxa"/>
          </w:tcPr>
          <w:p w14:paraId="3F2B8E7A" w14:textId="77777777" w:rsidR="007A4D7C" w:rsidRPr="0081596B" w:rsidRDefault="007A4D7C" w:rsidP="00873242">
            <w:pPr>
              <w:pStyle w:val="tableentry"/>
            </w:pPr>
            <w:r w:rsidRPr="0081596B">
              <w:t>validityFrom</w:t>
            </w:r>
          </w:p>
        </w:tc>
        <w:tc>
          <w:tcPr>
            <w:tcW w:w="6120" w:type="dxa"/>
          </w:tcPr>
          <w:p w14:paraId="0505C234" w14:textId="77777777" w:rsidR="007A4D7C" w:rsidRPr="0081596B" w:rsidRDefault="00F2579F" w:rsidP="00F2579F">
            <w:pPr>
              <w:pStyle w:val="tableentry"/>
            </w:pPr>
            <w:r>
              <w:t>V</w:t>
            </w:r>
            <w:r w:rsidR="00C07A1B">
              <w:t xml:space="preserve">alidity period. Subfield Valid From. </w:t>
            </w:r>
            <w:r w:rsidR="007A4D7C" w:rsidRPr="0081596B">
              <w:t>It’s represented in seconds since EPOCH Jan 1, 1970</w:t>
            </w:r>
            <w:r>
              <w:t>.</w:t>
            </w:r>
          </w:p>
        </w:tc>
      </w:tr>
      <w:tr w:rsidR="007A4D7C" w14:paraId="70E8E2C3" w14:textId="77777777" w:rsidTr="00873242">
        <w:tc>
          <w:tcPr>
            <w:tcW w:w="2160" w:type="dxa"/>
          </w:tcPr>
          <w:p w14:paraId="6CBAD769" w14:textId="77777777" w:rsidR="007A4D7C" w:rsidRPr="0081596B" w:rsidRDefault="007A4D7C" w:rsidP="00873242">
            <w:pPr>
              <w:pStyle w:val="tableentry"/>
            </w:pPr>
            <w:r w:rsidRPr="0081596B">
              <w:t>validityTo</w:t>
            </w:r>
          </w:p>
        </w:tc>
        <w:tc>
          <w:tcPr>
            <w:tcW w:w="6120" w:type="dxa"/>
          </w:tcPr>
          <w:p w14:paraId="56E6D792" w14:textId="77777777" w:rsidR="007A4D7C" w:rsidRPr="0081596B" w:rsidRDefault="00F2579F" w:rsidP="00C07A1B">
            <w:pPr>
              <w:pStyle w:val="tableentry"/>
            </w:pPr>
            <w:r>
              <w:t>V</w:t>
            </w:r>
            <w:r w:rsidR="007A4D7C" w:rsidRPr="0081596B">
              <w:t>alidity period.</w:t>
            </w:r>
            <w:r w:rsidR="00C07A1B">
              <w:t xml:space="preserve"> </w:t>
            </w:r>
            <w:r w:rsidR="007A4D7C" w:rsidRPr="0081596B">
              <w:t>Subfield ValidTo. It’s represented in seconds since EPOCH Jan 1, 1970</w:t>
            </w:r>
            <w:r>
              <w:t>.</w:t>
            </w:r>
          </w:p>
        </w:tc>
      </w:tr>
      <w:tr w:rsidR="007A4D7C" w14:paraId="7D8FD39C" w14:textId="77777777" w:rsidTr="00873242">
        <w:tc>
          <w:tcPr>
            <w:tcW w:w="2160" w:type="dxa"/>
          </w:tcPr>
          <w:p w14:paraId="3150542B" w14:textId="77777777" w:rsidR="007A4D7C" w:rsidRPr="0081596B" w:rsidRDefault="007A4D7C" w:rsidP="00873242">
            <w:pPr>
              <w:pStyle w:val="tableentry"/>
            </w:pPr>
            <w:r w:rsidRPr="0081596B">
              <w:t>delegate</w:t>
            </w:r>
          </w:p>
        </w:tc>
        <w:tc>
          <w:tcPr>
            <w:tcW w:w="6120" w:type="dxa"/>
          </w:tcPr>
          <w:p w14:paraId="71B9BCE0" w14:textId="77777777" w:rsidR="007A4D7C" w:rsidRPr="0081596B" w:rsidRDefault="00F2579F" w:rsidP="00F2579F">
            <w:pPr>
              <w:pStyle w:val="tableentry"/>
            </w:pPr>
            <w:r>
              <w:t>D</w:t>
            </w:r>
            <w:r w:rsidR="00C07A1B">
              <w:t xml:space="preserve">elegate flag. </w:t>
            </w:r>
            <w:r w:rsidR="007A4D7C" w:rsidRPr="0081596B">
              <w:t>Must be set to false.</w:t>
            </w:r>
          </w:p>
        </w:tc>
      </w:tr>
      <w:tr w:rsidR="00032431" w14:paraId="65FE382C" w14:textId="77777777" w:rsidTr="00873242">
        <w:tc>
          <w:tcPr>
            <w:tcW w:w="2160" w:type="dxa"/>
          </w:tcPr>
          <w:p w14:paraId="11B5F9CA" w14:textId="77777777" w:rsidR="00032431" w:rsidRPr="00962A68" w:rsidRDefault="00032431" w:rsidP="00032431">
            <w:pPr>
              <w:pStyle w:val="tableentry"/>
            </w:pPr>
            <w:r w:rsidRPr="00962A68">
              <w:t>aliasLen</w:t>
            </w:r>
          </w:p>
        </w:tc>
        <w:tc>
          <w:tcPr>
            <w:tcW w:w="6120" w:type="dxa"/>
          </w:tcPr>
          <w:p w14:paraId="0D3C8670" w14:textId="77777777" w:rsidR="00032431" w:rsidRPr="00962A68" w:rsidRDefault="00F2579F" w:rsidP="00032431">
            <w:pPr>
              <w:pStyle w:val="tableentry"/>
            </w:pPr>
            <w:r>
              <w:t>L</w:t>
            </w:r>
            <w:r w:rsidR="00C07A1B">
              <w:t>ength of the alias.</w:t>
            </w:r>
            <w:r w:rsidR="00032431" w:rsidRPr="00962A68">
              <w:t xml:space="preserve"> The maximum length allowed is 40 bytes.</w:t>
            </w:r>
          </w:p>
        </w:tc>
      </w:tr>
      <w:tr w:rsidR="00032431" w14:paraId="06717457" w14:textId="77777777" w:rsidTr="00873242">
        <w:tc>
          <w:tcPr>
            <w:tcW w:w="2160" w:type="dxa"/>
          </w:tcPr>
          <w:p w14:paraId="64BDE6BE" w14:textId="77777777" w:rsidR="00032431" w:rsidRPr="00962A68" w:rsidRDefault="00032431" w:rsidP="00032431">
            <w:pPr>
              <w:pStyle w:val="tableentry"/>
            </w:pPr>
            <w:r w:rsidRPr="00962A68">
              <w:t>alias</w:t>
            </w:r>
          </w:p>
        </w:tc>
        <w:tc>
          <w:tcPr>
            <w:tcW w:w="6120" w:type="dxa"/>
          </w:tcPr>
          <w:p w14:paraId="644A0367" w14:textId="77777777" w:rsidR="00032431" w:rsidRPr="00962A68" w:rsidRDefault="00F2579F" w:rsidP="00F2579F">
            <w:pPr>
              <w:pStyle w:val="tableentry"/>
            </w:pPr>
            <w:r>
              <w:t>B</w:t>
            </w:r>
            <w:r w:rsidR="00032431" w:rsidRPr="00962A68">
              <w:t>yte array for the alias.</w:t>
            </w:r>
          </w:p>
        </w:tc>
      </w:tr>
      <w:tr w:rsidR="00032431" w14:paraId="6BE1A33A" w14:textId="77777777" w:rsidTr="00873242">
        <w:tc>
          <w:tcPr>
            <w:tcW w:w="2160" w:type="dxa"/>
          </w:tcPr>
          <w:p w14:paraId="4988F2FD" w14:textId="77777777" w:rsidR="00032431" w:rsidRPr="00962A68" w:rsidRDefault="00032431" w:rsidP="00032431">
            <w:pPr>
              <w:pStyle w:val="tableentry"/>
            </w:pPr>
            <w:r w:rsidRPr="00962A68">
              <w:t>digest</w:t>
            </w:r>
          </w:p>
        </w:tc>
        <w:tc>
          <w:tcPr>
            <w:tcW w:w="6120" w:type="dxa"/>
          </w:tcPr>
          <w:p w14:paraId="25DEB565" w14:textId="77777777" w:rsidR="00032431" w:rsidRDefault="00F2579F" w:rsidP="00F2579F">
            <w:pPr>
              <w:pStyle w:val="tableentry"/>
            </w:pPr>
            <w:r>
              <w:t>D</w:t>
            </w:r>
            <w:r w:rsidR="00032431" w:rsidRPr="00962A68">
              <w:t xml:space="preserve">igest of the identity data.  </w:t>
            </w:r>
          </w:p>
        </w:tc>
      </w:tr>
      <w:tr w:rsidR="007A4D7C" w14:paraId="5F2117F4" w14:textId="77777777" w:rsidTr="00873242">
        <w:tc>
          <w:tcPr>
            <w:tcW w:w="2160" w:type="dxa"/>
          </w:tcPr>
          <w:p w14:paraId="4A3FE979" w14:textId="77777777" w:rsidR="007A4D7C" w:rsidRPr="0081596B" w:rsidRDefault="007A4D7C" w:rsidP="00873242">
            <w:pPr>
              <w:pStyle w:val="tableentry"/>
            </w:pPr>
            <w:r w:rsidRPr="0081596B">
              <w:t>sig</w:t>
            </w:r>
          </w:p>
        </w:tc>
        <w:tc>
          <w:tcPr>
            <w:tcW w:w="6120" w:type="dxa"/>
          </w:tcPr>
          <w:p w14:paraId="10EC951C" w14:textId="77777777" w:rsidR="007A4D7C" w:rsidRDefault="00C07A1B" w:rsidP="00873242">
            <w:pPr>
              <w:pStyle w:val="tableentry"/>
            </w:pPr>
            <w:r w:rsidRPr="0081596B">
              <w:t>DSA signature</w:t>
            </w:r>
            <w:r>
              <w:t>, which</w:t>
            </w:r>
            <w:r w:rsidR="007A4D7C" w:rsidRPr="0081596B">
              <w:t xml:space="preserve"> is computed over the fields from subject field to digest field by the issuer.  </w:t>
            </w:r>
          </w:p>
        </w:tc>
      </w:tr>
    </w:tbl>
    <w:p w14:paraId="13A0E21B" w14:textId="77777777" w:rsidR="00E37DF9" w:rsidRDefault="00032431" w:rsidP="00032431">
      <w:pPr>
        <w:pStyle w:val="Heading4"/>
      </w:pPr>
      <w:r>
        <w:t>Identity data format</w:t>
      </w:r>
    </w:p>
    <w:p w14:paraId="1E0EDFF5" w14:textId="77777777" w:rsidR="00032431" w:rsidRDefault="00032431" w:rsidP="00032431">
      <w:pPr>
        <w:pStyle w:val="body"/>
      </w:pPr>
      <w:r w:rsidRPr="00032431">
        <w:t xml:space="preserve">The suggested Identity information can be expressed as vCard data using JSON format as described in </w:t>
      </w:r>
      <w:hyperlink r:id="rId69" w:history="1">
        <w:r w:rsidRPr="00032431">
          <w:rPr>
            <w:rStyle w:val="Hyperlink"/>
          </w:rPr>
          <w:t>RFC</w:t>
        </w:r>
        <w:r w:rsidR="00F2579F">
          <w:rPr>
            <w:rStyle w:val="Hyperlink"/>
          </w:rPr>
          <w:t xml:space="preserve"> </w:t>
        </w:r>
        <w:r w:rsidRPr="00032431">
          <w:rPr>
            <w:rStyle w:val="Hyperlink"/>
          </w:rPr>
          <w:t>7095</w:t>
        </w:r>
      </w:hyperlink>
      <w:r w:rsidRPr="00032431">
        <w:t>.</w:t>
      </w:r>
    </w:p>
    <w:p w14:paraId="3BB26BAF" w14:textId="77777777" w:rsidR="00032431" w:rsidRDefault="00032431" w:rsidP="00032431">
      <w:pPr>
        <w:pStyle w:val="Heading3"/>
      </w:pPr>
      <w:bookmarkStart w:id="1653" w:name="_Toc397675105"/>
      <w:r>
        <w:t>Guild equivalence certificate</w:t>
      </w:r>
      <w:bookmarkEnd w:id="1653"/>
    </w:p>
    <w:p w14:paraId="46D9DC76" w14:textId="77777777" w:rsidR="00032431" w:rsidRPr="007A4D7C" w:rsidRDefault="00F2579F" w:rsidP="00032431">
      <w:pPr>
        <w:pStyle w:val="body"/>
      </w:pPr>
      <w:r>
        <w:fldChar w:fldCharType="begin"/>
      </w:r>
      <w:r>
        <w:instrText xml:space="preserve"> REF _Ref393893770 \h </w:instrText>
      </w:r>
      <w:r>
        <w:fldChar w:fldCharType="separate"/>
      </w:r>
      <w:r w:rsidR="00776C0A">
        <w:t xml:space="preserve">Table </w:t>
      </w:r>
      <w:r w:rsidR="00776C0A">
        <w:rPr>
          <w:noProof/>
        </w:rPr>
        <w:t>2</w:t>
      </w:r>
      <w:r w:rsidR="00776C0A">
        <w:noBreakHyphen/>
      </w:r>
      <w:r w:rsidR="00776C0A">
        <w:rPr>
          <w:noProof/>
        </w:rPr>
        <w:t>6</w:t>
      </w:r>
      <w:r>
        <w:fldChar w:fldCharType="end"/>
      </w:r>
      <w:r>
        <w:t xml:space="preserve"> lists </w:t>
      </w:r>
      <w:r w:rsidR="00032431" w:rsidRPr="007A4D7C">
        <w:t xml:space="preserve">the </w:t>
      </w:r>
      <w:r w:rsidR="00032431">
        <w:t>guild equivalence</w:t>
      </w:r>
      <w:r w:rsidR="00032431" w:rsidRPr="007A4D7C">
        <w:t xml:space="preserve"> certificate</w:t>
      </w:r>
      <w:r>
        <w:t xml:space="preserve"> fields</w:t>
      </w:r>
      <w:r w:rsidR="00032431" w:rsidRPr="007A4D7C">
        <w:t xml:space="preserve">.  </w:t>
      </w:r>
    </w:p>
    <w:p w14:paraId="2EEB6413" w14:textId="77777777" w:rsidR="00032431" w:rsidRDefault="00032431" w:rsidP="00032431">
      <w:pPr>
        <w:pStyle w:val="Caption"/>
      </w:pPr>
      <w:bookmarkStart w:id="1654" w:name="_Ref393893770"/>
      <w:bookmarkStart w:id="1655" w:name="_Toc397675065"/>
      <w:r>
        <w:lastRenderedPageBreak/>
        <w:t xml:space="preserve">Table </w:t>
      </w:r>
      <w:r w:rsidR="00030744">
        <w:fldChar w:fldCharType="begin"/>
      </w:r>
      <w:r w:rsidR="00030744">
        <w:instrText xml:space="preserve"> STYLEREF 1 \s </w:instrText>
      </w:r>
      <w:r w:rsidR="00030744">
        <w:fldChar w:fldCharType="separate"/>
      </w:r>
      <w:r w:rsidR="00776C0A">
        <w:rPr>
          <w:noProof/>
        </w:rPr>
        <w:t>2</w:t>
      </w:r>
      <w:r w:rsidR="00030744">
        <w:rPr>
          <w:noProof/>
        </w:rPr>
        <w:fldChar w:fldCharType="end"/>
      </w:r>
      <w:r>
        <w:noBreakHyphen/>
      </w:r>
      <w:r w:rsidR="00030744">
        <w:fldChar w:fldCharType="begin"/>
      </w:r>
      <w:r w:rsidR="00030744">
        <w:instrText xml:space="preserve"> SEQ Table \* ARABIC \s 1 </w:instrText>
      </w:r>
      <w:r w:rsidR="00030744">
        <w:fldChar w:fldCharType="separate"/>
      </w:r>
      <w:r w:rsidR="00776C0A">
        <w:rPr>
          <w:noProof/>
        </w:rPr>
        <w:t>6</w:t>
      </w:r>
      <w:r w:rsidR="00030744">
        <w:rPr>
          <w:noProof/>
        </w:rPr>
        <w:fldChar w:fldCharType="end"/>
      </w:r>
      <w:bookmarkEnd w:id="1654"/>
      <w:r>
        <w:t>. Guild equivalence certificate fields</w:t>
      </w:r>
      <w:bookmarkEnd w:id="1655"/>
    </w:p>
    <w:tbl>
      <w:tblPr>
        <w:tblStyle w:val="TableGrid"/>
        <w:tblW w:w="8280" w:type="dxa"/>
        <w:tblInd w:w="835" w:type="dxa"/>
        <w:tblLook w:val="04A0" w:firstRow="1" w:lastRow="0" w:firstColumn="1" w:lastColumn="0" w:noHBand="0" w:noVBand="1"/>
      </w:tblPr>
      <w:tblGrid>
        <w:gridCol w:w="2160"/>
        <w:gridCol w:w="6120"/>
      </w:tblGrid>
      <w:tr w:rsidR="00032431" w14:paraId="04F55E20"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160" w:type="dxa"/>
          </w:tcPr>
          <w:p w14:paraId="176AF224" w14:textId="77777777" w:rsidR="00032431" w:rsidRDefault="00032431" w:rsidP="00873242">
            <w:pPr>
              <w:pStyle w:val="tableheading"/>
            </w:pPr>
            <w:r>
              <w:t>Field name</w:t>
            </w:r>
          </w:p>
        </w:tc>
        <w:tc>
          <w:tcPr>
            <w:tcW w:w="6120" w:type="dxa"/>
          </w:tcPr>
          <w:p w14:paraId="7CD7FC42" w14:textId="77777777" w:rsidR="00032431" w:rsidRDefault="00032431" w:rsidP="00873242">
            <w:pPr>
              <w:pStyle w:val="tableheading"/>
            </w:pPr>
            <w:r>
              <w:t>Description</w:t>
            </w:r>
          </w:p>
        </w:tc>
      </w:tr>
      <w:tr w:rsidR="00032431" w14:paraId="3519FD54" w14:textId="77777777" w:rsidTr="00873242">
        <w:tc>
          <w:tcPr>
            <w:tcW w:w="2160" w:type="dxa"/>
          </w:tcPr>
          <w:p w14:paraId="5428A5B3" w14:textId="77777777" w:rsidR="00032431" w:rsidRDefault="00032431" w:rsidP="00873242">
            <w:pPr>
              <w:pStyle w:val="tableentry"/>
            </w:pPr>
            <w:r>
              <w:t>version</w:t>
            </w:r>
          </w:p>
        </w:tc>
        <w:tc>
          <w:tcPr>
            <w:tcW w:w="6120" w:type="dxa"/>
          </w:tcPr>
          <w:p w14:paraId="3669A715" w14:textId="77777777" w:rsidR="00032431" w:rsidRDefault="00032431" w:rsidP="00353EB2">
            <w:pPr>
              <w:pStyle w:val="tablebulletlvl1"/>
            </w:pPr>
            <w:r>
              <w:t xml:space="preserve">version is 5.  </w:t>
            </w:r>
          </w:p>
          <w:p w14:paraId="0E3BAF6B" w14:textId="77777777" w:rsidR="00032431" w:rsidRDefault="00032431" w:rsidP="00353EB2">
            <w:pPr>
              <w:pStyle w:val="tablebulletlvl1"/>
            </w:pPr>
            <w:r>
              <w:t>ECC curve is NIST P-256</w:t>
            </w:r>
          </w:p>
          <w:p w14:paraId="22C546BB" w14:textId="77777777" w:rsidR="00032431" w:rsidRDefault="00032431" w:rsidP="00353EB2">
            <w:pPr>
              <w:pStyle w:val="tablebulletlvl1"/>
            </w:pPr>
            <w:r>
              <w:t>External Data digest algorithm is SHA-256.</w:t>
            </w:r>
          </w:p>
          <w:p w14:paraId="053749E1" w14:textId="77777777" w:rsidR="00032431" w:rsidRDefault="00032431" w:rsidP="00353EB2">
            <w:pPr>
              <w:pStyle w:val="tablebulletlvl1"/>
            </w:pPr>
            <w:r>
              <w:t>DSA algorithm is ECC NIST P-256 DSA.</w:t>
            </w:r>
          </w:p>
        </w:tc>
      </w:tr>
      <w:tr w:rsidR="00032431" w14:paraId="75D9B828" w14:textId="77777777" w:rsidTr="00873242">
        <w:tc>
          <w:tcPr>
            <w:tcW w:w="2160" w:type="dxa"/>
          </w:tcPr>
          <w:p w14:paraId="41184905" w14:textId="77777777" w:rsidR="00032431" w:rsidRPr="0081596B" w:rsidRDefault="00032431" w:rsidP="00873242">
            <w:pPr>
              <w:pStyle w:val="tableentry"/>
            </w:pPr>
            <w:r w:rsidRPr="0081596B">
              <w:t>issuer</w:t>
            </w:r>
          </w:p>
        </w:tc>
        <w:tc>
          <w:tcPr>
            <w:tcW w:w="6120" w:type="dxa"/>
          </w:tcPr>
          <w:p w14:paraId="5BB625EC" w14:textId="77777777" w:rsidR="00032431" w:rsidRPr="0081596B" w:rsidRDefault="00353EB2" w:rsidP="00353EB2">
            <w:pPr>
              <w:pStyle w:val="tableentry"/>
            </w:pPr>
            <w:r>
              <w:t>I</w:t>
            </w:r>
            <w:r w:rsidR="00032431" w:rsidRPr="0081596B">
              <w:t>ssuer public key</w:t>
            </w:r>
            <w:r>
              <w:t>.</w:t>
            </w:r>
          </w:p>
        </w:tc>
      </w:tr>
      <w:tr w:rsidR="00032431" w14:paraId="32504864" w14:textId="77777777" w:rsidTr="00873242">
        <w:tc>
          <w:tcPr>
            <w:tcW w:w="2160" w:type="dxa"/>
          </w:tcPr>
          <w:p w14:paraId="3C7AC62D" w14:textId="77777777" w:rsidR="00032431" w:rsidRPr="0081596B" w:rsidRDefault="00032431" w:rsidP="00873242">
            <w:pPr>
              <w:pStyle w:val="tableentry"/>
            </w:pPr>
            <w:r w:rsidRPr="0081596B">
              <w:t>subject</w:t>
            </w:r>
          </w:p>
        </w:tc>
        <w:tc>
          <w:tcPr>
            <w:tcW w:w="6120" w:type="dxa"/>
          </w:tcPr>
          <w:p w14:paraId="4D1178B3" w14:textId="77777777" w:rsidR="00032431" w:rsidRPr="0081596B" w:rsidRDefault="00353EB2" w:rsidP="001C119B">
            <w:pPr>
              <w:pStyle w:val="tableentry"/>
            </w:pPr>
            <w:r>
              <w:t>Su</w:t>
            </w:r>
            <w:r w:rsidR="00032431" w:rsidRPr="0081596B">
              <w:t xml:space="preserve">bject field holding the </w:t>
            </w:r>
            <w:r w:rsidR="001C119B">
              <w:t>certificate holder’s</w:t>
            </w:r>
            <w:r w:rsidR="001C119B" w:rsidRPr="0081596B">
              <w:t xml:space="preserve"> </w:t>
            </w:r>
            <w:r w:rsidR="00032431" w:rsidRPr="0081596B">
              <w:t>public key</w:t>
            </w:r>
            <w:r>
              <w:t>.</w:t>
            </w:r>
          </w:p>
        </w:tc>
      </w:tr>
      <w:tr w:rsidR="00032431" w14:paraId="4D88BD77" w14:textId="77777777" w:rsidTr="00873242">
        <w:tc>
          <w:tcPr>
            <w:tcW w:w="2160" w:type="dxa"/>
          </w:tcPr>
          <w:p w14:paraId="4CF5E43E" w14:textId="77777777" w:rsidR="00032431" w:rsidRPr="0081596B" w:rsidRDefault="00032431" w:rsidP="00873242">
            <w:pPr>
              <w:pStyle w:val="tableentry"/>
            </w:pPr>
            <w:r w:rsidRPr="0081596B">
              <w:t>validityFrom</w:t>
            </w:r>
          </w:p>
        </w:tc>
        <w:tc>
          <w:tcPr>
            <w:tcW w:w="6120" w:type="dxa"/>
          </w:tcPr>
          <w:p w14:paraId="1041F60B" w14:textId="77777777" w:rsidR="00032431" w:rsidRPr="0081596B" w:rsidRDefault="00353EB2" w:rsidP="00C07A1B">
            <w:pPr>
              <w:pStyle w:val="tableentry"/>
            </w:pPr>
            <w:r>
              <w:t>V</w:t>
            </w:r>
            <w:r w:rsidR="00C07A1B">
              <w:t xml:space="preserve">alidity period. </w:t>
            </w:r>
            <w:r w:rsidR="00032431" w:rsidRPr="0081596B">
              <w:t>Subfield Valid From. It’s represented in seconds since EPOCH Jan 1, 1970</w:t>
            </w:r>
            <w:r>
              <w:t>.</w:t>
            </w:r>
          </w:p>
        </w:tc>
      </w:tr>
      <w:tr w:rsidR="00032431" w14:paraId="15C36930" w14:textId="77777777" w:rsidTr="00873242">
        <w:tc>
          <w:tcPr>
            <w:tcW w:w="2160" w:type="dxa"/>
          </w:tcPr>
          <w:p w14:paraId="11D96449" w14:textId="77777777" w:rsidR="00032431" w:rsidRPr="0081596B" w:rsidRDefault="00032431" w:rsidP="00873242">
            <w:pPr>
              <w:pStyle w:val="tableentry"/>
            </w:pPr>
            <w:r w:rsidRPr="0081596B">
              <w:t>validityTo</w:t>
            </w:r>
          </w:p>
        </w:tc>
        <w:tc>
          <w:tcPr>
            <w:tcW w:w="6120" w:type="dxa"/>
          </w:tcPr>
          <w:p w14:paraId="5BE90721" w14:textId="77777777" w:rsidR="00032431" w:rsidRPr="0081596B" w:rsidRDefault="00353EB2" w:rsidP="00C07A1B">
            <w:pPr>
              <w:pStyle w:val="tableentry"/>
            </w:pPr>
            <w:r>
              <w:t>V</w:t>
            </w:r>
            <w:r w:rsidR="00C07A1B">
              <w:t xml:space="preserve">alidity period. </w:t>
            </w:r>
            <w:r w:rsidR="00032431" w:rsidRPr="0081596B">
              <w:t>Subfield ValidTo. It’s represented in seconds since EPOCH Jan 1, 1970</w:t>
            </w:r>
            <w:r>
              <w:t>.</w:t>
            </w:r>
          </w:p>
        </w:tc>
      </w:tr>
      <w:tr w:rsidR="00032431" w14:paraId="07984F6C" w14:textId="77777777" w:rsidTr="00873242">
        <w:tc>
          <w:tcPr>
            <w:tcW w:w="2160" w:type="dxa"/>
          </w:tcPr>
          <w:p w14:paraId="04A71502" w14:textId="77777777" w:rsidR="00032431" w:rsidRPr="0081596B" w:rsidRDefault="00032431" w:rsidP="00873242">
            <w:pPr>
              <w:pStyle w:val="tableentry"/>
            </w:pPr>
            <w:r w:rsidRPr="0081596B">
              <w:t>delegate</w:t>
            </w:r>
          </w:p>
        </w:tc>
        <w:tc>
          <w:tcPr>
            <w:tcW w:w="6120" w:type="dxa"/>
          </w:tcPr>
          <w:p w14:paraId="18DD948B" w14:textId="77777777" w:rsidR="00032431" w:rsidRPr="0081596B" w:rsidRDefault="00353EB2" w:rsidP="00353EB2">
            <w:pPr>
              <w:pStyle w:val="tableentry"/>
            </w:pPr>
            <w:r>
              <w:t>D</w:t>
            </w:r>
            <w:r w:rsidR="00C07A1B">
              <w:t xml:space="preserve">elegate flag. </w:t>
            </w:r>
            <w:r w:rsidR="00032431" w:rsidRPr="0081596B">
              <w:t>Must be set to false.</w:t>
            </w:r>
          </w:p>
        </w:tc>
      </w:tr>
      <w:tr w:rsidR="00032431" w14:paraId="5972A8DD" w14:textId="77777777" w:rsidTr="00873242">
        <w:tc>
          <w:tcPr>
            <w:tcW w:w="2160" w:type="dxa"/>
          </w:tcPr>
          <w:p w14:paraId="792B9B2D" w14:textId="77777777" w:rsidR="00032431" w:rsidRPr="000E5B53" w:rsidRDefault="00010F2A" w:rsidP="00032431">
            <w:pPr>
              <w:pStyle w:val="tableentry"/>
            </w:pPr>
            <w:r>
              <w:t>g</w:t>
            </w:r>
            <w:r w:rsidR="00032431" w:rsidRPr="000E5B53">
              <w:t>uild</w:t>
            </w:r>
          </w:p>
        </w:tc>
        <w:tc>
          <w:tcPr>
            <w:tcW w:w="6120" w:type="dxa"/>
          </w:tcPr>
          <w:p w14:paraId="18ED0F5A" w14:textId="77777777" w:rsidR="00032431" w:rsidRDefault="001C119B" w:rsidP="00C07A1B">
            <w:pPr>
              <w:pStyle w:val="tableentry"/>
            </w:pPr>
            <w:r>
              <w:t>Locally defined</w:t>
            </w:r>
            <w:r w:rsidR="00C07A1B">
              <w:t xml:space="preserve">guild ID. </w:t>
            </w:r>
            <w:r w:rsidR="00032431" w:rsidRPr="000E5B53">
              <w:t xml:space="preserve">All membership certificates issued by the subject or its delegates will be treated as equivalences the </w:t>
            </w:r>
            <w:r>
              <w:t>locally defined</w:t>
            </w:r>
            <w:r w:rsidR="00032431" w:rsidRPr="000E5B53">
              <w:t>guild.</w:t>
            </w:r>
          </w:p>
        </w:tc>
      </w:tr>
      <w:tr w:rsidR="00032431" w14:paraId="2CD09ADF" w14:textId="77777777" w:rsidTr="00873242">
        <w:tc>
          <w:tcPr>
            <w:tcW w:w="2160" w:type="dxa"/>
          </w:tcPr>
          <w:p w14:paraId="1EC516D4" w14:textId="77777777" w:rsidR="00032431" w:rsidRPr="0081596B" w:rsidRDefault="00032431" w:rsidP="00873242">
            <w:pPr>
              <w:pStyle w:val="tableentry"/>
            </w:pPr>
            <w:r w:rsidRPr="0081596B">
              <w:t>sig</w:t>
            </w:r>
          </w:p>
        </w:tc>
        <w:tc>
          <w:tcPr>
            <w:tcW w:w="6120" w:type="dxa"/>
          </w:tcPr>
          <w:p w14:paraId="0A09961D" w14:textId="77777777" w:rsidR="00032431" w:rsidRDefault="00C07A1B" w:rsidP="00873242">
            <w:pPr>
              <w:pStyle w:val="tableentry"/>
            </w:pPr>
            <w:r w:rsidRPr="0081596B">
              <w:t>DSA signature</w:t>
            </w:r>
            <w:r>
              <w:t>, which</w:t>
            </w:r>
            <w:r w:rsidR="00032431" w:rsidRPr="0081596B">
              <w:t xml:space="preserve"> is computed over the fields from subject field to </w:t>
            </w:r>
            <w:r w:rsidR="00010F2A">
              <w:t xml:space="preserve">guild </w:t>
            </w:r>
            <w:r w:rsidR="00032431" w:rsidRPr="0081596B">
              <w:t xml:space="preserve"> field by the issuer.  </w:t>
            </w:r>
          </w:p>
        </w:tc>
      </w:tr>
    </w:tbl>
    <w:p w14:paraId="59D229AA" w14:textId="77777777" w:rsidR="00032431" w:rsidRDefault="00032431" w:rsidP="00032431">
      <w:pPr>
        <w:pStyle w:val="Heading2"/>
      </w:pPr>
      <w:bookmarkStart w:id="1656" w:name="_Toc397675106"/>
      <w:r>
        <w:t>Sample use cases</w:t>
      </w:r>
      <w:bookmarkEnd w:id="1656"/>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1657" w:name="_Toc397675107"/>
      <w:r>
        <w:t>Users and devices</w:t>
      </w:r>
      <w:bookmarkEnd w:id="1657"/>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1658" w:name="_Toc397675108"/>
      <w:r>
        <w:lastRenderedPageBreak/>
        <w:t>Users set up by Dad</w:t>
      </w:r>
      <w:bookmarkEnd w:id="1658"/>
    </w:p>
    <w:p w14:paraId="3014E9E0" w14:textId="77777777" w:rsidR="005700B0" w:rsidRDefault="00E20D42" w:rsidP="005700B0">
      <w:pPr>
        <w:pStyle w:val="figureanchor"/>
      </w:pPr>
      <w:r>
        <w:object w:dxaOrig="10010" w:dyaOrig="8434" w14:anchorId="2435F1FA">
          <v:shape id="_x0000_i1046" type="#_x0000_t75" style="width:434.25pt;height:366pt" o:ole="">
            <v:imagedata r:id="rId70" o:title=""/>
          </v:shape>
          <o:OLEObject Type="Embed" ProgID="Visio.Drawing.11" ShapeID="_x0000_i1046" DrawAspect="Content" ObjectID="_1471671060" r:id="rId71"/>
        </w:object>
      </w:r>
    </w:p>
    <w:p w14:paraId="2D5CF4CB" w14:textId="77777777" w:rsidR="005700B0" w:rsidRDefault="005700B0" w:rsidP="005700B0">
      <w:pPr>
        <w:pStyle w:val="Caption"/>
      </w:pPr>
      <w:bookmarkStart w:id="1659" w:name="_Toc397675054"/>
      <w:r>
        <w:t xml:space="preserve">Figure </w:t>
      </w:r>
      <w:ins w:id="1660" w:author="Author" w:date="2014-09-04T14:53:00Z">
        <w:r w:rsidR="002F6854">
          <w:fldChar w:fldCharType="begin"/>
        </w:r>
        <w:r w:rsidR="002F6854">
          <w:instrText xml:space="preserve"> STYLEREF 1 \s </w:instrText>
        </w:r>
      </w:ins>
      <w:r w:rsidR="002F6854">
        <w:fldChar w:fldCharType="separate"/>
      </w:r>
      <w:r w:rsidR="002F6854">
        <w:rPr>
          <w:noProof/>
        </w:rPr>
        <w:t>2</w:t>
      </w:r>
      <w:ins w:id="166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662" w:author="Author" w:date="2014-09-04T14:53:00Z">
        <w:r w:rsidR="002F6854">
          <w:rPr>
            <w:noProof/>
          </w:rPr>
          <w:t>17</w:t>
        </w:r>
        <w:r w:rsidR="002F6854">
          <w:fldChar w:fldCharType="end"/>
        </w:r>
      </w:ins>
      <w:del w:id="166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16</w:delText>
        </w:r>
        <w:r w:rsidR="0011033B" w:rsidDel="002F6854">
          <w:fldChar w:fldCharType="end"/>
        </w:r>
      </w:del>
      <w:r>
        <w:t xml:space="preserve">. Use case - </w:t>
      </w:r>
      <w:r w:rsidR="007C706C">
        <w:t xml:space="preserve">users set up by </w:t>
      </w:r>
      <w:r>
        <w:t>Dad</w:t>
      </w:r>
      <w:bookmarkEnd w:id="1659"/>
    </w:p>
    <w:p w14:paraId="6227CEFC" w14:textId="77777777" w:rsidR="005700B0" w:rsidRDefault="007C706C" w:rsidP="006229E9">
      <w:pPr>
        <w:pStyle w:val="Heading3"/>
      </w:pPr>
      <w:bookmarkStart w:id="1664" w:name="_Toc397675109"/>
      <w:r>
        <w:lastRenderedPageBreak/>
        <w:t>Living room set up by Dad</w:t>
      </w:r>
      <w:bookmarkEnd w:id="1664"/>
    </w:p>
    <w:p w14:paraId="2C3C7F14" w14:textId="77777777" w:rsidR="006229E9" w:rsidRDefault="00C16835" w:rsidP="006229E9">
      <w:pPr>
        <w:pStyle w:val="figureanchor"/>
      </w:pPr>
      <w:r>
        <w:object w:dxaOrig="9403" w:dyaOrig="9442" w14:anchorId="4490C349">
          <v:shape id="_x0000_i1047" type="#_x0000_t75" style="width:437.25pt;height:438.75pt" o:ole="">
            <v:imagedata r:id="rId72" o:title=""/>
          </v:shape>
          <o:OLEObject Type="Embed" ProgID="Visio.Drawing.11" ShapeID="_x0000_i1047" DrawAspect="Content" ObjectID="_1471671061" r:id="rId73"/>
        </w:object>
      </w:r>
    </w:p>
    <w:p w14:paraId="27E3DA77" w14:textId="77777777" w:rsidR="006229E9" w:rsidRDefault="006229E9" w:rsidP="006229E9">
      <w:pPr>
        <w:pStyle w:val="Caption"/>
      </w:pPr>
      <w:bookmarkStart w:id="1665" w:name="_Toc397675055"/>
      <w:r>
        <w:t xml:space="preserve">Figure </w:t>
      </w:r>
      <w:ins w:id="1666" w:author="Author" w:date="2014-09-04T14:53:00Z">
        <w:r w:rsidR="002F6854">
          <w:fldChar w:fldCharType="begin"/>
        </w:r>
        <w:r w:rsidR="002F6854">
          <w:instrText xml:space="preserve"> STYLEREF 1 \s </w:instrText>
        </w:r>
      </w:ins>
      <w:r w:rsidR="002F6854">
        <w:fldChar w:fldCharType="separate"/>
      </w:r>
      <w:r w:rsidR="002F6854">
        <w:rPr>
          <w:noProof/>
        </w:rPr>
        <w:t>2</w:t>
      </w:r>
      <w:ins w:id="1667"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668" w:author="Author" w:date="2014-09-04T14:53:00Z">
        <w:r w:rsidR="002F6854">
          <w:rPr>
            <w:noProof/>
          </w:rPr>
          <w:t>18</w:t>
        </w:r>
        <w:r w:rsidR="002F6854">
          <w:fldChar w:fldCharType="end"/>
        </w:r>
      </w:ins>
      <w:del w:id="1669"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17</w:delText>
        </w:r>
        <w:r w:rsidR="0011033B" w:rsidDel="002F6854">
          <w:fldChar w:fldCharType="end"/>
        </w:r>
      </w:del>
      <w:r>
        <w:t xml:space="preserve">. </w:t>
      </w:r>
      <w:r w:rsidR="007C706C">
        <w:t>Use c</w:t>
      </w:r>
      <w:r w:rsidRPr="006229E9">
        <w:t xml:space="preserve">ase - </w:t>
      </w:r>
      <w:r w:rsidR="007C706C">
        <w:t xml:space="preserve">living room set up by </w:t>
      </w:r>
      <w:r w:rsidRPr="006229E9">
        <w:t>Dad</w:t>
      </w:r>
      <w:bookmarkEnd w:id="1665"/>
    </w:p>
    <w:p w14:paraId="6B40C38C" w14:textId="77777777" w:rsidR="006229E9" w:rsidRDefault="007C706C" w:rsidP="006229E9">
      <w:pPr>
        <w:pStyle w:val="Heading3"/>
      </w:pPr>
      <w:bookmarkStart w:id="1670" w:name="_Toc397675110"/>
      <w:r>
        <w:lastRenderedPageBreak/>
        <w:t>Son's bedroom set up by s</w:t>
      </w:r>
      <w:r w:rsidR="006229E9">
        <w:t>o</w:t>
      </w:r>
      <w:r>
        <w:t>n</w:t>
      </w:r>
      <w:bookmarkEnd w:id="1670"/>
    </w:p>
    <w:p w14:paraId="2E9AB42B" w14:textId="77777777" w:rsidR="006229E9" w:rsidRDefault="00C16835" w:rsidP="006229E9">
      <w:pPr>
        <w:pStyle w:val="figureanchor"/>
      </w:pPr>
      <w:r>
        <w:object w:dxaOrig="9691" w:dyaOrig="5050" w14:anchorId="00A09B98">
          <v:shape id="_x0000_i1048" type="#_x0000_t75" style="width:433.5pt;height:226.5pt" o:ole="">
            <v:imagedata r:id="rId74" o:title=""/>
          </v:shape>
          <o:OLEObject Type="Embed" ProgID="Visio.Drawing.11" ShapeID="_x0000_i1048" DrawAspect="Content" ObjectID="_1471671062" r:id="rId75"/>
        </w:object>
      </w:r>
    </w:p>
    <w:p w14:paraId="7FFE9515" w14:textId="77777777" w:rsidR="006229E9" w:rsidRDefault="006229E9" w:rsidP="006229E9">
      <w:pPr>
        <w:pStyle w:val="Caption"/>
      </w:pPr>
      <w:bookmarkStart w:id="1671" w:name="_Toc397675056"/>
      <w:r>
        <w:t xml:space="preserve">Figure </w:t>
      </w:r>
      <w:ins w:id="1672" w:author="Author" w:date="2014-09-04T14:53:00Z">
        <w:r w:rsidR="002F6854">
          <w:fldChar w:fldCharType="begin"/>
        </w:r>
        <w:r w:rsidR="002F6854">
          <w:instrText xml:space="preserve"> STYLEREF 1 \s </w:instrText>
        </w:r>
      </w:ins>
      <w:r w:rsidR="002F6854">
        <w:fldChar w:fldCharType="separate"/>
      </w:r>
      <w:r w:rsidR="002F6854">
        <w:rPr>
          <w:noProof/>
        </w:rPr>
        <w:t>2</w:t>
      </w:r>
      <w:ins w:id="1673"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674" w:author="Author" w:date="2014-09-04T14:53:00Z">
        <w:r w:rsidR="002F6854">
          <w:rPr>
            <w:noProof/>
          </w:rPr>
          <w:t>19</w:t>
        </w:r>
        <w:r w:rsidR="002F6854">
          <w:fldChar w:fldCharType="end"/>
        </w:r>
      </w:ins>
      <w:del w:id="1675"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18</w:delText>
        </w:r>
        <w:r w:rsidR="0011033B" w:rsidDel="002F6854">
          <w:fldChar w:fldCharType="end"/>
        </w:r>
      </w:del>
      <w:r>
        <w:t xml:space="preserve">. Use case - </w:t>
      </w:r>
      <w:r w:rsidR="007C706C">
        <w:t>son's bedroom set up by s</w:t>
      </w:r>
      <w:r>
        <w:t>on</w:t>
      </w:r>
      <w:bookmarkEnd w:id="1671"/>
    </w:p>
    <w:p w14:paraId="64AA410F" w14:textId="77777777" w:rsidR="006229E9" w:rsidRDefault="007C706C" w:rsidP="00F44246">
      <w:pPr>
        <w:pStyle w:val="Heading3"/>
      </w:pPr>
      <w:bookmarkStart w:id="1676" w:name="_Toc397675111"/>
      <w:r>
        <w:lastRenderedPageBreak/>
        <w:t>M</w:t>
      </w:r>
      <w:r w:rsidR="00F44246">
        <w:t>aster bedroom</w:t>
      </w:r>
      <w:r>
        <w:t xml:space="preserve"> set up by Dad</w:t>
      </w:r>
      <w:bookmarkEnd w:id="1676"/>
    </w:p>
    <w:p w14:paraId="728ED528" w14:textId="77777777" w:rsidR="00F44246" w:rsidRDefault="006031B3" w:rsidP="00F44246">
      <w:pPr>
        <w:pStyle w:val="figureanchor"/>
      </w:pPr>
      <w:r>
        <w:object w:dxaOrig="9879" w:dyaOrig="8762" w14:anchorId="2C7DC20E">
          <v:shape id="_x0000_i1049" type="#_x0000_t75" style="width:433.5pt;height:384pt" o:ole="">
            <v:imagedata r:id="rId76" o:title=""/>
          </v:shape>
          <o:OLEObject Type="Embed" ProgID="Visio.Drawing.11" ShapeID="_x0000_i1049" DrawAspect="Content" ObjectID="_1471671063" r:id="rId77"/>
        </w:object>
      </w:r>
    </w:p>
    <w:p w14:paraId="6C945145" w14:textId="77777777" w:rsidR="00F44246" w:rsidRDefault="00F44246" w:rsidP="00F44246">
      <w:pPr>
        <w:pStyle w:val="Caption"/>
      </w:pPr>
      <w:bookmarkStart w:id="1677" w:name="_Toc397675057"/>
      <w:r>
        <w:t xml:space="preserve">Figure </w:t>
      </w:r>
      <w:ins w:id="1678" w:author="Author" w:date="2014-09-04T14:53:00Z">
        <w:r w:rsidR="002F6854">
          <w:fldChar w:fldCharType="begin"/>
        </w:r>
        <w:r w:rsidR="002F6854">
          <w:instrText xml:space="preserve"> STYLEREF 1 \s </w:instrText>
        </w:r>
      </w:ins>
      <w:r w:rsidR="002F6854">
        <w:fldChar w:fldCharType="separate"/>
      </w:r>
      <w:r w:rsidR="002F6854">
        <w:rPr>
          <w:noProof/>
        </w:rPr>
        <w:t>2</w:t>
      </w:r>
      <w:ins w:id="1679"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680" w:author="Author" w:date="2014-09-04T14:53:00Z">
        <w:r w:rsidR="002F6854">
          <w:rPr>
            <w:noProof/>
          </w:rPr>
          <w:t>20</w:t>
        </w:r>
        <w:r w:rsidR="002F6854">
          <w:fldChar w:fldCharType="end"/>
        </w:r>
      </w:ins>
      <w:del w:id="1681"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19</w:delText>
        </w:r>
        <w:r w:rsidR="0011033B" w:rsidDel="002F6854">
          <w:fldChar w:fldCharType="end"/>
        </w:r>
      </w:del>
      <w:r>
        <w:t>. Use case -</w:t>
      </w:r>
      <w:r w:rsidR="007C706C">
        <w:t xml:space="preserve"> master bedroom set up by </w:t>
      </w:r>
      <w:r>
        <w:t>Dad</w:t>
      </w:r>
      <w:bookmarkEnd w:id="1677"/>
    </w:p>
    <w:p w14:paraId="10FEBA15" w14:textId="77777777" w:rsidR="001C52B8" w:rsidRDefault="0042104D" w:rsidP="001C52B8">
      <w:pPr>
        <w:pStyle w:val="Heading3"/>
      </w:pPr>
      <w:bookmarkStart w:id="1682" w:name="_Toc397675112"/>
      <w:r>
        <w:lastRenderedPageBreak/>
        <w:t>Son can control different TVs in the house</w:t>
      </w:r>
      <w:bookmarkEnd w:id="1682"/>
    </w:p>
    <w:p w14:paraId="17356E68" w14:textId="77777777" w:rsidR="00F44246" w:rsidRPr="00F44246" w:rsidRDefault="006031B3" w:rsidP="001C52B8">
      <w:pPr>
        <w:pStyle w:val="figureanchor"/>
      </w:pPr>
      <w:r>
        <w:object w:dxaOrig="11443" w:dyaOrig="10306" w14:anchorId="6F8A5087">
          <v:shape id="_x0000_i1050" type="#_x0000_t75" style="width:439.5pt;height:396pt" o:ole="">
            <v:imagedata r:id="rId78" o:title=""/>
          </v:shape>
          <o:OLEObject Type="Embed" ProgID="Visio.Drawing.11" ShapeID="_x0000_i1050" DrawAspect="Content" ObjectID="_1471671064" r:id="rId79"/>
        </w:object>
      </w:r>
    </w:p>
    <w:p w14:paraId="77D936C9" w14:textId="77777777" w:rsidR="00F44246" w:rsidRPr="00F44246" w:rsidRDefault="00F44246" w:rsidP="00F44246">
      <w:pPr>
        <w:pStyle w:val="Caption"/>
      </w:pPr>
      <w:bookmarkStart w:id="1683" w:name="_Toc397675058"/>
      <w:r>
        <w:t xml:space="preserve">Figure </w:t>
      </w:r>
      <w:ins w:id="1684" w:author="Author" w:date="2014-09-04T14:53:00Z">
        <w:r w:rsidR="002F6854">
          <w:fldChar w:fldCharType="begin"/>
        </w:r>
        <w:r w:rsidR="002F6854">
          <w:instrText xml:space="preserve"> STYLEREF 1 \s </w:instrText>
        </w:r>
      </w:ins>
      <w:r w:rsidR="002F6854">
        <w:fldChar w:fldCharType="separate"/>
      </w:r>
      <w:r w:rsidR="002F6854">
        <w:rPr>
          <w:noProof/>
        </w:rPr>
        <w:t>2</w:t>
      </w:r>
      <w:ins w:id="1685"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686" w:author="Author" w:date="2014-09-04T14:53:00Z">
        <w:r w:rsidR="002F6854">
          <w:rPr>
            <w:noProof/>
          </w:rPr>
          <w:t>21</w:t>
        </w:r>
        <w:r w:rsidR="002F6854">
          <w:fldChar w:fldCharType="end"/>
        </w:r>
      </w:ins>
      <w:del w:id="1687"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20</w:delText>
        </w:r>
        <w:r w:rsidR="0011033B" w:rsidDel="002F6854">
          <w:fldChar w:fldCharType="end"/>
        </w:r>
      </w:del>
      <w:r>
        <w:t xml:space="preserve">. Use case </w:t>
      </w:r>
      <w:r w:rsidR="00B34584">
        <w:t>–</w:t>
      </w:r>
      <w:r>
        <w:t xml:space="preserve"> </w:t>
      </w:r>
      <w:r w:rsidR="00B34584">
        <w:t>Son can control different TVs in the house</w:t>
      </w:r>
      <w:bookmarkEnd w:id="1683"/>
    </w:p>
    <w:p w14:paraId="6317C743" w14:textId="77777777" w:rsidR="006229E9" w:rsidRDefault="00F44246" w:rsidP="00F44246">
      <w:pPr>
        <w:pStyle w:val="Heading3"/>
      </w:pPr>
      <w:bookmarkStart w:id="1688" w:name="_Toc397675113"/>
      <w:r w:rsidRPr="00F44246">
        <w:lastRenderedPageBreak/>
        <w:t xml:space="preserve">Living </w:t>
      </w:r>
      <w:r w:rsidR="007C706C">
        <w:t>room t</w:t>
      </w:r>
      <w:r w:rsidRPr="00F44246">
        <w:t xml:space="preserve">ablet </w:t>
      </w:r>
      <w:r w:rsidR="007C706C">
        <w:t>c</w:t>
      </w:r>
      <w:r w:rsidRPr="00F44246">
        <w:t>ontrols TVs in the house</w:t>
      </w:r>
      <w:bookmarkEnd w:id="1688"/>
    </w:p>
    <w:p w14:paraId="22443420" w14:textId="77777777" w:rsidR="00F44246" w:rsidRDefault="006031B3" w:rsidP="00F44246">
      <w:pPr>
        <w:pStyle w:val="figureanchor"/>
      </w:pPr>
      <w:r>
        <w:object w:dxaOrig="11303" w:dyaOrig="10306" w14:anchorId="28402E4A">
          <v:shape id="_x0000_i1051" type="#_x0000_t75" style="width:427.5pt;height:390pt" o:ole="">
            <v:imagedata r:id="rId80" o:title=""/>
          </v:shape>
          <o:OLEObject Type="Embed" ProgID="Visio.Drawing.11" ShapeID="_x0000_i1051" DrawAspect="Content" ObjectID="_1471671065" r:id="rId81"/>
        </w:object>
      </w:r>
    </w:p>
    <w:p w14:paraId="2D9080D9" w14:textId="77777777" w:rsidR="00F44246" w:rsidRDefault="00F44246" w:rsidP="00F44246">
      <w:pPr>
        <w:pStyle w:val="Caption"/>
      </w:pPr>
      <w:bookmarkStart w:id="1689" w:name="_Toc397675059"/>
      <w:r>
        <w:t xml:space="preserve">Figure </w:t>
      </w:r>
      <w:ins w:id="1690" w:author="Author" w:date="2014-09-04T14:53:00Z">
        <w:r w:rsidR="002F6854">
          <w:fldChar w:fldCharType="begin"/>
        </w:r>
        <w:r w:rsidR="002F6854">
          <w:instrText xml:space="preserve"> STYLEREF 1 \s </w:instrText>
        </w:r>
      </w:ins>
      <w:r w:rsidR="002F6854">
        <w:fldChar w:fldCharType="separate"/>
      </w:r>
      <w:r w:rsidR="002F6854">
        <w:rPr>
          <w:noProof/>
        </w:rPr>
        <w:t>2</w:t>
      </w:r>
      <w:ins w:id="1691" w:author="Author" w:date="2014-09-04T14:53:00Z">
        <w:r w:rsidR="002F6854">
          <w:fldChar w:fldCharType="end"/>
        </w:r>
        <w:r w:rsidR="002F6854">
          <w:noBreakHyphen/>
        </w:r>
        <w:r w:rsidR="002F6854">
          <w:fldChar w:fldCharType="begin"/>
        </w:r>
        <w:r w:rsidR="002F6854">
          <w:instrText xml:space="preserve"> SEQ Figure \* ARABIC \s 1 </w:instrText>
        </w:r>
      </w:ins>
      <w:r w:rsidR="002F6854">
        <w:fldChar w:fldCharType="separate"/>
      </w:r>
      <w:ins w:id="1692" w:author="Author" w:date="2014-09-04T14:53:00Z">
        <w:r w:rsidR="002F6854">
          <w:rPr>
            <w:noProof/>
          </w:rPr>
          <w:t>22</w:t>
        </w:r>
        <w:r w:rsidR="002F6854">
          <w:fldChar w:fldCharType="end"/>
        </w:r>
      </w:ins>
      <w:del w:id="1693" w:author="Author" w:date="2014-09-04T14:53:00Z">
        <w:r w:rsidR="0011033B" w:rsidDel="002F6854">
          <w:fldChar w:fldCharType="begin"/>
        </w:r>
        <w:r w:rsidR="0011033B" w:rsidDel="002F6854">
          <w:delInstrText xml:space="preserve"> STYLEREF 1 \s </w:delInstrText>
        </w:r>
        <w:r w:rsidR="0011033B" w:rsidDel="002F6854">
          <w:fldChar w:fldCharType="separate"/>
        </w:r>
        <w:r w:rsidR="00776C0A" w:rsidDel="002F6854">
          <w:rPr>
            <w:noProof/>
          </w:rPr>
          <w:delText>2</w:delText>
        </w:r>
        <w:r w:rsidR="0011033B" w:rsidDel="002F6854">
          <w:fldChar w:fldCharType="end"/>
        </w:r>
        <w:r w:rsidR="0011033B" w:rsidDel="002F6854">
          <w:noBreakHyphen/>
        </w:r>
        <w:r w:rsidR="0011033B" w:rsidDel="002F6854">
          <w:fldChar w:fldCharType="begin"/>
        </w:r>
        <w:r w:rsidR="0011033B" w:rsidDel="002F6854">
          <w:delInstrText xml:space="preserve"> SEQ Figure \* ARABIC \s 1 </w:delInstrText>
        </w:r>
        <w:r w:rsidR="0011033B" w:rsidDel="002F6854">
          <w:fldChar w:fldCharType="separate"/>
        </w:r>
        <w:r w:rsidR="00776C0A" w:rsidDel="002F6854">
          <w:rPr>
            <w:noProof/>
          </w:rPr>
          <w:delText>21</w:delText>
        </w:r>
        <w:r w:rsidR="0011033B" w:rsidDel="002F6854">
          <w:fldChar w:fldCharType="end"/>
        </w:r>
      </w:del>
      <w:r>
        <w:t>. Use case -</w:t>
      </w:r>
      <w:r w:rsidR="006450C1">
        <w:t xml:space="preserve"> </w:t>
      </w:r>
      <w:r>
        <w:t>Living room table</w:t>
      </w:r>
      <w:r w:rsidR="006450C1">
        <w:t>t</w:t>
      </w:r>
      <w:r>
        <w:t xml:space="preserve"> controls TVs</w:t>
      </w:r>
      <w:bookmarkEnd w:id="1689"/>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1694" w:name="_Toc397675114"/>
      <w:r>
        <w:lastRenderedPageBreak/>
        <w:t xml:space="preserve">Enhancements </w:t>
      </w:r>
      <w:r w:rsidR="00515DF4">
        <w:t>t</w:t>
      </w:r>
      <w:r>
        <w:t>o Existing Framework</w:t>
      </w:r>
      <w:bookmarkEnd w:id="1694"/>
    </w:p>
    <w:p w14:paraId="12C2AA6B" w14:textId="77777777" w:rsidR="00EC58AD" w:rsidRPr="00853F0A" w:rsidRDefault="00EC58AD" w:rsidP="002B7CB7">
      <w:pPr>
        <w:pStyle w:val="Heading2"/>
        <w:rPr>
          <w:szCs w:val="20"/>
        </w:rPr>
      </w:pPr>
      <w:bookmarkStart w:id="1695" w:name="_Toc397675115"/>
      <w:r>
        <w:t>Crypto Agility Exchange</w:t>
      </w:r>
      <w:bookmarkEnd w:id="1695"/>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82"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3" w:history="1">
        <w:r w:rsidR="00813531" w:rsidRPr="00813531">
          <w:rPr>
            <w:rStyle w:val="Hyperlink"/>
          </w:rPr>
          <w:t>RFC6655</w:t>
        </w:r>
      </w:hyperlink>
      <w:r w:rsidR="00923ACB">
        <w:t xml:space="preserve">, and </w:t>
      </w:r>
      <w:hyperlink r:id="rId84"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030744" w:rsidP="00961CA7">
            <w:pPr>
              <w:pStyle w:val="body"/>
              <w:ind w:left="0"/>
              <w:rPr>
                <w:sz w:val="20"/>
              </w:rPr>
            </w:pPr>
            <w:hyperlink r:id="rId85"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030744" w:rsidP="000E2BDE">
            <w:pPr>
              <w:pStyle w:val="body"/>
              <w:ind w:left="0"/>
              <w:rPr>
                <w:sz w:val="20"/>
              </w:rPr>
            </w:pPr>
            <w:hyperlink r:id="rId86" w:history="1">
              <w:r w:rsidR="000E2BDE">
                <w:rPr>
                  <w:rStyle w:val="Hyperlink"/>
                  <w:sz w:val="20"/>
                </w:rPr>
                <w:t>6655</w:t>
              </w:r>
            </w:hyperlink>
          </w:p>
        </w:tc>
      </w:tr>
    </w:tbl>
    <w:p w14:paraId="0A4B7719" w14:textId="77777777" w:rsidR="00AA54D6" w:rsidRDefault="00AA54D6" w:rsidP="002B7CB7">
      <w:pPr>
        <w:pStyle w:val="body"/>
      </w:pPr>
    </w:p>
    <w:p w14:paraId="0C24AE9C" w14:textId="77777777" w:rsidR="00997C42" w:rsidRDefault="00997C42">
      <w:pPr>
        <w:pStyle w:val="Heading2"/>
        <w:pPrChange w:id="1696" w:author="Author" w:date="2014-09-04T16:21:00Z">
          <w:pPr>
            <w:pStyle w:val="Heading3"/>
          </w:pPr>
        </w:pPrChange>
      </w:pPr>
      <w:bookmarkStart w:id="1697" w:name="_Toc397675116"/>
      <w:r>
        <w:t>Add a Claimable Field to the About Announcement</w:t>
      </w:r>
      <w:bookmarkEnd w:id="1697"/>
    </w:p>
    <w:p w14:paraId="764B56CF" w14:textId="77777777" w:rsidR="00997C42" w:rsidRDefault="00997C42" w:rsidP="002B7CB7">
      <w:pPr>
        <w:pStyle w:val="body"/>
      </w:pPr>
      <w:r>
        <w:t xml:space="preserve">A new number field named </w:t>
      </w:r>
      <w:r w:rsidRPr="002B7CB7">
        <w:rPr>
          <w:b/>
        </w:rPr>
        <w:t>claimable</w:t>
      </w:r>
      <w:r>
        <w:rPr>
          <w:b/>
        </w:rPr>
        <w:t xml:space="preserve"> </w:t>
      </w:r>
      <w:r>
        <w:t>will be added to the About Announcement to show the claim state of the application.  The possible values of this field are:</w:t>
      </w:r>
    </w:p>
    <w:p w14:paraId="434E2F9F" w14:textId="77777777" w:rsidR="00997C42" w:rsidRDefault="00997C42" w:rsidP="002B7CB7">
      <w:pPr>
        <w:pStyle w:val="body"/>
        <w:numPr>
          <w:ilvl w:val="2"/>
          <w:numId w:val="80"/>
        </w:numPr>
      </w:pPr>
      <w:r>
        <w:t>0 -- not claimable</w:t>
      </w:r>
    </w:p>
    <w:p w14:paraId="2985BA4F" w14:textId="77777777" w:rsidR="00997C42" w:rsidRDefault="00997C42" w:rsidP="002B7CB7">
      <w:pPr>
        <w:pStyle w:val="body"/>
        <w:numPr>
          <w:ilvl w:val="2"/>
          <w:numId w:val="80"/>
        </w:numPr>
      </w:pPr>
      <w:r>
        <w:t>1 – claimable</w:t>
      </w:r>
    </w:p>
    <w:p w14:paraId="0A49307C" w14:textId="77777777" w:rsidR="00EC58AD" w:rsidRPr="00853F0A" w:rsidRDefault="00997C42" w:rsidP="002B7CB7">
      <w:pPr>
        <w:pStyle w:val="body"/>
        <w:numPr>
          <w:ilvl w:val="2"/>
          <w:numId w:val="80"/>
        </w:numPr>
      </w:pPr>
      <w:r>
        <w:t>2 -- claimed</w:t>
      </w:r>
      <w:r w:rsidR="00EC58AD">
        <w:br w:type="page"/>
      </w:r>
    </w:p>
    <w:p w14:paraId="34D5B8F9" w14:textId="77777777" w:rsidR="00F44246" w:rsidRDefault="00F44246" w:rsidP="00F44246">
      <w:pPr>
        <w:pStyle w:val="Heading1"/>
      </w:pPr>
      <w:bookmarkStart w:id="1698" w:name="_Toc397675117"/>
      <w:r>
        <w:lastRenderedPageBreak/>
        <w:t>Future Considerations</w:t>
      </w:r>
      <w:bookmarkEnd w:id="1698"/>
    </w:p>
    <w:p w14:paraId="0625FD94" w14:textId="77777777" w:rsidR="00F44246" w:rsidRDefault="006450C1" w:rsidP="00F44246">
      <w:pPr>
        <w:pStyle w:val="Heading2"/>
      </w:pPr>
      <w:bookmarkStart w:id="1699" w:name="_Toc397675118"/>
      <w:r>
        <w:t>Broadcast signals and m</w:t>
      </w:r>
      <w:r w:rsidR="00F44246">
        <w:t xml:space="preserve">ultipoint </w:t>
      </w:r>
      <w:r>
        <w:t>s</w:t>
      </w:r>
      <w:r w:rsidR="00F44246">
        <w:t>essions</w:t>
      </w:r>
      <w:bookmarkEnd w:id="1699"/>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56" w:author="Author" w:date="2014-09-05T13:39:00Z" w:initials="A">
    <w:p w14:paraId="00CD2E5A" w14:textId="77777777" w:rsidR="00643405" w:rsidRDefault="00643405"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00F93D" w14:textId="77777777" w:rsidR="00030744" w:rsidRDefault="00030744">
      <w:r>
        <w:separator/>
      </w:r>
    </w:p>
    <w:p w14:paraId="31665DF2" w14:textId="77777777" w:rsidR="00030744" w:rsidRDefault="00030744"/>
    <w:p w14:paraId="3F2EDD03" w14:textId="77777777" w:rsidR="00030744" w:rsidRDefault="00030744"/>
    <w:p w14:paraId="03E19C9A" w14:textId="77777777" w:rsidR="00030744" w:rsidRDefault="00030744"/>
  </w:endnote>
  <w:endnote w:type="continuationSeparator" w:id="0">
    <w:p w14:paraId="46B0CB03" w14:textId="77777777" w:rsidR="00030744" w:rsidRDefault="00030744">
      <w:r>
        <w:continuationSeparator/>
      </w:r>
    </w:p>
    <w:p w14:paraId="0768FB4D" w14:textId="77777777" w:rsidR="00030744" w:rsidRDefault="00030744"/>
    <w:p w14:paraId="617D634E" w14:textId="77777777" w:rsidR="00030744" w:rsidRDefault="00030744"/>
    <w:p w14:paraId="2257993B" w14:textId="77777777" w:rsidR="00030744" w:rsidRDefault="00030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643405" w:rsidRDefault="00643405" w:rsidP="00C31F4D">
    <w:pPr>
      <w:pStyle w:val="Footer"/>
    </w:pPr>
  </w:p>
  <w:p w14:paraId="235FB0E5" w14:textId="77777777" w:rsidR="00643405" w:rsidRDefault="0064340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643405" w:rsidRDefault="00643405"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643405" w:rsidRPr="00CF535A" w:rsidRDefault="00643405"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643405" w:rsidRPr="004C1EE2" w:rsidRDefault="00643405"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643405" w:rsidRPr="004C1EE2" w:rsidRDefault="00643405" w:rsidP="00614FA1">
    <w:pPr>
      <w:pStyle w:val="Spacer"/>
    </w:pPr>
  </w:p>
  <w:p w14:paraId="087D003A" w14:textId="77777777" w:rsidR="00643405" w:rsidRPr="004C1EE2" w:rsidRDefault="00030744" w:rsidP="005138EE">
    <w:pPr>
      <w:pStyle w:val="titlepg-diststmt"/>
      <w:rPr>
        <w:rFonts w:ascii="Arial" w:hAnsi="Arial" w:cs="Arial"/>
        <w:i/>
        <w:sz w:val="18"/>
        <w:szCs w:val="18"/>
      </w:rPr>
    </w:pPr>
    <w:hyperlink r:id="rId1" w:history="1">
      <w:r w:rsidR="00643405" w:rsidRPr="004C1EE2">
        <w:rPr>
          <w:rStyle w:val="Hyperlink"/>
          <w:rFonts w:ascii="Arial" w:hAnsi="Arial" w:cs="Arial"/>
          <w:i/>
          <w:sz w:val="18"/>
          <w:szCs w:val="18"/>
        </w:rPr>
        <w:t>http://creativecommons.org/licenses/by/4.0/</w:t>
      </w:r>
    </w:hyperlink>
  </w:p>
  <w:p w14:paraId="3E7E6452" w14:textId="77777777" w:rsidR="00643405" w:rsidRDefault="00643405" w:rsidP="00614FA1">
    <w:pPr>
      <w:pStyle w:val="Spacer"/>
    </w:pPr>
  </w:p>
  <w:p w14:paraId="11DB80EC" w14:textId="77777777" w:rsidR="00643405" w:rsidRDefault="00643405"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643405" w:rsidRDefault="00643405" w:rsidP="00614FA1">
    <w:pPr>
      <w:pStyle w:val="Spacer"/>
    </w:pPr>
  </w:p>
  <w:p w14:paraId="32B1A1BA" w14:textId="77777777" w:rsidR="00643405" w:rsidRPr="00614FA1" w:rsidRDefault="00030744" w:rsidP="005138EE">
    <w:pPr>
      <w:pStyle w:val="titlepg-diststmt"/>
      <w:rPr>
        <w:rStyle w:val="Hyperlink"/>
        <w:rFonts w:ascii="Arial" w:hAnsi="Arial" w:cs="Arial"/>
        <w:i/>
        <w:sz w:val="18"/>
        <w:szCs w:val="18"/>
      </w:rPr>
    </w:pPr>
    <w:hyperlink r:id="rId2" w:tgtFrame="_blank" w:history="1">
      <w:r w:rsidR="00643405" w:rsidRPr="00614FA1">
        <w:rPr>
          <w:rStyle w:val="Hyperlink"/>
          <w:rFonts w:ascii="Arial" w:hAnsi="Arial" w:cs="Arial"/>
          <w:i/>
          <w:sz w:val="18"/>
          <w:szCs w:val="18"/>
        </w:rPr>
        <w:t>https://allseenalliance.org/allseen/ip-policy</w:t>
      </w:r>
    </w:hyperlink>
  </w:p>
  <w:p w14:paraId="639632E3" w14:textId="77777777" w:rsidR="00643405" w:rsidRDefault="00643405" w:rsidP="00614FA1">
    <w:pPr>
      <w:pStyle w:val="Spacer"/>
    </w:pPr>
  </w:p>
  <w:p w14:paraId="142B11E6" w14:textId="77777777" w:rsidR="00643405" w:rsidRDefault="00643405"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643405" w:rsidRDefault="00643405" w:rsidP="00614FA1">
    <w:pPr>
      <w:pStyle w:val="Spacer"/>
    </w:pPr>
  </w:p>
  <w:p w14:paraId="4C269A1F" w14:textId="77777777" w:rsidR="00643405" w:rsidRPr="00614FA1" w:rsidRDefault="00643405"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643405" w:rsidRDefault="00030744"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643405">
          <w:t xml:space="preserve">     </w:t>
        </w:r>
      </w:sdtContent>
    </w:sdt>
    <w:r w:rsidR="00643405">
      <w:tab/>
    </w:r>
    <w:r w:rsidR="00643405">
      <w:fldChar w:fldCharType="begin"/>
    </w:r>
    <w:r w:rsidR="00643405">
      <w:instrText xml:space="preserve"> PAGE </w:instrText>
    </w:r>
    <w:r w:rsidR="00643405">
      <w:fldChar w:fldCharType="separate"/>
    </w:r>
    <w:r w:rsidR="00BB714E">
      <w:rPr>
        <w:noProof/>
      </w:rPr>
      <w:t>20</w:t>
    </w:r>
    <w:r w:rsidR="00643405">
      <w:rPr>
        <w:noProof/>
      </w:rPr>
      <w:fldChar w:fldCharType="end"/>
    </w:r>
    <w:r w:rsidR="00643405">
      <w:tab/>
    </w:r>
    <w:r w:rsidR="00643405">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643405" w:rsidRPr="009A6A08" w:rsidRDefault="00030744"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643405">
          <w:rPr>
            <w:szCs w:val="14"/>
          </w:rPr>
          <w:t xml:space="preserve">     </w:t>
        </w:r>
      </w:sdtContent>
    </w:sdt>
    <w:r w:rsidR="00643405" w:rsidRPr="009A6A08">
      <w:rPr>
        <w:szCs w:val="14"/>
      </w:rPr>
      <w:tab/>
    </w:r>
    <w:r w:rsidR="00643405" w:rsidRPr="009A6A08">
      <w:rPr>
        <w:szCs w:val="14"/>
      </w:rPr>
      <w:fldChar w:fldCharType="begin"/>
    </w:r>
    <w:r w:rsidR="00643405" w:rsidRPr="009A6A08">
      <w:rPr>
        <w:szCs w:val="14"/>
      </w:rPr>
      <w:instrText xml:space="preserve"> PAGE </w:instrText>
    </w:r>
    <w:r w:rsidR="00643405" w:rsidRPr="009A6A08">
      <w:rPr>
        <w:szCs w:val="14"/>
      </w:rPr>
      <w:fldChar w:fldCharType="separate"/>
    </w:r>
    <w:r w:rsidR="00BB714E">
      <w:rPr>
        <w:noProof/>
        <w:szCs w:val="14"/>
      </w:rPr>
      <w:t>7</w:t>
    </w:r>
    <w:r w:rsidR="00643405" w:rsidRPr="009A6A08">
      <w:rPr>
        <w:szCs w:val="14"/>
      </w:rPr>
      <w:fldChar w:fldCharType="end"/>
    </w:r>
    <w:r w:rsidR="00643405" w:rsidRPr="009A6A08">
      <w:rPr>
        <w:szCs w:val="14"/>
      </w:rPr>
      <w:tab/>
    </w:r>
    <w:r w:rsidR="00643405">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1FE234" w14:textId="77777777" w:rsidR="00030744" w:rsidRDefault="00030744">
      <w:r>
        <w:separator/>
      </w:r>
    </w:p>
    <w:p w14:paraId="2935E8EA" w14:textId="77777777" w:rsidR="00030744" w:rsidRDefault="00030744"/>
    <w:p w14:paraId="143534F3" w14:textId="77777777" w:rsidR="00030744" w:rsidRDefault="00030744"/>
    <w:p w14:paraId="583CFCE2" w14:textId="77777777" w:rsidR="00030744" w:rsidRDefault="00030744"/>
  </w:footnote>
  <w:footnote w:type="continuationSeparator" w:id="0">
    <w:p w14:paraId="3C248784" w14:textId="77777777" w:rsidR="00030744" w:rsidRDefault="00030744">
      <w:r>
        <w:continuationSeparator/>
      </w:r>
    </w:p>
    <w:p w14:paraId="606FAF30" w14:textId="77777777" w:rsidR="00030744" w:rsidRDefault="00030744"/>
    <w:p w14:paraId="37A0B548" w14:textId="77777777" w:rsidR="00030744" w:rsidRDefault="00030744"/>
    <w:p w14:paraId="2B5753C3" w14:textId="77777777" w:rsidR="00030744" w:rsidRDefault="0003074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643405" w:rsidRDefault="00643405" w:rsidP="006F59BD"/>
  <w:p w14:paraId="690EDA7C" w14:textId="77777777" w:rsidR="00643405" w:rsidRDefault="0064340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643405" w:rsidRPr="00C2377F" w:rsidRDefault="00030744" w:rsidP="00C76273">
    <w:pPr>
      <w:pStyle w:val="Header"/>
    </w:pPr>
    <w:r>
      <w:fldChar w:fldCharType="begin"/>
    </w:r>
    <w:r>
      <w:instrText xml:space="preserve"> STYLEREF  DocTitle  \* MERGEFORMAT </w:instrText>
    </w:r>
    <w:r>
      <w:fldChar w:fldCharType="separate"/>
    </w:r>
    <w:r w:rsidR="00643405">
      <w:rPr>
        <w:noProof/>
      </w:rPr>
      <w:t>AllJoyn™ Security 2.0 Feature</w:t>
    </w:r>
    <w:r>
      <w:rPr>
        <w:noProof/>
      </w:rPr>
      <w:fldChar w:fldCharType="end"/>
    </w:r>
    <w:r w:rsidR="00643405">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643405" w:rsidRPr="0041767B" w:rsidRDefault="00030744"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643405" w:rsidRPr="00C2377F" w:rsidRDefault="00030744" w:rsidP="00AE4C57">
    <w:pPr>
      <w:pStyle w:val="Header"/>
    </w:pPr>
    <w:r>
      <w:fldChar w:fldCharType="begin"/>
    </w:r>
    <w:r>
      <w:instrText xml:space="preserve"> STYLEREF  DocTitle  \* MERGEFORMAT </w:instrText>
    </w:r>
    <w:r>
      <w:fldChar w:fldCharType="separate"/>
    </w:r>
    <w:r w:rsidR="00BB714E">
      <w:rPr>
        <w:noProof/>
      </w:rPr>
      <w:t>AllJoyn™ Security 2.0 Feature</w:t>
    </w:r>
    <w:r>
      <w:rPr>
        <w:noProof/>
      </w:rPr>
      <w:fldChar w:fldCharType="end"/>
    </w:r>
    <w:r w:rsidR="00643405">
      <w:t xml:space="preserve"> </w:t>
    </w:r>
    <w:r>
      <w:fldChar w:fldCharType="begin"/>
    </w:r>
    <w:r>
      <w:instrText xml:space="preserve"> STYLEREF  DocSubtitle  \* MERGEFORMAT </w:instrText>
    </w:r>
    <w:r>
      <w:fldChar w:fldCharType="separate"/>
    </w:r>
    <w:r w:rsidR="00BB714E">
      <w:rPr>
        <w:noProof/>
      </w:rPr>
      <w:t>High-Level Design Document</w:t>
    </w:r>
    <w:r>
      <w:rPr>
        <w:noProof/>
      </w:rPr>
      <w:fldChar w:fldCharType="end"/>
    </w:r>
    <w:r w:rsidR="00643405">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643405" w:rsidRPr="00EF56CF" w:rsidRDefault="00643405"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643405" w:rsidRPr="00815093" w:rsidRDefault="00030744" w:rsidP="00815093">
    <w:pPr>
      <w:pStyle w:val="Header"/>
    </w:pPr>
    <w:r>
      <w:fldChar w:fldCharType="begin"/>
    </w:r>
    <w:r>
      <w:instrText xml:space="preserve"> STYLEREF  DocTitle  \* MERGEFORMAT </w:instrText>
    </w:r>
    <w:r>
      <w:fldChar w:fldCharType="separate"/>
    </w:r>
    <w:r w:rsidR="00BB714E">
      <w:rPr>
        <w:noProof/>
      </w:rPr>
      <w:t>AllJoyn™ Security 2.0 Feature</w:t>
    </w:r>
    <w:r>
      <w:rPr>
        <w:noProof/>
      </w:rPr>
      <w:fldChar w:fldCharType="end"/>
    </w:r>
    <w:r w:rsidR="00643405">
      <w:t xml:space="preserve"> </w:t>
    </w:r>
    <w:r>
      <w:fldChar w:fldCharType="begin"/>
    </w:r>
    <w:r>
      <w:instrText xml:space="preserve"> STYLEREF  DocSubtitle  \* MERGEFORMAT </w:instrText>
    </w:r>
    <w:r>
      <w:fldChar w:fldCharType="separate"/>
    </w:r>
    <w:r w:rsidR="00BB714E">
      <w:rPr>
        <w:noProof/>
      </w:rPr>
      <w:t>High-Level Design Document</w:t>
    </w:r>
    <w:r>
      <w:rPr>
        <w:noProof/>
      </w:rPr>
      <w:fldChar w:fldCharType="end"/>
    </w:r>
    <w:r w:rsidR="00643405">
      <w:tab/>
    </w:r>
    <w:r>
      <w:fldChar w:fldCharType="begin"/>
    </w:r>
    <w:r>
      <w:instrText xml:space="preserve"> STYLEREF  "Heading 1"  \* MERGEFORMAT </w:instrText>
    </w:r>
    <w:r>
      <w:fldChar w:fldCharType="separate"/>
    </w:r>
    <w:r w:rsidR="00BB714E">
      <w:rPr>
        <w:noProof/>
      </w:rPr>
      <w:t>System Design</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1">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4">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29">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3">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4">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38">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39">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1">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9455E90"/>
    <w:multiLevelType w:val="hybridMultilevel"/>
    <w:tmpl w:val="400EED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4">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5">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7">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2">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3">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2">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6">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8">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2">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3">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74">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5">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76">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78">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4"/>
  </w:num>
  <w:num w:numId="2">
    <w:abstractNumId w:val="71"/>
  </w:num>
  <w:num w:numId="3">
    <w:abstractNumId w:val="14"/>
  </w:num>
  <w:num w:numId="4">
    <w:abstractNumId w:val="65"/>
  </w:num>
  <w:num w:numId="5">
    <w:abstractNumId w:val="67"/>
  </w:num>
  <w:num w:numId="6">
    <w:abstractNumId w:val="9"/>
  </w:num>
  <w:num w:numId="7">
    <w:abstractNumId w:val="6"/>
  </w:num>
  <w:num w:numId="8">
    <w:abstractNumId w:val="20"/>
    <w:lvlOverride w:ilvl="0">
      <w:startOverride w:val="1"/>
    </w:lvlOverride>
  </w:num>
  <w:num w:numId="9">
    <w:abstractNumId w:val="32"/>
  </w:num>
  <w:num w:numId="10">
    <w:abstractNumId w:val="37"/>
  </w:num>
  <w:num w:numId="11">
    <w:abstractNumId w:val="77"/>
  </w:num>
  <w:num w:numId="12">
    <w:abstractNumId w:val="38"/>
  </w:num>
  <w:num w:numId="13">
    <w:abstractNumId w:val="61"/>
  </w:num>
  <w:num w:numId="14">
    <w:abstractNumId w:val="51"/>
  </w:num>
  <w:num w:numId="15">
    <w:abstractNumId w:val="7"/>
  </w:num>
  <w:num w:numId="16">
    <w:abstractNumId w:val="5"/>
  </w:num>
  <w:num w:numId="17">
    <w:abstractNumId w:val="8"/>
  </w:num>
  <w:num w:numId="18">
    <w:abstractNumId w:val="3"/>
  </w:num>
  <w:num w:numId="19">
    <w:abstractNumId w:val="2"/>
  </w:num>
  <w:num w:numId="20">
    <w:abstractNumId w:val="59"/>
  </w:num>
  <w:num w:numId="21">
    <w:abstractNumId w:val="11"/>
  </w:num>
  <w:num w:numId="22">
    <w:abstractNumId w:val="18"/>
  </w:num>
  <w:num w:numId="23">
    <w:abstractNumId w:val="4"/>
  </w:num>
  <w:num w:numId="24">
    <w:abstractNumId w:val="1"/>
  </w:num>
  <w:num w:numId="25">
    <w:abstractNumId w:val="0"/>
  </w:num>
  <w:num w:numId="26">
    <w:abstractNumId w:val="36"/>
  </w:num>
  <w:num w:numId="27">
    <w:abstractNumId w:val="16"/>
  </w:num>
  <w:num w:numId="28">
    <w:abstractNumId w:val="43"/>
  </w:num>
  <w:num w:numId="29">
    <w:abstractNumId w:val="73"/>
  </w:num>
  <w:num w:numId="30">
    <w:abstractNumId w:val="57"/>
  </w:num>
  <w:num w:numId="31">
    <w:abstractNumId w:val="33"/>
  </w:num>
  <w:num w:numId="32">
    <w:abstractNumId w:val="60"/>
    <w:lvlOverride w:ilvl="0">
      <w:startOverride w:val="1"/>
    </w:lvlOverride>
  </w:num>
  <w:num w:numId="33">
    <w:abstractNumId w:val="17"/>
  </w:num>
  <w:num w:numId="34">
    <w:abstractNumId w:val="52"/>
  </w:num>
  <w:num w:numId="35">
    <w:abstractNumId w:val="23"/>
  </w:num>
  <w:num w:numId="36">
    <w:abstractNumId w:val="54"/>
  </w:num>
  <w:num w:numId="37">
    <w:abstractNumId w:val="56"/>
  </w:num>
  <w:num w:numId="38">
    <w:abstractNumId w:val="21"/>
  </w:num>
  <w:num w:numId="39">
    <w:abstractNumId w:val="49"/>
  </w:num>
  <w:num w:numId="40">
    <w:abstractNumId w:val="31"/>
  </w:num>
  <w:num w:numId="41">
    <w:abstractNumId w:val="55"/>
  </w:num>
  <w:num w:numId="42">
    <w:abstractNumId w:val="74"/>
  </w:num>
  <w:num w:numId="43">
    <w:abstractNumId w:val="24"/>
  </w:num>
  <w:num w:numId="44">
    <w:abstractNumId w:val="39"/>
  </w:num>
  <w:num w:numId="45">
    <w:abstractNumId w:val="63"/>
  </w:num>
  <w:num w:numId="46">
    <w:abstractNumId w:val="50"/>
  </w:num>
  <w:num w:numId="47">
    <w:abstractNumId w:val="25"/>
  </w:num>
  <w:num w:numId="48">
    <w:abstractNumId w:val="19"/>
  </w:num>
  <w:num w:numId="49">
    <w:abstractNumId w:val="22"/>
  </w:num>
  <w:num w:numId="50">
    <w:abstractNumId w:val="60"/>
  </w:num>
  <w:num w:numId="51">
    <w:abstractNumId w:val="64"/>
  </w:num>
  <w:num w:numId="52">
    <w:abstractNumId w:val="78"/>
  </w:num>
  <w:num w:numId="53">
    <w:abstractNumId w:val="75"/>
  </w:num>
  <w:num w:numId="54">
    <w:abstractNumId w:val="62"/>
  </w:num>
  <w:num w:numId="55">
    <w:abstractNumId w:val="15"/>
  </w:num>
  <w:num w:numId="56">
    <w:abstractNumId w:val="41"/>
  </w:num>
  <w:num w:numId="57">
    <w:abstractNumId w:val="13"/>
  </w:num>
  <w:num w:numId="58">
    <w:abstractNumId w:val="13"/>
  </w:num>
  <w:num w:numId="59">
    <w:abstractNumId w:val="27"/>
  </w:num>
  <w:num w:numId="60">
    <w:abstractNumId w:val="28"/>
  </w:num>
  <w:num w:numId="61">
    <w:abstractNumId w:val="58"/>
  </w:num>
  <w:num w:numId="62">
    <w:abstractNumId w:val="40"/>
  </w:num>
  <w:num w:numId="63">
    <w:abstractNumId w:val="48"/>
  </w:num>
  <w:num w:numId="64">
    <w:abstractNumId w:val="47"/>
  </w:num>
  <w:num w:numId="65">
    <w:abstractNumId w:val="10"/>
  </w:num>
  <w:num w:numId="66">
    <w:abstractNumId w:val="70"/>
  </w:num>
  <w:num w:numId="67">
    <w:abstractNumId w:val="44"/>
  </w:num>
  <w:num w:numId="68">
    <w:abstractNumId w:val="66"/>
  </w:num>
  <w:num w:numId="69">
    <w:abstractNumId w:val="53"/>
  </w:num>
  <w:num w:numId="70">
    <w:abstractNumId w:val="46"/>
  </w:num>
  <w:num w:numId="71">
    <w:abstractNumId w:val="20"/>
    <w:lvlOverride w:ilvl="0">
      <w:startOverride w:val="1"/>
    </w:lvlOverride>
  </w:num>
  <w:num w:numId="72">
    <w:abstractNumId w:val="65"/>
  </w:num>
  <w:num w:numId="73">
    <w:abstractNumId w:val="29"/>
  </w:num>
  <w:num w:numId="74">
    <w:abstractNumId w:val="20"/>
    <w:lvlOverride w:ilvl="0">
      <w:startOverride w:val="1"/>
    </w:lvlOverride>
  </w:num>
  <w:num w:numId="75">
    <w:abstractNumId w:val="68"/>
  </w:num>
  <w:num w:numId="76">
    <w:abstractNumId w:val="72"/>
  </w:num>
  <w:num w:numId="77">
    <w:abstractNumId w:val="12"/>
  </w:num>
  <w:num w:numId="78">
    <w:abstractNumId w:val="35"/>
  </w:num>
  <w:num w:numId="79">
    <w:abstractNumId w:val="69"/>
  </w:num>
  <w:num w:numId="80">
    <w:abstractNumId w:val="42"/>
  </w:num>
  <w:num w:numId="81">
    <w:abstractNumId w:val="26"/>
  </w:num>
  <w:num w:numId="82">
    <w:abstractNumId w:val="76"/>
  </w:num>
  <w:num w:numId="83">
    <w:abstractNumId w:val="30"/>
  </w:num>
  <w:num w:numId="84">
    <w:abstractNumId w:val="4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72B"/>
    <w:rsid w:val="001B2E46"/>
    <w:rsid w:val="001B2E61"/>
    <w:rsid w:val="001B5AE1"/>
    <w:rsid w:val="001B5B82"/>
    <w:rsid w:val="001B5C5A"/>
    <w:rsid w:val="001B6465"/>
    <w:rsid w:val="001B65D0"/>
    <w:rsid w:val="001C013B"/>
    <w:rsid w:val="001C119B"/>
    <w:rsid w:val="001C14FD"/>
    <w:rsid w:val="001C15CE"/>
    <w:rsid w:val="001C2554"/>
    <w:rsid w:val="001C4402"/>
    <w:rsid w:val="001C52B8"/>
    <w:rsid w:val="001C54D2"/>
    <w:rsid w:val="001C5CA0"/>
    <w:rsid w:val="001C7277"/>
    <w:rsid w:val="001C75ED"/>
    <w:rsid w:val="001D0E2E"/>
    <w:rsid w:val="001D26C0"/>
    <w:rsid w:val="001D29AD"/>
    <w:rsid w:val="001D2A7D"/>
    <w:rsid w:val="001D315C"/>
    <w:rsid w:val="001D32B6"/>
    <w:rsid w:val="001D3947"/>
    <w:rsid w:val="001D3E90"/>
    <w:rsid w:val="001D4089"/>
    <w:rsid w:val="001D4955"/>
    <w:rsid w:val="001D6B97"/>
    <w:rsid w:val="001D6F45"/>
    <w:rsid w:val="001D716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D9D"/>
    <w:rsid w:val="00334375"/>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44C2"/>
    <w:rsid w:val="004A5976"/>
    <w:rsid w:val="004A67BC"/>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728D"/>
    <w:rsid w:val="0050052B"/>
    <w:rsid w:val="00501BD6"/>
    <w:rsid w:val="00502176"/>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B82"/>
    <w:rsid w:val="005247DB"/>
    <w:rsid w:val="00527215"/>
    <w:rsid w:val="00527944"/>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2665"/>
    <w:rsid w:val="006D2915"/>
    <w:rsid w:val="006D2C2F"/>
    <w:rsid w:val="006D2D6C"/>
    <w:rsid w:val="006D32FC"/>
    <w:rsid w:val="006D3634"/>
    <w:rsid w:val="006D3957"/>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9F2"/>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762B"/>
    <w:rsid w:val="00877C3E"/>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C95"/>
    <w:rsid w:val="008F4CBE"/>
    <w:rsid w:val="008F4CC3"/>
    <w:rsid w:val="008F644D"/>
    <w:rsid w:val="008F6FD1"/>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4CAD"/>
    <w:rsid w:val="00A851F1"/>
    <w:rsid w:val="00A85EF6"/>
    <w:rsid w:val="00A862E4"/>
    <w:rsid w:val="00A8659D"/>
    <w:rsid w:val="00A87DDA"/>
    <w:rsid w:val="00A9043B"/>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234D"/>
    <w:rsid w:val="00AE2598"/>
    <w:rsid w:val="00AE3055"/>
    <w:rsid w:val="00AE312F"/>
    <w:rsid w:val="00AE3393"/>
    <w:rsid w:val="00AE3B03"/>
    <w:rsid w:val="00AE3F8D"/>
    <w:rsid w:val="00AE3FAA"/>
    <w:rsid w:val="00AE448E"/>
    <w:rsid w:val="00AE4C57"/>
    <w:rsid w:val="00AE549E"/>
    <w:rsid w:val="00AE5FAD"/>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FC8"/>
    <w:rsid w:val="00B270B2"/>
    <w:rsid w:val="00B3083B"/>
    <w:rsid w:val="00B314E8"/>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CA9"/>
    <w:rsid w:val="00D65FCF"/>
    <w:rsid w:val="00D66245"/>
    <w:rsid w:val="00D66512"/>
    <w:rsid w:val="00D707D2"/>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3B32"/>
    <w:rsid w:val="00EB3E29"/>
    <w:rsid w:val="00EB4820"/>
    <w:rsid w:val="00EB4FDA"/>
    <w:rsid w:val="00EB55CA"/>
    <w:rsid w:val="00EB567C"/>
    <w:rsid w:val="00EB5681"/>
    <w:rsid w:val="00EB5A3D"/>
    <w:rsid w:val="00EB61FD"/>
    <w:rsid w:val="00EB6807"/>
    <w:rsid w:val="00EB77E9"/>
    <w:rsid w:val="00EC08DA"/>
    <w:rsid w:val="00EC1391"/>
    <w:rsid w:val="00EC2966"/>
    <w:rsid w:val="00EC3073"/>
    <w:rsid w:val="00EC366D"/>
    <w:rsid w:val="00EC36D6"/>
    <w:rsid w:val="00EC3F02"/>
    <w:rsid w:val="00EC43DE"/>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StyleRowBandSize w:val="1"/>
      <w:tblStyleColBandSize w:val="1"/>
      <w:tblInd w:w="1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image" Target="media/image26.emf"/><Relationship Id="rId84" Type="http://schemas.openxmlformats.org/officeDocument/2006/relationships/hyperlink" Target="http://tools.ietf.org/html/rfc7251" TargetMode="External"/><Relationship Id="rId7" Type="http://schemas.openxmlformats.org/officeDocument/2006/relationships/styles" Target="styles.xml"/><Relationship Id="rId71" Type="http://schemas.openxmlformats.org/officeDocument/2006/relationships/oleObject" Target="embeddings/oleObject22.bin"/><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image" Target="media/image25.emf"/><Relationship Id="rId79" Type="http://schemas.openxmlformats.org/officeDocument/2006/relationships/oleObject" Target="embeddings/oleObject26.bin"/><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hyperlink" Target="http://tools.ietf.org/html/rfc5246" TargetMode="Externa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hyperlink" Target="http://tools.ietf.org/html/rfc7095" TargetMode="External"/><Relationship Id="rId77" Type="http://schemas.openxmlformats.org/officeDocument/2006/relationships/oleObject" Target="embeddings/oleObject25.bin"/><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image" Target="media/image24.emf"/><Relationship Id="rId80" Type="http://schemas.openxmlformats.org/officeDocument/2006/relationships/image" Target="media/image28.emf"/><Relationship Id="rId85" Type="http://schemas.openxmlformats.org/officeDocument/2006/relationships/hyperlink" Target="http://tools.ietf.org/html/rfc7251"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image" Target="media/image23.emf"/><Relationship Id="rId75" Type="http://schemas.openxmlformats.org/officeDocument/2006/relationships/oleObject" Target="embeddings/oleObject24.bin"/><Relationship Id="rId83" Type="http://schemas.openxmlformats.org/officeDocument/2006/relationships/hyperlink" Target="http://tools.ietf.org/html/rfc6655"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oleObject" Target="embeddings/oleObject23.bin"/><Relationship Id="rId78" Type="http://schemas.openxmlformats.org/officeDocument/2006/relationships/image" Target="media/image27.emf"/><Relationship Id="rId81" Type="http://schemas.openxmlformats.org/officeDocument/2006/relationships/oleObject" Target="embeddings/oleObject27.bin"/><Relationship Id="rId86" Type="http://schemas.openxmlformats.org/officeDocument/2006/relationships/hyperlink" Target="http://tools.ietf.org/html/rfc6655"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2.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3.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4.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265B648-C522-4C5E-B8FC-741A65BDD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8910</Words>
  <Characters>50788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59579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2014-08-08T17:58:00Z</dcterms:created>
  <dcterms:modified xsi:type="dcterms:W3CDTF">2014-09-08T15:39:00Z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