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1577AB4A" w:rsidR="00ED6961" w:rsidRPr="00F0473D" w:rsidRDefault="00D266B8" w:rsidP="00ED6961">
      <w:pPr>
        <w:pStyle w:val="DCN"/>
        <w:rPr>
          <w:rFonts w:ascii="Times New Roman" w:hAnsi="Times New Roman"/>
        </w:rPr>
      </w:pPr>
      <w:r>
        <w:rPr>
          <w:rFonts w:ascii="Times New Roman" w:hAnsi="Times New Roman"/>
        </w:rPr>
        <w:t xml:space="preserve"> </w:t>
      </w:r>
      <w:r w:rsidR="007851A4">
        <w:rPr>
          <w:rFonts w:ascii="Times New Roman" w:hAnsi="Times New Roman"/>
        </w:rPr>
        <w:t xml:space="preserve">Draft </w:t>
      </w:r>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r w:rsidR="007851A4">
        <w:rPr>
          <w:rFonts w:ascii="Times New Roman" w:hAnsi="Times New Roman"/>
        </w:rPr>
        <w:t>6</w:t>
      </w:r>
    </w:p>
    <w:p w14:paraId="2754D33D" w14:textId="0889D5CB" w:rsidR="00C76273" w:rsidRDefault="00A912D8" w:rsidP="00C76273">
      <w:pPr>
        <w:pStyle w:val="coverpageline"/>
      </w:pPr>
      <w:r>
        <w:t>March 1</w:t>
      </w:r>
      <w:ins w:id="0" w:author="Author" w:date="2015-03-17T11:32:00Z">
        <w:r w:rsidR="003522EA">
          <w:t>7</w:t>
        </w:r>
      </w:ins>
      <w:del w:id="1" w:author="Author" w:date="2015-03-17T11:32:00Z">
        <w:r w:rsidR="00043A87" w:rsidDel="003522EA">
          <w:delText>1</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7C72A6BD" w14:textId="77777777" w:rsidR="00CC468A" w:rsidRDefault="00294B4C">
      <w:pPr>
        <w:pStyle w:val="TOC1"/>
        <w:rPr>
          <w:ins w:id="2" w:author="Author" w:date="2015-03-17T13:59: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3" w:author="Author" w:date="2015-03-17T13:59:00Z">
        <w:r w:rsidR="00CC468A">
          <w:t>1 Introduction</w:t>
        </w:r>
        <w:r w:rsidR="00CC468A">
          <w:tab/>
        </w:r>
        <w:r w:rsidR="00CC468A">
          <w:fldChar w:fldCharType="begin"/>
        </w:r>
        <w:r w:rsidR="00CC468A">
          <w:instrText xml:space="preserve"> PAGEREF _Toc414364136 \h </w:instrText>
        </w:r>
      </w:ins>
      <w:r w:rsidR="00CC468A">
        <w:fldChar w:fldCharType="separate"/>
      </w:r>
      <w:ins w:id="4" w:author="Author" w:date="2015-03-17T13:59:00Z">
        <w:r w:rsidR="00CC468A">
          <w:t>5</w:t>
        </w:r>
        <w:r w:rsidR="00CC468A">
          <w:fldChar w:fldCharType="end"/>
        </w:r>
      </w:ins>
    </w:p>
    <w:p w14:paraId="5573A488" w14:textId="77777777" w:rsidR="00CC468A" w:rsidRDefault="00CC468A">
      <w:pPr>
        <w:pStyle w:val="TOC2"/>
        <w:rPr>
          <w:ins w:id="5" w:author="Author" w:date="2015-03-17T13:59:00Z"/>
          <w:rFonts w:asciiTheme="minorHAnsi" w:eastAsiaTheme="minorEastAsia" w:hAnsiTheme="minorHAnsi" w:cstheme="minorBidi"/>
          <w:sz w:val="22"/>
        </w:rPr>
      </w:pPr>
      <w:ins w:id="6" w:author="Author" w:date="2015-03-17T13:59:00Z">
        <w:r>
          <w:t>1.1 Purpose and scope</w:t>
        </w:r>
        <w:r>
          <w:tab/>
        </w:r>
        <w:r>
          <w:fldChar w:fldCharType="begin"/>
        </w:r>
        <w:r>
          <w:instrText xml:space="preserve"> PAGEREF _Toc414364137 \h </w:instrText>
        </w:r>
      </w:ins>
      <w:r>
        <w:fldChar w:fldCharType="separate"/>
      </w:r>
      <w:ins w:id="7" w:author="Author" w:date="2015-03-17T13:59:00Z">
        <w:r>
          <w:t>5</w:t>
        </w:r>
        <w:r>
          <w:fldChar w:fldCharType="end"/>
        </w:r>
      </w:ins>
    </w:p>
    <w:p w14:paraId="507BE99F" w14:textId="77777777" w:rsidR="00CC468A" w:rsidRDefault="00CC468A">
      <w:pPr>
        <w:pStyle w:val="TOC2"/>
        <w:rPr>
          <w:ins w:id="8" w:author="Author" w:date="2015-03-17T13:59:00Z"/>
          <w:rFonts w:asciiTheme="minorHAnsi" w:eastAsiaTheme="minorEastAsia" w:hAnsiTheme="minorHAnsi" w:cstheme="minorBidi"/>
          <w:sz w:val="22"/>
        </w:rPr>
      </w:pPr>
      <w:ins w:id="9" w:author="Author" w:date="2015-03-17T13:59:00Z">
        <w:r>
          <w:t>1.2 Revision history</w:t>
        </w:r>
        <w:r>
          <w:tab/>
        </w:r>
        <w:r>
          <w:fldChar w:fldCharType="begin"/>
        </w:r>
        <w:r>
          <w:instrText xml:space="preserve"> PAGEREF _Toc414364138 \h </w:instrText>
        </w:r>
      </w:ins>
      <w:r>
        <w:fldChar w:fldCharType="separate"/>
      </w:r>
      <w:ins w:id="10" w:author="Author" w:date="2015-03-17T13:59:00Z">
        <w:r>
          <w:t>5</w:t>
        </w:r>
        <w:r>
          <w:fldChar w:fldCharType="end"/>
        </w:r>
      </w:ins>
    </w:p>
    <w:p w14:paraId="3CBE4809" w14:textId="77777777" w:rsidR="00CC468A" w:rsidRDefault="00CC468A">
      <w:pPr>
        <w:pStyle w:val="TOC2"/>
        <w:rPr>
          <w:ins w:id="11" w:author="Author" w:date="2015-03-17T13:59:00Z"/>
          <w:rFonts w:asciiTheme="minorHAnsi" w:eastAsiaTheme="minorEastAsia" w:hAnsiTheme="minorHAnsi" w:cstheme="minorBidi"/>
          <w:sz w:val="22"/>
        </w:rPr>
      </w:pPr>
      <w:ins w:id="12" w:author="Author" w:date="2015-03-17T13:59:00Z">
        <w:r>
          <w:t>1.3 Acronyms and terms</w:t>
        </w:r>
        <w:r>
          <w:tab/>
        </w:r>
        <w:r>
          <w:fldChar w:fldCharType="begin"/>
        </w:r>
        <w:r>
          <w:instrText xml:space="preserve"> PAGEREF _Toc414364139 \h </w:instrText>
        </w:r>
      </w:ins>
      <w:r>
        <w:fldChar w:fldCharType="separate"/>
      </w:r>
      <w:ins w:id="13" w:author="Author" w:date="2015-03-17T13:59:00Z">
        <w:r>
          <w:t>5</w:t>
        </w:r>
        <w:r>
          <w:fldChar w:fldCharType="end"/>
        </w:r>
      </w:ins>
    </w:p>
    <w:p w14:paraId="6ADE61DA" w14:textId="77777777" w:rsidR="00CC468A" w:rsidRDefault="00CC468A">
      <w:pPr>
        <w:pStyle w:val="TOC1"/>
        <w:rPr>
          <w:ins w:id="14" w:author="Author" w:date="2015-03-17T13:59:00Z"/>
          <w:rFonts w:asciiTheme="minorHAnsi" w:eastAsiaTheme="minorEastAsia" w:hAnsiTheme="minorHAnsi" w:cstheme="minorBidi"/>
          <w:b w:val="0"/>
          <w:bCs w:val="0"/>
          <w:sz w:val="22"/>
        </w:rPr>
      </w:pPr>
      <w:ins w:id="15" w:author="Author" w:date="2015-03-17T13:59:00Z">
        <w:r>
          <w:t>2 System Design</w:t>
        </w:r>
        <w:r>
          <w:tab/>
        </w:r>
        <w:r>
          <w:fldChar w:fldCharType="begin"/>
        </w:r>
        <w:r>
          <w:instrText xml:space="preserve"> PAGEREF _Toc414364140 \h </w:instrText>
        </w:r>
      </w:ins>
      <w:r>
        <w:fldChar w:fldCharType="separate"/>
      </w:r>
      <w:ins w:id="16" w:author="Author" w:date="2015-03-17T13:59:00Z">
        <w:r>
          <w:t>8</w:t>
        </w:r>
        <w:r>
          <w:fldChar w:fldCharType="end"/>
        </w:r>
      </w:ins>
    </w:p>
    <w:p w14:paraId="705CC734" w14:textId="77777777" w:rsidR="00CC468A" w:rsidRDefault="00CC468A">
      <w:pPr>
        <w:pStyle w:val="TOC2"/>
        <w:rPr>
          <w:ins w:id="17" w:author="Author" w:date="2015-03-17T13:59:00Z"/>
          <w:rFonts w:asciiTheme="minorHAnsi" w:eastAsiaTheme="minorEastAsia" w:hAnsiTheme="minorHAnsi" w:cstheme="minorBidi"/>
          <w:sz w:val="22"/>
        </w:rPr>
      </w:pPr>
      <w:ins w:id="18" w:author="Author" w:date="2015-03-17T13:59:00Z">
        <w:r>
          <w:t>2.1 Overview</w:t>
        </w:r>
        <w:r>
          <w:tab/>
        </w:r>
        <w:r>
          <w:fldChar w:fldCharType="begin"/>
        </w:r>
        <w:r>
          <w:instrText xml:space="preserve"> PAGEREF _Toc414364141 \h </w:instrText>
        </w:r>
      </w:ins>
      <w:r>
        <w:fldChar w:fldCharType="separate"/>
      </w:r>
      <w:ins w:id="19" w:author="Author" w:date="2015-03-17T13:59:00Z">
        <w:r>
          <w:t>8</w:t>
        </w:r>
        <w:r>
          <w:fldChar w:fldCharType="end"/>
        </w:r>
      </w:ins>
    </w:p>
    <w:p w14:paraId="3252FC05" w14:textId="77777777" w:rsidR="00CC468A" w:rsidRDefault="00CC468A">
      <w:pPr>
        <w:pStyle w:val="TOC2"/>
        <w:rPr>
          <w:ins w:id="20" w:author="Author" w:date="2015-03-17T13:59:00Z"/>
          <w:rFonts w:asciiTheme="minorHAnsi" w:eastAsiaTheme="minorEastAsia" w:hAnsiTheme="minorHAnsi" w:cstheme="minorBidi"/>
          <w:sz w:val="22"/>
        </w:rPr>
      </w:pPr>
      <w:ins w:id="21" w:author="Author" w:date="2015-03-17T13:59:00Z">
        <w:r>
          <w:t>2.2 Premises</w:t>
        </w:r>
        <w:r>
          <w:tab/>
        </w:r>
        <w:r>
          <w:fldChar w:fldCharType="begin"/>
        </w:r>
        <w:r>
          <w:instrText xml:space="preserve"> PAGEREF _Toc414364142 \h </w:instrText>
        </w:r>
      </w:ins>
      <w:r>
        <w:fldChar w:fldCharType="separate"/>
      </w:r>
      <w:ins w:id="22" w:author="Author" w:date="2015-03-17T13:59:00Z">
        <w:r>
          <w:t>9</w:t>
        </w:r>
        <w:r>
          <w:fldChar w:fldCharType="end"/>
        </w:r>
      </w:ins>
    </w:p>
    <w:p w14:paraId="349B1579" w14:textId="77777777" w:rsidR="00CC468A" w:rsidRDefault="00CC468A">
      <w:pPr>
        <w:pStyle w:val="TOC2"/>
        <w:rPr>
          <w:ins w:id="23" w:author="Author" w:date="2015-03-17T13:59:00Z"/>
          <w:rFonts w:asciiTheme="minorHAnsi" w:eastAsiaTheme="minorEastAsia" w:hAnsiTheme="minorHAnsi" w:cstheme="minorBidi"/>
          <w:sz w:val="22"/>
        </w:rPr>
      </w:pPr>
      <w:ins w:id="24" w:author="Author" w:date="2015-03-17T13:59:00Z">
        <w:r>
          <w:t>2.3 Typical operations</w:t>
        </w:r>
        <w:r>
          <w:tab/>
        </w:r>
        <w:r>
          <w:fldChar w:fldCharType="begin"/>
        </w:r>
        <w:r>
          <w:instrText xml:space="preserve"> PAGEREF _Toc414364143 \h </w:instrText>
        </w:r>
      </w:ins>
      <w:r>
        <w:fldChar w:fldCharType="separate"/>
      </w:r>
      <w:ins w:id="25" w:author="Author" w:date="2015-03-17T13:59:00Z">
        <w:r>
          <w:t>11</w:t>
        </w:r>
        <w:r>
          <w:fldChar w:fldCharType="end"/>
        </w:r>
      </w:ins>
    </w:p>
    <w:p w14:paraId="3C938BA3" w14:textId="77777777" w:rsidR="00CC468A" w:rsidRDefault="00CC468A">
      <w:pPr>
        <w:pStyle w:val="TOC3"/>
        <w:rPr>
          <w:ins w:id="26" w:author="Author" w:date="2015-03-17T13:59:00Z"/>
          <w:rFonts w:asciiTheme="minorHAnsi" w:eastAsiaTheme="minorEastAsia" w:hAnsiTheme="minorHAnsi" w:cstheme="minorBidi"/>
          <w:bCs w:val="0"/>
          <w:sz w:val="22"/>
          <w:szCs w:val="22"/>
        </w:rPr>
      </w:pPr>
      <w:ins w:id="27" w:author="Author" w:date="2015-03-17T13:59:00Z">
        <w:r>
          <w:t>2.3.1 Claim a factory-reset application</w:t>
        </w:r>
        <w:r>
          <w:tab/>
        </w:r>
        <w:r>
          <w:fldChar w:fldCharType="begin"/>
        </w:r>
        <w:r>
          <w:instrText xml:space="preserve"> PAGEREF _Toc414364144 \h </w:instrText>
        </w:r>
      </w:ins>
      <w:r>
        <w:fldChar w:fldCharType="separate"/>
      </w:r>
      <w:ins w:id="28" w:author="Author" w:date="2015-03-17T13:59:00Z">
        <w:r>
          <w:t>11</w:t>
        </w:r>
        <w:r>
          <w:fldChar w:fldCharType="end"/>
        </w:r>
      </w:ins>
    </w:p>
    <w:p w14:paraId="0360CD67" w14:textId="77777777" w:rsidR="00CC468A" w:rsidRDefault="00CC468A">
      <w:pPr>
        <w:pStyle w:val="TOC3"/>
        <w:rPr>
          <w:ins w:id="29" w:author="Author" w:date="2015-03-17T13:59:00Z"/>
          <w:rFonts w:asciiTheme="minorHAnsi" w:eastAsiaTheme="minorEastAsia" w:hAnsiTheme="minorHAnsi" w:cstheme="minorBidi"/>
          <w:bCs w:val="0"/>
          <w:sz w:val="22"/>
          <w:szCs w:val="22"/>
        </w:rPr>
      </w:pPr>
      <w:ins w:id="30" w:author="Author" w:date="2015-03-17T13:59:00Z">
        <w:r>
          <w:t>2.3.2 Define a security group</w:t>
        </w:r>
        <w:r>
          <w:tab/>
        </w:r>
        <w:r>
          <w:fldChar w:fldCharType="begin"/>
        </w:r>
        <w:r>
          <w:instrText xml:space="preserve"> PAGEREF _Toc414364145 \h </w:instrText>
        </w:r>
      </w:ins>
      <w:r>
        <w:fldChar w:fldCharType="separate"/>
      </w:r>
      <w:ins w:id="31" w:author="Author" w:date="2015-03-17T13:59:00Z">
        <w:r>
          <w:t>15</w:t>
        </w:r>
        <w:r>
          <w:fldChar w:fldCharType="end"/>
        </w:r>
      </w:ins>
    </w:p>
    <w:p w14:paraId="33B48C16" w14:textId="77777777" w:rsidR="00CC468A" w:rsidRDefault="00CC468A">
      <w:pPr>
        <w:pStyle w:val="TOC3"/>
        <w:rPr>
          <w:ins w:id="32" w:author="Author" w:date="2015-03-17T13:59:00Z"/>
          <w:rFonts w:asciiTheme="minorHAnsi" w:eastAsiaTheme="minorEastAsia" w:hAnsiTheme="minorHAnsi" w:cstheme="minorBidi"/>
          <w:bCs w:val="0"/>
          <w:sz w:val="22"/>
          <w:szCs w:val="22"/>
        </w:rPr>
      </w:pPr>
      <w:ins w:id="33" w:author="Author" w:date="2015-03-17T13:59:00Z">
        <w:r>
          <w:t>2.3.3 Example of building a policy</w:t>
        </w:r>
        <w:r>
          <w:tab/>
        </w:r>
        <w:r>
          <w:fldChar w:fldCharType="begin"/>
        </w:r>
        <w:r>
          <w:instrText xml:space="preserve"> PAGEREF _Toc414364146 \h </w:instrText>
        </w:r>
      </w:ins>
      <w:r>
        <w:fldChar w:fldCharType="separate"/>
      </w:r>
      <w:ins w:id="34" w:author="Author" w:date="2015-03-17T13:59:00Z">
        <w:r>
          <w:t>15</w:t>
        </w:r>
        <w:r>
          <w:fldChar w:fldCharType="end"/>
        </w:r>
      </w:ins>
    </w:p>
    <w:p w14:paraId="306EED27" w14:textId="77777777" w:rsidR="00CC468A" w:rsidRDefault="00CC468A">
      <w:pPr>
        <w:pStyle w:val="TOC3"/>
        <w:rPr>
          <w:ins w:id="35" w:author="Author" w:date="2015-03-17T13:59:00Z"/>
          <w:rFonts w:asciiTheme="minorHAnsi" w:eastAsiaTheme="minorEastAsia" w:hAnsiTheme="minorHAnsi" w:cstheme="minorBidi"/>
          <w:bCs w:val="0"/>
          <w:sz w:val="22"/>
          <w:szCs w:val="22"/>
        </w:rPr>
      </w:pPr>
      <w:ins w:id="36" w:author="Author" w:date="2015-03-17T13:59:00Z">
        <w:r>
          <w:t>2.3.4 Install a policy</w:t>
        </w:r>
        <w:r>
          <w:tab/>
        </w:r>
        <w:r>
          <w:fldChar w:fldCharType="begin"/>
        </w:r>
        <w:r>
          <w:instrText xml:space="preserve"> PAGEREF _Toc414364147 \h </w:instrText>
        </w:r>
      </w:ins>
      <w:r>
        <w:fldChar w:fldCharType="separate"/>
      </w:r>
      <w:ins w:id="37" w:author="Author" w:date="2015-03-17T13:59:00Z">
        <w:r>
          <w:t>15</w:t>
        </w:r>
        <w:r>
          <w:fldChar w:fldCharType="end"/>
        </w:r>
      </w:ins>
    </w:p>
    <w:p w14:paraId="2A8CBDBF" w14:textId="77777777" w:rsidR="00CC468A" w:rsidRDefault="00CC468A">
      <w:pPr>
        <w:pStyle w:val="TOC3"/>
        <w:rPr>
          <w:ins w:id="38" w:author="Author" w:date="2015-03-17T13:59:00Z"/>
          <w:rFonts w:asciiTheme="minorHAnsi" w:eastAsiaTheme="minorEastAsia" w:hAnsiTheme="minorHAnsi" w:cstheme="minorBidi"/>
          <w:bCs w:val="0"/>
          <w:sz w:val="22"/>
          <w:szCs w:val="22"/>
        </w:rPr>
      </w:pPr>
      <w:ins w:id="39" w:author="Author" w:date="2015-03-17T13:59:00Z">
        <w:r>
          <w:t>2.3.5 Add an application to a security group</w:t>
        </w:r>
        <w:r>
          <w:tab/>
        </w:r>
        <w:r>
          <w:fldChar w:fldCharType="begin"/>
        </w:r>
        <w:r>
          <w:instrText xml:space="preserve"> PAGEREF _Toc414364148 \h </w:instrText>
        </w:r>
      </w:ins>
      <w:r>
        <w:fldChar w:fldCharType="separate"/>
      </w:r>
      <w:ins w:id="40" w:author="Author" w:date="2015-03-17T13:59:00Z">
        <w:r>
          <w:t>16</w:t>
        </w:r>
        <w:r>
          <w:fldChar w:fldCharType="end"/>
        </w:r>
      </w:ins>
    </w:p>
    <w:p w14:paraId="74581449" w14:textId="77777777" w:rsidR="00CC468A" w:rsidRDefault="00CC468A">
      <w:pPr>
        <w:pStyle w:val="TOC3"/>
        <w:rPr>
          <w:ins w:id="41" w:author="Author" w:date="2015-03-17T13:59:00Z"/>
          <w:rFonts w:asciiTheme="minorHAnsi" w:eastAsiaTheme="minorEastAsia" w:hAnsiTheme="minorHAnsi" w:cstheme="minorBidi"/>
          <w:bCs w:val="0"/>
          <w:sz w:val="22"/>
          <w:szCs w:val="22"/>
        </w:rPr>
      </w:pPr>
      <w:ins w:id="42" w:author="Author" w:date="2015-03-17T13:59:00Z">
        <w:r>
          <w:t>2.3.6 Add a user to a security group</w:t>
        </w:r>
        <w:r>
          <w:tab/>
        </w:r>
        <w:r>
          <w:fldChar w:fldCharType="begin"/>
        </w:r>
        <w:r>
          <w:instrText xml:space="preserve"> PAGEREF _Toc414364149 \h </w:instrText>
        </w:r>
      </w:ins>
      <w:r>
        <w:fldChar w:fldCharType="separate"/>
      </w:r>
      <w:ins w:id="43" w:author="Author" w:date="2015-03-17T13:59:00Z">
        <w:r>
          <w:t>16</w:t>
        </w:r>
        <w:r>
          <w:fldChar w:fldCharType="end"/>
        </w:r>
      </w:ins>
    </w:p>
    <w:p w14:paraId="720F34CB" w14:textId="77777777" w:rsidR="00CC468A" w:rsidRDefault="00CC468A">
      <w:pPr>
        <w:pStyle w:val="TOC3"/>
        <w:rPr>
          <w:ins w:id="44" w:author="Author" w:date="2015-03-17T13:59:00Z"/>
          <w:rFonts w:asciiTheme="minorHAnsi" w:eastAsiaTheme="minorEastAsia" w:hAnsiTheme="minorHAnsi" w:cstheme="minorBidi"/>
          <w:bCs w:val="0"/>
          <w:sz w:val="22"/>
          <w:szCs w:val="22"/>
        </w:rPr>
      </w:pPr>
      <w:ins w:id="45" w:author="Author" w:date="2015-03-17T13:59:00Z">
        <w:r>
          <w:t>2.3.7 Security Manager</w:t>
        </w:r>
        <w:r>
          <w:tab/>
        </w:r>
        <w:r>
          <w:fldChar w:fldCharType="begin"/>
        </w:r>
        <w:r>
          <w:instrText xml:space="preserve"> PAGEREF _Toc414364150 \h </w:instrText>
        </w:r>
      </w:ins>
      <w:r>
        <w:fldChar w:fldCharType="separate"/>
      </w:r>
      <w:ins w:id="46" w:author="Author" w:date="2015-03-17T13:59:00Z">
        <w:r>
          <w:t>17</w:t>
        </w:r>
        <w:r>
          <w:fldChar w:fldCharType="end"/>
        </w:r>
      </w:ins>
    </w:p>
    <w:p w14:paraId="4C694EC0" w14:textId="77777777" w:rsidR="00CC468A" w:rsidRDefault="00CC468A">
      <w:pPr>
        <w:pStyle w:val="TOC3"/>
        <w:rPr>
          <w:ins w:id="47" w:author="Author" w:date="2015-03-17T13:59:00Z"/>
          <w:rFonts w:asciiTheme="minorHAnsi" w:eastAsiaTheme="minorEastAsia" w:hAnsiTheme="minorHAnsi" w:cstheme="minorBidi"/>
          <w:bCs w:val="0"/>
          <w:sz w:val="22"/>
          <w:szCs w:val="22"/>
        </w:rPr>
      </w:pPr>
      <w:ins w:id="48" w:author="Author" w:date="2015-03-17T13:59:00Z">
        <w:r>
          <w:t>2.3.8 Certificate revocation (not fully designed)</w:t>
        </w:r>
        <w:r>
          <w:tab/>
        </w:r>
        <w:r>
          <w:fldChar w:fldCharType="begin"/>
        </w:r>
        <w:r>
          <w:instrText xml:space="preserve"> PAGEREF _Toc414364151 \h </w:instrText>
        </w:r>
      </w:ins>
      <w:r>
        <w:fldChar w:fldCharType="separate"/>
      </w:r>
      <w:ins w:id="49" w:author="Author" w:date="2015-03-17T13:59:00Z">
        <w:r>
          <w:t>25</w:t>
        </w:r>
        <w:r>
          <w:fldChar w:fldCharType="end"/>
        </w:r>
      </w:ins>
    </w:p>
    <w:p w14:paraId="7EFEF117" w14:textId="77777777" w:rsidR="00CC468A" w:rsidRDefault="00CC468A">
      <w:pPr>
        <w:pStyle w:val="TOC3"/>
        <w:rPr>
          <w:ins w:id="50" w:author="Author" w:date="2015-03-17T13:59:00Z"/>
          <w:rFonts w:asciiTheme="minorHAnsi" w:eastAsiaTheme="minorEastAsia" w:hAnsiTheme="minorHAnsi" w:cstheme="minorBidi"/>
          <w:bCs w:val="0"/>
          <w:sz w:val="22"/>
          <w:szCs w:val="22"/>
        </w:rPr>
      </w:pPr>
      <w:ins w:id="51" w:author="Author" w:date="2015-03-17T13:59:00Z">
        <w:r>
          <w:t>2.3.9 Distribution of policy updates and membership certificates (not fully designed)</w:t>
        </w:r>
        <w:r>
          <w:tab/>
        </w:r>
        <w:r>
          <w:fldChar w:fldCharType="begin"/>
        </w:r>
        <w:r>
          <w:instrText xml:space="preserve"> PAGEREF _Toc414364152 \h </w:instrText>
        </w:r>
      </w:ins>
      <w:r>
        <w:fldChar w:fldCharType="separate"/>
      </w:r>
      <w:ins w:id="52" w:author="Author" w:date="2015-03-17T13:59:00Z">
        <w:r>
          <w:t>26</w:t>
        </w:r>
        <w:r>
          <w:fldChar w:fldCharType="end"/>
        </w:r>
      </w:ins>
    </w:p>
    <w:p w14:paraId="1573FB4A" w14:textId="77777777" w:rsidR="00CC468A" w:rsidRDefault="00CC468A">
      <w:pPr>
        <w:pStyle w:val="TOC3"/>
        <w:rPr>
          <w:ins w:id="53" w:author="Author" w:date="2015-03-17T13:59:00Z"/>
          <w:rFonts w:asciiTheme="minorHAnsi" w:eastAsiaTheme="minorEastAsia" w:hAnsiTheme="minorHAnsi" w:cstheme="minorBidi"/>
          <w:bCs w:val="0"/>
          <w:sz w:val="22"/>
          <w:szCs w:val="22"/>
        </w:rPr>
      </w:pPr>
      <w:ins w:id="54" w:author="Author" w:date="2015-03-17T13:59:00Z">
        <w:r>
          <w:t>2.3.10 Application Manifest</w:t>
        </w:r>
        <w:r>
          <w:tab/>
        </w:r>
        <w:r>
          <w:fldChar w:fldCharType="begin"/>
        </w:r>
        <w:r>
          <w:instrText xml:space="preserve"> PAGEREF _Toc414364153 \h </w:instrText>
        </w:r>
      </w:ins>
      <w:r>
        <w:fldChar w:fldCharType="separate"/>
      </w:r>
      <w:ins w:id="55" w:author="Author" w:date="2015-03-17T13:59:00Z">
        <w:r>
          <w:t>27</w:t>
        </w:r>
        <w:r>
          <w:fldChar w:fldCharType="end"/>
        </w:r>
      </w:ins>
    </w:p>
    <w:p w14:paraId="1D7C0A25" w14:textId="77777777" w:rsidR="00CC468A" w:rsidRDefault="00CC468A">
      <w:pPr>
        <w:pStyle w:val="TOC2"/>
        <w:rPr>
          <w:ins w:id="56" w:author="Author" w:date="2015-03-17T13:59:00Z"/>
          <w:rFonts w:asciiTheme="minorHAnsi" w:eastAsiaTheme="minorEastAsia" w:hAnsiTheme="minorHAnsi" w:cstheme="minorBidi"/>
          <w:sz w:val="22"/>
        </w:rPr>
      </w:pPr>
      <w:ins w:id="57" w:author="Author" w:date="2015-03-17T13:59:00Z">
        <w:r>
          <w:t>2.4 Access validation</w:t>
        </w:r>
        <w:r>
          <w:tab/>
        </w:r>
        <w:r>
          <w:fldChar w:fldCharType="begin"/>
        </w:r>
        <w:r>
          <w:instrText xml:space="preserve"> PAGEREF _Toc414364155 \h </w:instrText>
        </w:r>
      </w:ins>
      <w:r>
        <w:fldChar w:fldCharType="separate"/>
      </w:r>
      <w:ins w:id="58" w:author="Author" w:date="2015-03-17T13:59:00Z">
        <w:r>
          <w:t>30</w:t>
        </w:r>
        <w:r>
          <w:fldChar w:fldCharType="end"/>
        </w:r>
      </w:ins>
    </w:p>
    <w:p w14:paraId="3A9DF320" w14:textId="77777777" w:rsidR="00CC468A" w:rsidRDefault="00CC468A">
      <w:pPr>
        <w:pStyle w:val="TOC3"/>
        <w:rPr>
          <w:ins w:id="59" w:author="Author" w:date="2015-03-17T13:59:00Z"/>
          <w:rFonts w:asciiTheme="minorHAnsi" w:eastAsiaTheme="minorEastAsia" w:hAnsiTheme="minorHAnsi" w:cstheme="minorBidi"/>
          <w:bCs w:val="0"/>
          <w:sz w:val="22"/>
          <w:szCs w:val="22"/>
        </w:rPr>
      </w:pPr>
      <w:ins w:id="60" w:author="Author" w:date="2015-03-17T13:59:00Z">
        <w:r>
          <w:t>2.4.1 Validating a producer policy</w:t>
        </w:r>
        <w:r>
          <w:tab/>
        </w:r>
        <w:r>
          <w:fldChar w:fldCharType="begin"/>
        </w:r>
        <w:r>
          <w:instrText xml:space="preserve"> PAGEREF _Toc414364156 \h </w:instrText>
        </w:r>
      </w:ins>
      <w:r>
        <w:fldChar w:fldCharType="separate"/>
      </w:r>
      <w:ins w:id="61" w:author="Author" w:date="2015-03-17T13:59:00Z">
        <w:r>
          <w:t>30</w:t>
        </w:r>
        <w:r>
          <w:fldChar w:fldCharType="end"/>
        </w:r>
      </w:ins>
    </w:p>
    <w:p w14:paraId="5884E99E" w14:textId="77777777" w:rsidR="00CC468A" w:rsidRDefault="00CC468A">
      <w:pPr>
        <w:pStyle w:val="TOC3"/>
        <w:rPr>
          <w:ins w:id="62" w:author="Author" w:date="2015-03-17T13:59:00Z"/>
          <w:rFonts w:asciiTheme="minorHAnsi" w:eastAsiaTheme="minorEastAsia" w:hAnsiTheme="minorHAnsi" w:cstheme="minorBidi"/>
          <w:bCs w:val="0"/>
          <w:sz w:val="22"/>
          <w:szCs w:val="22"/>
        </w:rPr>
      </w:pPr>
      <w:ins w:id="63" w:author="Author" w:date="2015-03-17T13:59:00Z">
        <w:r>
          <w:t>2.4.2 Validating a consumer policy</w:t>
        </w:r>
        <w:r>
          <w:tab/>
        </w:r>
        <w:r>
          <w:fldChar w:fldCharType="begin"/>
        </w:r>
        <w:r>
          <w:instrText xml:space="preserve"> PAGEREF _Toc414364157 \h </w:instrText>
        </w:r>
      </w:ins>
      <w:r>
        <w:fldChar w:fldCharType="separate"/>
      </w:r>
      <w:ins w:id="64" w:author="Author" w:date="2015-03-17T13:59:00Z">
        <w:r>
          <w:t>31</w:t>
        </w:r>
        <w:r>
          <w:fldChar w:fldCharType="end"/>
        </w:r>
      </w:ins>
    </w:p>
    <w:p w14:paraId="7E0327D0" w14:textId="77777777" w:rsidR="00CC468A" w:rsidRDefault="00CC468A">
      <w:pPr>
        <w:pStyle w:val="TOC3"/>
        <w:rPr>
          <w:ins w:id="65" w:author="Author" w:date="2015-03-17T13:59:00Z"/>
          <w:rFonts w:asciiTheme="minorHAnsi" w:eastAsiaTheme="minorEastAsia" w:hAnsiTheme="minorHAnsi" w:cstheme="minorBidi"/>
          <w:bCs w:val="0"/>
          <w:sz w:val="22"/>
          <w:szCs w:val="22"/>
        </w:rPr>
      </w:pPr>
      <w:ins w:id="66" w:author="Author" w:date="2015-03-17T13:59:00Z">
        <w:r>
          <w:t>2.4.3 Exchanging membership certificates during session establishment</w:t>
        </w:r>
        <w:r>
          <w:tab/>
        </w:r>
        <w:r>
          <w:fldChar w:fldCharType="begin"/>
        </w:r>
        <w:r>
          <w:instrText xml:space="preserve"> PAGEREF _Toc414364158 \h </w:instrText>
        </w:r>
      </w:ins>
      <w:r>
        <w:fldChar w:fldCharType="separate"/>
      </w:r>
      <w:ins w:id="67" w:author="Author" w:date="2015-03-17T13:59:00Z">
        <w:r>
          <w:t>32</w:t>
        </w:r>
        <w:r>
          <w:fldChar w:fldCharType="end"/>
        </w:r>
      </w:ins>
    </w:p>
    <w:p w14:paraId="5A1B5976" w14:textId="77777777" w:rsidR="00CC468A" w:rsidRDefault="00CC468A">
      <w:pPr>
        <w:pStyle w:val="TOC3"/>
        <w:rPr>
          <w:ins w:id="68" w:author="Author" w:date="2015-03-17T13:59:00Z"/>
          <w:rFonts w:asciiTheme="minorHAnsi" w:eastAsiaTheme="minorEastAsia" w:hAnsiTheme="minorHAnsi" w:cstheme="minorBidi"/>
          <w:bCs w:val="0"/>
          <w:sz w:val="22"/>
          <w:szCs w:val="22"/>
        </w:rPr>
      </w:pPr>
      <w:ins w:id="69" w:author="Author" w:date="2015-03-17T13:59:00Z">
        <w:r>
          <w:t>2.4.4 Anonymous session</w:t>
        </w:r>
        <w:r>
          <w:tab/>
        </w:r>
        <w:r>
          <w:fldChar w:fldCharType="begin"/>
        </w:r>
        <w:r>
          <w:instrText xml:space="preserve"> PAGEREF _Toc414364159 \h </w:instrText>
        </w:r>
      </w:ins>
      <w:r>
        <w:fldChar w:fldCharType="separate"/>
      </w:r>
      <w:ins w:id="70" w:author="Author" w:date="2015-03-17T13:59:00Z">
        <w:r>
          <w:t>34</w:t>
        </w:r>
        <w:r>
          <w:fldChar w:fldCharType="end"/>
        </w:r>
      </w:ins>
    </w:p>
    <w:p w14:paraId="6643EA4B" w14:textId="77777777" w:rsidR="00CC468A" w:rsidRDefault="00CC468A">
      <w:pPr>
        <w:pStyle w:val="TOC3"/>
        <w:rPr>
          <w:ins w:id="71" w:author="Author" w:date="2015-03-17T13:59:00Z"/>
          <w:rFonts w:asciiTheme="minorHAnsi" w:eastAsiaTheme="minorEastAsia" w:hAnsiTheme="minorHAnsi" w:cstheme="minorBidi"/>
          <w:bCs w:val="0"/>
          <w:sz w:val="22"/>
          <w:szCs w:val="22"/>
        </w:rPr>
      </w:pPr>
      <w:ins w:id="72" w:author="Author" w:date="2015-03-17T13:59:00Z">
        <w:r>
          <w:t>2.4.5 Validating an admin user</w:t>
        </w:r>
        <w:r>
          <w:tab/>
        </w:r>
        <w:r>
          <w:fldChar w:fldCharType="begin"/>
        </w:r>
        <w:r>
          <w:instrText xml:space="preserve"> PAGEREF _Toc414364160 \h </w:instrText>
        </w:r>
      </w:ins>
      <w:r>
        <w:fldChar w:fldCharType="separate"/>
      </w:r>
      <w:ins w:id="73" w:author="Author" w:date="2015-03-17T13:59:00Z">
        <w:r>
          <w:t>35</w:t>
        </w:r>
        <w:r>
          <w:fldChar w:fldCharType="end"/>
        </w:r>
      </w:ins>
    </w:p>
    <w:p w14:paraId="568024B3" w14:textId="77777777" w:rsidR="00CC468A" w:rsidRDefault="00CC468A">
      <w:pPr>
        <w:pStyle w:val="TOC3"/>
        <w:rPr>
          <w:ins w:id="74" w:author="Author" w:date="2015-03-17T13:59:00Z"/>
          <w:rFonts w:asciiTheme="minorHAnsi" w:eastAsiaTheme="minorEastAsia" w:hAnsiTheme="minorHAnsi" w:cstheme="minorBidi"/>
          <w:bCs w:val="0"/>
          <w:sz w:val="22"/>
          <w:szCs w:val="22"/>
        </w:rPr>
      </w:pPr>
      <w:ins w:id="75" w:author="Author" w:date="2015-03-17T13:59:00Z">
        <w:r>
          <w:t>2.4.6 Emitting a session-based signal</w:t>
        </w:r>
        <w:r>
          <w:tab/>
        </w:r>
        <w:r>
          <w:fldChar w:fldCharType="begin"/>
        </w:r>
        <w:r>
          <w:instrText xml:space="preserve"> PAGEREF _Toc414364161 \h </w:instrText>
        </w:r>
      </w:ins>
      <w:r>
        <w:fldChar w:fldCharType="separate"/>
      </w:r>
      <w:ins w:id="76" w:author="Author" w:date="2015-03-17T13:59:00Z">
        <w:r>
          <w:t>35</w:t>
        </w:r>
        <w:r>
          <w:fldChar w:fldCharType="end"/>
        </w:r>
      </w:ins>
    </w:p>
    <w:p w14:paraId="0D0CBE9F" w14:textId="77777777" w:rsidR="00CC468A" w:rsidRDefault="00CC468A">
      <w:pPr>
        <w:pStyle w:val="TOC2"/>
        <w:rPr>
          <w:ins w:id="77" w:author="Author" w:date="2015-03-17T13:59:00Z"/>
          <w:rFonts w:asciiTheme="minorHAnsi" w:eastAsiaTheme="minorEastAsia" w:hAnsiTheme="minorHAnsi" w:cstheme="minorBidi"/>
          <w:sz w:val="22"/>
        </w:rPr>
      </w:pPr>
      <w:ins w:id="78" w:author="Author" w:date="2015-03-17T13:59:00Z">
        <w:r>
          <w:t>2.5 Authorization data format</w:t>
        </w:r>
        <w:r>
          <w:tab/>
        </w:r>
        <w:r>
          <w:fldChar w:fldCharType="begin"/>
        </w:r>
        <w:r>
          <w:instrText xml:space="preserve"> PAGEREF _Toc414364162 \h </w:instrText>
        </w:r>
      </w:ins>
      <w:r>
        <w:fldChar w:fldCharType="separate"/>
      </w:r>
      <w:ins w:id="79" w:author="Author" w:date="2015-03-17T13:59:00Z">
        <w:r>
          <w:t>36</w:t>
        </w:r>
        <w:r>
          <w:fldChar w:fldCharType="end"/>
        </w:r>
      </w:ins>
    </w:p>
    <w:p w14:paraId="3CF99A33" w14:textId="77777777" w:rsidR="00CC468A" w:rsidRDefault="00CC468A">
      <w:pPr>
        <w:pStyle w:val="TOC3"/>
        <w:rPr>
          <w:ins w:id="80" w:author="Author" w:date="2015-03-17T13:59:00Z"/>
          <w:rFonts w:asciiTheme="minorHAnsi" w:eastAsiaTheme="minorEastAsia" w:hAnsiTheme="minorHAnsi" w:cstheme="minorBidi"/>
          <w:bCs w:val="0"/>
          <w:sz w:val="22"/>
          <w:szCs w:val="22"/>
        </w:rPr>
      </w:pPr>
      <w:ins w:id="81" w:author="Author" w:date="2015-03-17T13:59:00Z">
        <w:r>
          <w:t>2.5.1 The format is binary and exchanged between peers using AllJoyn marshalling</w:t>
        </w:r>
        <w:r>
          <w:tab/>
        </w:r>
        <w:r>
          <w:fldChar w:fldCharType="begin"/>
        </w:r>
        <w:r>
          <w:instrText xml:space="preserve"> PAGEREF _Toc414364163 \h </w:instrText>
        </w:r>
      </w:ins>
      <w:r>
        <w:fldChar w:fldCharType="separate"/>
      </w:r>
      <w:ins w:id="82" w:author="Author" w:date="2015-03-17T13:59:00Z">
        <w:r>
          <w:t>36</w:t>
        </w:r>
        <w:r>
          <w:fldChar w:fldCharType="end"/>
        </w:r>
      </w:ins>
    </w:p>
    <w:p w14:paraId="4E9D7875" w14:textId="77777777" w:rsidR="00CC468A" w:rsidRDefault="00CC468A">
      <w:pPr>
        <w:pStyle w:val="TOC3"/>
        <w:rPr>
          <w:ins w:id="83" w:author="Author" w:date="2015-03-17T13:59:00Z"/>
          <w:rFonts w:asciiTheme="minorHAnsi" w:eastAsiaTheme="minorEastAsia" w:hAnsiTheme="minorHAnsi" w:cstheme="minorBidi"/>
          <w:bCs w:val="0"/>
          <w:sz w:val="22"/>
          <w:szCs w:val="22"/>
        </w:rPr>
      </w:pPr>
      <w:ins w:id="84" w:author="Author" w:date="2015-03-17T13:59:00Z">
        <w:r>
          <w:t>2.5.2 Format Structure</w:t>
        </w:r>
        <w:r>
          <w:tab/>
        </w:r>
        <w:r>
          <w:fldChar w:fldCharType="begin"/>
        </w:r>
        <w:r>
          <w:instrText xml:space="preserve"> PAGEREF _Toc414364164 \h </w:instrText>
        </w:r>
      </w:ins>
      <w:r>
        <w:fldChar w:fldCharType="separate"/>
      </w:r>
      <w:ins w:id="85" w:author="Author" w:date="2015-03-17T13:59:00Z">
        <w:r>
          <w:t>37</w:t>
        </w:r>
        <w:r>
          <w:fldChar w:fldCharType="end"/>
        </w:r>
      </w:ins>
    </w:p>
    <w:p w14:paraId="0A2309DB" w14:textId="77777777" w:rsidR="00CC468A" w:rsidRDefault="00CC468A">
      <w:pPr>
        <w:pStyle w:val="TOC3"/>
        <w:rPr>
          <w:ins w:id="86" w:author="Author" w:date="2015-03-17T13:59:00Z"/>
          <w:rFonts w:asciiTheme="minorHAnsi" w:eastAsiaTheme="minorEastAsia" w:hAnsiTheme="minorHAnsi" w:cstheme="minorBidi"/>
          <w:bCs w:val="0"/>
          <w:sz w:val="22"/>
          <w:szCs w:val="22"/>
        </w:rPr>
      </w:pPr>
      <w:ins w:id="87" w:author="Author" w:date="2015-03-17T13:59:00Z">
        <w:r>
          <w:t>2.5.3 Policy Templates</w:t>
        </w:r>
        <w:r>
          <w:tab/>
        </w:r>
        <w:r>
          <w:fldChar w:fldCharType="begin"/>
        </w:r>
        <w:r>
          <w:instrText xml:space="preserve"> PAGEREF _Toc414364165 \h </w:instrText>
        </w:r>
      </w:ins>
      <w:r>
        <w:fldChar w:fldCharType="separate"/>
      </w:r>
      <w:ins w:id="88" w:author="Author" w:date="2015-03-17T13:59:00Z">
        <w:r>
          <w:t>41</w:t>
        </w:r>
        <w:r>
          <w:fldChar w:fldCharType="end"/>
        </w:r>
      </w:ins>
    </w:p>
    <w:p w14:paraId="7D3DD8DE" w14:textId="77777777" w:rsidR="00CC468A" w:rsidRDefault="00CC468A">
      <w:pPr>
        <w:pStyle w:val="TOC2"/>
        <w:rPr>
          <w:ins w:id="89" w:author="Author" w:date="2015-03-17T13:59:00Z"/>
          <w:rFonts w:asciiTheme="minorHAnsi" w:eastAsiaTheme="minorEastAsia" w:hAnsiTheme="minorHAnsi" w:cstheme="minorBidi"/>
          <w:sz w:val="22"/>
        </w:rPr>
      </w:pPr>
      <w:ins w:id="90" w:author="Author" w:date="2015-03-17T13:59:00Z">
        <w:r>
          <w:t>2.6 Certificates</w:t>
        </w:r>
        <w:r>
          <w:tab/>
        </w:r>
        <w:r>
          <w:fldChar w:fldCharType="begin"/>
        </w:r>
        <w:r>
          <w:instrText xml:space="preserve"> PAGEREF _Toc414364166 \h </w:instrText>
        </w:r>
      </w:ins>
      <w:r>
        <w:fldChar w:fldCharType="separate"/>
      </w:r>
      <w:ins w:id="91" w:author="Author" w:date="2015-03-17T13:59:00Z">
        <w:r>
          <w:t>41</w:t>
        </w:r>
        <w:r>
          <w:fldChar w:fldCharType="end"/>
        </w:r>
      </w:ins>
    </w:p>
    <w:p w14:paraId="48B5B356" w14:textId="77777777" w:rsidR="00CC468A" w:rsidRDefault="00CC468A">
      <w:pPr>
        <w:pStyle w:val="TOC3"/>
        <w:rPr>
          <w:ins w:id="92" w:author="Author" w:date="2015-03-17T13:59:00Z"/>
          <w:rFonts w:asciiTheme="minorHAnsi" w:eastAsiaTheme="minorEastAsia" w:hAnsiTheme="minorHAnsi" w:cstheme="minorBidi"/>
          <w:bCs w:val="0"/>
          <w:sz w:val="22"/>
          <w:szCs w:val="22"/>
        </w:rPr>
      </w:pPr>
      <w:ins w:id="93" w:author="Author" w:date="2015-03-17T13:59:00Z">
        <w:r>
          <w:t>2.6.1 Main Certificate Structure</w:t>
        </w:r>
        <w:r>
          <w:tab/>
        </w:r>
        <w:r>
          <w:fldChar w:fldCharType="begin"/>
        </w:r>
        <w:r>
          <w:instrText xml:space="preserve"> PAGEREF _Toc414364167 \h </w:instrText>
        </w:r>
      </w:ins>
      <w:r>
        <w:fldChar w:fldCharType="separate"/>
      </w:r>
      <w:ins w:id="94" w:author="Author" w:date="2015-03-17T13:59:00Z">
        <w:r>
          <w:t>41</w:t>
        </w:r>
        <w:r>
          <w:fldChar w:fldCharType="end"/>
        </w:r>
      </w:ins>
    </w:p>
    <w:p w14:paraId="7DADB94A" w14:textId="77777777" w:rsidR="00CC468A" w:rsidRDefault="00CC468A">
      <w:pPr>
        <w:pStyle w:val="TOC3"/>
        <w:rPr>
          <w:ins w:id="95" w:author="Author" w:date="2015-03-17T13:59:00Z"/>
          <w:rFonts w:asciiTheme="minorHAnsi" w:eastAsiaTheme="minorEastAsia" w:hAnsiTheme="minorHAnsi" w:cstheme="minorBidi"/>
          <w:bCs w:val="0"/>
          <w:sz w:val="22"/>
          <w:szCs w:val="22"/>
        </w:rPr>
      </w:pPr>
      <w:ins w:id="96" w:author="Author" w:date="2015-03-17T13:59:00Z">
        <w:r>
          <w:t>2.6.2 Identity certificate</w:t>
        </w:r>
        <w:r>
          <w:tab/>
        </w:r>
        <w:r>
          <w:fldChar w:fldCharType="begin"/>
        </w:r>
        <w:r>
          <w:instrText xml:space="preserve"> PAGEREF _Toc414364168 \h </w:instrText>
        </w:r>
      </w:ins>
      <w:r>
        <w:fldChar w:fldCharType="separate"/>
      </w:r>
      <w:ins w:id="97" w:author="Author" w:date="2015-03-17T13:59:00Z">
        <w:r>
          <w:t>42</w:t>
        </w:r>
        <w:r>
          <w:fldChar w:fldCharType="end"/>
        </w:r>
      </w:ins>
    </w:p>
    <w:p w14:paraId="0CAA3DED" w14:textId="77777777" w:rsidR="00CC468A" w:rsidRDefault="00CC468A">
      <w:pPr>
        <w:pStyle w:val="TOC3"/>
        <w:rPr>
          <w:ins w:id="98" w:author="Author" w:date="2015-03-17T13:59:00Z"/>
          <w:rFonts w:asciiTheme="minorHAnsi" w:eastAsiaTheme="minorEastAsia" w:hAnsiTheme="minorHAnsi" w:cstheme="minorBidi"/>
          <w:bCs w:val="0"/>
          <w:sz w:val="22"/>
          <w:szCs w:val="22"/>
        </w:rPr>
      </w:pPr>
      <w:ins w:id="99" w:author="Author" w:date="2015-03-17T13:59:00Z">
        <w:r>
          <w:t>2.6.3 Membership certificate</w:t>
        </w:r>
        <w:r>
          <w:tab/>
        </w:r>
        <w:r>
          <w:fldChar w:fldCharType="begin"/>
        </w:r>
        <w:r>
          <w:instrText xml:space="preserve"> PAGEREF _Toc414364169 \h </w:instrText>
        </w:r>
      </w:ins>
      <w:r>
        <w:fldChar w:fldCharType="separate"/>
      </w:r>
      <w:ins w:id="100" w:author="Author" w:date="2015-03-17T13:59:00Z">
        <w:r>
          <w:t>42</w:t>
        </w:r>
        <w:r>
          <w:fldChar w:fldCharType="end"/>
        </w:r>
      </w:ins>
    </w:p>
    <w:p w14:paraId="7A167241" w14:textId="77777777" w:rsidR="00CC468A" w:rsidRDefault="00CC468A">
      <w:pPr>
        <w:pStyle w:val="TOC2"/>
        <w:rPr>
          <w:ins w:id="101" w:author="Author" w:date="2015-03-17T13:59:00Z"/>
          <w:rFonts w:asciiTheme="minorHAnsi" w:eastAsiaTheme="minorEastAsia" w:hAnsiTheme="minorHAnsi" w:cstheme="minorBidi"/>
          <w:sz w:val="22"/>
        </w:rPr>
      </w:pPr>
      <w:ins w:id="102" w:author="Author" w:date="2015-03-17T13:59:00Z">
        <w:r>
          <w:t>2.7 Sample use cases</w:t>
        </w:r>
        <w:r>
          <w:tab/>
        </w:r>
        <w:r>
          <w:fldChar w:fldCharType="begin"/>
        </w:r>
        <w:r>
          <w:instrText xml:space="preserve"> PAGEREF _Toc414364170 \h </w:instrText>
        </w:r>
      </w:ins>
      <w:r>
        <w:fldChar w:fldCharType="separate"/>
      </w:r>
      <w:ins w:id="103" w:author="Author" w:date="2015-03-17T13:59:00Z">
        <w:r>
          <w:t>43</w:t>
        </w:r>
        <w:r>
          <w:fldChar w:fldCharType="end"/>
        </w:r>
      </w:ins>
    </w:p>
    <w:p w14:paraId="4A2A1A8E" w14:textId="77777777" w:rsidR="00CC468A" w:rsidRDefault="00CC468A">
      <w:pPr>
        <w:pStyle w:val="TOC3"/>
        <w:rPr>
          <w:ins w:id="104" w:author="Author" w:date="2015-03-17T13:59:00Z"/>
          <w:rFonts w:asciiTheme="minorHAnsi" w:eastAsiaTheme="minorEastAsia" w:hAnsiTheme="minorHAnsi" w:cstheme="minorBidi"/>
          <w:bCs w:val="0"/>
          <w:sz w:val="22"/>
          <w:szCs w:val="22"/>
        </w:rPr>
      </w:pPr>
      <w:ins w:id="105" w:author="Author" w:date="2015-03-17T13:59:00Z">
        <w:r>
          <w:t>2.7.1 Users and devices</w:t>
        </w:r>
        <w:r>
          <w:tab/>
        </w:r>
        <w:r>
          <w:fldChar w:fldCharType="begin"/>
        </w:r>
        <w:r>
          <w:instrText xml:space="preserve"> PAGEREF _Toc414364171 \h </w:instrText>
        </w:r>
      </w:ins>
      <w:r>
        <w:fldChar w:fldCharType="separate"/>
      </w:r>
      <w:ins w:id="106" w:author="Author" w:date="2015-03-17T13:59:00Z">
        <w:r>
          <w:t>43</w:t>
        </w:r>
        <w:r>
          <w:fldChar w:fldCharType="end"/>
        </w:r>
      </w:ins>
    </w:p>
    <w:p w14:paraId="4C4985A3" w14:textId="77777777" w:rsidR="00CC468A" w:rsidRDefault="00CC468A">
      <w:pPr>
        <w:pStyle w:val="TOC3"/>
        <w:rPr>
          <w:ins w:id="107" w:author="Author" w:date="2015-03-17T13:59:00Z"/>
          <w:rFonts w:asciiTheme="minorHAnsi" w:eastAsiaTheme="minorEastAsia" w:hAnsiTheme="minorHAnsi" w:cstheme="minorBidi"/>
          <w:bCs w:val="0"/>
          <w:sz w:val="22"/>
          <w:szCs w:val="22"/>
        </w:rPr>
      </w:pPr>
      <w:ins w:id="108" w:author="Author" w:date="2015-03-17T13:59:00Z">
        <w:r>
          <w:lastRenderedPageBreak/>
          <w:t>2.7.2 Users set up by Dad</w:t>
        </w:r>
        <w:r>
          <w:tab/>
        </w:r>
        <w:r>
          <w:fldChar w:fldCharType="begin"/>
        </w:r>
        <w:r>
          <w:instrText xml:space="preserve"> PAGEREF _Toc414364172 \h </w:instrText>
        </w:r>
      </w:ins>
      <w:r>
        <w:fldChar w:fldCharType="separate"/>
      </w:r>
      <w:ins w:id="109" w:author="Author" w:date="2015-03-17T13:59:00Z">
        <w:r>
          <w:t>44</w:t>
        </w:r>
        <w:r>
          <w:fldChar w:fldCharType="end"/>
        </w:r>
      </w:ins>
    </w:p>
    <w:p w14:paraId="3B98A611" w14:textId="77777777" w:rsidR="00CC468A" w:rsidRDefault="00CC468A">
      <w:pPr>
        <w:pStyle w:val="TOC3"/>
        <w:rPr>
          <w:ins w:id="110" w:author="Author" w:date="2015-03-17T13:59:00Z"/>
          <w:rFonts w:asciiTheme="minorHAnsi" w:eastAsiaTheme="minorEastAsia" w:hAnsiTheme="minorHAnsi" w:cstheme="minorBidi"/>
          <w:bCs w:val="0"/>
          <w:sz w:val="22"/>
          <w:szCs w:val="22"/>
        </w:rPr>
      </w:pPr>
      <w:ins w:id="111" w:author="Author" w:date="2015-03-17T13:59:00Z">
        <w:r>
          <w:t>2.7.3 Living room set up by Dad</w:t>
        </w:r>
        <w:r>
          <w:tab/>
        </w:r>
        <w:r>
          <w:fldChar w:fldCharType="begin"/>
        </w:r>
        <w:r>
          <w:instrText xml:space="preserve"> PAGEREF _Toc414364173 \h </w:instrText>
        </w:r>
      </w:ins>
      <w:r>
        <w:fldChar w:fldCharType="separate"/>
      </w:r>
      <w:ins w:id="112" w:author="Author" w:date="2015-03-17T13:59:00Z">
        <w:r>
          <w:t>45</w:t>
        </w:r>
        <w:r>
          <w:fldChar w:fldCharType="end"/>
        </w:r>
      </w:ins>
    </w:p>
    <w:p w14:paraId="6A27AA92" w14:textId="77777777" w:rsidR="00CC468A" w:rsidRDefault="00CC468A">
      <w:pPr>
        <w:pStyle w:val="TOC3"/>
        <w:rPr>
          <w:ins w:id="113" w:author="Author" w:date="2015-03-17T13:59:00Z"/>
          <w:rFonts w:asciiTheme="minorHAnsi" w:eastAsiaTheme="minorEastAsia" w:hAnsiTheme="minorHAnsi" w:cstheme="minorBidi"/>
          <w:bCs w:val="0"/>
          <w:sz w:val="22"/>
          <w:szCs w:val="22"/>
        </w:rPr>
      </w:pPr>
      <w:ins w:id="114" w:author="Author" w:date="2015-03-17T13:59:00Z">
        <w:r>
          <w:t>2.7.4 Son's bedroom set up by son</w:t>
        </w:r>
        <w:r>
          <w:tab/>
        </w:r>
        <w:r>
          <w:fldChar w:fldCharType="begin"/>
        </w:r>
        <w:r>
          <w:instrText xml:space="preserve"> PAGEREF _Toc414364174 \h </w:instrText>
        </w:r>
      </w:ins>
      <w:r>
        <w:fldChar w:fldCharType="separate"/>
      </w:r>
      <w:ins w:id="115" w:author="Author" w:date="2015-03-17T13:59:00Z">
        <w:r>
          <w:t>46</w:t>
        </w:r>
        <w:r>
          <w:fldChar w:fldCharType="end"/>
        </w:r>
      </w:ins>
    </w:p>
    <w:p w14:paraId="0EC79F6C" w14:textId="77777777" w:rsidR="00CC468A" w:rsidRDefault="00CC468A">
      <w:pPr>
        <w:pStyle w:val="TOC3"/>
        <w:rPr>
          <w:ins w:id="116" w:author="Author" w:date="2015-03-17T13:59:00Z"/>
          <w:rFonts w:asciiTheme="minorHAnsi" w:eastAsiaTheme="minorEastAsia" w:hAnsiTheme="minorHAnsi" w:cstheme="minorBidi"/>
          <w:bCs w:val="0"/>
          <w:sz w:val="22"/>
          <w:szCs w:val="22"/>
        </w:rPr>
      </w:pPr>
      <w:ins w:id="117" w:author="Author" w:date="2015-03-17T13:59:00Z">
        <w:r>
          <w:t>2.7.5 Master bedroom set up by Dad</w:t>
        </w:r>
        <w:r>
          <w:tab/>
        </w:r>
        <w:r>
          <w:fldChar w:fldCharType="begin"/>
        </w:r>
        <w:r>
          <w:instrText xml:space="preserve"> PAGEREF _Toc414364175 \h </w:instrText>
        </w:r>
      </w:ins>
      <w:r>
        <w:fldChar w:fldCharType="separate"/>
      </w:r>
      <w:ins w:id="118" w:author="Author" w:date="2015-03-17T13:59:00Z">
        <w:r>
          <w:t>47</w:t>
        </w:r>
        <w:r>
          <w:fldChar w:fldCharType="end"/>
        </w:r>
      </w:ins>
    </w:p>
    <w:p w14:paraId="1B3BB9CB" w14:textId="77777777" w:rsidR="00CC468A" w:rsidRDefault="00CC468A">
      <w:pPr>
        <w:pStyle w:val="TOC3"/>
        <w:rPr>
          <w:ins w:id="119" w:author="Author" w:date="2015-03-17T13:59:00Z"/>
          <w:rFonts w:asciiTheme="minorHAnsi" w:eastAsiaTheme="minorEastAsia" w:hAnsiTheme="minorHAnsi" w:cstheme="minorBidi"/>
          <w:bCs w:val="0"/>
          <w:sz w:val="22"/>
          <w:szCs w:val="22"/>
        </w:rPr>
      </w:pPr>
      <w:ins w:id="120" w:author="Author" w:date="2015-03-17T13:59:00Z">
        <w:r>
          <w:t>2.7.6 Son can control different TVs in the house</w:t>
        </w:r>
        <w:r>
          <w:tab/>
        </w:r>
        <w:r>
          <w:fldChar w:fldCharType="begin"/>
        </w:r>
        <w:r>
          <w:instrText xml:space="preserve"> PAGEREF _Toc414364176 \h </w:instrText>
        </w:r>
      </w:ins>
      <w:r>
        <w:fldChar w:fldCharType="separate"/>
      </w:r>
      <w:ins w:id="121" w:author="Author" w:date="2015-03-17T13:59:00Z">
        <w:r>
          <w:t>48</w:t>
        </w:r>
        <w:r>
          <w:fldChar w:fldCharType="end"/>
        </w:r>
      </w:ins>
    </w:p>
    <w:p w14:paraId="5D536621" w14:textId="77777777" w:rsidR="00CC468A" w:rsidRDefault="00CC468A">
      <w:pPr>
        <w:pStyle w:val="TOC3"/>
        <w:rPr>
          <w:ins w:id="122" w:author="Author" w:date="2015-03-17T13:59:00Z"/>
          <w:rFonts w:asciiTheme="minorHAnsi" w:eastAsiaTheme="minorEastAsia" w:hAnsiTheme="minorHAnsi" w:cstheme="minorBidi"/>
          <w:bCs w:val="0"/>
          <w:sz w:val="22"/>
          <w:szCs w:val="22"/>
        </w:rPr>
      </w:pPr>
      <w:ins w:id="123" w:author="Author" w:date="2015-03-17T13:59:00Z">
        <w:r>
          <w:t>2.7.7 Living room tablet controls TVs in the house</w:t>
        </w:r>
        <w:r>
          <w:tab/>
        </w:r>
        <w:r>
          <w:fldChar w:fldCharType="begin"/>
        </w:r>
        <w:r>
          <w:instrText xml:space="preserve"> PAGEREF _Toc414364177 \h </w:instrText>
        </w:r>
      </w:ins>
      <w:r>
        <w:fldChar w:fldCharType="separate"/>
      </w:r>
      <w:ins w:id="124" w:author="Author" w:date="2015-03-17T13:59:00Z">
        <w:r>
          <w:t>49</w:t>
        </w:r>
        <w:r>
          <w:fldChar w:fldCharType="end"/>
        </w:r>
      </w:ins>
    </w:p>
    <w:p w14:paraId="6381E178" w14:textId="77777777" w:rsidR="00CC468A" w:rsidRDefault="00CC468A">
      <w:pPr>
        <w:pStyle w:val="TOC1"/>
        <w:rPr>
          <w:ins w:id="125" w:author="Author" w:date="2015-03-17T13:59:00Z"/>
          <w:rFonts w:asciiTheme="minorHAnsi" w:eastAsiaTheme="minorEastAsia" w:hAnsiTheme="minorHAnsi" w:cstheme="minorBidi"/>
          <w:b w:val="0"/>
          <w:bCs w:val="0"/>
          <w:sz w:val="22"/>
        </w:rPr>
      </w:pPr>
      <w:ins w:id="126" w:author="Author" w:date="2015-03-17T13:59:00Z">
        <w:r>
          <w:t>3 Enhancements to Existing Framework</w:t>
        </w:r>
        <w:r>
          <w:tab/>
        </w:r>
        <w:r>
          <w:fldChar w:fldCharType="begin"/>
        </w:r>
        <w:r>
          <w:instrText xml:space="preserve"> PAGEREF _Toc414364178 \h </w:instrText>
        </w:r>
      </w:ins>
      <w:r>
        <w:fldChar w:fldCharType="separate"/>
      </w:r>
      <w:ins w:id="127" w:author="Author" w:date="2015-03-17T13:59:00Z">
        <w:r>
          <w:t>50</w:t>
        </w:r>
        <w:r>
          <w:fldChar w:fldCharType="end"/>
        </w:r>
      </w:ins>
    </w:p>
    <w:p w14:paraId="08B39E80" w14:textId="77777777" w:rsidR="00CC468A" w:rsidRDefault="00CC468A">
      <w:pPr>
        <w:pStyle w:val="TOC2"/>
        <w:rPr>
          <w:ins w:id="128" w:author="Author" w:date="2015-03-17T13:59:00Z"/>
          <w:rFonts w:asciiTheme="minorHAnsi" w:eastAsiaTheme="minorEastAsia" w:hAnsiTheme="minorHAnsi" w:cstheme="minorBidi"/>
          <w:sz w:val="22"/>
        </w:rPr>
      </w:pPr>
      <w:ins w:id="129" w:author="Author" w:date="2015-03-17T13:59:00Z">
        <w:r>
          <w:t>3.1 Crypto Agility Exchange</w:t>
        </w:r>
        <w:r>
          <w:tab/>
        </w:r>
        <w:r>
          <w:fldChar w:fldCharType="begin"/>
        </w:r>
        <w:r>
          <w:instrText xml:space="preserve"> PAGEREF _Toc414364179 \h </w:instrText>
        </w:r>
      </w:ins>
      <w:r>
        <w:fldChar w:fldCharType="separate"/>
      </w:r>
      <w:ins w:id="130" w:author="Author" w:date="2015-03-17T13:59:00Z">
        <w:r>
          <w:t>50</w:t>
        </w:r>
        <w:r>
          <w:fldChar w:fldCharType="end"/>
        </w:r>
      </w:ins>
    </w:p>
    <w:p w14:paraId="6DD4492C" w14:textId="77777777" w:rsidR="00CC468A" w:rsidRDefault="00CC468A">
      <w:pPr>
        <w:pStyle w:val="TOC2"/>
        <w:rPr>
          <w:ins w:id="131" w:author="Author" w:date="2015-03-17T13:59:00Z"/>
          <w:rFonts w:asciiTheme="minorHAnsi" w:eastAsiaTheme="minorEastAsia" w:hAnsiTheme="minorHAnsi" w:cstheme="minorBidi"/>
          <w:sz w:val="22"/>
        </w:rPr>
      </w:pPr>
      <w:ins w:id="132" w:author="Author" w:date="2015-03-17T13:59:00Z">
        <w:r>
          <w:t>3.2 Permission NotifyConfig Announcement</w:t>
        </w:r>
        <w:r>
          <w:tab/>
        </w:r>
        <w:r>
          <w:fldChar w:fldCharType="begin"/>
        </w:r>
        <w:r>
          <w:instrText xml:space="preserve"> PAGEREF _Toc414364180 \h </w:instrText>
        </w:r>
      </w:ins>
      <w:r>
        <w:fldChar w:fldCharType="separate"/>
      </w:r>
      <w:ins w:id="133" w:author="Author" w:date="2015-03-17T13:59:00Z">
        <w:r>
          <w:t>51</w:t>
        </w:r>
        <w:r>
          <w:fldChar w:fldCharType="end"/>
        </w:r>
      </w:ins>
    </w:p>
    <w:p w14:paraId="0408116D" w14:textId="77777777" w:rsidR="00CC468A" w:rsidRDefault="00CC468A">
      <w:pPr>
        <w:pStyle w:val="TOC1"/>
        <w:rPr>
          <w:ins w:id="134" w:author="Author" w:date="2015-03-17T13:59:00Z"/>
          <w:rFonts w:asciiTheme="minorHAnsi" w:eastAsiaTheme="minorEastAsia" w:hAnsiTheme="minorHAnsi" w:cstheme="minorBidi"/>
          <w:b w:val="0"/>
          <w:bCs w:val="0"/>
          <w:sz w:val="22"/>
        </w:rPr>
      </w:pPr>
      <w:ins w:id="135" w:author="Author" w:date="2015-03-17T13:59:00Z">
        <w:r>
          <w:t>4 Future Considerations</w:t>
        </w:r>
        <w:r>
          <w:tab/>
        </w:r>
        <w:r>
          <w:fldChar w:fldCharType="begin"/>
        </w:r>
        <w:r>
          <w:instrText xml:space="preserve"> PAGEREF _Toc414364181 \h </w:instrText>
        </w:r>
      </w:ins>
      <w:r>
        <w:fldChar w:fldCharType="separate"/>
      </w:r>
      <w:ins w:id="136" w:author="Author" w:date="2015-03-17T13:59:00Z">
        <w:r>
          <w:t>52</w:t>
        </w:r>
        <w:r>
          <w:fldChar w:fldCharType="end"/>
        </w:r>
      </w:ins>
    </w:p>
    <w:p w14:paraId="44914090" w14:textId="77777777" w:rsidR="00CC468A" w:rsidRDefault="00CC468A">
      <w:pPr>
        <w:pStyle w:val="TOC2"/>
        <w:rPr>
          <w:ins w:id="137" w:author="Author" w:date="2015-03-17T13:59:00Z"/>
          <w:rFonts w:asciiTheme="minorHAnsi" w:eastAsiaTheme="minorEastAsia" w:hAnsiTheme="minorHAnsi" w:cstheme="minorBidi"/>
          <w:sz w:val="22"/>
        </w:rPr>
      </w:pPr>
      <w:ins w:id="138" w:author="Author" w:date="2015-03-17T13:59:00Z">
        <w:r>
          <w:t>4.1 Broadcast signals and multipoint sessions</w:t>
        </w:r>
        <w:r>
          <w:tab/>
        </w:r>
        <w:r>
          <w:fldChar w:fldCharType="begin"/>
        </w:r>
        <w:r>
          <w:instrText xml:space="preserve"> PAGEREF _Toc414364182 \h </w:instrText>
        </w:r>
      </w:ins>
      <w:r>
        <w:fldChar w:fldCharType="separate"/>
      </w:r>
      <w:ins w:id="139" w:author="Author" w:date="2015-03-17T13:59:00Z">
        <w:r>
          <w:t>52</w:t>
        </w:r>
        <w:r>
          <w:fldChar w:fldCharType="end"/>
        </w:r>
      </w:ins>
    </w:p>
    <w:p w14:paraId="207648A3" w14:textId="77777777" w:rsidR="000F0802" w:rsidDel="00CC468A" w:rsidRDefault="000F0802">
      <w:pPr>
        <w:pStyle w:val="TOC1"/>
        <w:rPr>
          <w:ins w:id="140" w:author="Author" w:date="2015-03-17T13:34:00Z"/>
          <w:del w:id="141" w:author="Author" w:date="2015-03-17T13:59:00Z"/>
          <w:rFonts w:asciiTheme="minorHAnsi" w:eastAsiaTheme="minorEastAsia" w:hAnsiTheme="minorHAnsi" w:cstheme="minorBidi"/>
          <w:b w:val="0"/>
          <w:bCs w:val="0"/>
          <w:sz w:val="22"/>
        </w:rPr>
      </w:pPr>
      <w:ins w:id="142" w:author="Author" w:date="2015-03-17T13:34:00Z">
        <w:del w:id="143" w:author="Author" w:date="2015-03-17T13:59:00Z">
          <w:r w:rsidDel="00CC468A">
            <w:delText>1 Introduction</w:delText>
          </w:r>
          <w:r w:rsidDel="00CC468A">
            <w:tab/>
            <w:delText>5</w:delText>
          </w:r>
        </w:del>
      </w:ins>
    </w:p>
    <w:p w14:paraId="74CD67DC" w14:textId="77777777" w:rsidR="000F0802" w:rsidDel="00CC468A" w:rsidRDefault="000F0802">
      <w:pPr>
        <w:pStyle w:val="TOC2"/>
        <w:rPr>
          <w:ins w:id="144" w:author="Author" w:date="2015-03-17T13:34:00Z"/>
          <w:del w:id="145" w:author="Author" w:date="2015-03-17T13:59:00Z"/>
          <w:rFonts w:asciiTheme="minorHAnsi" w:eastAsiaTheme="minorEastAsia" w:hAnsiTheme="minorHAnsi" w:cstheme="minorBidi"/>
          <w:sz w:val="22"/>
        </w:rPr>
      </w:pPr>
      <w:ins w:id="146" w:author="Author" w:date="2015-03-17T13:34:00Z">
        <w:del w:id="147" w:author="Author" w:date="2015-03-17T13:59:00Z">
          <w:r w:rsidDel="00CC468A">
            <w:delText>1.1 Purpose and scope</w:delText>
          </w:r>
          <w:r w:rsidDel="00CC468A">
            <w:tab/>
            <w:delText>5</w:delText>
          </w:r>
        </w:del>
      </w:ins>
    </w:p>
    <w:p w14:paraId="071655AE" w14:textId="77777777" w:rsidR="000F0802" w:rsidDel="00CC468A" w:rsidRDefault="000F0802">
      <w:pPr>
        <w:pStyle w:val="TOC2"/>
        <w:rPr>
          <w:ins w:id="148" w:author="Author" w:date="2015-03-17T13:34:00Z"/>
          <w:del w:id="149" w:author="Author" w:date="2015-03-17T13:59:00Z"/>
          <w:rFonts w:asciiTheme="minorHAnsi" w:eastAsiaTheme="minorEastAsia" w:hAnsiTheme="minorHAnsi" w:cstheme="minorBidi"/>
          <w:sz w:val="22"/>
        </w:rPr>
      </w:pPr>
      <w:ins w:id="150" w:author="Author" w:date="2015-03-17T13:34:00Z">
        <w:del w:id="151" w:author="Author" w:date="2015-03-17T13:59:00Z">
          <w:r w:rsidDel="00CC468A">
            <w:delText>1.2 Revision history</w:delText>
          </w:r>
          <w:r w:rsidDel="00CC468A">
            <w:tab/>
            <w:delText>5</w:delText>
          </w:r>
        </w:del>
      </w:ins>
    </w:p>
    <w:p w14:paraId="7EE19B8B" w14:textId="77777777" w:rsidR="000F0802" w:rsidDel="00CC468A" w:rsidRDefault="000F0802">
      <w:pPr>
        <w:pStyle w:val="TOC2"/>
        <w:rPr>
          <w:ins w:id="152" w:author="Author" w:date="2015-03-17T13:34:00Z"/>
          <w:del w:id="153" w:author="Author" w:date="2015-03-17T13:59:00Z"/>
          <w:rFonts w:asciiTheme="minorHAnsi" w:eastAsiaTheme="minorEastAsia" w:hAnsiTheme="minorHAnsi" w:cstheme="minorBidi"/>
          <w:sz w:val="22"/>
        </w:rPr>
      </w:pPr>
      <w:ins w:id="154" w:author="Author" w:date="2015-03-17T13:34:00Z">
        <w:del w:id="155" w:author="Author" w:date="2015-03-17T13:59:00Z">
          <w:r w:rsidDel="00CC468A">
            <w:delText>1.3 Acronyms and terms</w:delText>
          </w:r>
          <w:r w:rsidDel="00CC468A">
            <w:tab/>
            <w:delText>5</w:delText>
          </w:r>
        </w:del>
      </w:ins>
    </w:p>
    <w:p w14:paraId="30193190" w14:textId="77777777" w:rsidR="000F0802" w:rsidDel="00CC468A" w:rsidRDefault="000F0802">
      <w:pPr>
        <w:pStyle w:val="TOC1"/>
        <w:rPr>
          <w:ins w:id="156" w:author="Author" w:date="2015-03-17T13:34:00Z"/>
          <w:del w:id="157" w:author="Author" w:date="2015-03-17T13:59:00Z"/>
          <w:rFonts w:asciiTheme="minorHAnsi" w:eastAsiaTheme="minorEastAsia" w:hAnsiTheme="minorHAnsi" w:cstheme="minorBidi"/>
          <w:b w:val="0"/>
          <w:bCs w:val="0"/>
          <w:sz w:val="22"/>
        </w:rPr>
      </w:pPr>
      <w:ins w:id="158" w:author="Author" w:date="2015-03-17T13:34:00Z">
        <w:del w:id="159" w:author="Author" w:date="2015-03-17T13:59:00Z">
          <w:r w:rsidDel="00CC468A">
            <w:delText>2 System Design</w:delText>
          </w:r>
          <w:r w:rsidDel="00CC468A">
            <w:tab/>
            <w:delText>8</w:delText>
          </w:r>
        </w:del>
      </w:ins>
    </w:p>
    <w:p w14:paraId="518F23C6" w14:textId="77777777" w:rsidR="000F0802" w:rsidDel="00CC468A" w:rsidRDefault="000F0802">
      <w:pPr>
        <w:pStyle w:val="TOC2"/>
        <w:rPr>
          <w:ins w:id="160" w:author="Author" w:date="2015-03-17T13:34:00Z"/>
          <w:del w:id="161" w:author="Author" w:date="2015-03-17T13:59:00Z"/>
          <w:rFonts w:asciiTheme="minorHAnsi" w:eastAsiaTheme="minorEastAsia" w:hAnsiTheme="minorHAnsi" w:cstheme="minorBidi"/>
          <w:sz w:val="22"/>
        </w:rPr>
      </w:pPr>
      <w:ins w:id="162" w:author="Author" w:date="2015-03-17T13:34:00Z">
        <w:del w:id="163" w:author="Author" w:date="2015-03-17T13:59:00Z">
          <w:r w:rsidDel="00CC468A">
            <w:delText>2.1 Overview</w:delText>
          </w:r>
          <w:r w:rsidDel="00CC468A">
            <w:tab/>
            <w:delText>8</w:delText>
          </w:r>
        </w:del>
      </w:ins>
    </w:p>
    <w:p w14:paraId="7B5C4130" w14:textId="77777777" w:rsidR="000F0802" w:rsidDel="00CC468A" w:rsidRDefault="000F0802">
      <w:pPr>
        <w:pStyle w:val="TOC2"/>
        <w:rPr>
          <w:ins w:id="164" w:author="Author" w:date="2015-03-17T13:34:00Z"/>
          <w:del w:id="165" w:author="Author" w:date="2015-03-17T13:59:00Z"/>
          <w:rFonts w:asciiTheme="minorHAnsi" w:eastAsiaTheme="minorEastAsia" w:hAnsiTheme="minorHAnsi" w:cstheme="minorBidi"/>
          <w:sz w:val="22"/>
        </w:rPr>
      </w:pPr>
      <w:ins w:id="166" w:author="Author" w:date="2015-03-17T13:34:00Z">
        <w:del w:id="167" w:author="Author" w:date="2015-03-17T13:59:00Z">
          <w:r w:rsidDel="00CC468A">
            <w:delText>2.2 Premises</w:delText>
          </w:r>
          <w:r w:rsidDel="00CC468A">
            <w:tab/>
            <w:delText>9</w:delText>
          </w:r>
        </w:del>
      </w:ins>
    </w:p>
    <w:p w14:paraId="1D3DBB9C" w14:textId="77777777" w:rsidR="000F0802" w:rsidDel="00CC468A" w:rsidRDefault="000F0802">
      <w:pPr>
        <w:pStyle w:val="TOC2"/>
        <w:rPr>
          <w:ins w:id="168" w:author="Author" w:date="2015-03-17T13:34:00Z"/>
          <w:del w:id="169" w:author="Author" w:date="2015-03-17T13:59:00Z"/>
          <w:rFonts w:asciiTheme="minorHAnsi" w:eastAsiaTheme="minorEastAsia" w:hAnsiTheme="minorHAnsi" w:cstheme="minorBidi"/>
          <w:sz w:val="22"/>
        </w:rPr>
      </w:pPr>
      <w:ins w:id="170" w:author="Author" w:date="2015-03-17T13:34:00Z">
        <w:del w:id="171" w:author="Author" w:date="2015-03-17T13:59:00Z">
          <w:r w:rsidDel="00CC468A">
            <w:delText>2.3 Typical operations</w:delText>
          </w:r>
          <w:r w:rsidDel="00CC468A">
            <w:tab/>
            <w:delText>11</w:delText>
          </w:r>
        </w:del>
      </w:ins>
    </w:p>
    <w:p w14:paraId="64531C2C" w14:textId="77777777" w:rsidR="000F0802" w:rsidDel="00CC468A" w:rsidRDefault="000F0802">
      <w:pPr>
        <w:pStyle w:val="TOC3"/>
        <w:rPr>
          <w:ins w:id="172" w:author="Author" w:date="2015-03-17T13:34:00Z"/>
          <w:del w:id="173" w:author="Author" w:date="2015-03-17T13:59:00Z"/>
          <w:rFonts w:asciiTheme="minorHAnsi" w:eastAsiaTheme="minorEastAsia" w:hAnsiTheme="minorHAnsi" w:cstheme="minorBidi"/>
          <w:bCs w:val="0"/>
          <w:sz w:val="22"/>
          <w:szCs w:val="22"/>
        </w:rPr>
      </w:pPr>
      <w:ins w:id="174" w:author="Author" w:date="2015-03-17T13:34:00Z">
        <w:del w:id="175" w:author="Author" w:date="2015-03-17T13:59:00Z">
          <w:r w:rsidDel="00CC468A">
            <w:delText>2.3.1 Claim a factory-reset application</w:delText>
          </w:r>
          <w:r w:rsidDel="00CC468A">
            <w:tab/>
            <w:delText>11</w:delText>
          </w:r>
        </w:del>
      </w:ins>
    </w:p>
    <w:p w14:paraId="636CAF48" w14:textId="77777777" w:rsidR="000F0802" w:rsidDel="00CC468A" w:rsidRDefault="000F0802">
      <w:pPr>
        <w:pStyle w:val="TOC3"/>
        <w:rPr>
          <w:ins w:id="176" w:author="Author" w:date="2015-03-17T13:34:00Z"/>
          <w:del w:id="177" w:author="Author" w:date="2015-03-17T13:59:00Z"/>
          <w:rFonts w:asciiTheme="minorHAnsi" w:eastAsiaTheme="minorEastAsia" w:hAnsiTheme="minorHAnsi" w:cstheme="minorBidi"/>
          <w:bCs w:val="0"/>
          <w:sz w:val="22"/>
          <w:szCs w:val="22"/>
        </w:rPr>
      </w:pPr>
      <w:ins w:id="178" w:author="Author" w:date="2015-03-17T13:34:00Z">
        <w:del w:id="179" w:author="Author" w:date="2015-03-17T13:59:00Z">
          <w:r w:rsidDel="00CC468A">
            <w:delText>2.3.2 Define a security group</w:delText>
          </w:r>
          <w:r w:rsidDel="00CC468A">
            <w:tab/>
            <w:delText>15</w:delText>
          </w:r>
        </w:del>
      </w:ins>
    </w:p>
    <w:p w14:paraId="5B8D3B31" w14:textId="77777777" w:rsidR="000F0802" w:rsidDel="00CC468A" w:rsidRDefault="000F0802">
      <w:pPr>
        <w:pStyle w:val="TOC3"/>
        <w:rPr>
          <w:ins w:id="180" w:author="Author" w:date="2015-03-17T13:34:00Z"/>
          <w:del w:id="181" w:author="Author" w:date="2015-03-17T13:59:00Z"/>
          <w:rFonts w:asciiTheme="minorHAnsi" w:eastAsiaTheme="minorEastAsia" w:hAnsiTheme="minorHAnsi" w:cstheme="minorBidi"/>
          <w:bCs w:val="0"/>
          <w:sz w:val="22"/>
          <w:szCs w:val="22"/>
        </w:rPr>
      </w:pPr>
      <w:ins w:id="182" w:author="Author" w:date="2015-03-17T13:34:00Z">
        <w:del w:id="183" w:author="Author" w:date="2015-03-17T13:59:00Z">
          <w:r w:rsidDel="00CC468A">
            <w:delText>2.3.3 Example of building a policy</w:delText>
          </w:r>
          <w:r w:rsidDel="00CC468A">
            <w:tab/>
            <w:delText>15</w:delText>
          </w:r>
        </w:del>
      </w:ins>
    </w:p>
    <w:p w14:paraId="54249F11" w14:textId="77777777" w:rsidR="000F0802" w:rsidDel="00CC468A" w:rsidRDefault="000F0802">
      <w:pPr>
        <w:pStyle w:val="TOC3"/>
        <w:rPr>
          <w:ins w:id="184" w:author="Author" w:date="2015-03-17T13:34:00Z"/>
          <w:del w:id="185" w:author="Author" w:date="2015-03-17T13:59:00Z"/>
          <w:rFonts w:asciiTheme="minorHAnsi" w:eastAsiaTheme="minorEastAsia" w:hAnsiTheme="minorHAnsi" w:cstheme="minorBidi"/>
          <w:bCs w:val="0"/>
          <w:sz w:val="22"/>
          <w:szCs w:val="22"/>
        </w:rPr>
      </w:pPr>
      <w:ins w:id="186" w:author="Author" w:date="2015-03-17T13:34:00Z">
        <w:del w:id="187" w:author="Author" w:date="2015-03-17T13:59:00Z">
          <w:r w:rsidDel="00CC468A">
            <w:delText>2.3.4 Install a policy</w:delText>
          </w:r>
          <w:r w:rsidDel="00CC468A">
            <w:tab/>
            <w:delText>15</w:delText>
          </w:r>
        </w:del>
      </w:ins>
    </w:p>
    <w:p w14:paraId="1BF727F8" w14:textId="77777777" w:rsidR="000F0802" w:rsidDel="00CC468A" w:rsidRDefault="000F0802">
      <w:pPr>
        <w:pStyle w:val="TOC3"/>
        <w:rPr>
          <w:ins w:id="188" w:author="Author" w:date="2015-03-17T13:34:00Z"/>
          <w:del w:id="189" w:author="Author" w:date="2015-03-17T13:59:00Z"/>
          <w:rFonts w:asciiTheme="minorHAnsi" w:eastAsiaTheme="minorEastAsia" w:hAnsiTheme="minorHAnsi" w:cstheme="minorBidi"/>
          <w:bCs w:val="0"/>
          <w:sz w:val="22"/>
          <w:szCs w:val="22"/>
        </w:rPr>
      </w:pPr>
      <w:ins w:id="190" w:author="Author" w:date="2015-03-17T13:34:00Z">
        <w:del w:id="191" w:author="Author" w:date="2015-03-17T13:59:00Z">
          <w:r w:rsidDel="00CC468A">
            <w:delText>2.3.5 Add an application to a security group</w:delText>
          </w:r>
          <w:r w:rsidDel="00CC468A">
            <w:tab/>
            <w:delText>16</w:delText>
          </w:r>
        </w:del>
      </w:ins>
    </w:p>
    <w:p w14:paraId="73C511EF" w14:textId="77777777" w:rsidR="000F0802" w:rsidDel="00CC468A" w:rsidRDefault="000F0802">
      <w:pPr>
        <w:pStyle w:val="TOC3"/>
        <w:rPr>
          <w:ins w:id="192" w:author="Author" w:date="2015-03-17T13:34:00Z"/>
          <w:del w:id="193" w:author="Author" w:date="2015-03-17T13:59:00Z"/>
          <w:rFonts w:asciiTheme="minorHAnsi" w:eastAsiaTheme="minorEastAsia" w:hAnsiTheme="minorHAnsi" w:cstheme="minorBidi"/>
          <w:bCs w:val="0"/>
          <w:sz w:val="22"/>
          <w:szCs w:val="22"/>
        </w:rPr>
      </w:pPr>
      <w:ins w:id="194" w:author="Author" w:date="2015-03-17T13:34:00Z">
        <w:del w:id="195" w:author="Author" w:date="2015-03-17T13:59:00Z">
          <w:r w:rsidDel="00CC468A">
            <w:delText>2.3.6 Add a user to a security group</w:delText>
          </w:r>
          <w:r w:rsidDel="00CC468A">
            <w:tab/>
            <w:delText>16</w:delText>
          </w:r>
        </w:del>
      </w:ins>
    </w:p>
    <w:p w14:paraId="6A4DEA8B" w14:textId="77777777" w:rsidR="000F0802" w:rsidDel="00CC468A" w:rsidRDefault="000F0802">
      <w:pPr>
        <w:pStyle w:val="TOC3"/>
        <w:rPr>
          <w:ins w:id="196" w:author="Author" w:date="2015-03-17T13:34:00Z"/>
          <w:del w:id="197" w:author="Author" w:date="2015-03-17T13:59:00Z"/>
          <w:rFonts w:asciiTheme="minorHAnsi" w:eastAsiaTheme="minorEastAsia" w:hAnsiTheme="minorHAnsi" w:cstheme="minorBidi"/>
          <w:bCs w:val="0"/>
          <w:sz w:val="22"/>
          <w:szCs w:val="22"/>
        </w:rPr>
      </w:pPr>
      <w:ins w:id="198" w:author="Author" w:date="2015-03-17T13:34:00Z">
        <w:del w:id="199" w:author="Author" w:date="2015-03-17T13:59:00Z">
          <w:r w:rsidDel="00CC468A">
            <w:delText>2.3.7 Security Manager</w:delText>
          </w:r>
          <w:r w:rsidDel="00CC468A">
            <w:tab/>
            <w:delText>17</w:delText>
          </w:r>
        </w:del>
      </w:ins>
    </w:p>
    <w:p w14:paraId="4A2BC5EA" w14:textId="77777777" w:rsidR="000F0802" w:rsidDel="00CC468A" w:rsidRDefault="000F0802">
      <w:pPr>
        <w:pStyle w:val="TOC3"/>
        <w:rPr>
          <w:ins w:id="200" w:author="Author" w:date="2015-03-17T13:34:00Z"/>
          <w:del w:id="201" w:author="Author" w:date="2015-03-17T13:59:00Z"/>
          <w:rFonts w:asciiTheme="minorHAnsi" w:eastAsiaTheme="minorEastAsia" w:hAnsiTheme="minorHAnsi" w:cstheme="minorBidi"/>
          <w:bCs w:val="0"/>
          <w:sz w:val="22"/>
          <w:szCs w:val="22"/>
        </w:rPr>
      </w:pPr>
      <w:ins w:id="202" w:author="Author" w:date="2015-03-17T13:34:00Z">
        <w:del w:id="203" w:author="Author" w:date="2015-03-17T13:59:00Z">
          <w:r w:rsidDel="00CC468A">
            <w:delText>2.3.8 Certificate revocation (not fully designed)</w:delText>
          </w:r>
          <w:r w:rsidDel="00CC468A">
            <w:tab/>
            <w:delText>25</w:delText>
          </w:r>
        </w:del>
      </w:ins>
    </w:p>
    <w:p w14:paraId="0C547FAC" w14:textId="77777777" w:rsidR="000F0802" w:rsidDel="00CC468A" w:rsidRDefault="000F0802">
      <w:pPr>
        <w:pStyle w:val="TOC3"/>
        <w:rPr>
          <w:ins w:id="204" w:author="Author" w:date="2015-03-17T13:34:00Z"/>
          <w:del w:id="205" w:author="Author" w:date="2015-03-17T13:59:00Z"/>
          <w:rFonts w:asciiTheme="minorHAnsi" w:eastAsiaTheme="minorEastAsia" w:hAnsiTheme="minorHAnsi" w:cstheme="minorBidi"/>
          <w:bCs w:val="0"/>
          <w:sz w:val="22"/>
          <w:szCs w:val="22"/>
        </w:rPr>
      </w:pPr>
      <w:ins w:id="206" w:author="Author" w:date="2015-03-17T13:34:00Z">
        <w:del w:id="207" w:author="Author" w:date="2015-03-17T13:59:00Z">
          <w:r w:rsidDel="00CC468A">
            <w:delText>2.3.9 Distribution of policy updates and membership certificates (not fully designed)</w:delText>
          </w:r>
          <w:r w:rsidDel="00CC468A">
            <w:tab/>
            <w:delText>26</w:delText>
          </w:r>
        </w:del>
      </w:ins>
    </w:p>
    <w:p w14:paraId="20B29EE9" w14:textId="77777777" w:rsidR="000F0802" w:rsidDel="00CC468A" w:rsidRDefault="000F0802">
      <w:pPr>
        <w:pStyle w:val="TOC3"/>
        <w:rPr>
          <w:ins w:id="208" w:author="Author" w:date="2015-03-17T13:34:00Z"/>
          <w:del w:id="209" w:author="Author" w:date="2015-03-17T13:59:00Z"/>
          <w:rFonts w:asciiTheme="minorHAnsi" w:eastAsiaTheme="minorEastAsia" w:hAnsiTheme="minorHAnsi" w:cstheme="minorBidi"/>
          <w:bCs w:val="0"/>
          <w:sz w:val="22"/>
          <w:szCs w:val="22"/>
        </w:rPr>
      </w:pPr>
      <w:ins w:id="210" w:author="Author" w:date="2015-03-17T13:34:00Z">
        <w:del w:id="211" w:author="Author" w:date="2015-03-17T13:59:00Z">
          <w:r w:rsidDel="00CC468A">
            <w:delText>2.3.10 Application Manifest</w:delText>
          </w:r>
          <w:r w:rsidDel="00CC468A">
            <w:tab/>
            <w:delText>27</w:delText>
          </w:r>
        </w:del>
      </w:ins>
    </w:p>
    <w:p w14:paraId="7F8717AC" w14:textId="77777777" w:rsidR="000F0802" w:rsidDel="00CC468A" w:rsidRDefault="000F0802">
      <w:pPr>
        <w:pStyle w:val="TOC2"/>
        <w:rPr>
          <w:ins w:id="212" w:author="Author" w:date="2015-03-17T13:34:00Z"/>
          <w:del w:id="213" w:author="Author" w:date="2015-03-17T13:59:00Z"/>
          <w:rFonts w:asciiTheme="minorHAnsi" w:eastAsiaTheme="minorEastAsia" w:hAnsiTheme="minorHAnsi" w:cstheme="minorBidi"/>
          <w:sz w:val="22"/>
        </w:rPr>
      </w:pPr>
      <w:ins w:id="214" w:author="Author" w:date="2015-03-17T13:34:00Z">
        <w:del w:id="215" w:author="Author" w:date="2015-03-17T13:59:00Z">
          <w:r w:rsidDel="00CC468A">
            <w:delText>2.4 Access validation</w:delText>
          </w:r>
          <w:r w:rsidDel="00CC468A">
            <w:tab/>
            <w:delText>30</w:delText>
          </w:r>
        </w:del>
      </w:ins>
    </w:p>
    <w:p w14:paraId="7CA4292D" w14:textId="77777777" w:rsidR="000F0802" w:rsidDel="00CC468A" w:rsidRDefault="000F0802">
      <w:pPr>
        <w:pStyle w:val="TOC3"/>
        <w:rPr>
          <w:ins w:id="216" w:author="Author" w:date="2015-03-17T13:34:00Z"/>
          <w:del w:id="217" w:author="Author" w:date="2015-03-17T13:59:00Z"/>
          <w:rFonts w:asciiTheme="minorHAnsi" w:eastAsiaTheme="minorEastAsia" w:hAnsiTheme="minorHAnsi" w:cstheme="minorBidi"/>
          <w:bCs w:val="0"/>
          <w:sz w:val="22"/>
          <w:szCs w:val="22"/>
        </w:rPr>
      </w:pPr>
      <w:ins w:id="218" w:author="Author" w:date="2015-03-17T13:34:00Z">
        <w:del w:id="219" w:author="Author" w:date="2015-03-17T13:59:00Z">
          <w:r w:rsidDel="00CC468A">
            <w:delText>2.4.1 Validating a producer policy</w:delText>
          </w:r>
          <w:r w:rsidDel="00CC468A">
            <w:tab/>
            <w:delText>30</w:delText>
          </w:r>
        </w:del>
      </w:ins>
    </w:p>
    <w:p w14:paraId="40CCA1C1" w14:textId="77777777" w:rsidR="000F0802" w:rsidDel="00CC468A" w:rsidRDefault="000F0802">
      <w:pPr>
        <w:pStyle w:val="TOC3"/>
        <w:rPr>
          <w:ins w:id="220" w:author="Author" w:date="2015-03-17T13:34:00Z"/>
          <w:del w:id="221" w:author="Author" w:date="2015-03-17T13:59:00Z"/>
          <w:rFonts w:asciiTheme="minorHAnsi" w:eastAsiaTheme="minorEastAsia" w:hAnsiTheme="minorHAnsi" w:cstheme="minorBidi"/>
          <w:bCs w:val="0"/>
          <w:sz w:val="22"/>
          <w:szCs w:val="22"/>
        </w:rPr>
      </w:pPr>
      <w:ins w:id="222" w:author="Author" w:date="2015-03-17T13:34:00Z">
        <w:del w:id="223" w:author="Author" w:date="2015-03-17T13:59:00Z">
          <w:r w:rsidDel="00CC468A">
            <w:delText>2.4.2 Validating a consumer policy</w:delText>
          </w:r>
          <w:r w:rsidDel="00CC468A">
            <w:tab/>
            <w:delText>31</w:delText>
          </w:r>
        </w:del>
      </w:ins>
    </w:p>
    <w:p w14:paraId="05662D14" w14:textId="77777777" w:rsidR="000F0802" w:rsidDel="00CC468A" w:rsidRDefault="000F0802">
      <w:pPr>
        <w:pStyle w:val="TOC3"/>
        <w:rPr>
          <w:ins w:id="224" w:author="Author" w:date="2015-03-17T13:34:00Z"/>
          <w:del w:id="225" w:author="Author" w:date="2015-03-17T13:59:00Z"/>
          <w:rFonts w:asciiTheme="minorHAnsi" w:eastAsiaTheme="minorEastAsia" w:hAnsiTheme="minorHAnsi" w:cstheme="minorBidi"/>
          <w:bCs w:val="0"/>
          <w:sz w:val="22"/>
          <w:szCs w:val="22"/>
        </w:rPr>
      </w:pPr>
      <w:ins w:id="226" w:author="Author" w:date="2015-03-17T13:34:00Z">
        <w:del w:id="227" w:author="Author" w:date="2015-03-17T13:59:00Z">
          <w:r w:rsidDel="00CC468A">
            <w:delText>2.4.3 Exchanging membership certificates during session establishment</w:delText>
          </w:r>
          <w:r w:rsidDel="00CC468A">
            <w:tab/>
            <w:delText>32</w:delText>
          </w:r>
        </w:del>
      </w:ins>
    </w:p>
    <w:p w14:paraId="3BDC0214" w14:textId="77777777" w:rsidR="000F0802" w:rsidDel="00CC468A" w:rsidRDefault="000F0802">
      <w:pPr>
        <w:pStyle w:val="TOC3"/>
        <w:rPr>
          <w:ins w:id="228" w:author="Author" w:date="2015-03-17T13:34:00Z"/>
          <w:del w:id="229" w:author="Author" w:date="2015-03-17T13:59:00Z"/>
          <w:rFonts w:asciiTheme="minorHAnsi" w:eastAsiaTheme="minorEastAsia" w:hAnsiTheme="minorHAnsi" w:cstheme="minorBidi"/>
          <w:bCs w:val="0"/>
          <w:sz w:val="22"/>
          <w:szCs w:val="22"/>
        </w:rPr>
      </w:pPr>
      <w:ins w:id="230" w:author="Author" w:date="2015-03-17T13:34:00Z">
        <w:del w:id="231" w:author="Author" w:date="2015-03-17T13:59:00Z">
          <w:r w:rsidDel="00CC468A">
            <w:delText>2.4.4 Anonymous session</w:delText>
          </w:r>
          <w:r w:rsidDel="00CC468A">
            <w:tab/>
            <w:delText>34</w:delText>
          </w:r>
        </w:del>
      </w:ins>
    </w:p>
    <w:p w14:paraId="02487A62" w14:textId="77777777" w:rsidR="000F0802" w:rsidDel="00CC468A" w:rsidRDefault="000F0802">
      <w:pPr>
        <w:pStyle w:val="TOC3"/>
        <w:rPr>
          <w:ins w:id="232" w:author="Author" w:date="2015-03-17T13:34:00Z"/>
          <w:del w:id="233" w:author="Author" w:date="2015-03-17T13:59:00Z"/>
          <w:rFonts w:asciiTheme="minorHAnsi" w:eastAsiaTheme="minorEastAsia" w:hAnsiTheme="minorHAnsi" w:cstheme="minorBidi"/>
          <w:bCs w:val="0"/>
          <w:sz w:val="22"/>
          <w:szCs w:val="22"/>
        </w:rPr>
      </w:pPr>
      <w:ins w:id="234" w:author="Author" w:date="2015-03-17T13:34:00Z">
        <w:del w:id="235" w:author="Author" w:date="2015-03-17T13:59:00Z">
          <w:r w:rsidDel="00CC468A">
            <w:delText>2.4.5 Validating an admin user</w:delText>
          </w:r>
          <w:r w:rsidDel="00CC468A">
            <w:tab/>
            <w:delText>35</w:delText>
          </w:r>
        </w:del>
      </w:ins>
    </w:p>
    <w:p w14:paraId="318BAF29" w14:textId="77777777" w:rsidR="000F0802" w:rsidDel="00CC468A" w:rsidRDefault="000F0802">
      <w:pPr>
        <w:pStyle w:val="TOC3"/>
        <w:rPr>
          <w:ins w:id="236" w:author="Author" w:date="2015-03-17T13:34:00Z"/>
          <w:del w:id="237" w:author="Author" w:date="2015-03-17T13:59:00Z"/>
          <w:rFonts w:asciiTheme="minorHAnsi" w:eastAsiaTheme="minorEastAsia" w:hAnsiTheme="minorHAnsi" w:cstheme="minorBidi"/>
          <w:bCs w:val="0"/>
          <w:sz w:val="22"/>
          <w:szCs w:val="22"/>
        </w:rPr>
      </w:pPr>
      <w:ins w:id="238" w:author="Author" w:date="2015-03-17T13:34:00Z">
        <w:del w:id="239" w:author="Author" w:date="2015-03-17T13:59:00Z">
          <w:r w:rsidDel="00CC468A">
            <w:delText>2.4.6 Emitting a session-based signal</w:delText>
          </w:r>
          <w:r w:rsidDel="00CC468A">
            <w:tab/>
            <w:delText>35</w:delText>
          </w:r>
        </w:del>
      </w:ins>
    </w:p>
    <w:p w14:paraId="56CB7C28" w14:textId="77777777" w:rsidR="000F0802" w:rsidDel="00CC468A" w:rsidRDefault="000F0802">
      <w:pPr>
        <w:pStyle w:val="TOC2"/>
        <w:rPr>
          <w:ins w:id="240" w:author="Author" w:date="2015-03-17T13:34:00Z"/>
          <w:del w:id="241" w:author="Author" w:date="2015-03-17T13:59:00Z"/>
          <w:rFonts w:asciiTheme="minorHAnsi" w:eastAsiaTheme="minorEastAsia" w:hAnsiTheme="minorHAnsi" w:cstheme="minorBidi"/>
          <w:sz w:val="22"/>
        </w:rPr>
      </w:pPr>
      <w:ins w:id="242" w:author="Author" w:date="2015-03-17T13:34:00Z">
        <w:del w:id="243" w:author="Author" w:date="2015-03-17T13:59:00Z">
          <w:r w:rsidDel="00CC468A">
            <w:delText>2.5 Authorization data format</w:delText>
          </w:r>
          <w:r w:rsidDel="00CC468A">
            <w:tab/>
            <w:delText>36</w:delText>
          </w:r>
        </w:del>
      </w:ins>
    </w:p>
    <w:p w14:paraId="5766E737" w14:textId="77777777" w:rsidR="000F0802" w:rsidDel="00CC468A" w:rsidRDefault="000F0802">
      <w:pPr>
        <w:pStyle w:val="TOC3"/>
        <w:rPr>
          <w:ins w:id="244" w:author="Author" w:date="2015-03-17T13:34:00Z"/>
          <w:del w:id="245" w:author="Author" w:date="2015-03-17T13:59:00Z"/>
          <w:rFonts w:asciiTheme="minorHAnsi" w:eastAsiaTheme="minorEastAsia" w:hAnsiTheme="minorHAnsi" w:cstheme="minorBidi"/>
          <w:bCs w:val="0"/>
          <w:sz w:val="22"/>
          <w:szCs w:val="22"/>
        </w:rPr>
      </w:pPr>
      <w:ins w:id="246" w:author="Author" w:date="2015-03-17T13:34:00Z">
        <w:del w:id="247" w:author="Author" w:date="2015-03-17T13:59:00Z">
          <w:r w:rsidDel="00CC468A">
            <w:delText>2.5.1 The format is binary and exchanged between peers using AllJoyn marshalling</w:delText>
          </w:r>
          <w:r w:rsidDel="00CC468A">
            <w:tab/>
            <w:delText>36</w:delText>
          </w:r>
        </w:del>
      </w:ins>
    </w:p>
    <w:p w14:paraId="21C11D45" w14:textId="77777777" w:rsidR="000F0802" w:rsidDel="00CC468A" w:rsidRDefault="000F0802">
      <w:pPr>
        <w:pStyle w:val="TOC3"/>
        <w:rPr>
          <w:ins w:id="248" w:author="Author" w:date="2015-03-17T13:34:00Z"/>
          <w:del w:id="249" w:author="Author" w:date="2015-03-17T13:59:00Z"/>
          <w:rFonts w:asciiTheme="minorHAnsi" w:eastAsiaTheme="minorEastAsia" w:hAnsiTheme="minorHAnsi" w:cstheme="minorBidi"/>
          <w:bCs w:val="0"/>
          <w:sz w:val="22"/>
          <w:szCs w:val="22"/>
        </w:rPr>
      </w:pPr>
      <w:ins w:id="250" w:author="Author" w:date="2015-03-17T13:34:00Z">
        <w:del w:id="251" w:author="Author" w:date="2015-03-17T13:59:00Z">
          <w:r w:rsidDel="00CC468A">
            <w:delText>2.5.2 Format Structure</w:delText>
          </w:r>
          <w:r w:rsidDel="00CC468A">
            <w:tab/>
            <w:delText>37</w:delText>
          </w:r>
        </w:del>
      </w:ins>
    </w:p>
    <w:p w14:paraId="088CB650" w14:textId="77777777" w:rsidR="000F0802" w:rsidDel="00CC468A" w:rsidRDefault="000F0802">
      <w:pPr>
        <w:pStyle w:val="TOC3"/>
        <w:rPr>
          <w:ins w:id="252" w:author="Author" w:date="2015-03-17T13:34:00Z"/>
          <w:del w:id="253" w:author="Author" w:date="2015-03-17T13:59:00Z"/>
          <w:rFonts w:asciiTheme="minorHAnsi" w:eastAsiaTheme="minorEastAsia" w:hAnsiTheme="minorHAnsi" w:cstheme="minorBidi"/>
          <w:bCs w:val="0"/>
          <w:sz w:val="22"/>
          <w:szCs w:val="22"/>
        </w:rPr>
      </w:pPr>
      <w:ins w:id="254" w:author="Author" w:date="2015-03-17T13:34:00Z">
        <w:del w:id="255" w:author="Author" w:date="2015-03-17T13:59:00Z">
          <w:r w:rsidDel="00CC468A">
            <w:delText>2.5.3 Policy Templates</w:delText>
          </w:r>
          <w:r w:rsidDel="00CC468A">
            <w:tab/>
            <w:delText>41</w:delText>
          </w:r>
        </w:del>
      </w:ins>
    </w:p>
    <w:p w14:paraId="193AD12A" w14:textId="77777777" w:rsidR="000F0802" w:rsidDel="00CC468A" w:rsidRDefault="000F0802">
      <w:pPr>
        <w:pStyle w:val="TOC2"/>
        <w:rPr>
          <w:ins w:id="256" w:author="Author" w:date="2015-03-17T13:34:00Z"/>
          <w:del w:id="257" w:author="Author" w:date="2015-03-17T13:59:00Z"/>
          <w:rFonts w:asciiTheme="minorHAnsi" w:eastAsiaTheme="minorEastAsia" w:hAnsiTheme="minorHAnsi" w:cstheme="minorBidi"/>
          <w:sz w:val="22"/>
        </w:rPr>
      </w:pPr>
      <w:ins w:id="258" w:author="Author" w:date="2015-03-17T13:34:00Z">
        <w:del w:id="259" w:author="Author" w:date="2015-03-17T13:59:00Z">
          <w:r w:rsidDel="00CC468A">
            <w:delText>2.6 Certificates</w:delText>
          </w:r>
          <w:r w:rsidDel="00CC468A">
            <w:tab/>
            <w:delText>41</w:delText>
          </w:r>
        </w:del>
      </w:ins>
    </w:p>
    <w:p w14:paraId="0076F148" w14:textId="77777777" w:rsidR="000F0802" w:rsidDel="00CC468A" w:rsidRDefault="000F0802">
      <w:pPr>
        <w:pStyle w:val="TOC3"/>
        <w:rPr>
          <w:ins w:id="260" w:author="Author" w:date="2015-03-17T13:34:00Z"/>
          <w:del w:id="261" w:author="Author" w:date="2015-03-17T13:59:00Z"/>
          <w:rFonts w:asciiTheme="minorHAnsi" w:eastAsiaTheme="minorEastAsia" w:hAnsiTheme="minorHAnsi" w:cstheme="minorBidi"/>
          <w:bCs w:val="0"/>
          <w:sz w:val="22"/>
          <w:szCs w:val="22"/>
        </w:rPr>
      </w:pPr>
      <w:ins w:id="262" w:author="Author" w:date="2015-03-17T13:34:00Z">
        <w:del w:id="263" w:author="Author" w:date="2015-03-17T13:59:00Z">
          <w:r w:rsidDel="00CC468A">
            <w:delText>2.6.1 Main Certificate Structure</w:delText>
          </w:r>
          <w:r w:rsidDel="00CC468A">
            <w:tab/>
            <w:delText>41</w:delText>
          </w:r>
        </w:del>
      </w:ins>
    </w:p>
    <w:p w14:paraId="6E131365" w14:textId="77777777" w:rsidR="000F0802" w:rsidDel="00CC468A" w:rsidRDefault="000F0802">
      <w:pPr>
        <w:pStyle w:val="TOC3"/>
        <w:rPr>
          <w:ins w:id="264" w:author="Author" w:date="2015-03-17T13:34:00Z"/>
          <w:del w:id="265" w:author="Author" w:date="2015-03-17T13:59:00Z"/>
          <w:rFonts w:asciiTheme="minorHAnsi" w:eastAsiaTheme="minorEastAsia" w:hAnsiTheme="minorHAnsi" w:cstheme="minorBidi"/>
          <w:bCs w:val="0"/>
          <w:sz w:val="22"/>
          <w:szCs w:val="22"/>
        </w:rPr>
      </w:pPr>
      <w:ins w:id="266" w:author="Author" w:date="2015-03-17T13:34:00Z">
        <w:del w:id="267" w:author="Author" w:date="2015-03-17T13:59:00Z">
          <w:r w:rsidDel="00CC468A">
            <w:delText>2.6.2 Identity certificate</w:delText>
          </w:r>
          <w:r w:rsidDel="00CC468A">
            <w:tab/>
            <w:delText>42</w:delText>
          </w:r>
        </w:del>
      </w:ins>
    </w:p>
    <w:p w14:paraId="6CDC0B64" w14:textId="77777777" w:rsidR="000F0802" w:rsidDel="00CC468A" w:rsidRDefault="000F0802">
      <w:pPr>
        <w:pStyle w:val="TOC3"/>
        <w:rPr>
          <w:ins w:id="268" w:author="Author" w:date="2015-03-17T13:34:00Z"/>
          <w:del w:id="269" w:author="Author" w:date="2015-03-17T13:59:00Z"/>
          <w:rFonts w:asciiTheme="minorHAnsi" w:eastAsiaTheme="minorEastAsia" w:hAnsiTheme="minorHAnsi" w:cstheme="minorBidi"/>
          <w:bCs w:val="0"/>
          <w:sz w:val="22"/>
          <w:szCs w:val="22"/>
        </w:rPr>
      </w:pPr>
      <w:ins w:id="270" w:author="Author" w:date="2015-03-17T13:34:00Z">
        <w:del w:id="271" w:author="Author" w:date="2015-03-17T13:59:00Z">
          <w:r w:rsidDel="00CC468A">
            <w:delText>2.6.3 Membership certificate</w:delText>
          </w:r>
          <w:r w:rsidDel="00CC468A">
            <w:tab/>
            <w:delText>42</w:delText>
          </w:r>
        </w:del>
      </w:ins>
    </w:p>
    <w:p w14:paraId="50ADF0E4" w14:textId="77777777" w:rsidR="000F0802" w:rsidDel="00CC468A" w:rsidRDefault="000F0802">
      <w:pPr>
        <w:pStyle w:val="TOC2"/>
        <w:rPr>
          <w:ins w:id="272" w:author="Author" w:date="2015-03-17T13:34:00Z"/>
          <w:del w:id="273" w:author="Author" w:date="2015-03-17T13:59:00Z"/>
          <w:rFonts w:asciiTheme="minorHAnsi" w:eastAsiaTheme="minorEastAsia" w:hAnsiTheme="minorHAnsi" w:cstheme="minorBidi"/>
          <w:sz w:val="22"/>
        </w:rPr>
      </w:pPr>
      <w:ins w:id="274" w:author="Author" w:date="2015-03-17T13:34:00Z">
        <w:del w:id="275" w:author="Author" w:date="2015-03-17T13:59:00Z">
          <w:r w:rsidDel="00CC468A">
            <w:delText>2.7 Sample use cases</w:delText>
          </w:r>
          <w:r w:rsidDel="00CC468A">
            <w:tab/>
            <w:delText>43</w:delText>
          </w:r>
        </w:del>
      </w:ins>
    </w:p>
    <w:p w14:paraId="3BFF3485" w14:textId="77777777" w:rsidR="000F0802" w:rsidDel="00CC468A" w:rsidRDefault="000F0802">
      <w:pPr>
        <w:pStyle w:val="TOC3"/>
        <w:rPr>
          <w:ins w:id="276" w:author="Author" w:date="2015-03-17T13:34:00Z"/>
          <w:del w:id="277" w:author="Author" w:date="2015-03-17T13:59:00Z"/>
          <w:rFonts w:asciiTheme="minorHAnsi" w:eastAsiaTheme="minorEastAsia" w:hAnsiTheme="minorHAnsi" w:cstheme="minorBidi"/>
          <w:bCs w:val="0"/>
          <w:sz w:val="22"/>
          <w:szCs w:val="22"/>
        </w:rPr>
      </w:pPr>
      <w:ins w:id="278" w:author="Author" w:date="2015-03-17T13:34:00Z">
        <w:del w:id="279" w:author="Author" w:date="2015-03-17T13:59:00Z">
          <w:r w:rsidDel="00CC468A">
            <w:delText>2.7.1 Users and devices</w:delText>
          </w:r>
          <w:r w:rsidDel="00CC468A">
            <w:tab/>
            <w:delText>43</w:delText>
          </w:r>
        </w:del>
      </w:ins>
    </w:p>
    <w:p w14:paraId="488E960D" w14:textId="77777777" w:rsidR="000F0802" w:rsidDel="00CC468A" w:rsidRDefault="000F0802">
      <w:pPr>
        <w:pStyle w:val="TOC3"/>
        <w:rPr>
          <w:ins w:id="280" w:author="Author" w:date="2015-03-17T13:34:00Z"/>
          <w:del w:id="281" w:author="Author" w:date="2015-03-17T13:59:00Z"/>
          <w:rFonts w:asciiTheme="minorHAnsi" w:eastAsiaTheme="minorEastAsia" w:hAnsiTheme="minorHAnsi" w:cstheme="minorBidi"/>
          <w:bCs w:val="0"/>
          <w:sz w:val="22"/>
          <w:szCs w:val="22"/>
        </w:rPr>
      </w:pPr>
      <w:ins w:id="282" w:author="Author" w:date="2015-03-17T13:34:00Z">
        <w:del w:id="283" w:author="Author" w:date="2015-03-17T13:59:00Z">
          <w:r w:rsidDel="00CC468A">
            <w:delText>2.7.2 Users set up by Dad</w:delText>
          </w:r>
          <w:r w:rsidDel="00CC468A">
            <w:tab/>
            <w:delText>44</w:delText>
          </w:r>
        </w:del>
      </w:ins>
    </w:p>
    <w:p w14:paraId="211F525B" w14:textId="77777777" w:rsidR="000F0802" w:rsidDel="00CC468A" w:rsidRDefault="000F0802">
      <w:pPr>
        <w:pStyle w:val="TOC3"/>
        <w:rPr>
          <w:ins w:id="284" w:author="Author" w:date="2015-03-17T13:34:00Z"/>
          <w:del w:id="285" w:author="Author" w:date="2015-03-17T13:59:00Z"/>
          <w:rFonts w:asciiTheme="minorHAnsi" w:eastAsiaTheme="minorEastAsia" w:hAnsiTheme="minorHAnsi" w:cstheme="minorBidi"/>
          <w:bCs w:val="0"/>
          <w:sz w:val="22"/>
          <w:szCs w:val="22"/>
        </w:rPr>
      </w:pPr>
      <w:ins w:id="286" w:author="Author" w:date="2015-03-17T13:34:00Z">
        <w:del w:id="287" w:author="Author" w:date="2015-03-17T13:59:00Z">
          <w:r w:rsidDel="00CC468A">
            <w:delText>2.7.3 Living room set up by Dad</w:delText>
          </w:r>
          <w:r w:rsidDel="00CC468A">
            <w:tab/>
            <w:delText>45</w:delText>
          </w:r>
        </w:del>
      </w:ins>
    </w:p>
    <w:p w14:paraId="49A73A89" w14:textId="77777777" w:rsidR="000F0802" w:rsidDel="00CC468A" w:rsidRDefault="000F0802">
      <w:pPr>
        <w:pStyle w:val="TOC3"/>
        <w:rPr>
          <w:ins w:id="288" w:author="Author" w:date="2015-03-17T13:34:00Z"/>
          <w:del w:id="289" w:author="Author" w:date="2015-03-17T13:59:00Z"/>
          <w:rFonts w:asciiTheme="minorHAnsi" w:eastAsiaTheme="minorEastAsia" w:hAnsiTheme="minorHAnsi" w:cstheme="minorBidi"/>
          <w:bCs w:val="0"/>
          <w:sz w:val="22"/>
          <w:szCs w:val="22"/>
        </w:rPr>
      </w:pPr>
      <w:ins w:id="290" w:author="Author" w:date="2015-03-17T13:34:00Z">
        <w:del w:id="291" w:author="Author" w:date="2015-03-17T13:59:00Z">
          <w:r w:rsidDel="00CC468A">
            <w:delText>2.7.4 Son's bedroom set up by son</w:delText>
          </w:r>
          <w:r w:rsidDel="00CC468A">
            <w:tab/>
            <w:delText>46</w:delText>
          </w:r>
        </w:del>
      </w:ins>
    </w:p>
    <w:p w14:paraId="2F7D6C91" w14:textId="77777777" w:rsidR="000F0802" w:rsidDel="00CC468A" w:rsidRDefault="000F0802">
      <w:pPr>
        <w:pStyle w:val="TOC3"/>
        <w:rPr>
          <w:ins w:id="292" w:author="Author" w:date="2015-03-17T13:34:00Z"/>
          <w:del w:id="293" w:author="Author" w:date="2015-03-17T13:59:00Z"/>
          <w:rFonts w:asciiTheme="minorHAnsi" w:eastAsiaTheme="minorEastAsia" w:hAnsiTheme="minorHAnsi" w:cstheme="minorBidi"/>
          <w:bCs w:val="0"/>
          <w:sz w:val="22"/>
          <w:szCs w:val="22"/>
        </w:rPr>
      </w:pPr>
      <w:ins w:id="294" w:author="Author" w:date="2015-03-17T13:34:00Z">
        <w:del w:id="295" w:author="Author" w:date="2015-03-17T13:59:00Z">
          <w:r w:rsidDel="00CC468A">
            <w:delText>2.7.5 Master bedroom set up by Dad</w:delText>
          </w:r>
          <w:r w:rsidDel="00CC468A">
            <w:tab/>
            <w:delText>47</w:delText>
          </w:r>
        </w:del>
      </w:ins>
    </w:p>
    <w:p w14:paraId="79BAC57F" w14:textId="77777777" w:rsidR="000F0802" w:rsidDel="00CC468A" w:rsidRDefault="000F0802">
      <w:pPr>
        <w:pStyle w:val="TOC3"/>
        <w:rPr>
          <w:ins w:id="296" w:author="Author" w:date="2015-03-17T13:34:00Z"/>
          <w:del w:id="297" w:author="Author" w:date="2015-03-17T13:59:00Z"/>
          <w:rFonts w:asciiTheme="minorHAnsi" w:eastAsiaTheme="minorEastAsia" w:hAnsiTheme="minorHAnsi" w:cstheme="minorBidi"/>
          <w:bCs w:val="0"/>
          <w:sz w:val="22"/>
          <w:szCs w:val="22"/>
        </w:rPr>
      </w:pPr>
      <w:ins w:id="298" w:author="Author" w:date="2015-03-17T13:34:00Z">
        <w:del w:id="299" w:author="Author" w:date="2015-03-17T13:59:00Z">
          <w:r w:rsidDel="00CC468A">
            <w:delText>2.7.6 Son can control different TVs in the house</w:delText>
          </w:r>
          <w:r w:rsidDel="00CC468A">
            <w:tab/>
            <w:delText>48</w:delText>
          </w:r>
        </w:del>
      </w:ins>
    </w:p>
    <w:p w14:paraId="0D379CA4" w14:textId="77777777" w:rsidR="000F0802" w:rsidDel="00CC468A" w:rsidRDefault="000F0802">
      <w:pPr>
        <w:pStyle w:val="TOC3"/>
        <w:rPr>
          <w:ins w:id="300" w:author="Author" w:date="2015-03-17T13:34:00Z"/>
          <w:del w:id="301" w:author="Author" w:date="2015-03-17T13:59:00Z"/>
          <w:rFonts w:asciiTheme="minorHAnsi" w:eastAsiaTheme="minorEastAsia" w:hAnsiTheme="minorHAnsi" w:cstheme="minorBidi"/>
          <w:bCs w:val="0"/>
          <w:sz w:val="22"/>
          <w:szCs w:val="22"/>
        </w:rPr>
      </w:pPr>
      <w:ins w:id="302" w:author="Author" w:date="2015-03-17T13:34:00Z">
        <w:del w:id="303" w:author="Author" w:date="2015-03-17T13:59:00Z">
          <w:r w:rsidDel="00CC468A">
            <w:delText>2.7.7 Living room tablet controls TVs in the house</w:delText>
          </w:r>
          <w:r w:rsidDel="00CC468A">
            <w:tab/>
            <w:delText>49</w:delText>
          </w:r>
        </w:del>
      </w:ins>
    </w:p>
    <w:p w14:paraId="2980EAAA" w14:textId="77777777" w:rsidR="000F0802" w:rsidDel="00CC468A" w:rsidRDefault="000F0802">
      <w:pPr>
        <w:pStyle w:val="TOC1"/>
        <w:rPr>
          <w:ins w:id="304" w:author="Author" w:date="2015-03-17T13:34:00Z"/>
          <w:del w:id="305" w:author="Author" w:date="2015-03-17T13:59:00Z"/>
          <w:rFonts w:asciiTheme="minorHAnsi" w:eastAsiaTheme="minorEastAsia" w:hAnsiTheme="minorHAnsi" w:cstheme="minorBidi"/>
          <w:b w:val="0"/>
          <w:bCs w:val="0"/>
          <w:sz w:val="22"/>
        </w:rPr>
      </w:pPr>
      <w:ins w:id="306" w:author="Author" w:date="2015-03-17T13:34:00Z">
        <w:del w:id="307" w:author="Author" w:date="2015-03-17T13:59:00Z">
          <w:r w:rsidDel="00CC468A">
            <w:delText>3 Enhancements to Existing Framework</w:delText>
          </w:r>
          <w:r w:rsidDel="00CC468A">
            <w:tab/>
            <w:delText>50</w:delText>
          </w:r>
        </w:del>
      </w:ins>
    </w:p>
    <w:p w14:paraId="51B7403E" w14:textId="77777777" w:rsidR="000F0802" w:rsidDel="00CC468A" w:rsidRDefault="000F0802">
      <w:pPr>
        <w:pStyle w:val="TOC2"/>
        <w:rPr>
          <w:ins w:id="308" w:author="Author" w:date="2015-03-17T13:34:00Z"/>
          <w:del w:id="309" w:author="Author" w:date="2015-03-17T13:59:00Z"/>
          <w:rFonts w:asciiTheme="minorHAnsi" w:eastAsiaTheme="minorEastAsia" w:hAnsiTheme="minorHAnsi" w:cstheme="minorBidi"/>
          <w:sz w:val="22"/>
        </w:rPr>
      </w:pPr>
      <w:ins w:id="310" w:author="Author" w:date="2015-03-17T13:34:00Z">
        <w:del w:id="311" w:author="Author" w:date="2015-03-17T13:59:00Z">
          <w:r w:rsidDel="00CC468A">
            <w:delText>3.1 Crypto Agility Exchange</w:delText>
          </w:r>
          <w:r w:rsidDel="00CC468A">
            <w:tab/>
            <w:delText>50</w:delText>
          </w:r>
        </w:del>
      </w:ins>
    </w:p>
    <w:p w14:paraId="7E28651C" w14:textId="77777777" w:rsidR="000F0802" w:rsidDel="00CC468A" w:rsidRDefault="000F0802">
      <w:pPr>
        <w:pStyle w:val="TOC2"/>
        <w:rPr>
          <w:ins w:id="312" w:author="Author" w:date="2015-03-17T13:34:00Z"/>
          <w:del w:id="313" w:author="Author" w:date="2015-03-17T13:59:00Z"/>
          <w:rFonts w:asciiTheme="minorHAnsi" w:eastAsiaTheme="minorEastAsia" w:hAnsiTheme="minorHAnsi" w:cstheme="minorBidi"/>
          <w:sz w:val="22"/>
        </w:rPr>
      </w:pPr>
      <w:ins w:id="314" w:author="Author" w:date="2015-03-17T13:34:00Z">
        <w:del w:id="315" w:author="Author" w:date="2015-03-17T13:59:00Z">
          <w:r w:rsidDel="00CC468A">
            <w:delText>3.2 Permission NotifyConfig Announcement</w:delText>
          </w:r>
          <w:r w:rsidDel="00CC468A">
            <w:tab/>
            <w:delText>51</w:delText>
          </w:r>
        </w:del>
      </w:ins>
    </w:p>
    <w:p w14:paraId="6EBBD429" w14:textId="77777777" w:rsidR="000F0802" w:rsidDel="00CC468A" w:rsidRDefault="000F0802">
      <w:pPr>
        <w:pStyle w:val="TOC1"/>
        <w:rPr>
          <w:ins w:id="316" w:author="Author" w:date="2015-03-17T13:34:00Z"/>
          <w:del w:id="317" w:author="Author" w:date="2015-03-17T13:59:00Z"/>
          <w:rFonts w:asciiTheme="minorHAnsi" w:eastAsiaTheme="minorEastAsia" w:hAnsiTheme="minorHAnsi" w:cstheme="minorBidi"/>
          <w:b w:val="0"/>
          <w:bCs w:val="0"/>
          <w:sz w:val="22"/>
        </w:rPr>
      </w:pPr>
      <w:ins w:id="318" w:author="Author" w:date="2015-03-17T13:34:00Z">
        <w:del w:id="319" w:author="Author" w:date="2015-03-17T13:59:00Z">
          <w:r w:rsidDel="00CC468A">
            <w:delText>4 Future Considerations</w:delText>
          </w:r>
          <w:r w:rsidDel="00CC468A">
            <w:tab/>
            <w:delText>52</w:delText>
          </w:r>
        </w:del>
      </w:ins>
    </w:p>
    <w:p w14:paraId="36C725CD" w14:textId="77777777" w:rsidR="000F0802" w:rsidDel="00CC468A" w:rsidRDefault="000F0802">
      <w:pPr>
        <w:pStyle w:val="TOC2"/>
        <w:rPr>
          <w:ins w:id="320" w:author="Author" w:date="2015-03-17T13:34:00Z"/>
          <w:del w:id="321" w:author="Author" w:date="2015-03-17T13:59:00Z"/>
          <w:rFonts w:asciiTheme="minorHAnsi" w:eastAsiaTheme="minorEastAsia" w:hAnsiTheme="minorHAnsi" w:cstheme="minorBidi"/>
          <w:sz w:val="22"/>
        </w:rPr>
      </w:pPr>
      <w:ins w:id="322" w:author="Author" w:date="2015-03-17T13:34:00Z">
        <w:del w:id="323" w:author="Author" w:date="2015-03-17T13:59:00Z">
          <w:r w:rsidDel="00CC468A">
            <w:delText>4.1 Broadcast signals and multipoint sessions</w:delText>
          </w:r>
          <w:r w:rsidDel="00CC468A">
            <w:tab/>
            <w:delText>52</w:delText>
          </w:r>
        </w:del>
      </w:ins>
    </w:p>
    <w:p w14:paraId="7CBC43E0" w14:textId="77777777" w:rsidR="00005840" w:rsidDel="00CC468A" w:rsidRDefault="00005840">
      <w:pPr>
        <w:pStyle w:val="TOC1"/>
        <w:rPr>
          <w:del w:id="324" w:author="Author" w:date="2015-03-17T13:59:00Z"/>
          <w:rFonts w:asciiTheme="minorHAnsi" w:eastAsiaTheme="minorEastAsia" w:hAnsiTheme="minorHAnsi" w:cstheme="minorBidi"/>
          <w:b w:val="0"/>
          <w:bCs w:val="0"/>
          <w:sz w:val="22"/>
        </w:rPr>
      </w:pPr>
      <w:del w:id="325" w:author="Author" w:date="2015-03-17T13:59:00Z">
        <w:r w:rsidDel="00CC468A">
          <w:delText>1 Introduction</w:delText>
        </w:r>
        <w:r w:rsidDel="00CC468A">
          <w:tab/>
          <w:delText>5</w:delText>
        </w:r>
      </w:del>
    </w:p>
    <w:p w14:paraId="5D84E3DB" w14:textId="77777777" w:rsidR="00005840" w:rsidDel="00CC468A" w:rsidRDefault="00005840">
      <w:pPr>
        <w:pStyle w:val="TOC2"/>
        <w:rPr>
          <w:del w:id="326" w:author="Author" w:date="2015-03-17T13:59:00Z"/>
          <w:rFonts w:asciiTheme="minorHAnsi" w:eastAsiaTheme="minorEastAsia" w:hAnsiTheme="minorHAnsi" w:cstheme="minorBidi"/>
          <w:sz w:val="22"/>
        </w:rPr>
      </w:pPr>
      <w:del w:id="327" w:author="Author" w:date="2015-03-17T13:59:00Z">
        <w:r w:rsidDel="00CC468A">
          <w:delText>1.1 Purpose and scope</w:delText>
        </w:r>
        <w:r w:rsidDel="00CC468A">
          <w:tab/>
          <w:delText>5</w:delText>
        </w:r>
      </w:del>
    </w:p>
    <w:p w14:paraId="4E262F96" w14:textId="77777777" w:rsidR="00005840" w:rsidDel="00CC468A" w:rsidRDefault="00005840">
      <w:pPr>
        <w:pStyle w:val="TOC2"/>
        <w:rPr>
          <w:del w:id="328" w:author="Author" w:date="2015-03-17T13:59:00Z"/>
          <w:rFonts w:asciiTheme="minorHAnsi" w:eastAsiaTheme="minorEastAsia" w:hAnsiTheme="minorHAnsi" w:cstheme="minorBidi"/>
          <w:sz w:val="22"/>
        </w:rPr>
      </w:pPr>
      <w:del w:id="329" w:author="Author" w:date="2015-03-17T13:59:00Z">
        <w:r w:rsidDel="00CC468A">
          <w:delText>1.2 Revision history</w:delText>
        </w:r>
        <w:r w:rsidDel="00CC468A">
          <w:tab/>
          <w:delText>5</w:delText>
        </w:r>
      </w:del>
    </w:p>
    <w:p w14:paraId="29FC5DF8" w14:textId="77777777" w:rsidR="00005840" w:rsidDel="00CC468A" w:rsidRDefault="00005840">
      <w:pPr>
        <w:pStyle w:val="TOC2"/>
        <w:rPr>
          <w:del w:id="330" w:author="Author" w:date="2015-03-17T13:59:00Z"/>
          <w:rFonts w:asciiTheme="minorHAnsi" w:eastAsiaTheme="minorEastAsia" w:hAnsiTheme="minorHAnsi" w:cstheme="minorBidi"/>
          <w:sz w:val="22"/>
        </w:rPr>
      </w:pPr>
      <w:del w:id="331" w:author="Author" w:date="2015-03-17T13:59:00Z">
        <w:r w:rsidDel="00CC468A">
          <w:delText>1.3 Acronyms and terms</w:delText>
        </w:r>
        <w:r w:rsidDel="00CC468A">
          <w:tab/>
          <w:delText>5</w:delText>
        </w:r>
      </w:del>
    </w:p>
    <w:p w14:paraId="51ADA9B7" w14:textId="77777777" w:rsidR="00005840" w:rsidDel="00CC468A" w:rsidRDefault="00005840">
      <w:pPr>
        <w:pStyle w:val="TOC1"/>
        <w:rPr>
          <w:del w:id="332" w:author="Author" w:date="2015-03-17T13:59:00Z"/>
          <w:rFonts w:asciiTheme="minorHAnsi" w:eastAsiaTheme="minorEastAsia" w:hAnsiTheme="minorHAnsi" w:cstheme="minorBidi"/>
          <w:b w:val="0"/>
          <w:bCs w:val="0"/>
          <w:sz w:val="22"/>
        </w:rPr>
      </w:pPr>
      <w:del w:id="333" w:author="Author" w:date="2015-03-17T13:59:00Z">
        <w:r w:rsidDel="00CC468A">
          <w:delText>2 System Design</w:delText>
        </w:r>
        <w:r w:rsidDel="00CC468A">
          <w:tab/>
          <w:delText>8</w:delText>
        </w:r>
      </w:del>
    </w:p>
    <w:p w14:paraId="0E54BB48" w14:textId="77777777" w:rsidR="00005840" w:rsidDel="00CC468A" w:rsidRDefault="00005840">
      <w:pPr>
        <w:pStyle w:val="TOC2"/>
        <w:rPr>
          <w:del w:id="334" w:author="Author" w:date="2015-03-17T13:59:00Z"/>
          <w:rFonts w:asciiTheme="minorHAnsi" w:eastAsiaTheme="minorEastAsia" w:hAnsiTheme="minorHAnsi" w:cstheme="minorBidi"/>
          <w:sz w:val="22"/>
        </w:rPr>
      </w:pPr>
      <w:del w:id="335" w:author="Author" w:date="2015-03-17T13:59:00Z">
        <w:r w:rsidDel="00CC468A">
          <w:delText>2.1 Overview</w:delText>
        </w:r>
        <w:r w:rsidDel="00CC468A">
          <w:tab/>
          <w:delText>8</w:delText>
        </w:r>
      </w:del>
    </w:p>
    <w:p w14:paraId="63A17EEA" w14:textId="77777777" w:rsidR="00005840" w:rsidDel="00CC468A" w:rsidRDefault="00005840">
      <w:pPr>
        <w:pStyle w:val="TOC2"/>
        <w:rPr>
          <w:del w:id="336" w:author="Author" w:date="2015-03-17T13:59:00Z"/>
          <w:rFonts w:asciiTheme="minorHAnsi" w:eastAsiaTheme="minorEastAsia" w:hAnsiTheme="minorHAnsi" w:cstheme="minorBidi"/>
          <w:sz w:val="22"/>
        </w:rPr>
      </w:pPr>
      <w:del w:id="337" w:author="Author" w:date="2015-03-17T13:59:00Z">
        <w:r w:rsidDel="00CC468A">
          <w:delText>2.2 Premises</w:delText>
        </w:r>
        <w:r w:rsidDel="00CC468A">
          <w:tab/>
          <w:delText>9</w:delText>
        </w:r>
      </w:del>
    </w:p>
    <w:p w14:paraId="458EB4F8" w14:textId="77777777" w:rsidR="00005840" w:rsidDel="00CC468A" w:rsidRDefault="00005840">
      <w:pPr>
        <w:pStyle w:val="TOC2"/>
        <w:rPr>
          <w:del w:id="338" w:author="Author" w:date="2015-03-17T13:59:00Z"/>
          <w:rFonts w:asciiTheme="minorHAnsi" w:eastAsiaTheme="minorEastAsia" w:hAnsiTheme="minorHAnsi" w:cstheme="minorBidi"/>
          <w:sz w:val="22"/>
        </w:rPr>
      </w:pPr>
      <w:del w:id="339" w:author="Author" w:date="2015-03-17T13:59:00Z">
        <w:r w:rsidDel="00CC468A">
          <w:delText>2.3 Typical operations</w:delText>
        </w:r>
        <w:r w:rsidDel="00CC468A">
          <w:tab/>
          <w:delText>11</w:delText>
        </w:r>
      </w:del>
    </w:p>
    <w:p w14:paraId="0EC15F65" w14:textId="77777777" w:rsidR="00005840" w:rsidDel="00CC468A" w:rsidRDefault="00005840">
      <w:pPr>
        <w:pStyle w:val="TOC3"/>
        <w:rPr>
          <w:del w:id="340" w:author="Author" w:date="2015-03-17T13:59:00Z"/>
          <w:rFonts w:asciiTheme="minorHAnsi" w:eastAsiaTheme="minorEastAsia" w:hAnsiTheme="minorHAnsi" w:cstheme="minorBidi"/>
          <w:bCs w:val="0"/>
          <w:sz w:val="22"/>
          <w:szCs w:val="22"/>
        </w:rPr>
      </w:pPr>
      <w:del w:id="341" w:author="Author" w:date="2015-03-17T13:59:00Z">
        <w:r w:rsidDel="00CC468A">
          <w:delText>2.3.1 Claim a factory-reset application</w:delText>
        </w:r>
        <w:r w:rsidDel="00CC468A">
          <w:tab/>
          <w:delText>11</w:delText>
        </w:r>
      </w:del>
    </w:p>
    <w:p w14:paraId="2B755C3E" w14:textId="77777777" w:rsidR="00005840" w:rsidDel="00CC468A" w:rsidRDefault="00005840">
      <w:pPr>
        <w:pStyle w:val="TOC3"/>
        <w:rPr>
          <w:del w:id="342" w:author="Author" w:date="2015-03-17T13:59:00Z"/>
          <w:rFonts w:asciiTheme="minorHAnsi" w:eastAsiaTheme="minorEastAsia" w:hAnsiTheme="minorHAnsi" w:cstheme="minorBidi"/>
          <w:bCs w:val="0"/>
          <w:sz w:val="22"/>
          <w:szCs w:val="22"/>
        </w:rPr>
      </w:pPr>
      <w:del w:id="343" w:author="Author" w:date="2015-03-17T13:59:00Z">
        <w:r w:rsidDel="00CC468A">
          <w:delText>2.3.2 Define a security group</w:delText>
        </w:r>
        <w:r w:rsidDel="00CC468A">
          <w:tab/>
          <w:delText>15</w:delText>
        </w:r>
      </w:del>
    </w:p>
    <w:p w14:paraId="506072FD" w14:textId="77777777" w:rsidR="00005840" w:rsidDel="00CC468A" w:rsidRDefault="00005840">
      <w:pPr>
        <w:pStyle w:val="TOC3"/>
        <w:rPr>
          <w:del w:id="344" w:author="Author" w:date="2015-03-17T13:59:00Z"/>
          <w:rFonts w:asciiTheme="minorHAnsi" w:eastAsiaTheme="minorEastAsia" w:hAnsiTheme="minorHAnsi" w:cstheme="minorBidi"/>
          <w:bCs w:val="0"/>
          <w:sz w:val="22"/>
          <w:szCs w:val="22"/>
        </w:rPr>
      </w:pPr>
      <w:del w:id="345" w:author="Author" w:date="2015-03-17T13:59:00Z">
        <w:r w:rsidDel="00CC468A">
          <w:delText>2.3.3 Example of building a policy</w:delText>
        </w:r>
        <w:r w:rsidDel="00CC468A">
          <w:tab/>
          <w:delText>15</w:delText>
        </w:r>
      </w:del>
    </w:p>
    <w:p w14:paraId="1F284428" w14:textId="77777777" w:rsidR="00005840" w:rsidDel="00CC468A" w:rsidRDefault="00005840">
      <w:pPr>
        <w:pStyle w:val="TOC3"/>
        <w:rPr>
          <w:del w:id="346" w:author="Author" w:date="2015-03-17T13:59:00Z"/>
          <w:rFonts w:asciiTheme="minorHAnsi" w:eastAsiaTheme="minorEastAsia" w:hAnsiTheme="minorHAnsi" w:cstheme="minorBidi"/>
          <w:bCs w:val="0"/>
          <w:sz w:val="22"/>
          <w:szCs w:val="22"/>
        </w:rPr>
      </w:pPr>
      <w:del w:id="347" w:author="Author" w:date="2015-03-17T13:59:00Z">
        <w:r w:rsidDel="00CC468A">
          <w:delText>2.3.4 Install a policy</w:delText>
        </w:r>
        <w:r w:rsidDel="00CC468A">
          <w:tab/>
          <w:delText>15</w:delText>
        </w:r>
      </w:del>
    </w:p>
    <w:p w14:paraId="66CB69C0" w14:textId="77777777" w:rsidR="00005840" w:rsidDel="00CC468A" w:rsidRDefault="00005840">
      <w:pPr>
        <w:pStyle w:val="TOC3"/>
        <w:rPr>
          <w:del w:id="348" w:author="Author" w:date="2015-03-17T13:59:00Z"/>
          <w:rFonts w:asciiTheme="minorHAnsi" w:eastAsiaTheme="minorEastAsia" w:hAnsiTheme="minorHAnsi" w:cstheme="minorBidi"/>
          <w:bCs w:val="0"/>
          <w:sz w:val="22"/>
          <w:szCs w:val="22"/>
        </w:rPr>
      </w:pPr>
      <w:del w:id="349" w:author="Author" w:date="2015-03-17T13:59:00Z">
        <w:r w:rsidDel="00CC468A">
          <w:delText>2.3.5 Add an application to a security group</w:delText>
        </w:r>
        <w:r w:rsidDel="00CC468A">
          <w:tab/>
          <w:delText>16</w:delText>
        </w:r>
      </w:del>
    </w:p>
    <w:p w14:paraId="24A4E5EF" w14:textId="77777777" w:rsidR="00005840" w:rsidDel="00CC468A" w:rsidRDefault="00005840">
      <w:pPr>
        <w:pStyle w:val="TOC3"/>
        <w:rPr>
          <w:del w:id="350" w:author="Author" w:date="2015-03-17T13:59:00Z"/>
          <w:rFonts w:asciiTheme="minorHAnsi" w:eastAsiaTheme="minorEastAsia" w:hAnsiTheme="minorHAnsi" w:cstheme="minorBidi"/>
          <w:bCs w:val="0"/>
          <w:sz w:val="22"/>
          <w:szCs w:val="22"/>
        </w:rPr>
      </w:pPr>
      <w:del w:id="351" w:author="Author" w:date="2015-03-17T13:59:00Z">
        <w:r w:rsidDel="00CC468A">
          <w:delText>2.3.6 Add a user to a security group</w:delText>
        </w:r>
        <w:r w:rsidDel="00CC468A">
          <w:tab/>
          <w:delText>16</w:delText>
        </w:r>
      </w:del>
    </w:p>
    <w:p w14:paraId="6515CCFA" w14:textId="77777777" w:rsidR="00005840" w:rsidDel="00CC468A" w:rsidRDefault="00005840">
      <w:pPr>
        <w:pStyle w:val="TOC3"/>
        <w:rPr>
          <w:del w:id="352" w:author="Author" w:date="2015-03-17T13:59:00Z"/>
          <w:rFonts w:asciiTheme="minorHAnsi" w:eastAsiaTheme="minorEastAsia" w:hAnsiTheme="minorHAnsi" w:cstheme="minorBidi"/>
          <w:bCs w:val="0"/>
          <w:sz w:val="22"/>
          <w:szCs w:val="22"/>
        </w:rPr>
      </w:pPr>
      <w:del w:id="353" w:author="Author" w:date="2015-03-17T13:59:00Z">
        <w:r w:rsidDel="00CC468A">
          <w:delText>2.3.7 Delegating membership certificate</w:delText>
        </w:r>
        <w:r w:rsidDel="00CC468A">
          <w:tab/>
          <w:delText>17</w:delText>
        </w:r>
      </w:del>
    </w:p>
    <w:p w14:paraId="106573C8" w14:textId="77777777" w:rsidR="00005840" w:rsidDel="00CC468A" w:rsidRDefault="00005840">
      <w:pPr>
        <w:pStyle w:val="TOC3"/>
        <w:rPr>
          <w:del w:id="354" w:author="Author" w:date="2015-03-17T13:59:00Z"/>
          <w:rFonts w:asciiTheme="minorHAnsi" w:eastAsiaTheme="minorEastAsia" w:hAnsiTheme="minorHAnsi" w:cstheme="minorBidi"/>
          <w:bCs w:val="0"/>
          <w:sz w:val="22"/>
          <w:szCs w:val="22"/>
        </w:rPr>
      </w:pPr>
      <w:del w:id="355" w:author="Author" w:date="2015-03-17T13:59:00Z">
        <w:r w:rsidDel="00CC468A">
          <w:delText>2.3.8 Add a security group equivalence instruction to an application</w:delText>
        </w:r>
        <w:r w:rsidDel="00CC468A">
          <w:tab/>
          <w:delText>19</w:delText>
        </w:r>
      </w:del>
    </w:p>
    <w:p w14:paraId="1F1774C8" w14:textId="77777777" w:rsidR="00005840" w:rsidDel="00CC468A" w:rsidRDefault="00005840">
      <w:pPr>
        <w:pStyle w:val="TOC3"/>
        <w:rPr>
          <w:del w:id="356" w:author="Author" w:date="2015-03-17T13:59:00Z"/>
          <w:rFonts w:asciiTheme="minorHAnsi" w:eastAsiaTheme="minorEastAsia" w:hAnsiTheme="minorHAnsi" w:cstheme="minorBidi"/>
          <w:bCs w:val="0"/>
          <w:sz w:val="22"/>
          <w:szCs w:val="22"/>
        </w:rPr>
      </w:pPr>
      <w:del w:id="357" w:author="Author" w:date="2015-03-17T13:59:00Z">
        <w:r w:rsidDel="00CC468A">
          <w:delText>2.3.9 Certificate revocation (not fully designed)</w:delText>
        </w:r>
        <w:r w:rsidDel="00CC468A">
          <w:tab/>
          <w:delText>20</w:delText>
        </w:r>
      </w:del>
    </w:p>
    <w:p w14:paraId="61E7EE2D" w14:textId="77777777" w:rsidR="00005840" w:rsidDel="00CC468A" w:rsidRDefault="00005840">
      <w:pPr>
        <w:pStyle w:val="TOC3"/>
        <w:rPr>
          <w:del w:id="358" w:author="Author" w:date="2015-03-17T13:59:00Z"/>
          <w:rFonts w:asciiTheme="minorHAnsi" w:eastAsiaTheme="minorEastAsia" w:hAnsiTheme="minorHAnsi" w:cstheme="minorBidi"/>
          <w:bCs w:val="0"/>
          <w:sz w:val="22"/>
          <w:szCs w:val="22"/>
        </w:rPr>
      </w:pPr>
      <w:del w:id="359" w:author="Author" w:date="2015-03-17T13:59:00Z">
        <w:r w:rsidDel="00CC468A">
          <w:delText>2.3.10 Distribution of policy updates and membership certificates (not fully designed)</w:delText>
        </w:r>
        <w:r w:rsidDel="00CC468A">
          <w:tab/>
          <w:delText>20</w:delText>
        </w:r>
      </w:del>
    </w:p>
    <w:p w14:paraId="19A9262B" w14:textId="77777777" w:rsidR="00005840" w:rsidDel="00CC468A" w:rsidRDefault="00005840">
      <w:pPr>
        <w:pStyle w:val="TOC3"/>
        <w:rPr>
          <w:del w:id="360" w:author="Author" w:date="2015-03-17T13:59:00Z"/>
          <w:rFonts w:asciiTheme="minorHAnsi" w:eastAsiaTheme="minorEastAsia" w:hAnsiTheme="minorHAnsi" w:cstheme="minorBidi"/>
          <w:bCs w:val="0"/>
          <w:sz w:val="22"/>
          <w:szCs w:val="22"/>
        </w:rPr>
      </w:pPr>
      <w:del w:id="361" w:author="Author" w:date="2015-03-17T13:59:00Z">
        <w:r w:rsidDel="00CC468A">
          <w:delText>2.3.11 Application Manifest (discussion-in-progress)</w:delText>
        </w:r>
        <w:r w:rsidDel="00CC468A">
          <w:tab/>
          <w:delText>21</w:delText>
        </w:r>
      </w:del>
    </w:p>
    <w:p w14:paraId="0929EFBB" w14:textId="77777777" w:rsidR="00005840" w:rsidDel="00CC468A" w:rsidRDefault="00005840">
      <w:pPr>
        <w:pStyle w:val="TOC2"/>
        <w:rPr>
          <w:del w:id="362" w:author="Author" w:date="2015-03-17T13:59:00Z"/>
          <w:rFonts w:asciiTheme="minorHAnsi" w:eastAsiaTheme="minorEastAsia" w:hAnsiTheme="minorHAnsi" w:cstheme="minorBidi"/>
          <w:sz w:val="22"/>
        </w:rPr>
      </w:pPr>
      <w:del w:id="363" w:author="Author" w:date="2015-03-17T13:59:00Z">
        <w:r w:rsidDel="00CC468A">
          <w:delText>2.4 Access validation</w:delText>
        </w:r>
        <w:r w:rsidDel="00CC468A">
          <w:tab/>
          <w:delText>23</w:delText>
        </w:r>
      </w:del>
    </w:p>
    <w:p w14:paraId="28DE7D93" w14:textId="77777777" w:rsidR="00005840" w:rsidDel="00CC468A" w:rsidRDefault="00005840">
      <w:pPr>
        <w:pStyle w:val="TOC3"/>
        <w:rPr>
          <w:del w:id="364" w:author="Author" w:date="2015-03-17T13:59:00Z"/>
          <w:rFonts w:asciiTheme="minorHAnsi" w:eastAsiaTheme="minorEastAsia" w:hAnsiTheme="minorHAnsi" w:cstheme="minorBidi"/>
          <w:bCs w:val="0"/>
          <w:sz w:val="22"/>
          <w:szCs w:val="22"/>
        </w:rPr>
      </w:pPr>
      <w:del w:id="365" w:author="Author" w:date="2015-03-17T13:59:00Z">
        <w:r w:rsidDel="00CC468A">
          <w:delText>2.4.1 Validating a producer policy</w:delText>
        </w:r>
        <w:r w:rsidDel="00CC468A">
          <w:tab/>
          <w:delText>23</w:delText>
        </w:r>
      </w:del>
    </w:p>
    <w:p w14:paraId="7A84436B" w14:textId="77777777" w:rsidR="00005840" w:rsidDel="00CC468A" w:rsidRDefault="00005840">
      <w:pPr>
        <w:pStyle w:val="TOC3"/>
        <w:rPr>
          <w:del w:id="366" w:author="Author" w:date="2015-03-17T13:59:00Z"/>
          <w:rFonts w:asciiTheme="minorHAnsi" w:eastAsiaTheme="minorEastAsia" w:hAnsiTheme="minorHAnsi" w:cstheme="minorBidi"/>
          <w:bCs w:val="0"/>
          <w:sz w:val="22"/>
          <w:szCs w:val="22"/>
        </w:rPr>
      </w:pPr>
      <w:del w:id="367" w:author="Author" w:date="2015-03-17T13:59:00Z">
        <w:r w:rsidDel="00CC468A">
          <w:delText>2.4.2 Validating a consumer policy</w:delText>
        </w:r>
        <w:r w:rsidDel="00CC468A">
          <w:tab/>
          <w:delText>23</w:delText>
        </w:r>
      </w:del>
    </w:p>
    <w:p w14:paraId="3F1B69F7" w14:textId="77777777" w:rsidR="00005840" w:rsidDel="00CC468A" w:rsidRDefault="00005840">
      <w:pPr>
        <w:pStyle w:val="TOC3"/>
        <w:rPr>
          <w:del w:id="368" w:author="Author" w:date="2015-03-17T13:59:00Z"/>
          <w:rFonts w:asciiTheme="minorHAnsi" w:eastAsiaTheme="minorEastAsia" w:hAnsiTheme="minorHAnsi" w:cstheme="minorBidi"/>
          <w:bCs w:val="0"/>
          <w:sz w:val="22"/>
          <w:szCs w:val="22"/>
        </w:rPr>
      </w:pPr>
      <w:del w:id="369" w:author="Author" w:date="2015-03-17T13:59:00Z">
        <w:r w:rsidDel="00CC468A">
          <w:delText>2.4.3 Exchanging membership certificates during session establishment</w:delText>
        </w:r>
        <w:r w:rsidDel="00CC468A">
          <w:tab/>
          <w:delText>24</w:delText>
        </w:r>
      </w:del>
    </w:p>
    <w:p w14:paraId="19BCF995" w14:textId="77777777" w:rsidR="00005840" w:rsidDel="00CC468A" w:rsidRDefault="00005840">
      <w:pPr>
        <w:pStyle w:val="TOC3"/>
        <w:rPr>
          <w:del w:id="370" w:author="Author" w:date="2015-03-17T13:59:00Z"/>
          <w:rFonts w:asciiTheme="minorHAnsi" w:eastAsiaTheme="minorEastAsia" w:hAnsiTheme="minorHAnsi" w:cstheme="minorBidi"/>
          <w:bCs w:val="0"/>
          <w:sz w:val="22"/>
          <w:szCs w:val="22"/>
        </w:rPr>
      </w:pPr>
      <w:del w:id="371" w:author="Author" w:date="2015-03-17T13:59:00Z">
        <w:r w:rsidDel="00CC468A">
          <w:delText>2.4.4 Anonymous session</w:delText>
        </w:r>
        <w:r w:rsidDel="00CC468A">
          <w:tab/>
          <w:delText>25</w:delText>
        </w:r>
      </w:del>
    </w:p>
    <w:p w14:paraId="01BF7C3C" w14:textId="77777777" w:rsidR="00005840" w:rsidDel="00CC468A" w:rsidRDefault="00005840">
      <w:pPr>
        <w:pStyle w:val="TOC3"/>
        <w:rPr>
          <w:del w:id="372" w:author="Author" w:date="2015-03-17T13:59:00Z"/>
          <w:rFonts w:asciiTheme="minorHAnsi" w:eastAsiaTheme="minorEastAsia" w:hAnsiTheme="minorHAnsi" w:cstheme="minorBidi"/>
          <w:bCs w:val="0"/>
          <w:sz w:val="22"/>
          <w:szCs w:val="22"/>
        </w:rPr>
      </w:pPr>
      <w:del w:id="373" w:author="Author" w:date="2015-03-17T13:59:00Z">
        <w:r w:rsidDel="00CC468A">
          <w:delText>2.4.5 Validating an admin user</w:delText>
        </w:r>
        <w:r w:rsidDel="00CC468A">
          <w:tab/>
          <w:delText>27</w:delText>
        </w:r>
      </w:del>
    </w:p>
    <w:p w14:paraId="2A0DB8A1" w14:textId="77777777" w:rsidR="00005840" w:rsidDel="00CC468A" w:rsidRDefault="00005840">
      <w:pPr>
        <w:pStyle w:val="TOC3"/>
        <w:rPr>
          <w:del w:id="374" w:author="Author" w:date="2015-03-17T13:59:00Z"/>
          <w:rFonts w:asciiTheme="minorHAnsi" w:eastAsiaTheme="minorEastAsia" w:hAnsiTheme="minorHAnsi" w:cstheme="minorBidi"/>
          <w:bCs w:val="0"/>
          <w:sz w:val="22"/>
          <w:szCs w:val="22"/>
        </w:rPr>
      </w:pPr>
      <w:del w:id="375" w:author="Author" w:date="2015-03-17T13:59:00Z">
        <w:r w:rsidDel="00CC468A">
          <w:delText>2.4.6 Emitting a session-based signal</w:delText>
        </w:r>
        <w:r w:rsidDel="00CC468A">
          <w:tab/>
          <w:delText>27</w:delText>
        </w:r>
      </w:del>
    </w:p>
    <w:p w14:paraId="6B70C01F" w14:textId="77777777" w:rsidR="00005840" w:rsidDel="00CC468A" w:rsidRDefault="00005840">
      <w:pPr>
        <w:pStyle w:val="TOC2"/>
        <w:rPr>
          <w:del w:id="376" w:author="Author" w:date="2015-03-17T13:59:00Z"/>
          <w:rFonts w:asciiTheme="minorHAnsi" w:eastAsiaTheme="minorEastAsia" w:hAnsiTheme="minorHAnsi" w:cstheme="minorBidi"/>
          <w:sz w:val="22"/>
        </w:rPr>
      </w:pPr>
      <w:del w:id="377" w:author="Author" w:date="2015-03-17T13:59:00Z">
        <w:r w:rsidDel="00CC468A">
          <w:delText>2.5 Authorization data format</w:delText>
        </w:r>
        <w:r w:rsidDel="00CC468A">
          <w:tab/>
          <w:delText>28</w:delText>
        </w:r>
      </w:del>
    </w:p>
    <w:p w14:paraId="5F87489D" w14:textId="77777777" w:rsidR="00005840" w:rsidDel="00CC468A" w:rsidRDefault="00005840">
      <w:pPr>
        <w:pStyle w:val="TOC3"/>
        <w:rPr>
          <w:del w:id="378" w:author="Author" w:date="2015-03-17T13:59:00Z"/>
          <w:rFonts w:asciiTheme="minorHAnsi" w:eastAsiaTheme="minorEastAsia" w:hAnsiTheme="minorHAnsi" w:cstheme="minorBidi"/>
          <w:bCs w:val="0"/>
          <w:sz w:val="22"/>
          <w:szCs w:val="22"/>
        </w:rPr>
      </w:pPr>
      <w:del w:id="379" w:author="Author" w:date="2015-03-17T13:59:00Z">
        <w:r w:rsidDel="00CC468A">
          <w:delText>2.5.1 The format is binary and exchanged between peers using AllJoyn marshalling</w:delText>
        </w:r>
        <w:r w:rsidDel="00CC468A">
          <w:tab/>
          <w:delText>28</w:delText>
        </w:r>
      </w:del>
    </w:p>
    <w:p w14:paraId="63F9A9D7" w14:textId="77777777" w:rsidR="00005840" w:rsidDel="00CC468A" w:rsidRDefault="00005840">
      <w:pPr>
        <w:pStyle w:val="TOC3"/>
        <w:rPr>
          <w:del w:id="380" w:author="Author" w:date="2015-03-17T13:59:00Z"/>
          <w:rFonts w:asciiTheme="minorHAnsi" w:eastAsiaTheme="minorEastAsia" w:hAnsiTheme="minorHAnsi" w:cstheme="minorBidi"/>
          <w:bCs w:val="0"/>
          <w:sz w:val="22"/>
          <w:szCs w:val="22"/>
        </w:rPr>
      </w:pPr>
      <w:del w:id="381" w:author="Author" w:date="2015-03-17T13:59:00Z">
        <w:r w:rsidDel="00CC468A">
          <w:delText>2.5.2 Format Structure</w:delText>
        </w:r>
        <w:r w:rsidDel="00CC468A">
          <w:tab/>
          <w:delText>29</w:delText>
        </w:r>
      </w:del>
    </w:p>
    <w:p w14:paraId="7BF59224" w14:textId="77777777" w:rsidR="00005840" w:rsidDel="00CC468A" w:rsidRDefault="00005840">
      <w:pPr>
        <w:pStyle w:val="TOC3"/>
        <w:rPr>
          <w:del w:id="382" w:author="Author" w:date="2015-03-17T13:59:00Z"/>
          <w:rFonts w:asciiTheme="minorHAnsi" w:eastAsiaTheme="minorEastAsia" w:hAnsiTheme="minorHAnsi" w:cstheme="minorBidi"/>
          <w:bCs w:val="0"/>
          <w:sz w:val="22"/>
          <w:szCs w:val="22"/>
        </w:rPr>
      </w:pPr>
      <w:del w:id="383" w:author="Author" w:date="2015-03-17T13:59:00Z">
        <w:r w:rsidDel="00CC468A">
          <w:delText>2.5.3 Policy Templates</w:delText>
        </w:r>
        <w:r w:rsidDel="00CC468A">
          <w:tab/>
          <w:delText>33</w:delText>
        </w:r>
      </w:del>
    </w:p>
    <w:p w14:paraId="16F464A5" w14:textId="77777777" w:rsidR="00005840" w:rsidDel="00CC468A" w:rsidRDefault="00005840">
      <w:pPr>
        <w:pStyle w:val="TOC2"/>
        <w:rPr>
          <w:del w:id="384" w:author="Author" w:date="2015-03-17T13:59:00Z"/>
          <w:rFonts w:asciiTheme="minorHAnsi" w:eastAsiaTheme="minorEastAsia" w:hAnsiTheme="minorHAnsi" w:cstheme="minorBidi"/>
          <w:sz w:val="22"/>
        </w:rPr>
      </w:pPr>
      <w:del w:id="385" w:author="Author" w:date="2015-03-17T13:59:00Z">
        <w:r w:rsidDel="00CC468A">
          <w:delText>2.6 Certificates</w:delText>
        </w:r>
        <w:r w:rsidDel="00CC468A">
          <w:tab/>
          <w:delText>33</w:delText>
        </w:r>
      </w:del>
    </w:p>
    <w:p w14:paraId="38C5C145" w14:textId="77777777" w:rsidR="00005840" w:rsidDel="00CC468A" w:rsidRDefault="00005840">
      <w:pPr>
        <w:pStyle w:val="TOC3"/>
        <w:rPr>
          <w:del w:id="386" w:author="Author" w:date="2015-03-17T13:59:00Z"/>
          <w:rFonts w:asciiTheme="minorHAnsi" w:eastAsiaTheme="minorEastAsia" w:hAnsiTheme="minorHAnsi" w:cstheme="minorBidi"/>
          <w:bCs w:val="0"/>
          <w:sz w:val="22"/>
          <w:szCs w:val="22"/>
        </w:rPr>
      </w:pPr>
      <w:del w:id="387" w:author="Author" w:date="2015-03-17T13:59:00Z">
        <w:r w:rsidDel="00CC468A">
          <w:delText>2.6.1 Main Certificate Structure</w:delText>
        </w:r>
        <w:r w:rsidDel="00CC468A">
          <w:tab/>
          <w:delText>33</w:delText>
        </w:r>
      </w:del>
    </w:p>
    <w:p w14:paraId="159437CE" w14:textId="77777777" w:rsidR="00005840" w:rsidDel="00CC468A" w:rsidRDefault="00005840">
      <w:pPr>
        <w:pStyle w:val="TOC3"/>
        <w:rPr>
          <w:del w:id="388" w:author="Author" w:date="2015-03-17T13:59:00Z"/>
          <w:rFonts w:asciiTheme="minorHAnsi" w:eastAsiaTheme="minorEastAsia" w:hAnsiTheme="minorHAnsi" w:cstheme="minorBidi"/>
          <w:bCs w:val="0"/>
          <w:sz w:val="22"/>
          <w:szCs w:val="22"/>
        </w:rPr>
      </w:pPr>
      <w:del w:id="389" w:author="Author" w:date="2015-03-17T13:59:00Z">
        <w:r w:rsidDel="00CC468A">
          <w:delText>2.6.2 Identity certificate</w:delText>
        </w:r>
        <w:r w:rsidDel="00CC468A">
          <w:tab/>
          <w:delText>34</w:delText>
        </w:r>
      </w:del>
    </w:p>
    <w:p w14:paraId="722D951A" w14:textId="77777777" w:rsidR="00005840" w:rsidDel="00CC468A" w:rsidRDefault="00005840">
      <w:pPr>
        <w:pStyle w:val="TOC3"/>
        <w:rPr>
          <w:del w:id="390" w:author="Author" w:date="2015-03-17T13:59:00Z"/>
          <w:rFonts w:asciiTheme="minorHAnsi" w:eastAsiaTheme="minorEastAsia" w:hAnsiTheme="minorHAnsi" w:cstheme="minorBidi"/>
          <w:bCs w:val="0"/>
          <w:sz w:val="22"/>
          <w:szCs w:val="22"/>
        </w:rPr>
      </w:pPr>
      <w:del w:id="391" w:author="Author" w:date="2015-03-17T13:59:00Z">
        <w:r w:rsidDel="00CC468A">
          <w:delText>2.6.3 Membership certificate</w:delText>
        </w:r>
        <w:r w:rsidDel="00CC468A">
          <w:tab/>
          <w:delText>35</w:delText>
        </w:r>
      </w:del>
    </w:p>
    <w:p w14:paraId="59BDFA49" w14:textId="77777777" w:rsidR="00005840" w:rsidDel="00CC468A" w:rsidRDefault="00005840">
      <w:pPr>
        <w:pStyle w:val="TOC2"/>
        <w:rPr>
          <w:del w:id="392" w:author="Author" w:date="2015-03-17T13:59:00Z"/>
          <w:rFonts w:asciiTheme="minorHAnsi" w:eastAsiaTheme="minorEastAsia" w:hAnsiTheme="minorHAnsi" w:cstheme="minorBidi"/>
          <w:sz w:val="22"/>
        </w:rPr>
      </w:pPr>
      <w:del w:id="393" w:author="Author" w:date="2015-03-17T13:59:00Z">
        <w:r w:rsidDel="00CC468A">
          <w:delText>2.7 Sample use cases</w:delText>
        </w:r>
        <w:r w:rsidDel="00CC468A">
          <w:tab/>
          <w:delText>35</w:delText>
        </w:r>
      </w:del>
    </w:p>
    <w:p w14:paraId="68379577" w14:textId="77777777" w:rsidR="00005840" w:rsidDel="00CC468A" w:rsidRDefault="00005840">
      <w:pPr>
        <w:pStyle w:val="TOC3"/>
        <w:rPr>
          <w:del w:id="394" w:author="Author" w:date="2015-03-17T13:59:00Z"/>
          <w:rFonts w:asciiTheme="minorHAnsi" w:eastAsiaTheme="minorEastAsia" w:hAnsiTheme="minorHAnsi" w:cstheme="minorBidi"/>
          <w:bCs w:val="0"/>
          <w:sz w:val="22"/>
          <w:szCs w:val="22"/>
        </w:rPr>
      </w:pPr>
      <w:del w:id="395" w:author="Author" w:date="2015-03-17T13:59:00Z">
        <w:r w:rsidDel="00CC468A">
          <w:delText>2.7.1 Users and devices</w:delText>
        </w:r>
        <w:r w:rsidDel="00CC468A">
          <w:tab/>
          <w:delText>35</w:delText>
        </w:r>
      </w:del>
    </w:p>
    <w:p w14:paraId="376DD2FE" w14:textId="77777777" w:rsidR="00005840" w:rsidDel="00CC468A" w:rsidRDefault="00005840">
      <w:pPr>
        <w:pStyle w:val="TOC3"/>
        <w:rPr>
          <w:del w:id="396" w:author="Author" w:date="2015-03-17T13:59:00Z"/>
          <w:rFonts w:asciiTheme="minorHAnsi" w:eastAsiaTheme="minorEastAsia" w:hAnsiTheme="minorHAnsi" w:cstheme="minorBidi"/>
          <w:bCs w:val="0"/>
          <w:sz w:val="22"/>
          <w:szCs w:val="22"/>
        </w:rPr>
      </w:pPr>
      <w:del w:id="397" w:author="Author" w:date="2015-03-17T13:59:00Z">
        <w:r w:rsidDel="00CC468A">
          <w:delText>2.7.2 Users set up by Dad</w:delText>
        </w:r>
        <w:r w:rsidDel="00CC468A">
          <w:tab/>
          <w:delText>37</w:delText>
        </w:r>
      </w:del>
    </w:p>
    <w:p w14:paraId="0B442F2C" w14:textId="77777777" w:rsidR="00005840" w:rsidDel="00CC468A" w:rsidRDefault="00005840">
      <w:pPr>
        <w:pStyle w:val="TOC3"/>
        <w:rPr>
          <w:del w:id="398" w:author="Author" w:date="2015-03-17T13:59:00Z"/>
          <w:rFonts w:asciiTheme="minorHAnsi" w:eastAsiaTheme="minorEastAsia" w:hAnsiTheme="minorHAnsi" w:cstheme="minorBidi"/>
          <w:bCs w:val="0"/>
          <w:sz w:val="22"/>
          <w:szCs w:val="22"/>
        </w:rPr>
      </w:pPr>
      <w:del w:id="399" w:author="Author" w:date="2015-03-17T13:59:00Z">
        <w:r w:rsidDel="00CC468A">
          <w:delText>2.7.3 Living room set up by Dad</w:delText>
        </w:r>
        <w:r w:rsidDel="00CC468A">
          <w:tab/>
          <w:delText>38</w:delText>
        </w:r>
      </w:del>
    </w:p>
    <w:p w14:paraId="51D256BE" w14:textId="77777777" w:rsidR="00005840" w:rsidDel="00CC468A" w:rsidRDefault="00005840">
      <w:pPr>
        <w:pStyle w:val="TOC3"/>
        <w:rPr>
          <w:del w:id="400" w:author="Author" w:date="2015-03-17T13:59:00Z"/>
          <w:rFonts w:asciiTheme="minorHAnsi" w:eastAsiaTheme="minorEastAsia" w:hAnsiTheme="minorHAnsi" w:cstheme="minorBidi"/>
          <w:bCs w:val="0"/>
          <w:sz w:val="22"/>
          <w:szCs w:val="22"/>
        </w:rPr>
      </w:pPr>
      <w:del w:id="401" w:author="Author" w:date="2015-03-17T13:59:00Z">
        <w:r w:rsidDel="00CC468A">
          <w:delText>2.7.4 Son's bedroom set up by son</w:delText>
        </w:r>
        <w:r w:rsidDel="00CC468A">
          <w:tab/>
          <w:delText>39</w:delText>
        </w:r>
      </w:del>
    </w:p>
    <w:p w14:paraId="0D5693DD" w14:textId="77777777" w:rsidR="00005840" w:rsidDel="00CC468A" w:rsidRDefault="00005840">
      <w:pPr>
        <w:pStyle w:val="TOC3"/>
        <w:rPr>
          <w:del w:id="402" w:author="Author" w:date="2015-03-17T13:59:00Z"/>
          <w:rFonts w:asciiTheme="minorHAnsi" w:eastAsiaTheme="minorEastAsia" w:hAnsiTheme="minorHAnsi" w:cstheme="minorBidi"/>
          <w:bCs w:val="0"/>
          <w:sz w:val="22"/>
          <w:szCs w:val="22"/>
        </w:rPr>
      </w:pPr>
      <w:del w:id="403" w:author="Author" w:date="2015-03-17T13:59:00Z">
        <w:r w:rsidDel="00CC468A">
          <w:delText>2.7.5 Master bedroom set up by Dad</w:delText>
        </w:r>
        <w:r w:rsidDel="00CC468A">
          <w:tab/>
          <w:delText>40</w:delText>
        </w:r>
      </w:del>
    </w:p>
    <w:p w14:paraId="4D733AC9" w14:textId="77777777" w:rsidR="00005840" w:rsidDel="00CC468A" w:rsidRDefault="00005840">
      <w:pPr>
        <w:pStyle w:val="TOC3"/>
        <w:rPr>
          <w:del w:id="404" w:author="Author" w:date="2015-03-17T13:59:00Z"/>
          <w:rFonts w:asciiTheme="minorHAnsi" w:eastAsiaTheme="minorEastAsia" w:hAnsiTheme="minorHAnsi" w:cstheme="minorBidi"/>
          <w:bCs w:val="0"/>
          <w:sz w:val="22"/>
          <w:szCs w:val="22"/>
        </w:rPr>
      </w:pPr>
      <w:del w:id="405" w:author="Author" w:date="2015-03-17T13:59:00Z">
        <w:r w:rsidDel="00CC468A">
          <w:delText>2.7.6 Son can control different TVs in the house</w:delText>
        </w:r>
        <w:r w:rsidDel="00CC468A">
          <w:tab/>
          <w:delText>41</w:delText>
        </w:r>
      </w:del>
    </w:p>
    <w:p w14:paraId="58A2FF05" w14:textId="77777777" w:rsidR="00005840" w:rsidDel="00CC468A" w:rsidRDefault="00005840">
      <w:pPr>
        <w:pStyle w:val="TOC3"/>
        <w:rPr>
          <w:del w:id="406" w:author="Author" w:date="2015-03-17T13:59:00Z"/>
          <w:rFonts w:asciiTheme="minorHAnsi" w:eastAsiaTheme="minorEastAsia" w:hAnsiTheme="minorHAnsi" w:cstheme="minorBidi"/>
          <w:bCs w:val="0"/>
          <w:sz w:val="22"/>
          <w:szCs w:val="22"/>
        </w:rPr>
      </w:pPr>
      <w:del w:id="407" w:author="Author" w:date="2015-03-17T13:59:00Z">
        <w:r w:rsidDel="00CC468A">
          <w:delText>2.7.7 Living room tablet controls TVs in the house</w:delText>
        </w:r>
        <w:r w:rsidDel="00CC468A">
          <w:tab/>
          <w:delText>42</w:delText>
        </w:r>
      </w:del>
    </w:p>
    <w:p w14:paraId="001E4008" w14:textId="77777777" w:rsidR="00005840" w:rsidDel="00CC468A" w:rsidRDefault="00005840">
      <w:pPr>
        <w:pStyle w:val="TOC1"/>
        <w:rPr>
          <w:del w:id="408" w:author="Author" w:date="2015-03-17T13:59:00Z"/>
          <w:rFonts w:asciiTheme="minorHAnsi" w:eastAsiaTheme="minorEastAsia" w:hAnsiTheme="minorHAnsi" w:cstheme="minorBidi"/>
          <w:b w:val="0"/>
          <w:bCs w:val="0"/>
          <w:sz w:val="22"/>
        </w:rPr>
      </w:pPr>
      <w:del w:id="409" w:author="Author" w:date="2015-03-17T13:59:00Z">
        <w:r w:rsidDel="00CC468A">
          <w:delText>3 Enhancements to Existing Framework</w:delText>
        </w:r>
        <w:r w:rsidDel="00CC468A">
          <w:tab/>
          <w:delText>43</w:delText>
        </w:r>
      </w:del>
    </w:p>
    <w:p w14:paraId="238B24E3" w14:textId="77777777" w:rsidR="00005840" w:rsidDel="00CC468A" w:rsidRDefault="00005840">
      <w:pPr>
        <w:pStyle w:val="TOC2"/>
        <w:rPr>
          <w:del w:id="410" w:author="Author" w:date="2015-03-17T13:59:00Z"/>
          <w:rFonts w:asciiTheme="minorHAnsi" w:eastAsiaTheme="minorEastAsia" w:hAnsiTheme="minorHAnsi" w:cstheme="minorBidi"/>
          <w:sz w:val="22"/>
        </w:rPr>
      </w:pPr>
      <w:del w:id="411" w:author="Author" w:date="2015-03-17T13:59:00Z">
        <w:r w:rsidDel="00CC468A">
          <w:delText>3.1 Crypto Agility Exchange</w:delText>
        </w:r>
        <w:r w:rsidDel="00CC468A">
          <w:tab/>
          <w:delText>43</w:delText>
        </w:r>
      </w:del>
    </w:p>
    <w:p w14:paraId="2C12D1DD" w14:textId="77777777" w:rsidR="00005840" w:rsidDel="00CC468A" w:rsidRDefault="00005840">
      <w:pPr>
        <w:pStyle w:val="TOC2"/>
        <w:rPr>
          <w:del w:id="412" w:author="Author" w:date="2015-03-17T13:59:00Z"/>
          <w:rFonts w:asciiTheme="minorHAnsi" w:eastAsiaTheme="minorEastAsia" w:hAnsiTheme="minorHAnsi" w:cstheme="minorBidi"/>
          <w:sz w:val="22"/>
        </w:rPr>
      </w:pPr>
      <w:del w:id="413" w:author="Author" w:date="2015-03-17T13:59:00Z">
        <w:r w:rsidDel="00CC468A">
          <w:delText>3.2 Permission NotifyConfig Announcement</w:delText>
        </w:r>
        <w:r w:rsidDel="00CC468A">
          <w:tab/>
          <w:delText>44</w:delText>
        </w:r>
      </w:del>
    </w:p>
    <w:p w14:paraId="6909D264" w14:textId="77777777" w:rsidR="00005840" w:rsidDel="00CC468A" w:rsidRDefault="00005840">
      <w:pPr>
        <w:pStyle w:val="TOC1"/>
        <w:rPr>
          <w:del w:id="414" w:author="Author" w:date="2015-03-17T13:59:00Z"/>
          <w:rFonts w:asciiTheme="minorHAnsi" w:eastAsiaTheme="minorEastAsia" w:hAnsiTheme="minorHAnsi" w:cstheme="minorBidi"/>
          <w:b w:val="0"/>
          <w:bCs w:val="0"/>
          <w:sz w:val="22"/>
        </w:rPr>
      </w:pPr>
      <w:del w:id="415" w:author="Author" w:date="2015-03-17T13:59:00Z">
        <w:r w:rsidDel="00CC468A">
          <w:delText>4 Future Considerations</w:delText>
        </w:r>
        <w:r w:rsidDel="00CC468A">
          <w:tab/>
          <w:delText>45</w:delText>
        </w:r>
      </w:del>
    </w:p>
    <w:p w14:paraId="38D92EA1" w14:textId="77777777" w:rsidR="00005840" w:rsidDel="00CC468A" w:rsidRDefault="00005840">
      <w:pPr>
        <w:pStyle w:val="TOC2"/>
        <w:rPr>
          <w:del w:id="416" w:author="Author" w:date="2015-03-17T13:59:00Z"/>
          <w:rFonts w:asciiTheme="minorHAnsi" w:eastAsiaTheme="minorEastAsia" w:hAnsiTheme="minorHAnsi" w:cstheme="minorBidi"/>
          <w:sz w:val="22"/>
        </w:rPr>
      </w:pPr>
      <w:del w:id="417" w:author="Author" w:date="2015-03-17T13:59:00Z">
        <w:r w:rsidDel="00CC468A">
          <w:delText>4.1 Broadcast signals and multipoint sessions</w:delText>
        </w:r>
        <w:r w:rsidDel="00CC468A">
          <w:tab/>
          <w:delText>45</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418" w:name="_GoBack"/>
      <w:bookmarkEnd w:id="418"/>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50EDB355" w14:textId="77777777" w:rsidR="00CC468A" w:rsidRDefault="00294B4C">
      <w:pPr>
        <w:pStyle w:val="TableofFigures"/>
        <w:rPr>
          <w:ins w:id="419" w:author="Author" w:date="2015-03-17T13:59: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420" w:author="Author" w:date="2015-03-17T13:59:00Z">
        <w:r w:rsidR="00CC468A">
          <w:t>Figure 2</w:t>
        </w:r>
        <w:r w:rsidR="00CC468A">
          <w:noBreakHyphen/>
          <w:t>1. Security system diagram</w:t>
        </w:r>
        <w:r w:rsidR="00CC468A">
          <w:tab/>
        </w:r>
        <w:r w:rsidR="00CC468A">
          <w:fldChar w:fldCharType="begin"/>
        </w:r>
        <w:r w:rsidR="00CC468A">
          <w:instrText xml:space="preserve"> PAGEREF _Toc414364114 \h </w:instrText>
        </w:r>
      </w:ins>
      <w:r w:rsidR="00CC468A">
        <w:fldChar w:fldCharType="separate"/>
      </w:r>
      <w:ins w:id="421" w:author="Author" w:date="2015-03-17T13:59:00Z">
        <w:r w:rsidR="00CC468A">
          <w:t>9</w:t>
        </w:r>
        <w:r w:rsidR="00CC468A">
          <w:fldChar w:fldCharType="end"/>
        </w:r>
      </w:ins>
    </w:p>
    <w:p w14:paraId="4A059AA5" w14:textId="77777777" w:rsidR="00CC468A" w:rsidRDefault="00CC468A">
      <w:pPr>
        <w:pStyle w:val="TableofFigures"/>
        <w:rPr>
          <w:ins w:id="422" w:author="Author" w:date="2015-03-17T13:59:00Z"/>
          <w:rFonts w:asciiTheme="minorHAnsi" w:eastAsiaTheme="minorEastAsia" w:hAnsiTheme="minorHAnsi" w:cstheme="minorBidi"/>
          <w:sz w:val="22"/>
          <w:szCs w:val="22"/>
        </w:rPr>
      </w:pPr>
      <w:ins w:id="423" w:author="Author" w:date="2015-03-17T13:59:00Z">
        <w:r>
          <w:t>Figure 2</w:t>
        </w:r>
        <w:r>
          <w:noBreakHyphen/>
          <w:t>2. Claim a factory-reset application without out-of-band registration data</w:t>
        </w:r>
        <w:r>
          <w:tab/>
        </w:r>
        <w:r>
          <w:fldChar w:fldCharType="begin"/>
        </w:r>
        <w:r>
          <w:instrText xml:space="preserve"> PAGEREF _Toc414364115 \h </w:instrText>
        </w:r>
      </w:ins>
      <w:r>
        <w:fldChar w:fldCharType="separate"/>
      </w:r>
      <w:ins w:id="424" w:author="Author" w:date="2015-03-17T13:59:00Z">
        <w:r>
          <w:t>12</w:t>
        </w:r>
        <w:r>
          <w:fldChar w:fldCharType="end"/>
        </w:r>
      </w:ins>
    </w:p>
    <w:p w14:paraId="540A92D1" w14:textId="77777777" w:rsidR="00CC468A" w:rsidRDefault="00CC468A">
      <w:pPr>
        <w:pStyle w:val="TableofFigures"/>
        <w:rPr>
          <w:ins w:id="425" w:author="Author" w:date="2015-03-17T13:59:00Z"/>
          <w:rFonts w:asciiTheme="minorHAnsi" w:eastAsiaTheme="minorEastAsia" w:hAnsiTheme="minorHAnsi" w:cstheme="minorBidi"/>
          <w:sz w:val="22"/>
          <w:szCs w:val="22"/>
        </w:rPr>
      </w:pPr>
      <w:ins w:id="426" w:author="Author" w:date="2015-03-17T13:59:00Z">
        <w:r>
          <w:t>Figure 2</w:t>
        </w:r>
        <w:r>
          <w:noBreakHyphen/>
          <w:t>3: Claim a factory-reset application without using out-of-band registration data and install admin security group</w:t>
        </w:r>
        <w:r>
          <w:tab/>
        </w:r>
        <w:r>
          <w:fldChar w:fldCharType="begin"/>
        </w:r>
        <w:r>
          <w:instrText xml:space="preserve"> PAGEREF _Toc414364116 \h </w:instrText>
        </w:r>
      </w:ins>
      <w:r>
        <w:fldChar w:fldCharType="separate"/>
      </w:r>
      <w:ins w:id="427" w:author="Author" w:date="2015-03-17T13:59:00Z">
        <w:r>
          <w:t>13</w:t>
        </w:r>
        <w:r>
          <w:fldChar w:fldCharType="end"/>
        </w:r>
      </w:ins>
    </w:p>
    <w:p w14:paraId="34AF44D4" w14:textId="77777777" w:rsidR="00CC468A" w:rsidRDefault="00CC468A">
      <w:pPr>
        <w:pStyle w:val="TableofFigures"/>
        <w:rPr>
          <w:ins w:id="428" w:author="Author" w:date="2015-03-17T13:59:00Z"/>
          <w:rFonts w:asciiTheme="minorHAnsi" w:eastAsiaTheme="minorEastAsia" w:hAnsiTheme="minorHAnsi" w:cstheme="minorBidi"/>
          <w:sz w:val="22"/>
          <w:szCs w:val="22"/>
        </w:rPr>
      </w:pPr>
      <w:ins w:id="429" w:author="Author" w:date="2015-03-17T13:59:00Z">
        <w:r>
          <w:t>Figure 2</w:t>
        </w:r>
        <w:r>
          <w:noBreakHyphen/>
          <w:t>4. Claiming a factory-reset application using out-of-band registration data</w:t>
        </w:r>
        <w:r>
          <w:tab/>
        </w:r>
        <w:r>
          <w:fldChar w:fldCharType="begin"/>
        </w:r>
        <w:r>
          <w:instrText xml:space="preserve"> PAGEREF _Toc414364117 \h </w:instrText>
        </w:r>
      </w:ins>
      <w:r>
        <w:fldChar w:fldCharType="separate"/>
      </w:r>
      <w:ins w:id="430" w:author="Author" w:date="2015-03-17T13:59:00Z">
        <w:r>
          <w:t>14</w:t>
        </w:r>
        <w:r>
          <w:fldChar w:fldCharType="end"/>
        </w:r>
      </w:ins>
    </w:p>
    <w:p w14:paraId="42F037E1" w14:textId="77777777" w:rsidR="00CC468A" w:rsidRDefault="00CC468A">
      <w:pPr>
        <w:pStyle w:val="TableofFigures"/>
        <w:rPr>
          <w:ins w:id="431" w:author="Author" w:date="2015-03-17T13:59:00Z"/>
          <w:rFonts w:asciiTheme="minorHAnsi" w:eastAsiaTheme="minorEastAsia" w:hAnsiTheme="minorHAnsi" w:cstheme="minorBidi"/>
          <w:sz w:val="22"/>
          <w:szCs w:val="22"/>
        </w:rPr>
      </w:pPr>
      <w:ins w:id="432" w:author="Author" w:date="2015-03-17T13:59:00Z">
        <w:r>
          <w:t>Figure 2</w:t>
        </w:r>
        <w:r>
          <w:noBreakHyphen/>
          <w:t>5. Install a policy</w:t>
        </w:r>
        <w:r>
          <w:tab/>
        </w:r>
        <w:r>
          <w:fldChar w:fldCharType="begin"/>
        </w:r>
        <w:r>
          <w:instrText xml:space="preserve"> PAGEREF _Toc414364118 \h </w:instrText>
        </w:r>
      </w:ins>
      <w:r>
        <w:fldChar w:fldCharType="separate"/>
      </w:r>
      <w:ins w:id="433" w:author="Author" w:date="2015-03-17T13:59:00Z">
        <w:r>
          <w:t>15</w:t>
        </w:r>
        <w:r>
          <w:fldChar w:fldCharType="end"/>
        </w:r>
      </w:ins>
    </w:p>
    <w:p w14:paraId="149C9BCA" w14:textId="77777777" w:rsidR="00CC468A" w:rsidRDefault="00CC468A">
      <w:pPr>
        <w:pStyle w:val="TableofFigures"/>
        <w:rPr>
          <w:ins w:id="434" w:author="Author" w:date="2015-03-17T13:59:00Z"/>
          <w:rFonts w:asciiTheme="minorHAnsi" w:eastAsiaTheme="minorEastAsia" w:hAnsiTheme="minorHAnsi" w:cstheme="minorBidi"/>
          <w:sz w:val="22"/>
          <w:szCs w:val="22"/>
        </w:rPr>
      </w:pPr>
      <w:ins w:id="435" w:author="Author" w:date="2015-03-17T13:59:00Z">
        <w:r>
          <w:t>Figure 2</w:t>
        </w:r>
        <w:r>
          <w:noBreakHyphen/>
          <w:t>6. Add an application to a security group</w:t>
        </w:r>
        <w:r>
          <w:tab/>
        </w:r>
        <w:r>
          <w:fldChar w:fldCharType="begin"/>
        </w:r>
        <w:r>
          <w:instrText xml:space="preserve"> PAGEREF _Toc414364119 \h </w:instrText>
        </w:r>
      </w:ins>
      <w:r>
        <w:fldChar w:fldCharType="separate"/>
      </w:r>
      <w:ins w:id="436" w:author="Author" w:date="2015-03-17T13:59:00Z">
        <w:r>
          <w:t>16</w:t>
        </w:r>
        <w:r>
          <w:fldChar w:fldCharType="end"/>
        </w:r>
      </w:ins>
    </w:p>
    <w:p w14:paraId="5711612F" w14:textId="77777777" w:rsidR="00CC468A" w:rsidRDefault="00CC468A">
      <w:pPr>
        <w:pStyle w:val="TableofFigures"/>
        <w:rPr>
          <w:ins w:id="437" w:author="Author" w:date="2015-03-17T13:59:00Z"/>
          <w:rFonts w:asciiTheme="minorHAnsi" w:eastAsiaTheme="minorEastAsia" w:hAnsiTheme="minorHAnsi" w:cstheme="minorBidi"/>
          <w:sz w:val="22"/>
          <w:szCs w:val="22"/>
        </w:rPr>
      </w:pPr>
      <w:ins w:id="438" w:author="Author" w:date="2015-03-17T13:59:00Z">
        <w:r>
          <w:t>Figure 2</w:t>
        </w:r>
        <w:r>
          <w:noBreakHyphen/>
          <w:t>7. Add a user to a security group</w:t>
        </w:r>
        <w:r>
          <w:tab/>
        </w:r>
        <w:r>
          <w:fldChar w:fldCharType="begin"/>
        </w:r>
        <w:r>
          <w:instrText xml:space="preserve"> PAGEREF _Toc414364120 \h </w:instrText>
        </w:r>
      </w:ins>
      <w:r>
        <w:fldChar w:fldCharType="separate"/>
      </w:r>
      <w:ins w:id="439" w:author="Author" w:date="2015-03-17T13:59:00Z">
        <w:r>
          <w:t>17</w:t>
        </w:r>
        <w:r>
          <w:fldChar w:fldCharType="end"/>
        </w:r>
      </w:ins>
    </w:p>
    <w:p w14:paraId="50CA28E2" w14:textId="77777777" w:rsidR="00CC468A" w:rsidRDefault="00CC468A">
      <w:pPr>
        <w:pStyle w:val="TableofFigures"/>
        <w:rPr>
          <w:ins w:id="440" w:author="Author" w:date="2015-03-17T13:59:00Z"/>
          <w:rFonts w:asciiTheme="minorHAnsi" w:eastAsiaTheme="minorEastAsia" w:hAnsiTheme="minorHAnsi" w:cstheme="minorBidi"/>
          <w:sz w:val="22"/>
          <w:szCs w:val="22"/>
        </w:rPr>
      </w:pPr>
      <w:ins w:id="441" w:author="Author" w:date="2015-03-17T13:59:00Z">
        <w:r>
          <w:t>Figure 2</w:t>
        </w:r>
        <w:r>
          <w:noBreakHyphen/>
          <w:t>8. Distribution of policy update and certificates</w:t>
        </w:r>
        <w:r>
          <w:tab/>
        </w:r>
        <w:r>
          <w:fldChar w:fldCharType="begin"/>
        </w:r>
        <w:r>
          <w:instrText xml:space="preserve"> PAGEREF _Toc414364121 \h </w:instrText>
        </w:r>
      </w:ins>
      <w:r>
        <w:fldChar w:fldCharType="separate"/>
      </w:r>
      <w:ins w:id="442" w:author="Author" w:date="2015-03-17T13:59:00Z">
        <w:r>
          <w:t>27</w:t>
        </w:r>
        <w:r>
          <w:fldChar w:fldCharType="end"/>
        </w:r>
      </w:ins>
    </w:p>
    <w:p w14:paraId="768F33A6" w14:textId="77777777" w:rsidR="00CC468A" w:rsidRDefault="00CC468A">
      <w:pPr>
        <w:pStyle w:val="TableofFigures"/>
        <w:rPr>
          <w:ins w:id="443" w:author="Author" w:date="2015-03-17T13:59:00Z"/>
          <w:rFonts w:asciiTheme="minorHAnsi" w:eastAsiaTheme="minorEastAsia" w:hAnsiTheme="minorHAnsi" w:cstheme="minorBidi"/>
          <w:sz w:val="22"/>
          <w:szCs w:val="22"/>
        </w:rPr>
      </w:pPr>
      <w:ins w:id="444" w:author="Author" w:date="2015-03-17T13:59:00Z">
        <w:r>
          <w:t>Figure 2</w:t>
        </w:r>
        <w:r>
          <w:noBreakHyphen/>
          <w:t>9: Building Policy using manifest</w:t>
        </w:r>
        <w:r>
          <w:tab/>
        </w:r>
        <w:r>
          <w:fldChar w:fldCharType="begin"/>
        </w:r>
        <w:r>
          <w:instrText xml:space="preserve"> PAGEREF _Toc414364122 \h </w:instrText>
        </w:r>
      </w:ins>
      <w:r>
        <w:fldChar w:fldCharType="separate"/>
      </w:r>
      <w:ins w:id="445" w:author="Author" w:date="2015-03-17T13:59:00Z">
        <w:r>
          <w:t>29</w:t>
        </w:r>
        <w:r>
          <w:fldChar w:fldCharType="end"/>
        </w:r>
      </w:ins>
    </w:p>
    <w:p w14:paraId="6EBD676E" w14:textId="77777777" w:rsidR="00CC468A" w:rsidRDefault="00CC468A">
      <w:pPr>
        <w:pStyle w:val="TableofFigures"/>
        <w:rPr>
          <w:ins w:id="446" w:author="Author" w:date="2015-03-17T13:59:00Z"/>
          <w:rFonts w:asciiTheme="minorHAnsi" w:eastAsiaTheme="minorEastAsia" w:hAnsiTheme="minorHAnsi" w:cstheme="minorBidi"/>
          <w:sz w:val="22"/>
          <w:szCs w:val="22"/>
        </w:rPr>
      </w:pPr>
      <w:ins w:id="447" w:author="Author" w:date="2015-03-17T13:59:00Z">
        <w:r>
          <w:t>Figure 2</w:t>
        </w:r>
        <w:r>
          <w:noBreakHyphen/>
          <w:t>10. Validating a producer policy</w:t>
        </w:r>
        <w:r>
          <w:tab/>
        </w:r>
        <w:r>
          <w:fldChar w:fldCharType="begin"/>
        </w:r>
        <w:r>
          <w:instrText xml:space="preserve"> PAGEREF _Toc414364123 \h </w:instrText>
        </w:r>
      </w:ins>
      <w:r>
        <w:fldChar w:fldCharType="separate"/>
      </w:r>
      <w:ins w:id="448" w:author="Author" w:date="2015-03-17T13:59:00Z">
        <w:r>
          <w:t>31</w:t>
        </w:r>
        <w:r>
          <w:fldChar w:fldCharType="end"/>
        </w:r>
      </w:ins>
    </w:p>
    <w:p w14:paraId="7335D82D" w14:textId="77777777" w:rsidR="00CC468A" w:rsidRDefault="00CC468A">
      <w:pPr>
        <w:pStyle w:val="TableofFigures"/>
        <w:rPr>
          <w:ins w:id="449" w:author="Author" w:date="2015-03-17T13:59:00Z"/>
          <w:rFonts w:asciiTheme="minorHAnsi" w:eastAsiaTheme="minorEastAsia" w:hAnsiTheme="minorHAnsi" w:cstheme="minorBidi"/>
          <w:sz w:val="22"/>
          <w:szCs w:val="22"/>
        </w:rPr>
      </w:pPr>
      <w:ins w:id="450" w:author="Author" w:date="2015-03-17T13:59:00Z">
        <w:r>
          <w:t>Figure 2</w:t>
        </w:r>
        <w:r>
          <w:noBreakHyphen/>
          <w:t>11. Validating a consumer policy</w:t>
        </w:r>
        <w:r>
          <w:tab/>
        </w:r>
        <w:r>
          <w:fldChar w:fldCharType="begin"/>
        </w:r>
        <w:r>
          <w:instrText xml:space="preserve"> PAGEREF _Toc414364124 \h </w:instrText>
        </w:r>
      </w:ins>
      <w:r>
        <w:fldChar w:fldCharType="separate"/>
      </w:r>
      <w:ins w:id="451" w:author="Author" w:date="2015-03-17T13:59:00Z">
        <w:r>
          <w:t>32</w:t>
        </w:r>
        <w:r>
          <w:fldChar w:fldCharType="end"/>
        </w:r>
      </w:ins>
    </w:p>
    <w:p w14:paraId="73B321DE" w14:textId="77777777" w:rsidR="00CC468A" w:rsidRDefault="00CC468A">
      <w:pPr>
        <w:pStyle w:val="TableofFigures"/>
        <w:rPr>
          <w:ins w:id="452" w:author="Author" w:date="2015-03-17T13:59:00Z"/>
          <w:rFonts w:asciiTheme="minorHAnsi" w:eastAsiaTheme="minorEastAsia" w:hAnsiTheme="minorHAnsi" w:cstheme="minorBidi"/>
          <w:sz w:val="22"/>
          <w:szCs w:val="22"/>
        </w:rPr>
      </w:pPr>
      <w:ins w:id="453" w:author="Author" w:date="2015-03-17T13:59:00Z">
        <w:r>
          <w:t>Figure 2</w:t>
        </w:r>
        <w:r>
          <w:noBreakHyphen/>
          <w:t>12. Exchange membership certificates</w:t>
        </w:r>
        <w:r>
          <w:tab/>
        </w:r>
        <w:r>
          <w:fldChar w:fldCharType="begin"/>
        </w:r>
        <w:r>
          <w:instrText xml:space="preserve"> PAGEREF _Toc414364125 \h </w:instrText>
        </w:r>
      </w:ins>
      <w:r>
        <w:fldChar w:fldCharType="separate"/>
      </w:r>
      <w:ins w:id="454" w:author="Author" w:date="2015-03-17T13:59:00Z">
        <w:r>
          <w:t>33</w:t>
        </w:r>
        <w:r>
          <w:fldChar w:fldCharType="end"/>
        </w:r>
      </w:ins>
    </w:p>
    <w:p w14:paraId="3A2734AA" w14:textId="77777777" w:rsidR="00CC468A" w:rsidRDefault="00CC468A">
      <w:pPr>
        <w:pStyle w:val="TableofFigures"/>
        <w:rPr>
          <w:ins w:id="455" w:author="Author" w:date="2015-03-17T13:59:00Z"/>
          <w:rFonts w:asciiTheme="minorHAnsi" w:eastAsiaTheme="minorEastAsia" w:hAnsiTheme="minorHAnsi" w:cstheme="minorBidi"/>
          <w:sz w:val="22"/>
          <w:szCs w:val="22"/>
        </w:rPr>
      </w:pPr>
      <w:ins w:id="456" w:author="Author" w:date="2015-03-17T13:59:00Z">
        <w:r>
          <w:t>Figure 2</w:t>
        </w:r>
        <w:r>
          <w:noBreakHyphen/>
          <w:t>13. Anonymous access</w:t>
        </w:r>
        <w:r>
          <w:tab/>
        </w:r>
        <w:r>
          <w:fldChar w:fldCharType="begin"/>
        </w:r>
        <w:r>
          <w:instrText xml:space="preserve"> PAGEREF _Toc414364126 \h </w:instrText>
        </w:r>
      </w:ins>
      <w:r>
        <w:fldChar w:fldCharType="separate"/>
      </w:r>
      <w:ins w:id="457" w:author="Author" w:date="2015-03-17T13:59:00Z">
        <w:r>
          <w:t>34</w:t>
        </w:r>
        <w:r>
          <w:fldChar w:fldCharType="end"/>
        </w:r>
      </w:ins>
    </w:p>
    <w:p w14:paraId="0D1C30B5" w14:textId="77777777" w:rsidR="00CC468A" w:rsidRDefault="00CC468A">
      <w:pPr>
        <w:pStyle w:val="TableofFigures"/>
        <w:rPr>
          <w:ins w:id="458" w:author="Author" w:date="2015-03-17T13:59:00Z"/>
          <w:rFonts w:asciiTheme="minorHAnsi" w:eastAsiaTheme="minorEastAsia" w:hAnsiTheme="minorHAnsi" w:cstheme="minorBidi"/>
          <w:sz w:val="22"/>
          <w:szCs w:val="22"/>
        </w:rPr>
      </w:pPr>
      <w:ins w:id="459" w:author="Author" w:date="2015-03-17T13:59:00Z">
        <w:r>
          <w:t>Figure 2</w:t>
        </w:r>
        <w:r>
          <w:noBreakHyphen/>
          <w:t>14. Validating an admin user</w:t>
        </w:r>
        <w:r>
          <w:tab/>
        </w:r>
        <w:r>
          <w:fldChar w:fldCharType="begin"/>
        </w:r>
        <w:r>
          <w:instrText xml:space="preserve"> PAGEREF _Toc414364127 \h </w:instrText>
        </w:r>
      </w:ins>
      <w:r>
        <w:fldChar w:fldCharType="separate"/>
      </w:r>
      <w:ins w:id="460" w:author="Author" w:date="2015-03-17T13:59:00Z">
        <w:r>
          <w:t>35</w:t>
        </w:r>
        <w:r>
          <w:fldChar w:fldCharType="end"/>
        </w:r>
      </w:ins>
    </w:p>
    <w:p w14:paraId="0D854628" w14:textId="77777777" w:rsidR="00CC468A" w:rsidRDefault="00CC468A">
      <w:pPr>
        <w:pStyle w:val="TableofFigures"/>
        <w:rPr>
          <w:ins w:id="461" w:author="Author" w:date="2015-03-17T13:59:00Z"/>
          <w:rFonts w:asciiTheme="minorHAnsi" w:eastAsiaTheme="minorEastAsia" w:hAnsiTheme="minorHAnsi" w:cstheme="minorBidi"/>
          <w:sz w:val="22"/>
          <w:szCs w:val="22"/>
        </w:rPr>
      </w:pPr>
      <w:ins w:id="462" w:author="Author" w:date="2015-03-17T13:59:00Z">
        <w:r>
          <w:t>Figure 2</w:t>
        </w:r>
        <w:r>
          <w:noBreakHyphen/>
          <w:t>15. Validating a session-based signal</w:t>
        </w:r>
        <w:r>
          <w:tab/>
        </w:r>
        <w:r>
          <w:fldChar w:fldCharType="begin"/>
        </w:r>
        <w:r>
          <w:instrText xml:space="preserve"> PAGEREF _Toc414364128 \h </w:instrText>
        </w:r>
      </w:ins>
      <w:r>
        <w:fldChar w:fldCharType="separate"/>
      </w:r>
      <w:ins w:id="463" w:author="Author" w:date="2015-03-17T13:59:00Z">
        <w:r>
          <w:t>36</w:t>
        </w:r>
        <w:r>
          <w:fldChar w:fldCharType="end"/>
        </w:r>
      </w:ins>
    </w:p>
    <w:p w14:paraId="4CE11B10" w14:textId="77777777" w:rsidR="00CC468A" w:rsidRDefault="00CC468A">
      <w:pPr>
        <w:pStyle w:val="TableofFigures"/>
        <w:rPr>
          <w:ins w:id="464" w:author="Author" w:date="2015-03-17T13:59:00Z"/>
          <w:rFonts w:asciiTheme="minorHAnsi" w:eastAsiaTheme="minorEastAsia" w:hAnsiTheme="minorHAnsi" w:cstheme="minorBidi"/>
          <w:sz w:val="22"/>
          <w:szCs w:val="22"/>
        </w:rPr>
      </w:pPr>
      <w:ins w:id="465" w:author="Author" w:date="2015-03-17T13:59:00Z">
        <w:r>
          <w:t>Figure 2</w:t>
        </w:r>
        <w:r>
          <w:noBreakHyphen/>
          <w:t>16: Authorization Data Format Structure</w:t>
        </w:r>
        <w:r>
          <w:tab/>
        </w:r>
        <w:r>
          <w:fldChar w:fldCharType="begin"/>
        </w:r>
        <w:r>
          <w:instrText xml:space="preserve"> PAGEREF _Toc414364129 \h </w:instrText>
        </w:r>
      </w:ins>
      <w:r>
        <w:fldChar w:fldCharType="separate"/>
      </w:r>
      <w:ins w:id="466" w:author="Author" w:date="2015-03-17T13:59:00Z">
        <w:r>
          <w:t>37</w:t>
        </w:r>
        <w:r>
          <w:fldChar w:fldCharType="end"/>
        </w:r>
      </w:ins>
    </w:p>
    <w:p w14:paraId="72D806EE" w14:textId="77777777" w:rsidR="00CC468A" w:rsidRDefault="00CC468A">
      <w:pPr>
        <w:pStyle w:val="TableofFigures"/>
        <w:rPr>
          <w:ins w:id="467" w:author="Author" w:date="2015-03-17T13:59:00Z"/>
          <w:rFonts w:asciiTheme="minorHAnsi" w:eastAsiaTheme="minorEastAsia" w:hAnsiTheme="minorHAnsi" w:cstheme="minorBidi"/>
          <w:sz w:val="22"/>
          <w:szCs w:val="22"/>
        </w:rPr>
      </w:pPr>
      <w:ins w:id="468" w:author="Author" w:date="2015-03-17T13:59:00Z">
        <w:r>
          <w:t>Figure 2</w:t>
        </w:r>
        <w:r>
          <w:noBreakHyphen/>
          <w:t>17. Use case - users set up by Dad</w:t>
        </w:r>
        <w:r>
          <w:tab/>
        </w:r>
        <w:r>
          <w:fldChar w:fldCharType="begin"/>
        </w:r>
        <w:r>
          <w:instrText xml:space="preserve"> PAGEREF _Toc414364130 \h </w:instrText>
        </w:r>
      </w:ins>
      <w:r>
        <w:fldChar w:fldCharType="separate"/>
      </w:r>
      <w:ins w:id="469" w:author="Author" w:date="2015-03-17T13:59:00Z">
        <w:r>
          <w:t>44</w:t>
        </w:r>
        <w:r>
          <w:fldChar w:fldCharType="end"/>
        </w:r>
      </w:ins>
    </w:p>
    <w:p w14:paraId="648EDBA9" w14:textId="77777777" w:rsidR="00CC468A" w:rsidRDefault="00CC468A">
      <w:pPr>
        <w:pStyle w:val="TableofFigures"/>
        <w:rPr>
          <w:ins w:id="470" w:author="Author" w:date="2015-03-17T13:59:00Z"/>
          <w:rFonts w:asciiTheme="minorHAnsi" w:eastAsiaTheme="minorEastAsia" w:hAnsiTheme="minorHAnsi" w:cstheme="minorBidi"/>
          <w:sz w:val="22"/>
          <w:szCs w:val="22"/>
        </w:rPr>
      </w:pPr>
      <w:ins w:id="471" w:author="Author" w:date="2015-03-17T13:59:00Z">
        <w:r>
          <w:t>Figure 2</w:t>
        </w:r>
        <w:r>
          <w:noBreakHyphen/>
          <w:t>18. Use case - living room set up by Dad</w:t>
        </w:r>
        <w:r>
          <w:tab/>
        </w:r>
        <w:r>
          <w:fldChar w:fldCharType="begin"/>
        </w:r>
        <w:r>
          <w:instrText xml:space="preserve"> PAGEREF _Toc414364131 \h </w:instrText>
        </w:r>
      </w:ins>
      <w:r>
        <w:fldChar w:fldCharType="separate"/>
      </w:r>
      <w:ins w:id="472" w:author="Author" w:date="2015-03-17T13:59:00Z">
        <w:r>
          <w:t>45</w:t>
        </w:r>
        <w:r>
          <w:fldChar w:fldCharType="end"/>
        </w:r>
      </w:ins>
    </w:p>
    <w:p w14:paraId="578DBE55" w14:textId="77777777" w:rsidR="00CC468A" w:rsidRDefault="00CC468A">
      <w:pPr>
        <w:pStyle w:val="TableofFigures"/>
        <w:rPr>
          <w:ins w:id="473" w:author="Author" w:date="2015-03-17T13:59:00Z"/>
          <w:rFonts w:asciiTheme="minorHAnsi" w:eastAsiaTheme="minorEastAsia" w:hAnsiTheme="minorHAnsi" w:cstheme="minorBidi"/>
          <w:sz w:val="22"/>
          <w:szCs w:val="22"/>
        </w:rPr>
      </w:pPr>
      <w:ins w:id="474" w:author="Author" w:date="2015-03-17T13:59:00Z">
        <w:r>
          <w:t>Figure 2</w:t>
        </w:r>
        <w:r>
          <w:noBreakHyphen/>
          <w:t>19. Use case - son's bedroom set up by son</w:t>
        </w:r>
        <w:r>
          <w:tab/>
        </w:r>
        <w:r>
          <w:fldChar w:fldCharType="begin"/>
        </w:r>
        <w:r>
          <w:instrText xml:space="preserve"> PAGEREF _Toc414364132 \h </w:instrText>
        </w:r>
      </w:ins>
      <w:r>
        <w:fldChar w:fldCharType="separate"/>
      </w:r>
      <w:ins w:id="475" w:author="Author" w:date="2015-03-17T13:59:00Z">
        <w:r>
          <w:t>46</w:t>
        </w:r>
        <w:r>
          <w:fldChar w:fldCharType="end"/>
        </w:r>
      </w:ins>
    </w:p>
    <w:p w14:paraId="73CB97D8" w14:textId="77777777" w:rsidR="00CC468A" w:rsidRDefault="00CC468A">
      <w:pPr>
        <w:pStyle w:val="TableofFigures"/>
        <w:rPr>
          <w:ins w:id="476" w:author="Author" w:date="2015-03-17T13:59:00Z"/>
          <w:rFonts w:asciiTheme="minorHAnsi" w:eastAsiaTheme="minorEastAsia" w:hAnsiTheme="minorHAnsi" w:cstheme="minorBidi"/>
          <w:sz w:val="22"/>
          <w:szCs w:val="22"/>
        </w:rPr>
      </w:pPr>
      <w:ins w:id="477" w:author="Author" w:date="2015-03-17T13:59:00Z">
        <w:r>
          <w:t>Figure 2</w:t>
        </w:r>
        <w:r>
          <w:noBreakHyphen/>
          <w:t>20. Use case - master bedroom set up by Dad</w:t>
        </w:r>
        <w:r>
          <w:tab/>
        </w:r>
        <w:r>
          <w:fldChar w:fldCharType="begin"/>
        </w:r>
        <w:r>
          <w:instrText xml:space="preserve"> PAGEREF _Toc414364133 \h </w:instrText>
        </w:r>
      </w:ins>
      <w:r>
        <w:fldChar w:fldCharType="separate"/>
      </w:r>
      <w:ins w:id="478" w:author="Author" w:date="2015-03-17T13:59:00Z">
        <w:r>
          <w:t>47</w:t>
        </w:r>
        <w:r>
          <w:fldChar w:fldCharType="end"/>
        </w:r>
      </w:ins>
    </w:p>
    <w:p w14:paraId="648D38EB" w14:textId="77777777" w:rsidR="00CC468A" w:rsidRDefault="00CC468A">
      <w:pPr>
        <w:pStyle w:val="TableofFigures"/>
        <w:rPr>
          <w:ins w:id="479" w:author="Author" w:date="2015-03-17T13:59:00Z"/>
          <w:rFonts w:asciiTheme="minorHAnsi" w:eastAsiaTheme="minorEastAsia" w:hAnsiTheme="minorHAnsi" w:cstheme="minorBidi"/>
          <w:sz w:val="22"/>
          <w:szCs w:val="22"/>
        </w:rPr>
      </w:pPr>
      <w:ins w:id="480" w:author="Author" w:date="2015-03-17T13:59:00Z">
        <w:r>
          <w:t>Figure 2</w:t>
        </w:r>
        <w:r>
          <w:noBreakHyphen/>
          <w:t>21. Use case – Son can control different TVs in the house</w:t>
        </w:r>
        <w:r>
          <w:tab/>
        </w:r>
        <w:r>
          <w:fldChar w:fldCharType="begin"/>
        </w:r>
        <w:r>
          <w:instrText xml:space="preserve"> PAGEREF _Toc414364134 \h </w:instrText>
        </w:r>
      </w:ins>
      <w:r>
        <w:fldChar w:fldCharType="separate"/>
      </w:r>
      <w:ins w:id="481" w:author="Author" w:date="2015-03-17T13:59:00Z">
        <w:r>
          <w:t>48</w:t>
        </w:r>
        <w:r>
          <w:fldChar w:fldCharType="end"/>
        </w:r>
      </w:ins>
    </w:p>
    <w:p w14:paraId="18CD8E87" w14:textId="77777777" w:rsidR="00CC468A" w:rsidRDefault="00CC468A">
      <w:pPr>
        <w:pStyle w:val="TableofFigures"/>
        <w:rPr>
          <w:ins w:id="482" w:author="Author" w:date="2015-03-17T13:59:00Z"/>
          <w:rFonts w:asciiTheme="minorHAnsi" w:eastAsiaTheme="minorEastAsia" w:hAnsiTheme="minorHAnsi" w:cstheme="minorBidi"/>
          <w:sz w:val="22"/>
          <w:szCs w:val="22"/>
        </w:rPr>
      </w:pPr>
      <w:ins w:id="483" w:author="Author" w:date="2015-03-17T13:59:00Z">
        <w:r>
          <w:t>Figure 2</w:t>
        </w:r>
        <w:r>
          <w:noBreakHyphen/>
          <w:t>22. Use case - Living room tablet controls TVs</w:t>
        </w:r>
        <w:r>
          <w:tab/>
        </w:r>
        <w:r>
          <w:fldChar w:fldCharType="begin"/>
        </w:r>
        <w:r>
          <w:instrText xml:space="preserve"> PAGEREF _Toc414364135 \h </w:instrText>
        </w:r>
      </w:ins>
      <w:r>
        <w:fldChar w:fldCharType="separate"/>
      </w:r>
      <w:ins w:id="484" w:author="Author" w:date="2015-03-17T13:59:00Z">
        <w:r>
          <w:t>49</w:t>
        </w:r>
        <w:r>
          <w:fldChar w:fldCharType="end"/>
        </w:r>
      </w:ins>
    </w:p>
    <w:p w14:paraId="44B171C5" w14:textId="77777777" w:rsidR="000F0802" w:rsidDel="00CC468A" w:rsidRDefault="000F0802">
      <w:pPr>
        <w:pStyle w:val="TableofFigures"/>
        <w:rPr>
          <w:ins w:id="485" w:author="Author" w:date="2015-03-17T13:34:00Z"/>
          <w:del w:id="486" w:author="Author" w:date="2015-03-17T13:59:00Z"/>
          <w:rFonts w:asciiTheme="minorHAnsi" w:eastAsiaTheme="minorEastAsia" w:hAnsiTheme="minorHAnsi" w:cstheme="minorBidi"/>
          <w:sz w:val="22"/>
          <w:szCs w:val="22"/>
        </w:rPr>
      </w:pPr>
      <w:ins w:id="487" w:author="Author" w:date="2015-03-17T13:34:00Z">
        <w:del w:id="488" w:author="Author" w:date="2015-03-17T13:59:00Z">
          <w:r w:rsidDel="00CC468A">
            <w:delText>Figure 2</w:delText>
          </w:r>
          <w:r w:rsidDel="00CC468A">
            <w:noBreakHyphen/>
            <w:delText>1. Security system diagram</w:delText>
          </w:r>
          <w:r w:rsidDel="00CC468A">
            <w:tab/>
            <w:delText>9</w:delText>
          </w:r>
        </w:del>
      </w:ins>
    </w:p>
    <w:p w14:paraId="66667924" w14:textId="77777777" w:rsidR="000F0802" w:rsidDel="00CC468A" w:rsidRDefault="000F0802">
      <w:pPr>
        <w:pStyle w:val="TableofFigures"/>
        <w:rPr>
          <w:ins w:id="489" w:author="Author" w:date="2015-03-17T13:34:00Z"/>
          <w:del w:id="490" w:author="Author" w:date="2015-03-17T13:59:00Z"/>
          <w:rFonts w:asciiTheme="minorHAnsi" w:eastAsiaTheme="minorEastAsia" w:hAnsiTheme="minorHAnsi" w:cstheme="minorBidi"/>
          <w:sz w:val="22"/>
          <w:szCs w:val="22"/>
        </w:rPr>
      </w:pPr>
      <w:ins w:id="491" w:author="Author" w:date="2015-03-17T13:34:00Z">
        <w:del w:id="492" w:author="Author" w:date="2015-03-17T13:59:00Z">
          <w:r w:rsidDel="00CC468A">
            <w:delText>Figure 2</w:delText>
          </w:r>
          <w:r w:rsidDel="00CC468A">
            <w:noBreakHyphen/>
            <w:delText>2. Claim a factory-reset application without out-of-band registration data</w:delText>
          </w:r>
          <w:r w:rsidDel="00CC468A">
            <w:tab/>
            <w:delText>12</w:delText>
          </w:r>
        </w:del>
      </w:ins>
    </w:p>
    <w:p w14:paraId="04424D79" w14:textId="77777777" w:rsidR="000F0802" w:rsidDel="00CC468A" w:rsidRDefault="000F0802">
      <w:pPr>
        <w:pStyle w:val="TableofFigures"/>
        <w:rPr>
          <w:ins w:id="493" w:author="Author" w:date="2015-03-17T13:34:00Z"/>
          <w:del w:id="494" w:author="Author" w:date="2015-03-17T13:59:00Z"/>
          <w:rFonts w:asciiTheme="minorHAnsi" w:eastAsiaTheme="minorEastAsia" w:hAnsiTheme="minorHAnsi" w:cstheme="minorBidi"/>
          <w:sz w:val="22"/>
          <w:szCs w:val="22"/>
        </w:rPr>
      </w:pPr>
      <w:ins w:id="495" w:author="Author" w:date="2015-03-17T13:34:00Z">
        <w:del w:id="496" w:author="Author" w:date="2015-03-17T13:59:00Z">
          <w:r w:rsidDel="00CC468A">
            <w:delText>Figure 2</w:delText>
          </w:r>
          <w:r w:rsidDel="00CC468A">
            <w:noBreakHyphen/>
            <w:delText>3: Claim a factory-reset application without using out-of-band registration data and install admin security group</w:delText>
          </w:r>
          <w:r w:rsidDel="00CC468A">
            <w:tab/>
            <w:delText>13</w:delText>
          </w:r>
        </w:del>
      </w:ins>
    </w:p>
    <w:p w14:paraId="7EA2C3F0" w14:textId="77777777" w:rsidR="000F0802" w:rsidDel="00CC468A" w:rsidRDefault="000F0802">
      <w:pPr>
        <w:pStyle w:val="TableofFigures"/>
        <w:rPr>
          <w:ins w:id="497" w:author="Author" w:date="2015-03-17T13:34:00Z"/>
          <w:del w:id="498" w:author="Author" w:date="2015-03-17T13:59:00Z"/>
          <w:rFonts w:asciiTheme="minorHAnsi" w:eastAsiaTheme="minorEastAsia" w:hAnsiTheme="minorHAnsi" w:cstheme="minorBidi"/>
          <w:sz w:val="22"/>
          <w:szCs w:val="22"/>
        </w:rPr>
      </w:pPr>
      <w:ins w:id="499" w:author="Author" w:date="2015-03-17T13:34:00Z">
        <w:del w:id="500" w:author="Author" w:date="2015-03-17T13:59:00Z">
          <w:r w:rsidDel="00CC468A">
            <w:delText>Figure 2</w:delText>
          </w:r>
          <w:r w:rsidDel="00CC468A">
            <w:noBreakHyphen/>
            <w:delText>4. Claiming a factory-reset application using out-of-band registration data</w:delText>
          </w:r>
          <w:r w:rsidDel="00CC468A">
            <w:tab/>
            <w:delText>14</w:delText>
          </w:r>
        </w:del>
      </w:ins>
    </w:p>
    <w:p w14:paraId="4543DC1A" w14:textId="77777777" w:rsidR="000F0802" w:rsidDel="00CC468A" w:rsidRDefault="000F0802">
      <w:pPr>
        <w:pStyle w:val="TableofFigures"/>
        <w:rPr>
          <w:ins w:id="501" w:author="Author" w:date="2015-03-17T13:34:00Z"/>
          <w:del w:id="502" w:author="Author" w:date="2015-03-17T13:59:00Z"/>
          <w:rFonts w:asciiTheme="minorHAnsi" w:eastAsiaTheme="minorEastAsia" w:hAnsiTheme="minorHAnsi" w:cstheme="minorBidi"/>
          <w:sz w:val="22"/>
          <w:szCs w:val="22"/>
        </w:rPr>
      </w:pPr>
      <w:ins w:id="503" w:author="Author" w:date="2015-03-17T13:34:00Z">
        <w:del w:id="504" w:author="Author" w:date="2015-03-17T13:59:00Z">
          <w:r w:rsidDel="00CC468A">
            <w:delText>Figure 2</w:delText>
          </w:r>
          <w:r w:rsidDel="00CC468A">
            <w:noBreakHyphen/>
            <w:delText>5. Install a policy</w:delText>
          </w:r>
          <w:r w:rsidDel="00CC468A">
            <w:tab/>
            <w:delText>15</w:delText>
          </w:r>
        </w:del>
      </w:ins>
    </w:p>
    <w:p w14:paraId="575FAC7B" w14:textId="77777777" w:rsidR="000F0802" w:rsidDel="00CC468A" w:rsidRDefault="000F0802">
      <w:pPr>
        <w:pStyle w:val="TableofFigures"/>
        <w:rPr>
          <w:ins w:id="505" w:author="Author" w:date="2015-03-17T13:34:00Z"/>
          <w:del w:id="506" w:author="Author" w:date="2015-03-17T13:59:00Z"/>
          <w:rFonts w:asciiTheme="minorHAnsi" w:eastAsiaTheme="minorEastAsia" w:hAnsiTheme="minorHAnsi" w:cstheme="minorBidi"/>
          <w:sz w:val="22"/>
          <w:szCs w:val="22"/>
        </w:rPr>
      </w:pPr>
      <w:ins w:id="507" w:author="Author" w:date="2015-03-17T13:34:00Z">
        <w:del w:id="508" w:author="Author" w:date="2015-03-17T13:59:00Z">
          <w:r w:rsidDel="00CC468A">
            <w:delText>Figure 2</w:delText>
          </w:r>
          <w:r w:rsidDel="00CC468A">
            <w:noBreakHyphen/>
            <w:delText>6. Add an application to a security group</w:delText>
          </w:r>
          <w:r w:rsidDel="00CC468A">
            <w:tab/>
            <w:delText>16</w:delText>
          </w:r>
        </w:del>
      </w:ins>
    </w:p>
    <w:p w14:paraId="0C68DF20" w14:textId="77777777" w:rsidR="000F0802" w:rsidDel="00CC468A" w:rsidRDefault="000F0802">
      <w:pPr>
        <w:pStyle w:val="TableofFigures"/>
        <w:rPr>
          <w:ins w:id="509" w:author="Author" w:date="2015-03-17T13:34:00Z"/>
          <w:del w:id="510" w:author="Author" w:date="2015-03-17T13:59:00Z"/>
          <w:rFonts w:asciiTheme="minorHAnsi" w:eastAsiaTheme="minorEastAsia" w:hAnsiTheme="minorHAnsi" w:cstheme="minorBidi"/>
          <w:sz w:val="22"/>
          <w:szCs w:val="22"/>
        </w:rPr>
      </w:pPr>
      <w:ins w:id="511" w:author="Author" w:date="2015-03-17T13:34:00Z">
        <w:del w:id="512" w:author="Author" w:date="2015-03-17T13:59:00Z">
          <w:r w:rsidDel="00CC468A">
            <w:delText>Figure 2</w:delText>
          </w:r>
          <w:r w:rsidDel="00CC468A">
            <w:noBreakHyphen/>
            <w:delText>7. Add a user to a security group</w:delText>
          </w:r>
          <w:r w:rsidDel="00CC468A">
            <w:tab/>
            <w:delText>17</w:delText>
          </w:r>
        </w:del>
      </w:ins>
    </w:p>
    <w:p w14:paraId="2E448C71" w14:textId="77777777" w:rsidR="000F0802" w:rsidDel="00CC468A" w:rsidRDefault="000F0802">
      <w:pPr>
        <w:pStyle w:val="TableofFigures"/>
        <w:rPr>
          <w:ins w:id="513" w:author="Author" w:date="2015-03-17T13:34:00Z"/>
          <w:del w:id="514" w:author="Author" w:date="2015-03-17T13:59:00Z"/>
          <w:rFonts w:asciiTheme="minorHAnsi" w:eastAsiaTheme="minorEastAsia" w:hAnsiTheme="minorHAnsi" w:cstheme="minorBidi"/>
          <w:sz w:val="22"/>
          <w:szCs w:val="22"/>
        </w:rPr>
      </w:pPr>
      <w:ins w:id="515" w:author="Author" w:date="2015-03-17T13:34:00Z">
        <w:del w:id="516" w:author="Author" w:date="2015-03-17T13:59:00Z">
          <w:r w:rsidDel="00CC468A">
            <w:delText>Figure 2</w:delText>
          </w:r>
          <w:r w:rsidDel="00CC468A">
            <w:noBreakHyphen/>
            <w:delText>8. Distribution of policy update and certificates</w:delText>
          </w:r>
          <w:r w:rsidDel="00CC468A">
            <w:tab/>
            <w:delText>27</w:delText>
          </w:r>
        </w:del>
      </w:ins>
    </w:p>
    <w:p w14:paraId="16CC9F46" w14:textId="77777777" w:rsidR="000F0802" w:rsidDel="00CC468A" w:rsidRDefault="000F0802">
      <w:pPr>
        <w:pStyle w:val="TableofFigures"/>
        <w:rPr>
          <w:ins w:id="517" w:author="Author" w:date="2015-03-17T13:34:00Z"/>
          <w:del w:id="518" w:author="Author" w:date="2015-03-17T13:59:00Z"/>
          <w:rFonts w:asciiTheme="minorHAnsi" w:eastAsiaTheme="minorEastAsia" w:hAnsiTheme="minorHAnsi" w:cstheme="minorBidi"/>
          <w:sz w:val="22"/>
          <w:szCs w:val="22"/>
        </w:rPr>
      </w:pPr>
      <w:ins w:id="519" w:author="Author" w:date="2015-03-17T13:34:00Z">
        <w:del w:id="520" w:author="Author" w:date="2015-03-17T13:59:00Z">
          <w:r w:rsidDel="00CC468A">
            <w:delText>Figure 2</w:delText>
          </w:r>
          <w:r w:rsidDel="00CC468A">
            <w:noBreakHyphen/>
            <w:delText>9: Building Policy using manifest</w:delText>
          </w:r>
          <w:r w:rsidDel="00CC468A">
            <w:tab/>
            <w:delText>29</w:delText>
          </w:r>
        </w:del>
      </w:ins>
    </w:p>
    <w:p w14:paraId="4306FA33" w14:textId="77777777" w:rsidR="000F0802" w:rsidDel="00CC468A" w:rsidRDefault="000F0802">
      <w:pPr>
        <w:pStyle w:val="TableofFigures"/>
        <w:rPr>
          <w:ins w:id="521" w:author="Author" w:date="2015-03-17T13:34:00Z"/>
          <w:del w:id="522" w:author="Author" w:date="2015-03-17T13:59:00Z"/>
          <w:rFonts w:asciiTheme="minorHAnsi" w:eastAsiaTheme="minorEastAsia" w:hAnsiTheme="minorHAnsi" w:cstheme="minorBidi"/>
          <w:sz w:val="22"/>
          <w:szCs w:val="22"/>
        </w:rPr>
      </w:pPr>
      <w:ins w:id="523" w:author="Author" w:date="2015-03-17T13:34:00Z">
        <w:del w:id="524" w:author="Author" w:date="2015-03-17T13:59:00Z">
          <w:r w:rsidDel="00CC468A">
            <w:delText>Figure 2</w:delText>
          </w:r>
          <w:r w:rsidDel="00CC468A">
            <w:noBreakHyphen/>
            <w:delText>10. Validating a producer policy</w:delText>
          </w:r>
          <w:r w:rsidDel="00CC468A">
            <w:tab/>
            <w:delText>31</w:delText>
          </w:r>
        </w:del>
      </w:ins>
    </w:p>
    <w:p w14:paraId="7DB95216" w14:textId="77777777" w:rsidR="000F0802" w:rsidDel="00CC468A" w:rsidRDefault="000F0802">
      <w:pPr>
        <w:pStyle w:val="TableofFigures"/>
        <w:rPr>
          <w:ins w:id="525" w:author="Author" w:date="2015-03-17T13:34:00Z"/>
          <w:del w:id="526" w:author="Author" w:date="2015-03-17T13:59:00Z"/>
          <w:rFonts w:asciiTheme="minorHAnsi" w:eastAsiaTheme="minorEastAsia" w:hAnsiTheme="minorHAnsi" w:cstheme="minorBidi"/>
          <w:sz w:val="22"/>
          <w:szCs w:val="22"/>
        </w:rPr>
      </w:pPr>
      <w:ins w:id="527" w:author="Author" w:date="2015-03-17T13:34:00Z">
        <w:del w:id="528" w:author="Author" w:date="2015-03-17T13:59:00Z">
          <w:r w:rsidDel="00CC468A">
            <w:delText>Figure 2</w:delText>
          </w:r>
          <w:r w:rsidDel="00CC468A">
            <w:noBreakHyphen/>
            <w:delText>11. Validating a consumer policy</w:delText>
          </w:r>
          <w:r w:rsidDel="00CC468A">
            <w:tab/>
            <w:delText>32</w:delText>
          </w:r>
        </w:del>
      </w:ins>
    </w:p>
    <w:p w14:paraId="498F14D8" w14:textId="77777777" w:rsidR="000F0802" w:rsidDel="00CC468A" w:rsidRDefault="000F0802">
      <w:pPr>
        <w:pStyle w:val="TableofFigures"/>
        <w:rPr>
          <w:ins w:id="529" w:author="Author" w:date="2015-03-17T13:34:00Z"/>
          <w:del w:id="530" w:author="Author" w:date="2015-03-17T13:59:00Z"/>
          <w:rFonts w:asciiTheme="minorHAnsi" w:eastAsiaTheme="minorEastAsia" w:hAnsiTheme="minorHAnsi" w:cstheme="minorBidi"/>
          <w:sz w:val="22"/>
          <w:szCs w:val="22"/>
        </w:rPr>
      </w:pPr>
      <w:ins w:id="531" w:author="Author" w:date="2015-03-17T13:34:00Z">
        <w:del w:id="532" w:author="Author" w:date="2015-03-17T13:59:00Z">
          <w:r w:rsidDel="00CC468A">
            <w:delText>Figure 2</w:delText>
          </w:r>
          <w:r w:rsidDel="00CC468A">
            <w:noBreakHyphen/>
            <w:delText>12. Exchange membership certificates</w:delText>
          </w:r>
          <w:r w:rsidDel="00CC468A">
            <w:tab/>
            <w:delText>33</w:delText>
          </w:r>
        </w:del>
      </w:ins>
    </w:p>
    <w:p w14:paraId="111F903E" w14:textId="77777777" w:rsidR="000F0802" w:rsidDel="00CC468A" w:rsidRDefault="000F0802">
      <w:pPr>
        <w:pStyle w:val="TableofFigures"/>
        <w:rPr>
          <w:ins w:id="533" w:author="Author" w:date="2015-03-17T13:34:00Z"/>
          <w:del w:id="534" w:author="Author" w:date="2015-03-17T13:59:00Z"/>
          <w:rFonts w:asciiTheme="minorHAnsi" w:eastAsiaTheme="minorEastAsia" w:hAnsiTheme="minorHAnsi" w:cstheme="minorBidi"/>
          <w:sz w:val="22"/>
          <w:szCs w:val="22"/>
        </w:rPr>
      </w:pPr>
      <w:ins w:id="535" w:author="Author" w:date="2015-03-17T13:34:00Z">
        <w:del w:id="536" w:author="Author" w:date="2015-03-17T13:59:00Z">
          <w:r w:rsidDel="00CC468A">
            <w:delText>Figure 2</w:delText>
          </w:r>
          <w:r w:rsidDel="00CC468A">
            <w:noBreakHyphen/>
            <w:delText>13. Anonymous access</w:delText>
          </w:r>
          <w:r w:rsidDel="00CC468A">
            <w:tab/>
            <w:delText>34</w:delText>
          </w:r>
        </w:del>
      </w:ins>
    </w:p>
    <w:p w14:paraId="02ED51F9" w14:textId="77777777" w:rsidR="000F0802" w:rsidDel="00CC468A" w:rsidRDefault="000F0802">
      <w:pPr>
        <w:pStyle w:val="TableofFigures"/>
        <w:rPr>
          <w:ins w:id="537" w:author="Author" w:date="2015-03-17T13:34:00Z"/>
          <w:del w:id="538" w:author="Author" w:date="2015-03-17T13:59:00Z"/>
          <w:rFonts w:asciiTheme="minorHAnsi" w:eastAsiaTheme="minorEastAsia" w:hAnsiTheme="minorHAnsi" w:cstheme="minorBidi"/>
          <w:sz w:val="22"/>
          <w:szCs w:val="22"/>
        </w:rPr>
      </w:pPr>
      <w:ins w:id="539" w:author="Author" w:date="2015-03-17T13:34:00Z">
        <w:del w:id="540" w:author="Author" w:date="2015-03-17T13:59:00Z">
          <w:r w:rsidDel="00CC468A">
            <w:delText>Figure 2</w:delText>
          </w:r>
          <w:r w:rsidDel="00CC468A">
            <w:noBreakHyphen/>
            <w:delText>14. Validating an admin user</w:delText>
          </w:r>
          <w:r w:rsidDel="00CC468A">
            <w:tab/>
            <w:delText>35</w:delText>
          </w:r>
        </w:del>
      </w:ins>
    </w:p>
    <w:p w14:paraId="656E80D1" w14:textId="77777777" w:rsidR="000F0802" w:rsidDel="00CC468A" w:rsidRDefault="000F0802">
      <w:pPr>
        <w:pStyle w:val="TableofFigures"/>
        <w:rPr>
          <w:ins w:id="541" w:author="Author" w:date="2015-03-17T13:34:00Z"/>
          <w:del w:id="542" w:author="Author" w:date="2015-03-17T13:59:00Z"/>
          <w:rFonts w:asciiTheme="minorHAnsi" w:eastAsiaTheme="minorEastAsia" w:hAnsiTheme="minorHAnsi" w:cstheme="minorBidi"/>
          <w:sz w:val="22"/>
          <w:szCs w:val="22"/>
        </w:rPr>
      </w:pPr>
      <w:ins w:id="543" w:author="Author" w:date="2015-03-17T13:34:00Z">
        <w:del w:id="544" w:author="Author" w:date="2015-03-17T13:59:00Z">
          <w:r w:rsidDel="00CC468A">
            <w:delText>Figure 2</w:delText>
          </w:r>
          <w:r w:rsidDel="00CC468A">
            <w:noBreakHyphen/>
            <w:delText>15. Validating a session-based signal</w:delText>
          </w:r>
          <w:r w:rsidDel="00CC468A">
            <w:tab/>
            <w:delText>36</w:delText>
          </w:r>
        </w:del>
      </w:ins>
    </w:p>
    <w:p w14:paraId="5B50B714" w14:textId="77777777" w:rsidR="000F0802" w:rsidDel="00CC468A" w:rsidRDefault="000F0802">
      <w:pPr>
        <w:pStyle w:val="TableofFigures"/>
        <w:rPr>
          <w:ins w:id="545" w:author="Author" w:date="2015-03-17T13:34:00Z"/>
          <w:del w:id="546" w:author="Author" w:date="2015-03-17T13:59:00Z"/>
          <w:rFonts w:asciiTheme="minorHAnsi" w:eastAsiaTheme="minorEastAsia" w:hAnsiTheme="minorHAnsi" w:cstheme="minorBidi"/>
          <w:sz w:val="22"/>
          <w:szCs w:val="22"/>
        </w:rPr>
      </w:pPr>
      <w:ins w:id="547" w:author="Author" w:date="2015-03-17T13:34:00Z">
        <w:del w:id="548" w:author="Author" w:date="2015-03-17T13:59:00Z">
          <w:r w:rsidDel="00CC468A">
            <w:delText>Figure 2</w:delText>
          </w:r>
          <w:r w:rsidDel="00CC468A">
            <w:noBreakHyphen/>
            <w:delText>16: Authorization Data Format Structure</w:delText>
          </w:r>
          <w:r w:rsidDel="00CC468A">
            <w:tab/>
            <w:delText>37</w:delText>
          </w:r>
        </w:del>
      </w:ins>
    </w:p>
    <w:p w14:paraId="428C735A" w14:textId="77777777" w:rsidR="000F0802" w:rsidDel="00CC468A" w:rsidRDefault="000F0802">
      <w:pPr>
        <w:pStyle w:val="TableofFigures"/>
        <w:rPr>
          <w:ins w:id="549" w:author="Author" w:date="2015-03-17T13:34:00Z"/>
          <w:del w:id="550" w:author="Author" w:date="2015-03-17T13:59:00Z"/>
          <w:rFonts w:asciiTheme="minorHAnsi" w:eastAsiaTheme="minorEastAsia" w:hAnsiTheme="minorHAnsi" w:cstheme="minorBidi"/>
          <w:sz w:val="22"/>
          <w:szCs w:val="22"/>
        </w:rPr>
      </w:pPr>
      <w:ins w:id="551" w:author="Author" w:date="2015-03-17T13:34:00Z">
        <w:del w:id="552" w:author="Author" w:date="2015-03-17T13:59:00Z">
          <w:r w:rsidDel="00CC468A">
            <w:delText>Figure 2</w:delText>
          </w:r>
          <w:r w:rsidDel="00CC468A">
            <w:noBreakHyphen/>
            <w:delText>17. Use case - users set up by Dad</w:delText>
          </w:r>
          <w:r w:rsidDel="00CC468A">
            <w:tab/>
            <w:delText>44</w:delText>
          </w:r>
        </w:del>
      </w:ins>
    </w:p>
    <w:p w14:paraId="21320B8E" w14:textId="77777777" w:rsidR="000F0802" w:rsidDel="00CC468A" w:rsidRDefault="000F0802">
      <w:pPr>
        <w:pStyle w:val="TableofFigures"/>
        <w:rPr>
          <w:ins w:id="553" w:author="Author" w:date="2015-03-17T13:34:00Z"/>
          <w:del w:id="554" w:author="Author" w:date="2015-03-17T13:59:00Z"/>
          <w:rFonts w:asciiTheme="minorHAnsi" w:eastAsiaTheme="minorEastAsia" w:hAnsiTheme="minorHAnsi" w:cstheme="minorBidi"/>
          <w:sz w:val="22"/>
          <w:szCs w:val="22"/>
        </w:rPr>
      </w:pPr>
      <w:ins w:id="555" w:author="Author" w:date="2015-03-17T13:34:00Z">
        <w:del w:id="556" w:author="Author" w:date="2015-03-17T13:59:00Z">
          <w:r w:rsidDel="00CC468A">
            <w:delText>Figure 2</w:delText>
          </w:r>
          <w:r w:rsidDel="00CC468A">
            <w:noBreakHyphen/>
            <w:delText>18. Use case - living room set up by Dad</w:delText>
          </w:r>
          <w:r w:rsidDel="00CC468A">
            <w:tab/>
            <w:delText>45</w:delText>
          </w:r>
        </w:del>
      </w:ins>
    </w:p>
    <w:p w14:paraId="17F2017B" w14:textId="77777777" w:rsidR="000F0802" w:rsidDel="00CC468A" w:rsidRDefault="000F0802">
      <w:pPr>
        <w:pStyle w:val="TableofFigures"/>
        <w:rPr>
          <w:ins w:id="557" w:author="Author" w:date="2015-03-17T13:34:00Z"/>
          <w:del w:id="558" w:author="Author" w:date="2015-03-17T13:59:00Z"/>
          <w:rFonts w:asciiTheme="minorHAnsi" w:eastAsiaTheme="minorEastAsia" w:hAnsiTheme="minorHAnsi" w:cstheme="minorBidi"/>
          <w:sz w:val="22"/>
          <w:szCs w:val="22"/>
        </w:rPr>
      </w:pPr>
      <w:ins w:id="559" w:author="Author" w:date="2015-03-17T13:34:00Z">
        <w:del w:id="560" w:author="Author" w:date="2015-03-17T13:59:00Z">
          <w:r w:rsidDel="00CC468A">
            <w:delText>Figure 2</w:delText>
          </w:r>
          <w:r w:rsidDel="00CC468A">
            <w:noBreakHyphen/>
            <w:delText>19. Use case - son's bedroom set up by son</w:delText>
          </w:r>
          <w:r w:rsidDel="00CC468A">
            <w:tab/>
            <w:delText>46</w:delText>
          </w:r>
        </w:del>
      </w:ins>
    </w:p>
    <w:p w14:paraId="3A2F9CAF" w14:textId="77777777" w:rsidR="000F0802" w:rsidDel="00CC468A" w:rsidRDefault="000F0802">
      <w:pPr>
        <w:pStyle w:val="TableofFigures"/>
        <w:rPr>
          <w:ins w:id="561" w:author="Author" w:date="2015-03-17T13:34:00Z"/>
          <w:del w:id="562" w:author="Author" w:date="2015-03-17T13:59:00Z"/>
          <w:rFonts w:asciiTheme="minorHAnsi" w:eastAsiaTheme="minorEastAsia" w:hAnsiTheme="minorHAnsi" w:cstheme="minorBidi"/>
          <w:sz w:val="22"/>
          <w:szCs w:val="22"/>
        </w:rPr>
      </w:pPr>
      <w:ins w:id="563" w:author="Author" w:date="2015-03-17T13:34:00Z">
        <w:del w:id="564" w:author="Author" w:date="2015-03-17T13:59:00Z">
          <w:r w:rsidDel="00CC468A">
            <w:delText>Figure 2</w:delText>
          </w:r>
          <w:r w:rsidDel="00CC468A">
            <w:noBreakHyphen/>
            <w:delText>20. Use case - master bedroom set up by Dad</w:delText>
          </w:r>
          <w:r w:rsidDel="00CC468A">
            <w:tab/>
            <w:delText>47</w:delText>
          </w:r>
        </w:del>
      </w:ins>
    </w:p>
    <w:p w14:paraId="4F9AA69D" w14:textId="77777777" w:rsidR="000F0802" w:rsidDel="00CC468A" w:rsidRDefault="000F0802">
      <w:pPr>
        <w:pStyle w:val="TableofFigures"/>
        <w:rPr>
          <w:ins w:id="565" w:author="Author" w:date="2015-03-17T13:34:00Z"/>
          <w:del w:id="566" w:author="Author" w:date="2015-03-17T13:59:00Z"/>
          <w:rFonts w:asciiTheme="minorHAnsi" w:eastAsiaTheme="minorEastAsia" w:hAnsiTheme="minorHAnsi" w:cstheme="minorBidi"/>
          <w:sz w:val="22"/>
          <w:szCs w:val="22"/>
        </w:rPr>
      </w:pPr>
      <w:ins w:id="567" w:author="Author" w:date="2015-03-17T13:34:00Z">
        <w:del w:id="568" w:author="Author" w:date="2015-03-17T13:59:00Z">
          <w:r w:rsidDel="00CC468A">
            <w:delText>Figure 2</w:delText>
          </w:r>
          <w:r w:rsidDel="00CC468A">
            <w:noBreakHyphen/>
            <w:delText>21. Use case – Son can control different TVs in the house</w:delText>
          </w:r>
          <w:r w:rsidDel="00CC468A">
            <w:tab/>
            <w:delText>48</w:delText>
          </w:r>
        </w:del>
      </w:ins>
    </w:p>
    <w:p w14:paraId="7AF6A1FC" w14:textId="77777777" w:rsidR="000F0802" w:rsidDel="00CC468A" w:rsidRDefault="000F0802">
      <w:pPr>
        <w:pStyle w:val="TableofFigures"/>
        <w:rPr>
          <w:ins w:id="569" w:author="Author" w:date="2015-03-17T13:34:00Z"/>
          <w:del w:id="570" w:author="Author" w:date="2015-03-17T13:59:00Z"/>
          <w:rFonts w:asciiTheme="minorHAnsi" w:eastAsiaTheme="minorEastAsia" w:hAnsiTheme="minorHAnsi" w:cstheme="minorBidi"/>
          <w:sz w:val="22"/>
          <w:szCs w:val="22"/>
        </w:rPr>
      </w:pPr>
      <w:ins w:id="571" w:author="Author" w:date="2015-03-17T13:34:00Z">
        <w:del w:id="572" w:author="Author" w:date="2015-03-17T13:59:00Z">
          <w:r w:rsidDel="00CC468A">
            <w:delText>Figure 2</w:delText>
          </w:r>
          <w:r w:rsidDel="00CC468A">
            <w:noBreakHyphen/>
            <w:delText>22. Use case - Living room tablet controls TVs</w:delText>
          </w:r>
          <w:r w:rsidDel="00CC468A">
            <w:tab/>
            <w:delText>49</w:delText>
          </w:r>
        </w:del>
      </w:ins>
    </w:p>
    <w:p w14:paraId="2F7ECE63" w14:textId="77777777" w:rsidR="00005840" w:rsidDel="00CC468A" w:rsidRDefault="00005840">
      <w:pPr>
        <w:pStyle w:val="TableofFigures"/>
        <w:rPr>
          <w:del w:id="573" w:author="Author" w:date="2015-03-17T13:59:00Z"/>
          <w:rFonts w:asciiTheme="minorHAnsi" w:eastAsiaTheme="minorEastAsia" w:hAnsiTheme="minorHAnsi" w:cstheme="minorBidi"/>
          <w:sz w:val="22"/>
          <w:szCs w:val="22"/>
        </w:rPr>
      </w:pPr>
      <w:del w:id="574" w:author="Author" w:date="2015-03-17T13:59:00Z">
        <w:r w:rsidDel="00CC468A">
          <w:delText>Figure 2</w:delText>
        </w:r>
        <w:r w:rsidDel="00CC468A">
          <w:noBreakHyphen/>
          <w:delText>1. Security system diagram</w:delText>
        </w:r>
        <w:r w:rsidDel="00CC468A">
          <w:tab/>
          <w:delText>9</w:delText>
        </w:r>
      </w:del>
    </w:p>
    <w:p w14:paraId="2EC07F96" w14:textId="77777777" w:rsidR="00005840" w:rsidDel="00CC468A" w:rsidRDefault="00005840">
      <w:pPr>
        <w:pStyle w:val="TableofFigures"/>
        <w:rPr>
          <w:del w:id="575" w:author="Author" w:date="2015-03-17T13:59:00Z"/>
          <w:rFonts w:asciiTheme="minorHAnsi" w:eastAsiaTheme="minorEastAsia" w:hAnsiTheme="minorHAnsi" w:cstheme="minorBidi"/>
          <w:sz w:val="22"/>
          <w:szCs w:val="22"/>
        </w:rPr>
      </w:pPr>
      <w:del w:id="576" w:author="Author" w:date="2015-03-17T13:59:00Z">
        <w:r w:rsidDel="00CC468A">
          <w:delText>Figure 2</w:delText>
        </w:r>
        <w:r w:rsidDel="00CC468A">
          <w:noBreakHyphen/>
          <w:delText>2. Claim a factory-reset application without out-of-band registration data</w:delText>
        </w:r>
        <w:r w:rsidDel="00CC468A">
          <w:tab/>
          <w:delText>12</w:delText>
        </w:r>
      </w:del>
    </w:p>
    <w:p w14:paraId="29EB6C3E" w14:textId="77777777" w:rsidR="00005840" w:rsidDel="00CC468A" w:rsidRDefault="00005840">
      <w:pPr>
        <w:pStyle w:val="TableofFigures"/>
        <w:rPr>
          <w:del w:id="577" w:author="Author" w:date="2015-03-17T13:59:00Z"/>
          <w:rFonts w:asciiTheme="minorHAnsi" w:eastAsiaTheme="minorEastAsia" w:hAnsiTheme="minorHAnsi" w:cstheme="minorBidi"/>
          <w:sz w:val="22"/>
          <w:szCs w:val="22"/>
        </w:rPr>
      </w:pPr>
      <w:del w:id="578" w:author="Author" w:date="2015-03-17T13:59:00Z">
        <w:r w:rsidDel="00CC468A">
          <w:delText>Figure 2</w:delText>
        </w:r>
        <w:r w:rsidDel="00CC468A">
          <w:noBreakHyphen/>
          <w:delText>3: Claim a factory-reset application without using out-of-band registration data and install admin security group</w:delText>
        </w:r>
        <w:r w:rsidDel="00CC468A">
          <w:tab/>
          <w:delText>13</w:delText>
        </w:r>
      </w:del>
    </w:p>
    <w:p w14:paraId="47A45CB1" w14:textId="77777777" w:rsidR="00005840" w:rsidDel="00CC468A" w:rsidRDefault="00005840">
      <w:pPr>
        <w:pStyle w:val="TableofFigures"/>
        <w:rPr>
          <w:del w:id="579" w:author="Author" w:date="2015-03-17T13:59:00Z"/>
          <w:rFonts w:asciiTheme="minorHAnsi" w:eastAsiaTheme="minorEastAsia" w:hAnsiTheme="minorHAnsi" w:cstheme="minorBidi"/>
          <w:sz w:val="22"/>
          <w:szCs w:val="22"/>
        </w:rPr>
      </w:pPr>
      <w:del w:id="580" w:author="Author" w:date="2015-03-17T13:59:00Z">
        <w:r w:rsidDel="00CC468A">
          <w:delText>Figure 2</w:delText>
        </w:r>
        <w:r w:rsidDel="00CC468A">
          <w:noBreakHyphen/>
          <w:delText>4. Claiming a factory-reset application using out-of-band registration data</w:delText>
        </w:r>
        <w:r w:rsidDel="00CC468A">
          <w:tab/>
          <w:delText>14</w:delText>
        </w:r>
      </w:del>
    </w:p>
    <w:p w14:paraId="0784C7CC" w14:textId="77777777" w:rsidR="00005840" w:rsidDel="00CC468A" w:rsidRDefault="00005840">
      <w:pPr>
        <w:pStyle w:val="TableofFigures"/>
        <w:rPr>
          <w:del w:id="581" w:author="Author" w:date="2015-03-17T13:59:00Z"/>
          <w:rFonts w:asciiTheme="minorHAnsi" w:eastAsiaTheme="minorEastAsia" w:hAnsiTheme="minorHAnsi" w:cstheme="minorBidi"/>
          <w:sz w:val="22"/>
          <w:szCs w:val="22"/>
        </w:rPr>
      </w:pPr>
      <w:del w:id="582" w:author="Author" w:date="2015-03-17T13:59:00Z">
        <w:r w:rsidDel="00CC468A">
          <w:delText>Figure 2</w:delText>
        </w:r>
        <w:r w:rsidDel="00CC468A">
          <w:noBreakHyphen/>
          <w:delText>5. Install a policy</w:delText>
        </w:r>
        <w:r w:rsidDel="00CC468A">
          <w:tab/>
          <w:delText>15</w:delText>
        </w:r>
      </w:del>
    </w:p>
    <w:p w14:paraId="0BF19A41" w14:textId="77777777" w:rsidR="00005840" w:rsidDel="00CC468A" w:rsidRDefault="00005840">
      <w:pPr>
        <w:pStyle w:val="TableofFigures"/>
        <w:rPr>
          <w:del w:id="583" w:author="Author" w:date="2015-03-17T13:59:00Z"/>
          <w:rFonts w:asciiTheme="minorHAnsi" w:eastAsiaTheme="minorEastAsia" w:hAnsiTheme="minorHAnsi" w:cstheme="minorBidi"/>
          <w:sz w:val="22"/>
          <w:szCs w:val="22"/>
        </w:rPr>
      </w:pPr>
      <w:del w:id="584" w:author="Author" w:date="2015-03-17T13:59:00Z">
        <w:r w:rsidDel="00CC468A">
          <w:delText>Figure 2</w:delText>
        </w:r>
        <w:r w:rsidDel="00CC468A">
          <w:noBreakHyphen/>
          <w:delText>6. Add an application to a security group</w:delText>
        </w:r>
        <w:r w:rsidDel="00CC468A">
          <w:tab/>
          <w:delText>16</w:delText>
        </w:r>
      </w:del>
    </w:p>
    <w:p w14:paraId="4EB76B7B" w14:textId="77777777" w:rsidR="00005840" w:rsidDel="00CC468A" w:rsidRDefault="00005840">
      <w:pPr>
        <w:pStyle w:val="TableofFigures"/>
        <w:rPr>
          <w:del w:id="585" w:author="Author" w:date="2015-03-17T13:59:00Z"/>
          <w:rFonts w:asciiTheme="minorHAnsi" w:eastAsiaTheme="minorEastAsia" w:hAnsiTheme="minorHAnsi" w:cstheme="minorBidi"/>
          <w:sz w:val="22"/>
          <w:szCs w:val="22"/>
        </w:rPr>
      </w:pPr>
      <w:del w:id="586" w:author="Author" w:date="2015-03-17T13:59:00Z">
        <w:r w:rsidDel="00CC468A">
          <w:delText>Figure 2</w:delText>
        </w:r>
        <w:r w:rsidDel="00CC468A">
          <w:noBreakHyphen/>
          <w:delText>7. Add a user to a security group</w:delText>
        </w:r>
        <w:r w:rsidDel="00CC468A">
          <w:tab/>
          <w:delText>17</w:delText>
        </w:r>
      </w:del>
    </w:p>
    <w:p w14:paraId="6DA32C8A" w14:textId="77777777" w:rsidR="00005840" w:rsidDel="00CC468A" w:rsidRDefault="00005840">
      <w:pPr>
        <w:pStyle w:val="TableofFigures"/>
        <w:rPr>
          <w:del w:id="587" w:author="Author" w:date="2015-03-17T13:59:00Z"/>
          <w:rFonts w:asciiTheme="minorHAnsi" w:eastAsiaTheme="minorEastAsia" w:hAnsiTheme="minorHAnsi" w:cstheme="minorBidi"/>
          <w:sz w:val="22"/>
          <w:szCs w:val="22"/>
        </w:rPr>
      </w:pPr>
      <w:del w:id="588" w:author="Author" w:date="2015-03-17T13:59:00Z">
        <w:r w:rsidDel="00CC468A">
          <w:delText>Figure 2</w:delText>
        </w:r>
        <w:r w:rsidDel="00CC468A">
          <w:noBreakHyphen/>
          <w:delText>8. Distribution of policy update and certificates</w:delText>
        </w:r>
        <w:r w:rsidDel="00CC468A">
          <w:tab/>
          <w:delText>21</w:delText>
        </w:r>
      </w:del>
    </w:p>
    <w:p w14:paraId="27F0A8B0" w14:textId="77777777" w:rsidR="00005840" w:rsidDel="00CC468A" w:rsidRDefault="00005840">
      <w:pPr>
        <w:pStyle w:val="TableofFigures"/>
        <w:rPr>
          <w:del w:id="589" w:author="Author" w:date="2015-03-17T13:59:00Z"/>
          <w:rFonts w:asciiTheme="minorHAnsi" w:eastAsiaTheme="minorEastAsia" w:hAnsiTheme="minorHAnsi" w:cstheme="minorBidi"/>
          <w:sz w:val="22"/>
          <w:szCs w:val="22"/>
        </w:rPr>
      </w:pPr>
      <w:del w:id="590" w:author="Author" w:date="2015-03-17T13:59:00Z">
        <w:r w:rsidDel="00CC468A">
          <w:delText>Figure 2</w:delText>
        </w:r>
        <w:r w:rsidDel="00CC468A">
          <w:noBreakHyphen/>
          <w:delText>9: Building Policy using manifest</w:delText>
        </w:r>
        <w:r w:rsidDel="00CC468A">
          <w:tab/>
          <w:delText>22</w:delText>
        </w:r>
      </w:del>
    </w:p>
    <w:p w14:paraId="568439D5" w14:textId="77777777" w:rsidR="00005840" w:rsidDel="00CC468A" w:rsidRDefault="00005840">
      <w:pPr>
        <w:pStyle w:val="TableofFigures"/>
        <w:rPr>
          <w:del w:id="591" w:author="Author" w:date="2015-03-17T13:59:00Z"/>
          <w:rFonts w:asciiTheme="minorHAnsi" w:eastAsiaTheme="minorEastAsia" w:hAnsiTheme="minorHAnsi" w:cstheme="minorBidi"/>
          <w:sz w:val="22"/>
          <w:szCs w:val="22"/>
        </w:rPr>
      </w:pPr>
      <w:del w:id="592" w:author="Author" w:date="2015-03-17T13:59:00Z">
        <w:r w:rsidDel="00CC468A">
          <w:delText>Figure 2</w:delText>
        </w:r>
        <w:r w:rsidDel="00CC468A">
          <w:noBreakHyphen/>
          <w:delText>10. Validating a producer policy</w:delText>
        </w:r>
        <w:r w:rsidDel="00CC468A">
          <w:tab/>
          <w:delText>23</w:delText>
        </w:r>
      </w:del>
    </w:p>
    <w:p w14:paraId="29AB8EAD" w14:textId="77777777" w:rsidR="00005840" w:rsidDel="00CC468A" w:rsidRDefault="00005840">
      <w:pPr>
        <w:pStyle w:val="TableofFigures"/>
        <w:rPr>
          <w:del w:id="593" w:author="Author" w:date="2015-03-17T13:59:00Z"/>
          <w:rFonts w:asciiTheme="minorHAnsi" w:eastAsiaTheme="minorEastAsia" w:hAnsiTheme="minorHAnsi" w:cstheme="minorBidi"/>
          <w:sz w:val="22"/>
          <w:szCs w:val="22"/>
        </w:rPr>
      </w:pPr>
      <w:del w:id="594" w:author="Author" w:date="2015-03-17T13:59:00Z">
        <w:r w:rsidDel="00CC468A">
          <w:delText>Figure 2</w:delText>
        </w:r>
        <w:r w:rsidDel="00CC468A">
          <w:noBreakHyphen/>
          <w:delText>11. Validating a consumer policy</w:delText>
        </w:r>
        <w:r w:rsidDel="00CC468A">
          <w:tab/>
          <w:delText>24</w:delText>
        </w:r>
      </w:del>
    </w:p>
    <w:p w14:paraId="358D44B6" w14:textId="77777777" w:rsidR="00005840" w:rsidDel="00CC468A" w:rsidRDefault="00005840">
      <w:pPr>
        <w:pStyle w:val="TableofFigures"/>
        <w:rPr>
          <w:del w:id="595" w:author="Author" w:date="2015-03-17T13:59:00Z"/>
          <w:rFonts w:asciiTheme="minorHAnsi" w:eastAsiaTheme="minorEastAsia" w:hAnsiTheme="minorHAnsi" w:cstheme="minorBidi"/>
          <w:sz w:val="22"/>
          <w:szCs w:val="22"/>
        </w:rPr>
      </w:pPr>
      <w:del w:id="596" w:author="Author" w:date="2015-03-17T13:59:00Z">
        <w:r w:rsidDel="00CC468A">
          <w:delText>Figure 2</w:delText>
        </w:r>
        <w:r w:rsidDel="00CC468A">
          <w:noBreakHyphen/>
          <w:delText>12. Exchange membership certificates</w:delText>
        </w:r>
        <w:r w:rsidDel="00CC468A">
          <w:tab/>
          <w:delText>25</w:delText>
        </w:r>
      </w:del>
    </w:p>
    <w:p w14:paraId="0791C6FF" w14:textId="77777777" w:rsidR="00005840" w:rsidDel="00CC468A" w:rsidRDefault="00005840">
      <w:pPr>
        <w:pStyle w:val="TableofFigures"/>
        <w:rPr>
          <w:del w:id="597" w:author="Author" w:date="2015-03-17T13:59:00Z"/>
          <w:rFonts w:asciiTheme="minorHAnsi" w:eastAsiaTheme="minorEastAsia" w:hAnsiTheme="minorHAnsi" w:cstheme="minorBidi"/>
          <w:sz w:val="22"/>
          <w:szCs w:val="22"/>
        </w:rPr>
      </w:pPr>
      <w:del w:id="598" w:author="Author" w:date="2015-03-17T13:59:00Z">
        <w:r w:rsidDel="00CC468A">
          <w:delText>Figure 2</w:delText>
        </w:r>
        <w:r w:rsidDel="00CC468A">
          <w:noBreakHyphen/>
          <w:delText>13. Anonymous access</w:delText>
        </w:r>
        <w:r w:rsidDel="00CC468A">
          <w:tab/>
          <w:delText>26</w:delText>
        </w:r>
      </w:del>
    </w:p>
    <w:p w14:paraId="7E8BE60C" w14:textId="77777777" w:rsidR="00005840" w:rsidDel="00CC468A" w:rsidRDefault="00005840">
      <w:pPr>
        <w:pStyle w:val="TableofFigures"/>
        <w:rPr>
          <w:del w:id="599" w:author="Author" w:date="2015-03-17T13:59:00Z"/>
          <w:rFonts w:asciiTheme="minorHAnsi" w:eastAsiaTheme="minorEastAsia" w:hAnsiTheme="minorHAnsi" w:cstheme="minorBidi"/>
          <w:sz w:val="22"/>
          <w:szCs w:val="22"/>
        </w:rPr>
      </w:pPr>
      <w:del w:id="600" w:author="Author" w:date="2015-03-17T13:59:00Z">
        <w:r w:rsidDel="00CC468A">
          <w:delText>Figure 2</w:delText>
        </w:r>
        <w:r w:rsidDel="00CC468A">
          <w:noBreakHyphen/>
          <w:delText>14. Validating an admin user</w:delText>
        </w:r>
        <w:r w:rsidDel="00CC468A">
          <w:tab/>
          <w:delText>27</w:delText>
        </w:r>
      </w:del>
    </w:p>
    <w:p w14:paraId="58054A27" w14:textId="77777777" w:rsidR="00005840" w:rsidDel="00CC468A" w:rsidRDefault="00005840">
      <w:pPr>
        <w:pStyle w:val="TableofFigures"/>
        <w:rPr>
          <w:del w:id="601" w:author="Author" w:date="2015-03-17T13:59:00Z"/>
          <w:rFonts w:asciiTheme="minorHAnsi" w:eastAsiaTheme="minorEastAsia" w:hAnsiTheme="minorHAnsi" w:cstheme="minorBidi"/>
          <w:sz w:val="22"/>
          <w:szCs w:val="22"/>
        </w:rPr>
      </w:pPr>
      <w:del w:id="602" w:author="Author" w:date="2015-03-17T13:59:00Z">
        <w:r w:rsidDel="00CC468A">
          <w:delText>Figure 2</w:delText>
        </w:r>
        <w:r w:rsidDel="00CC468A">
          <w:noBreakHyphen/>
          <w:delText>15. Validating a session-based signal</w:delText>
        </w:r>
        <w:r w:rsidDel="00CC468A">
          <w:tab/>
          <w:delText>28</w:delText>
        </w:r>
      </w:del>
    </w:p>
    <w:p w14:paraId="5DFA944E" w14:textId="77777777" w:rsidR="00005840" w:rsidDel="00CC468A" w:rsidRDefault="00005840">
      <w:pPr>
        <w:pStyle w:val="TableofFigures"/>
        <w:rPr>
          <w:del w:id="603" w:author="Author" w:date="2015-03-17T13:59:00Z"/>
          <w:rFonts w:asciiTheme="minorHAnsi" w:eastAsiaTheme="minorEastAsia" w:hAnsiTheme="minorHAnsi" w:cstheme="minorBidi"/>
          <w:sz w:val="22"/>
          <w:szCs w:val="22"/>
        </w:rPr>
      </w:pPr>
      <w:del w:id="604" w:author="Author" w:date="2015-03-17T13:59:00Z">
        <w:r w:rsidDel="00CC468A">
          <w:delText>Figure 2</w:delText>
        </w:r>
        <w:r w:rsidDel="00CC468A">
          <w:noBreakHyphen/>
          <w:delText>16: Authorization Data Format Structure</w:delText>
        </w:r>
        <w:r w:rsidDel="00CC468A">
          <w:tab/>
          <w:delText>29</w:delText>
        </w:r>
      </w:del>
    </w:p>
    <w:p w14:paraId="711861E1" w14:textId="77777777" w:rsidR="00005840" w:rsidDel="00CC468A" w:rsidRDefault="00005840">
      <w:pPr>
        <w:pStyle w:val="TableofFigures"/>
        <w:rPr>
          <w:del w:id="605" w:author="Author" w:date="2015-03-17T13:59:00Z"/>
          <w:rFonts w:asciiTheme="minorHAnsi" w:eastAsiaTheme="minorEastAsia" w:hAnsiTheme="minorHAnsi" w:cstheme="minorBidi"/>
          <w:sz w:val="22"/>
          <w:szCs w:val="22"/>
        </w:rPr>
      </w:pPr>
      <w:del w:id="606" w:author="Author" w:date="2015-03-17T13:59:00Z">
        <w:r w:rsidDel="00CC468A">
          <w:delText>Figure 2</w:delText>
        </w:r>
        <w:r w:rsidDel="00CC468A">
          <w:noBreakHyphen/>
          <w:delText>17. Use case - users set up by Dad</w:delText>
        </w:r>
        <w:r w:rsidDel="00CC468A">
          <w:tab/>
          <w:delText>37</w:delText>
        </w:r>
      </w:del>
    </w:p>
    <w:p w14:paraId="4F6FE402" w14:textId="77777777" w:rsidR="00005840" w:rsidDel="00CC468A" w:rsidRDefault="00005840">
      <w:pPr>
        <w:pStyle w:val="TableofFigures"/>
        <w:rPr>
          <w:del w:id="607" w:author="Author" w:date="2015-03-17T13:59:00Z"/>
          <w:rFonts w:asciiTheme="minorHAnsi" w:eastAsiaTheme="minorEastAsia" w:hAnsiTheme="minorHAnsi" w:cstheme="minorBidi"/>
          <w:sz w:val="22"/>
          <w:szCs w:val="22"/>
        </w:rPr>
      </w:pPr>
      <w:del w:id="608" w:author="Author" w:date="2015-03-17T13:59:00Z">
        <w:r w:rsidDel="00CC468A">
          <w:delText>Figure 2</w:delText>
        </w:r>
        <w:r w:rsidDel="00CC468A">
          <w:noBreakHyphen/>
          <w:delText>18. Use case - living room set up by Dad</w:delText>
        </w:r>
        <w:r w:rsidDel="00CC468A">
          <w:tab/>
          <w:delText>38</w:delText>
        </w:r>
      </w:del>
    </w:p>
    <w:p w14:paraId="128AF087" w14:textId="77777777" w:rsidR="00005840" w:rsidDel="00CC468A" w:rsidRDefault="00005840">
      <w:pPr>
        <w:pStyle w:val="TableofFigures"/>
        <w:rPr>
          <w:del w:id="609" w:author="Author" w:date="2015-03-17T13:59:00Z"/>
          <w:rFonts w:asciiTheme="minorHAnsi" w:eastAsiaTheme="minorEastAsia" w:hAnsiTheme="minorHAnsi" w:cstheme="minorBidi"/>
          <w:sz w:val="22"/>
          <w:szCs w:val="22"/>
        </w:rPr>
      </w:pPr>
      <w:del w:id="610" w:author="Author" w:date="2015-03-17T13:59:00Z">
        <w:r w:rsidDel="00CC468A">
          <w:delText>Figure 2</w:delText>
        </w:r>
        <w:r w:rsidDel="00CC468A">
          <w:noBreakHyphen/>
          <w:delText>19. Use case - son's bedroom set up by son</w:delText>
        </w:r>
        <w:r w:rsidDel="00CC468A">
          <w:tab/>
          <w:delText>39</w:delText>
        </w:r>
      </w:del>
    </w:p>
    <w:p w14:paraId="773A2FAD" w14:textId="77777777" w:rsidR="00005840" w:rsidDel="00CC468A" w:rsidRDefault="00005840">
      <w:pPr>
        <w:pStyle w:val="TableofFigures"/>
        <w:rPr>
          <w:del w:id="611" w:author="Author" w:date="2015-03-17T13:59:00Z"/>
          <w:rFonts w:asciiTheme="minorHAnsi" w:eastAsiaTheme="minorEastAsia" w:hAnsiTheme="minorHAnsi" w:cstheme="minorBidi"/>
          <w:sz w:val="22"/>
          <w:szCs w:val="22"/>
        </w:rPr>
      </w:pPr>
      <w:del w:id="612" w:author="Author" w:date="2015-03-17T13:59:00Z">
        <w:r w:rsidDel="00CC468A">
          <w:delText>Figure 2</w:delText>
        </w:r>
        <w:r w:rsidDel="00CC468A">
          <w:noBreakHyphen/>
          <w:delText>20. Use case - master bedroom set up by Dad</w:delText>
        </w:r>
        <w:r w:rsidDel="00CC468A">
          <w:tab/>
          <w:delText>40</w:delText>
        </w:r>
      </w:del>
    </w:p>
    <w:p w14:paraId="0E43E860" w14:textId="77777777" w:rsidR="00005840" w:rsidDel="00CC468A" w:rsidRDefault="00005840">
      <w:pPr>
        <w:pStyle w:val="TableofFigures"/>
        <w:rPr>
          <w:del w:id="613" w:author="Author" w:date="2015-03-17T13:59:00Z"/>
          <w:rFonts w:asciiTheme="minorHAnsi" w:eastAsiaTheme="minorEastAsia" w:hAnsiTheme="minorHAnsi" w:cstheme="minorBidi"/>
          <w:sz w:val="22"/>
          <w:szCs w:val="22"/>
        </w:rPr>
      </w:pPr>
      <w:del w:id="614" w:author="Author" w:date="2015-03-17T13:59:00Z">
        <w:r w:rsidDel="00CC468A">
          <w:delText>Figure 2</w:delText>
        </w:r>
        <w:r w:rsidDel="00CC468A">
          <w:noBreakHyphen/>
          <w:delText>21. Use case – Son can control different TVs in the house</w:delText>
        </w:r>
        <w:r w:rsidDel="00CC468A">
          <w:tab/>
          <w:delText>41</w:delText>
        </w:r>
      </w:del>
    </w:p>
    <w:p w14:paraId="5E366D56" w14:textId="77777777" w:rsidR="00005840" w:rsidDel="00CC468A" w:rsidRDefault="00005840">
      <w:pPr>
        <w:pStyle w:val="TableofFigures"/>
        <w:rPr>
          <w:del w:id="615" w:author="Author" w:date="2015-03-17T13:59:00Z"/>
          <w:rFonts w:asciiTheme="minorHAnsi" w:eastAsiaTheme="minorEastAsia" w:hAnsiTheme="minorHAnsi" w:cstheme="minorBidi"/>
          <w:sz w:val="22"/>
          <w:szCs w:val="22"/>
        </w:rPr>
      </w:pPr>
      <w:del w:id="616" w:author="Author" w:date="2015-03-17T13:59:00Z">
        <w:r w:rsidDel="00CC468A">
          <w:delText>Figure 2</w:delText>
        </w:r>
        <w:r w:rsidDel="00CC468A">
          <w:noBreakHyphen/>
          <w:delText>22. Use case - Living room tablet controls TVs</w:delText>
        </w:r>
        <w:r w:rsidDel="00CC468A">
          <w:tab/>
          <w:delText>42</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55C2554E" w14:textId="77777777" w:rsidR="00CC468A" w:rsidRDefault="00294B4C">
      <w:pPr>
        <w:pStyle w:val="TableofFigures"/>
        <w:rPr>
          <w:ins w:id="617" w:author="Author" w:date="2015-03-17T13:59: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618" w:author="Author" w:date="2015-03-17T13:59:00Z">
        <w:r w:rsidR="00CC468A">
          <w:t>Table 2</w:t>
        </w:r>
        <w:r w:rsidR="00CC468A">
          <w:noBreakHyphen/>
          <w:t>1. Security 2.0 premises</w:t>
        </w:r>
        <w:r w:rsidR="00CC468A">
          <w:tab/>
        </w:r>
        <w:r w:rsidR="00CC468A">
          <w:fldChar w:fldCharType="begin"/>
        </w:r>
        <w:r w:rsidR="00CC468A">
          <w:instrText xml:space="preserve"> PAGEREF _Toc414364105 \h </w:instrText>
        </w:r>
      </w:ins>
      <w:r w:rsidR="00CC468A">
        <w:fldChar w:fldCharType="separate"/>
      </w:r>
      <w:ins w:id="619" w:author="Author" w:date="2015-03-17T13:59:00Z">
        <w:r w:rsidR="00CC468A">
          <w:t>9</w:t>
        </w:r>
        <w:r w:rsidR="00CC468A">
          <w:fldChar w:fldCharType="end"/>
        </w:r>
      </w:ins>
    </w:p>
    <w:p w14:paraId="1B4F7AD6" w14:textId="77777777" w:rsidR="00CC468A" w:rsidRDefault="00CC468A">
      <w:pPr>
        <w:pStyle w:val="TableofFigures"/>
        <w:rPr>
          <w:ins w:id="620" w:author="Author" w:date="2015-03-17T13:59:00Z"/>
          <w:rFonts w:asciiTheme="minorHAnsi" w:eastAsiaTheme="minorEastAsia" w:hAnsiTheme="minorHAnsi" w:cstheme="minorBidi"/>
          <w:sz w:val="22"/>
          <w:szCs w:val="22"/>
        </w:rPr>
      </w:pPr>
      <w:ins w:id="621" w:author="Author" w:date="2015-03-17T13:59:00Z">
        <w:r>
          <w:t>Table 2-2: Action Mask Matrix</w:t>
        </w:r>
        <w:r>
          <w:tab/>
        </w:r>
        <w:r>
          <w:fldChar w:fldCharType="begin"/>
        </w:r>
        <w:r>
          <w:instrText xml:space="preserve"> PAGEREF _Toc414364106 \h </w:instrText>
        </w:r>
      </w:ins>
      <w:r>
        <w:fldChar w:fldCharType="separate"/>
      </w:r>
      <w:ins w:id="622" w:author="Author" w:date="2015-03-17T13:59:00Z">
        <w:r>
          <w:t>39</w:t>
        </w:r>
        <w:r>
          <w:fldChar w:fldCharType="end"/>
        </w:r>
      </w:ins>
    </w:p>
    <w:p w14:paraId="0FC80A2B" w14:textId="77777777" w:rsidR="000F0802" w:rsidDel="00CC468A" w:rsidRDefault="000F0802">
      <w:pPr>
        <w:pStyle w:val="TableofFigures"/>
        <w:rPr>
          <w:ins w:id="623" w:author="Author" w:date="2015-03-17T13:34:00Z"/>
          <w:del w:id="624" w:author="Author" w:date="2015-03-17T13:59:00Z"/>
          <w:rFonts w:asciiTheme="minorHAnsi" w:eastAsiaTheme="minorEastAsia" w:hAnsiTheme="minorHAnsi" w:cstheme="minorBidi"/>
          <w:sz w:val="22"/>
          <w:szCs w:val="22"/>
        </w:rPr>
      </w:pPr>
      <w:ins w:id="625" w:author="Author" w:date="2015-03-17T13:34:00Z">
        <w:del w:id="626" w:author="Author" w:date="2015-03-17T13:59:00Z">
          <w:r w:rsidDel="00CC468A">
            <w:delText>Table 2</w:delText>
          </w:r>
          <w:r w:rsidDel="00CC468A">
            <w:noBreakHyphen/>
            <w:delText>1. Security 2.0 premises</w:delText>
          </w:r>
          <w:r w:rsidDel="00CC468A">
            <w:tab/>
            <w:delText>9</w:delText>
          </w:r>
        </w:del>
      </w:ins>
    </w:p>
    <w:p w14:paraId="083ABE2F" w14:textId="77777777" w:rsidR="000F0802" w:rsidDel="00CC468A" w:rsidRDefault="000F0802">
      <w:pPr>
        <w:pStyle w:val="TableofFigures"/>
        <w:rPr>
          <w:ins w:id="627" w:author="Author" w:date="2015-03-17T13:34:00Z"/>
          <w:del w:id="628" w:author="Author" w:date="2015-03-17T13:59:00Z"/>
          <w:rFonts w:asciiTheme="minorHAnsi" w:eastAsiaTheme="minorEastAsia" w:hAnsiTheme="minorHAnsi" w:cstheme="minorBidi"/>
          <w:sz w:val="22"/>
          <w:szCs w:val="22"/>
        </w:rPr>
      </w:pPr>
      <w:ins w:id="629" w:author="Author" w:date="2015-03-17T13:34:00Z">
        <w:del w:id="630" w:author="Author" w:date="2015-03-17T13:59:00Z">
          <w:r w:rsidDel="00CC468A">
            <w:delText>Table 2-2: Action Mask Matrix</w:delText>
          </w:r>
          <w:r w:rsidDel="00CC468A">
            <w:tab/>
            <w:delText>39</w:delText>
          </w:r>
        </w:del>
      </w:ins>
    </w:p>
    <w:p w14:paraId="454AE0AE" w14:textId="77777777" w:rsidR="00CF68AE" w:rsidDel="00CC468A" w:rsidRDefault="00CF68AE">
      <w:pPr>
        <w:pStyle w:val="TableofFigures"/>
        <w:rPr>
          <w:del w:id="631" w:author="Author" w:date="2015-03-17T13:59:00Z"/>
          <w:rFonts w:asciiTheme="minorHAnsi" w:eastAsiaTheme="minorEastAsia" w:hAnsiTheme="minorHAnsi" w:cstheme="minorBidi"/>
          <w:sz w:val="22"/>
          <w:szCs w:val="22"/>
        </w:rPr>
      </w:pPr>
      <w:del w:id="632" w:author="Author" w:date="2015-03-17T13:59:00Z">
        <w:r w:rsidDel="00CC468A">
          <w:delText>Table 2</w:delText>
        </w:r>
        <w:r w:rsidDel="00CC468A">
          <w:noBreakHyphen/>
          <w:delText>1. Security 2.0 premises</w:delText>
        </w:r>
        <w:r w:rsidDel="00CC468A">
          <w:tab/>
          <w:delText>9</w:delText>
        </w:r>
      </w:del>
    </w:p>
    <w:p w14:paraId="649A434F" w14:textId="77777777" w:rsidR="00CF68AE" w:rsidDel="00CC468A" w:rsidRDefault="00CF68AE">
      <w:pPr>
        <w:pStyle w:val="TableofFigures"/>
        <w:rPr>
          <w:del w:id="633" w:author="Author" w:date="2015-03-17T13:59:00Z"/>
          <w:rFonts w:asciiTheme="minorHAnsi" w:eastAsiaTheme="minorEastAsia" w:hAnsiTheme="minorHAnsi" w:cstheme="minorBidi"/>
          <w:sz w:val="22"/>
          <w:szCs w:val="22"/>
        </w:rPr>
      </w:pPr>
      <w:del w:id="634" w:author="Author" w:date="2015-03-17T13:59:00Z">
        <w:r w:rsidDel="00CC468A">
          <w:delText>Table 2-2: Action Mask Matrix</w:delText>
        </w:r>
        <w:r w:rsidDel="00CC468A">
          <w:tab/>
          <w:delText>31</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635" w:name="_Toc368911281"/>
      <w:bookmarkStart w:id="636" w:name="_Toc414364136"/>
      <w:r w:rsidRPr="00FE774D">
        <w:lastRenderedPageBreak/>
        <w:t>Introduction</w:t>
      </w:r>
      <w:bookmarkEnd w:id="636"/>
    </w:p>
    <w:p w14:paraId="5FC8226F" w14:textId="77777777" w:rsidR="00AE4C57" w:rsidRPr="00B94E70" w:rsidRDefault="005D2554" w:rsidP="00B94E70">
      <w:pPr>
        <w:pStyle w:val="Heading2"/>
      </w:pPr>
      <w:bookmarkStart w:id="637" w:name="_Toc368911282"/>
      <w:bookmarkStart w:id="638" w:name="_Toc414364137"/>
      <w:bookmarkEnd w:id="635"/>
      <w:r>
        <w:t xml:space="preserve">Purpose and </w:t>
      </w:r>
      <w:r w:rsidR="00BC03FC">
        <w:t>s</w:t>
      </w:r>
      <w:r w:rsidR="00AE4C57" w:rsidRPr="00B94E70">
        <w:t>cope</w:t>
      </w:r>
      <w:bookmarkEnd w:id="637"/>
      <w:bookmarkEnd w:id="638"/>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639" w:name="_Toc368911284"/>
      <w:bookmarkStart w:id="640" w:name="_Toc379471817"/>
      <w:bookmarkStart w:id="641" w:name="_Toc368911286"/>
      <w:bookmarkStart w:id="642" w:name="_Toc414364138"/>
      <w:r w:rsidRPr="00F0473D">
        <w:t>Revision</w:t>
      </w:r>
      <w:r w:rsidR="005D2554">
        <w:t xml:space="preserve"> h</w:t>
      </w:r>
      <w:r w:rsidRPr="00742DC8">
        <w:t>istory</w:t>
      </w:r>
      <w:bookmarkEnd w:id="639"/>
      <w:bookmarkEnd w:id="640"/>
      <w:bookmarkEnd w:id="642"/>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c>
          <w:tcPr>
            <w:tcW w:w="1890" w:type="dxa"/>
          </w:tcPr>
          <w:p w14:paraId="38E64CCD" w14:textId="08C667E6" w:rsidR="007851A4" w:rsidRDefault="007851A4" w:rsidP="007851A4">
            <w:pPr>
              <w:pStyle w:val="tableentry"/>
            </w:pPr>
            <w:r>
              <w:t>Rev 1 Update 6</w:t>
            </w:r>
          </w:p>
        </w:tc>
        <w:tc>
          <w:tcPr>
            <w:tcW w:w="1871" w:type="dxa"/>
          </w:tcPr>
          <w:p w14:paraId="761D38A7" w14:textId="2ADB77C2" w:rsidR="007851A4" w:rsidRDefault="00A912D8" w:rsidP="007851A4">
            <w:pPr>
              <w:pStyle w:val="tableentry"/>
            </w:pPr>
            <w:r>
              <w:t>March 1</w:t>
            </w:r>
            <w:ins w:id="643" w:author="Author" w:date="2015-03-17T11:33:00Z">
              <w:r w:rsidR="003522EA">
                <w:t>7</w:t>
              </w:r>
            </w:ins>
            <w:del w:id="644" w:author="Author" w:date="2015-03-17T11:33:00Z">
              <w:r w:rsidDel="003522EA">
                <w:delText>0</w:delText>
              </w:r>
            </w:del>
            <w:r w:rsidR="007851A4">
              <w:t>, 2015</w:t>
            </w:r>
          </w:p>
        </w:tc>
        <w:tc>
          <w:tcPr>
            <w:tcW w:w="4879" w:type="dxa"/>
          </w:tcPr>
          <w:p w14:paraId="12203C90" w14:textId="77777777" w:rsidR="00A912D8" w:rsidRDefault="007851A4">
            <w:pPr>
              <w:pStyle w:val="tableentry"/>
            </w:pPr>
            <w:r>
              <w:t>Update the authorization data after the conference call on Janurary 20, 2015 by the Security2.0 working group.</w:t>
            </w:r>
            <w:r w:rsidR="00B539AF">
              <w:t xml:space="preserve">  Updated the permission matrix to reflect the concept of Provide permission.</w:t>
            </w:r>
          </w:p>
          <w:p w14:paraId="408E0AFE" w14:textId="77777777" w:rsidR="003522EA" w:rsidRDefault="00A912D8">
            <w:pPr>
              <w:pStyle w:val="tableentry"/>
              <w:rPr>
                <w:ins w:id="645" w:author="Author" w:date="2015-03-17T11:33:00Z"/>
              </w:rPr>
            </w:pPr>
            <w:r>
              <w:t>Updated based on review comments by the Security 2.0 working group on March 6, 2015.</w:t>
            </w:r>
          </w:p>
          <w:p w14:paraId="5A1349E4" w14:textId="0EEEDDCE" w:rsidR="007851A4" w:rsidRDefault="003522EA">
            <w:pPr>
              <w:pStyle w:val="tableentry"/>
            </w:pPr>
            <w:ins w:id="646" w:author="Author" w:date="2015-03-17T11:33:00Z">
              <w:r>
                <w:t>Add the updated information on Security Group equivalence and manifest from the Wiki</w:t>
              </w:r>
            </w:ins>
            <w:r w:rsidR="00B539AF">
              <w:t xml:space="preserve"> </w:t>
            </w:r>
          </w:p>
        </w:tc>
      </w:tr>
    </w:tbl>
    <w:p w14:paraId="5E0EF9FC" w14:textId="77777777" w:rsidR="00AE4C57" w:rsidRDefault="00AE4C57" w:rsidP="00B94E70">
      <w:pPr>
        <w:pStyle w:val="Heading2"/>
      </w:pPr>
      <w:bookmarkStart w:id="647" w:name="_Toc414364139"/>
      <w:r w:rsidRPr="00F0473D">
        <w:t xml:space="preserve">Acronyms and </w:t>
      </w:r>
      <w:r w:rsidR="00BC03FC">
        <w:t>t</w:t>
      </w:r>
      <w:r w:rsidRPr="00F0473D">
        <w:t>erms</w:t>
      </w:r>
      <w:bookmarkEnd w:id="641"/>
      <w:bookmarkEnd w:id="647"/>
    </w:p>
    <w:tbl>
      <w:tblPr>
        <w:tblStyle w:val="TableGrid"/>
        <w:tblW w:w="0" w:type="auto"/>
        <w:tblInd w:w="720" w:type="dxa"/>
        <w:tblLook w:val="04A0" w:firstRow="1" w:lastRow="0" w:firstColumn="1" w:lastColumn="0" w:noHBand="0" w:noVBand="1"/>
      </w:tblPr>
      <w:tblGrid>
        <w:gridCol w:w="2717"/>
        <w:gridCol w:w="5907"/>
      </w:tblGrid>
      <w:tr w:rsidR="00EE0BF1" w14:paraId="5EF94234" w14:textId="77777777" w:rsidTr="003522EA">
        <w:trPr>
          <w:cnfStyle w:val="100000000000" w:firstRow="1" w:lastRow="0" w:firstColumn="0" w:lastColumn="0" w:oddVBand="0" w:evenVBand="0" w:oddHBand="0" w:evenHBand="0" w:firstRowFirstColumn="0" w:firstRowLastColumn="0" w:lastRowFirstColumn="0" w:lastRowLastColumn="0"/>
          <w:tblHeader/>
        </w:trPr>
        <w:tc>
          <w:tcPr>
            <w:tcW w:w="2717" w:type="dxa"/>
          </w:tcPr>
          <w:p w14:paraId="7F992EDB" w14:textId="77777777" w:rsidR="00EE0BF1" w:rsidRDefault="00EE0BF1" w:rsidP="00EE0BF1">
            <w:pPr>
              <w:pStyle w:val="tableheading"/>
            </w:pPr>
            <w:r>
              <w:t>Acronym/term</w:t>
            </w:r>
          </w:p>
        </w:tc>
        <w:tc>
          <w:tcPr>
            <w:tcW w:w="5907" w:type="dxa"/>
          </w:tcPr>
          <w:p w14:paraId="32A7807E" w14:textId="77777777" w:rsidR="00EE0BF1" w:rsidRDefault="00EE0BF1" w:rsidP="00EE0BF1">
            <w:pPr>
              <w:pStyle w:val="tableheading"/>
            </w:pPr>
            <w:r>
              <w:t>Description</w:t>
            </w:r>
          </w:p>
        </w:tc>
      </w:tr>
      <w:tr w:rsidR="006C62EE" w14:paraId="08409F84" w14:textId="77777777" w:rsidTr="003522EA">
        <w:tc>
          <w:tcPr>
            <w:tcW w:w="2717" w:type="dxa"/>
          </w:tcPr>
          <w:p w14:paraId="1B6DBC54" w14:textId="77777777" w:rsidR="006C62EE" w:rsidRDefault="006C62EE" w:rsidP="005D2554">
            <w:pPr>
              <w:pStyle w:val="tableentry"/>
            </w:pPr>
            <w:r>
              <w:t>About data</w:t>
            </w:r>
          </w:p>
        </w:tc>
        <w:tc>
          <w:tcPr>
            <w:tcW w:w="5907"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3522EA">
        <w:tc>
          <w:tcPr>
            <w:tcW w:w="2717" w:type="dxa"/>
          </w:tcPr>
          <w:p w14:paraId="32342D59" w14:textId="77777777" w:rsidR="009C110C" w:rsidRDefault="009C110C" w:rsidP="005D2554">
            <w:pPr>
              <w:pStyle w:val="tableentry"/>
            </w:pPr>
            <w:r>
              <w:t>ACL</w:t>
            </w:r>
          </w:p>
        </w:tc>
        <w:tc>
          <w:tcPr>
            <w:tcW w:w="5907" w:type="dxa"/>
          </w:tcPr>
          <w:p w14:paraId="16BC711F" w14:textId="77777777" w:rsidR="009C110C" w:rsidRPr="005D2554" w:rsidRDefault="009C110C" w:rsidP="00EE0BF1">
            <w:pPr>
              <w:pStyle w:val="tableentry"/>
            </w:pPr>
            <w:r>
              <w:t>Access Control List</w:t>
            </w:r>
          </w:p>
        </w:tc>
      </w:tr>
      <w:tr w:rsidR="006C62EE" w14:paraId="1742F22D" w14:textId="77777777" w:rsidTr="003522EA">
        <w:tc>
          <w:tcPr>
            <w:tcW w:w="2717" w:type="dxa"/>
          </w:tcPr>
          <w:p w14:paraId="4EAAF584" w14:textId="77777777" w:rsidR="006C62EE" w:rsidRDefault="006C62EE" w:rsidP="005D2554">
            <w:pPr>
              <w:pStyle w:val="tableentry"/>
            </w:pPr>
            <w:r>
              <w:t>AES CCM</w:t>
            </w:r>
          </w:p>
        </w:tc>
        <w:tc>
          <w:tcPr>
            <w:tcW w:w="5907"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3522EA">
        <w:tc>
          <w:tcPr>
            <w:tcW w:w="2717" w:type="dxa"/>
          </w:tcPr>
          <w:p w14:paraId="7E515DC5" w14:textId="7E2DEB3F" w:rsidR="00B25915" w:rsidRDefault="00FF5F91" w:rsidP="006307BD">
            <w:pPr>
              <w:pStyle w:val="tableentry"/>
            </w:pPr>
            <w:r>
              <w:t>Producer</w:t>
            </w:r>
          </w:p>
        </w:tc>
        <w:tc>
          <w:tcPr>
            <w:tcW w:w="5907" w:type="dxa"/>
          </w:tcPr>
          <w:p w14:paraId="12873BF7" w14:textId="23DCD568" w:rsidR="005D2554" w:rsidRPr="005D2554" w:rsidRDefault="0038629C">
            <w:pPr>
              <w:pStyle w:val="tableentry"/>
            </w:pPr>
            <w:r>
              <w:t xml:space="preserve">An </w:t>
            </w:r>
            <w:r w:rsidR="005D2554" w:rsidRPr="005D2554">
              <w:t xml:space="preserve">AllJoyn </w:t>
            </w:r>
            <w:r w:rsidR="00B25915">
              <w:t xml:space="preserve">application </w:t>
            </w:r>
            <w:r w:rsidR="00FF5F91">
              <w:t>providing services on the AllJoyn network.</w:t>
            </w:r>
          </w:p>
        </w:tc>
      </w:tr>
      <w:tr w:rsidR="005D2554" w14:paraId="64E9B6E9" w14:textId="77777777" w:rsidTr="003522EA">
        <w:tc>
          <w:tcPr>
            <w:tcW w:w="2717" w:type="dxa"/>
          </w:tcPr>
          <w:p w14:paraId="462A03FE" w14:textId="77777777" w:rsidR="00B25915" w:rsidRPr="005A52D1" w:rsidRDefault="00A7648D" w:rsidP="005D2554">
            <w:pPr>
              <w:pStyle w:val="tableentry"/>
            </w:pPr>
            <w:r>
              <w:t>Con</w:t>
            </w:r>
            <w:r w:rsidR="00D236ED">
              <w:t>sumer</w:t>
            </w:r>
          </w:p>
        </w:tc>
        <w:tc>
          <w:tcPr>
            <w:tcW w:w="5907" w:type="dxa"/>
          </w:tcPr>
          <w:p w14:paraId="54E80A8D" w14:textId="7C9A6AE9" w:rsidR="005D2554" w:rsidRPr="005A52D1" w:rsidRDefault="005D2554" w:rsidP="006307BD">
            <w:pPr>
              <w:pStyle w:val="tableentry"/>
            </w:pPr>
            <w:r w:rsidRPr="005D2554">
              <w:t xml:space="preserve">An AllJoyn </w:t>
            </w:r>
            <w:r w:rsidR="00B25915">
              <w:t>application</w:t>
            </w:r>
            <w:r w:rsidR="00FF5F91">
              <w:t xml:space="preserve"> consuming services on the AllJoyn network</w:t>
            </w:r>
            <w:r w:rsidRPr="005D2554">
              <w:t xml:space="preserve">. </w:t>
            </w:r>
          </w:p>
        </w:tc>
      </w:tr>
      <w:tr w:rsidR="00B25915" w14:paraId="7779E304" w14:textId="77777777" w:rsidTr="003522EA">
        <w:tc>
          <w:tcPr>
            <w:tcW w:w="2717" w:type="dxa"/>
          </w:tcPr>
          <w:p w14:paraId="751AF3DD" w14:textId="77777777" w:rsidR="00B25915" w:rsidRDefault="00B25915" w:rsidP="005D2554">
            <w:pPr>
              <w:pStyle w:val="tableentry"/>
            </w:pPr>
            <w:r>
              <w:lastRenderedPageBreak/>
              <w:t>Device</w:t>
            </w:r>
          </w:p>
        </w:tc>
        <w:tc>
          <w:tcPr>
            <w:tcW w:w="5907"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3522EA">
        <w:tc>
          <w:tcPr>
            <w:tcW w:w="2717" w:type="dxa"/>
          </w:tcPr>
          <w:p w14:paraId="1A06F6CF" w14:textId="77777777" w:rsidR="00EE0BF1" w:rsidRPr="005A52D1" w:rsidRDefault="00EE0BF1" w:rsidP="00EE0BF1">
            <w:pPr>
              <w:pStyle w:val="tableentry"/>
            </w:pPr>
            <w:r w:rsidRPr="005A52D1">
              <w:t>AllJoyn framework</w:t>
            </w:r>
          </w:p>
        </w:tc>
        <w:tc>
          <w:tcPr>
            <w:tcW w:w="5907"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3522EA">
        <w:tc>
          <w:tcPr>
            <w:tcW w:w="2717" w:type="dxa"/>
          </w:tcPr>
          <w:p w14:paraId="62808CB5" w14:textId="77777777" w:rsidR="005D2554" w:rsidRDefault="005D2554" w:rsidP="00EE0BF1">
            <w:pPr>
              <w:pStyle w:val="tableentry"/>
            </w:pPr>
            <w:r>
              <w:t>DSA</w:t>
            </w:r>
          </w:p>
        </w:tc>
        <w:tc>
          <w:tcPr>
            <w:tcW w:w="5907" w:type="dxa"/>
          </w:tcPr>
          <w:p w14:paraId="78A2E1F4" w14:textId="77777777" w:rsidR="005D2554" w:rsidRDefault="005D2554" w:rsidP="005D2554">
            <w:pPr>
              <w:pStyle w:val="tableentry"/>
            </w:pPr>
            <w:r>
              <w:t>Digital Signature Algorithm</w:t>
            </w:r>
          </w:p>
        </w:tc>
      </w:tr>
      <w:tr w:rsidR="005D2554" w14:paraId="14261192" w14:textId="77777777" w:rsidTr="003522EA">
        <w:tc>
          <w:tcPr>
            <w:tcW w:w="2717" w:type="dxa"/>
          </w:tcPr>
          <w:p w14:paraId="2D29B941" w14:textId="77777777" w:rsidR="005D2554" w:rsidRDefault="005D2554" w:rsidP="00EE0BF1">
            <w:pPr>
              <w:pStyle w:val="tableentry"/>
            </w:pPr>
            <w:r>
              <w:t>ECC</w:t>
            </w:r>
          </w:p>
        </w:tc>
        <w:tc>
          <w:tcPr>
            <w:tcW w:w="5907" w:type="dxa"/>
          </w:tcPr>
          <w:p w14:paraId="34B4B8E6" w14:textId="77777777" w:rsidR="005D2554" w:rsidRPr="005D2554" w:rsidRDefault="005D2554" w:rsidP="005D2554">
            <w:pPr>
              <w:pStyle w:val="tableentry"/>
            </w:pPr>
            <w:r>
              <w:t>Elliptic Curve Cryptography</w:t>
            </w:r>
          </w:p>
        </w:tc>
      </w:tr>
      <w:tr w:rsidR="005D2554" w14:paraId="4CB65218" w14:textId="77777777" w:rsidTr="003522EA">
        <w:tc>
          <w:tcPr>
            <w:tcW w:w="2717" w:type="dxa"/>
          </w:tcPr>
          <w:p w14:paraId="137CC27E" w14:textId="77777777" w:rsidR="005D2554" w:rsidRDefault="005D2554" w:rsidP="005D2554">
            <w:pPr>
              <w:pStyle w:val="tableentry"/>
            </w:pPr>
            <w:r>
              <w:t>ECDHE</w:t>
            </w:r>
          </w:p>
        </w:tc>
        <w:tc>
          <w:tcPr>
            <w:tcW w:w="5907"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3522EA">
        <w:tc>
          <w:tcPr>
            <w:tcW w:w="2717" w:type="dxa"/>
          </w:tcPr>
          <w:p w14:paraId="097835D1" w14:textId="77777777" w:rsidR="005D2554" w:rsidRDefault="005D2554" w:rsidP="005D2554">
            <w:pPr>
              <w:pStyle w:val="tableentry"/>
            </w:pPr>
            <w:r>
              <w:t>ECDHE_ECDSA</w:t>
            </w:r>
          </w:p>
        </w:tc>
        <w:tc>
          <w:tcPr>
            <w:tcW w:w="5907"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3522EA">
        <w:tc>
          <w:tcPr>
            <w:tcW w:w="2717" w:type="dxa"/>
          </w:tcPr>
          <w:p w14:paraId="69DEF024" w14:textId="77777777" w:rsidR="005D2554" w:rsidRPr="00592B00" w:rsidRDefault="005D2554" w:rsidP="005D2554">
            <w:pPr>
              <w:pStyle w:val="tableentry"/>
            </w:pPr>
            <w:r w:rsidRPr="00592B00">
              <w:t>ECDHE_NULL</w:t>
            </w:r>
          </w:p>
        </w:tc>
        <w:tc>
          <w:tcPr>
            <w:tcW w:w="5907"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3522EA">
        <w:tc>
          <w:tcPr>
            <w:tcW w:w="2717" w:type="dxa"/>
          </w:tcPr>
          <w:p w14:paraId="6EC4944F" w14:textId="77777777" w:rsidR="005D2554" w:rsidRPr="00592B00" w:rsidRDefault="005D2554" w:rsidP="005D2554">
            <w:pPr>
              <w:pStyle w:val="tableentry"/>
            </w:pPr>
            <w:r w:rsidRPr="00592B00">
              <w:t>ECDHE_PSK</w:t>
            </w:r>
          </w:p>
        </w:tc>
        <w:tc>
          <w:tcPr>
            <w:tcW w:w="5907"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3522EA">
        <w:tc>
          <w:tcPr>
            <w:tcW w:w="2717" w:type="dxa"/>
          </w:tcPr>
          <w:p w14:paraId="61313579" w14:textId="77777777" w:rsidR="00EE0BF1" w:rsidRPr="00E127B8" w:rsidRDefault="00A7648D" w:rsidP="00EE0BF1">
            <w:pPr>
              <w:pStyle w:val="tableentry"/>
            </w:pPr>
            <w:r>
              <w:t>U</w:t>
            </w:r>
            <w:r w:rsidR="005D2554">
              <w:t>ser</w:t>
            </w:r>
          </w:p>
        </w:tc>
        <w:tc>
          <w:tcPr>
            <w:tcW w:w="5907"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3522EA">
        <w:tc>
          <w:tcPr>
            <w:tcW w:w="2717" w:type="dxa"/>
          </w:tcPr>
          <w:p w14:paraId="73E307E5" w14:textId="77777777" w:rsidR="009C110C" w:rsidRDefault="009C110C" w:rsidP="00D02600">
            <w:pPr>
              <w:pStyle w:val="tableentry"/>
            </w:pPr>
            <w:r>
              <w:t>Factory</w:t>
            </w:r>
            <w:r w:rsidR="00640B05">
              <w:t>-</w:t>
            </w:r>
            <w:r>
              <w:t>reset device</w:t>
            </w:r>
          </w:p>
        </w:tc>
        <w:tc>
          <w:tcPr>
            <w:tcW w:w="5907"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3522EA">
        <w:tc>
          <w:tcPr>
            <w:tcW w:w="2717" w:type="dxa"/>
          </w:tcPr>
          <w:p w14:paraId="3860EA16" w14:textId="77777777" w:rsidR="009C110C" w:rsidRDefault="009C110C" w:rsidP="00D02600">
            <w:pPr>
              <w:pStyle w:val="tableentry"/>
            </w:pPr>
            <w:r>
              <w:t>Friend</w:t>
            </w:r>
          </w:p>
        </w:tc>
        <w:tc>
          <w:tcPr>
            <w:tcW w:w="5907"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3522EA">
        <w:tc>
          <w:tcPr>
            <w:tcW w:w="2717" w:type="dxa"/>
          </w:tcPr>
          <w:p w14:paraId="031E44F7" w14:textId="77777777" w:rsidR="009C110C" w:rsidRDefault="009C110C" w:rsidP="00D02600">
            <w:pPr>
              <w:pStyle w:val="tableentry"/>
            </w:pPr>
            <w:r>
              <w:t>Grantee</w:t>
            </w:r>
          </w:p>
        </w:tc>
        <w:tc>
          <w:tcPr>
            <w:tcW w:w="5907"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3522EA">
        <w:tc>
          <w:tcPr>
            <w:tcW w:w="2717" w:type="dxa"/>
          </w:tcPr>
          <w:p w14:paraId="3D3300A8" w14:textId="77777777" w:rsidR="005D2554" w:rsidRDefault="005D2554" w:rsidP="00D02600">
            <w:pPr>
              <w:pStyle w:val="tableentry"/>
            </w:pPr>
            <w:r>
              <w:t>GUID</w:t>
            </w:r>
          </w:p>
        </w:tc>
        <w:tc>
          <w:tcPr>
            <w:tcW w:w="5907" w:type="dxa"/>
          </w:tcPr>
          <w:p w14:paraId="68AD0419" w14:textId="01834D2B" w:rsidR="005D2554" w:rsidRPr="005D2554" w:rsidRDefault="005D2554">
            <w:pPr>
              <w:pStyle w:val="tableentry"/>
            </w:pPr>
            <w:r>
              <w:t>Globally Unique Identifier</w:t>
            </w:r>
            <w:r w:rsidR="00F034B3">
              <w:t>.  A 128 bit identifier generated randomly in a way that the probability of collision is negligible.</w:t>
            </w:r>
          </w:p>
        </w:tc>
      </w:tr>
      <w:tr w:rsidR="00261B71" w14:paraId="717B831A" w14:textId="77777777" w:rsidTr="003522EA">
        <w:tc>
          <w:tcPr>
            <w:tcW w:w="2717" w:type="dxa"/>
          </w:tcPr>
          <w:p w14:paraId="4EF54702" w14:textId="25342C69" w:rsidR="00261B71" w:rsidRPr="008633B1" w:rsidRDefault="00A912D8" w:rsidP="00D02600">
            <w:pPr>
              <w:pStyle w:val="tableentry"/>
            </w:pPr>
            <w:r>
              <w:t>Security Group</w:t>
            </w:r>
          </w:p>
        </w:tc>
        <w:tc>
          <w:tcPr>
            <w:tcW w:w="5907" w:type="dxa"/>
          </w:tcPr>
          <w:p w14:paraId="32B1FE74" w14:textId="70B31339" w:rsidR="00261B71" w:rsidRPr="008633B1" w:rsidRDefault="005D2554">
            <w:pPr>
              <w:pStyle w:val="tableentry"/>
            </w:pPr>
            <w:r w:rsidRPr="005D2554">
              <w:t xml:space="preserve">A logical grouping of devices, applications, and users. It is identified by a </w:t>
            </w:r>
            <w:r w:rsidR="00A912D8">
              <w:t xml:space="preserve">group </w:t>
            </w:r>
            <w:r w:rsidR="0027239C">
              <w:t xml:space="preserve">ID which is a </w:t>
            </w:r>
            <w:r w:rsidR="005A1F58">
              <w:t>GUID</w:t>
            </w:r>
            <w:r w:rsidR="00C42D60">
              <w:t xml:space="preserve"> and the group authority public key</w:t>
            </w:r>
            <w:r w:rsidR="005A1F58">
              <w:t xml:space="preserve">. </w:t>
            </w:r>
            <w:r w:rsidRPr="005D2554">
              <w:t>A</w:t>
            </w:r>
            <w:r w:rsidR="006031B3">
              <w:t xml:space="preserve">n application </w:t>
            </w:r>
            <w:r w:rsidRPr="005D2554">
              <w:t xml:space="preserve">can be installed with a policy to expose services to members of the </w:t>
            </w:r>
            <w:r w:rsidR="00C42D60">
              <w:t>security group</w:t>
            </w:r>
            <w:r w:rsidRPr="005D2554">
              <w:t xml:space="preserve">. An application or user holding a membership certificate is </w:t>
            </w:r>
            <w:r w:rsidR="005A1F58">
              <w:t xml:space="preserve">in fact a member of the </w:t>
            </w:r>
            <w:r w:rsidR="00C42D60">
              <w:t>security group</w:t>
            </w:r>
            <w:r w:rsidR="005A1F58">
              <w:t xml:space="preserve">. </w:t>
            </w:r>
            <w:r w:rsidRPr="005D2554">
              <w:t xml:space="preserve">Any member of the </w:t>
            </w:r>
            <w:r w:rsidR="00C42D60">
              <w:t>security group</w:t>
            </w:r>
            <w:r w:rsidR="00C42D60" w:rsidRPr="005D2554">
              <w:t xml:space="preserve"> </w:t>
            </w:r>
            <w:r w:rsidRPr="005D2554">
              <w:t xml:space="preserve">can access the services exposed to the </w:t>
            </w:r>
            <w:r w:rsidR="00C42D60">
              <w:t>group</w:t>
            </w:r>
            <w:r w:rsidR="00C42D60" w:rsidRPr="005D2554">
              <w:t xml:space="preserve"> </w:t>
            </w:r>
            <w:r w:rsidRPr="005D2554">
              <w:t xml:space="preserve">by the </w:t>
            </w:r>
            <w:r w:rsidR="006031B3">
              <w:t>applications</w:t>
            </w:r>
            <w:r w:rsidR="006031B3" w:rsidRPr="005D2554">
              <w:t xml:space="preserve"> </w:t>
            </w:r>
            <w:r w:rsidRPr="005D2554">
              <w:t xml:space="preserve">with </w:t>
            </w:r>
            <w:r w:rsidR="00115441">
              <w:t>ACLs</w:t>
            </w:r>
            <w:r w:rsidR="00115441" w:rsidRPr="005D2554">
              <w:t xml:space="preserve"> </w:t>
            </w:r>
            <w:r w:rsidRPr="005D2554">
              <w:t xml:space="preserve">defined for that </w:t>
            </w:r>
            <w:r w:rsidR="00C42D60">
              <w:t>group</w:t>
            </w:r>
            <w:r w:rsidRPr="005D2554">
              <w:t>.</w:t>
            </w:r>
          </w:p>
        </w:tc>
      </w:tr>
      <w:tr w:rsidR="005D2554" w14:paraId="227F706B" w14:textId="77777777" w:rsidTr="003522EA">
        <w:tc>
          <w:tcPr>
            <w:tcW w:w="2717" w:type="dxa"/>
          </w:tcPr>
          <w:p w14:paraId="2A6169EB" w14:textId="20F553CA" w:rsidR="005D2554" w:rsidRDefault="00F901BC" w:rsidP="00EE0BF1">
            <w:pPr>
              <w:pStyle w:val="tableentry"/>
            </w:pPr>
            <w:r>
              <w:t xml:space="preserve">Security Group </w:t>
            </w:r>
            <w:r w:rsidR="005D2554">
              <w:t>Authority</w:t>
            </w:r>
          </w:p>
        </w:tc>
        <w:tc>
          <w:tcPr>
            <w:tcW w:w="5907" w:type="dxa"/>
          </w:tcPr>
          <w:p w14:paraId="76291E61" w14:textId="0BA74CB2" w:rsidR="005D2554" w:rsidRPr="005D2554" w:rsidRDefault="005D2554">
            <w:pPr>
              <w:pStyle w:val="tableentry"/>
            </w:pPr>
            <w:r w:rsidRPr="005D2554">
              <w:t xml:space="preserve">A </w:t>
            </w:r>
            <w:r w:rsidR="00F901BC">
              <w:t>security group</w:t>
            </w:r>
            <w:r w:rsidR="00F901BC" w:rsidRPr="005D2554">
              <w:t xml:space="preserve"> </w:t>
            </w:r>
            <w:r w:rsidRPr="005D2554">
              <w:t xml:space="preserve">authority is the user or application that defines the </w:t>
            </w:r>
            <w:r w:rsidR="00F901BC">
              <w:t>security group</w:t>
            </w:r>
            <w:r w:rsidR="00F901BC" w:rsidRPr="005D2554">
              <w:t xml:space="preserve"> </w:t>
            </w:r>
            <w:r w:rsidRPr="005D2554">
              <w:t>and grant mem</w:t>
            </w:r>
            <w:r w:rsidR="005A1F58">
              <w:t xml:space="preserve">bership certificates to other. </w:t>
            </w:r>
            <w:r w:rsidRPr="005D2554">
              <w:t xml:space="preserve">The </w:t>
            </w:r>
            <w:r w:rsidR="00F901BC">
              <w:t>security group</w:t>
            </w:r>
            <w:r w:rsidR="00F901BC" w:rsidRPr="005D2554">
              <w:t xml:space="preserve"> </w:t>
            </w:r>
            <w:r w:rsidRPr="005D2554">
              <w:t xml:space="preserve">authority is the </w:t>
            </w:r>
            <w:r w:rsidR="006031B3">
              <w:t xml:space="preserve">certificate authority </w:t>
            </w:r>
            <w:r w:rsidRPr="005D2554">
              <w:t xml:space="preserve">for that </w:t>
            </w:r>
            <w:r w:rsidR="00F901BC">
              <w:t>group</w:t>
            </w:r>
            <w:r w:rsidRPr="005D2554">
              <w:t>.</w:t>
            </w:r>
          </w:p>
        </w:tc>
      </w:tr>
      <w:tr w:rsidR="009C110C" w14:paraId="62BDC371" w14:textId="77777777" w:rsidTr="003522EA">
        <w:tc>
          <w:tcPr>
            <w:tcW w:w="2717" w:type="dxa"/>
          </w:tcPr>
          <w:p w14:paraId="0E08720B" w14:textId="77777777" w:rsidR="009C110C" w:rsidRDefault="009C110C" w:rsidP="00EE0BF1">
            <w:pPr>
              <w:pStyle w:val="tableentry"/>
            </w:pPr>
            <w:r>
              <w:t xml:space="preserve">Holder </w:t>
            </w:r>
          </w:p>
        </w:tc>
        <w:tc>
          <w:tcPr>
            <w:tcW w:w="5907" w:type="dxa"/>
          </w:tcPr>
          <w:p w14:paraId="750BDA2C" w14:textId="77777777" w:rsidR="009C110C" w:rsidRDefault="006311BA" w:rsidP="007D1AAA">
            <w:pPr>
              <w:pStyle w:val="tableentry"/>
            </w:pPr>
            <w:r>
              <w:t>The application or user possessing a certificate</w:t>
            </w:r>
            <w:r w:rsidR="00516BDB">
              <w:t>.</w:t>
            </w:r>
          </w:p>
        </w:tc>
      </w:tr>
      <w:tr w:rsidR="006C62EE" w14:paraId="54D5631B" w14:textId="77777777" w:rsidTr="003522EA">
        <w:tc>
          <w:tcPr>
            <w:tcW w:w="2717" w:type="dxa"/>
          </w:tcPr>
          <w:p w14:paraId="266048E2" w14:textId="77777777" w:rsidR="006C62EE" w:rsidRDefault="006C62EE" w:rsidP="00EE0BF1">
            <w:pPr>
              <w:pStyle w:val="tableentry"/>
            </w:pPr>
            <w:r>
              <w:t>OOB</w:t>
            </w:r>
          </w:p>
        </w:tc>
        <w:tc>
          <w:tcPr>
            <w:tcW w:w="5907" w:type="dxa"/>
          </w:tcPr>
          <w:p w14:paraId="56D8C39E" w14:textId="77777777" w:rsidR="006C62EE" w:rsidRPr="005D2554" w:rsidRDefault="006C62EE" w:rsidP="00EE0BF1">
            <w:pPr>
              <w:pStyle w:val="tableentry"/>
            </w:pPr>
            <w:r>
              <w:t>Out Of Band</w:t>
            </w:r>
          </w:p>
        </w:tc>
      </w:tr>
      <w:tr w:rsidR="00927519" w14:paraId="0E9F17FA" w14:textId="77777777" w:rsidTr="003522EA">
        <w:tc>
          <w:tcPr>
            <w:tcW w:w="2717" w:type="dxa"/>
          </w:tcPr>
          <w:p w14:paraId="1947F36E" w14:textId="77777777" w:rsidR="00927519" w:rsidRDefault="00927519" w:rsidP="00EE0BF1">
            <w:pPr>
              <w:pStyle w:val="tableentry"/>
            </w:pPr>
            <w:r>
              <w:t>Permission Management module</w:t>
            </w:r>
          </w:p>
        </w:tc>
        <w:tc>
          <w:tcPr>
            <w:tcW w:w="5907"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3522EA">
        <w:tc>
          <w:tcPr>
            <w:tcW w:w="2717" w:type="dxa"/>
          </w:tcPr>
          <w:p w14:paraId="08677890" w14:textId="77777777" w:rsidR="00927519" w:rsidRPr="00E127B8" w:rsidRDefault="00927519" w:rsidP="00EE0BF1">
            <w:pPr>
              <w:pStyle w:val="tableentry"/>
            </w:pPr>
            <w:r>
              <w:t>PermissionMgmt</w:t>
            </w:r>
          </w:p>
        </w:tc>
        <w:tc>
          <w:tcPr>
            <w:tcW w:w="5907"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3522EA">
        <w:tc>
          <w:tcPr>
            <w:tcW w:w="2717" w:type="dxa"/>
          </w:tcPr>
          <w:p w14:paraId="1D4CF39E" w14:textId="77777777" w:rsidR="00927519" w:rsidRPr="008633B1" w:rsidRDefault="00927519" w:rsidP="00D02600">
            <w:pPr>
              <w:pStyle w:val="tableentry"/>
            </w:pPr>
            <w:r>
              <w:t>Security Manager</w:t>
            </w:r>
          </w:p>
        </w:tc>
        <w:tc>
          <w:tcPr>
            <w:tcW w:w="5907" w:type="dxa"/>
          </w:tcPr>
          <w:p w14:paraId="2C2AB104" w14:textId="2C35FCE4" w:rsidR="00927519" w:rsidRDefault="00927519" w:rsidP="00B453FF">
            <w:pPr>
              <w:pStyle w:val="tableentry"/>
            </w:pPr>
            <w:r w:rsidRPr="005D2554">
              <w:t>A</w:t>
            </w:r>
            <w:r w:rsidR="00C42D60">
              <w:t>n application used</w:t>
            </w:r>
            <w:r w:rsidRPr="005D2554">
              <w:t xml:space="preserve"> to manage cryptographic keys, </w:t>
            </w:r>
            <w:r w:rsidR="00C42D60">
              <w:t xml:space="preserve">and </w:t>
            </w:r>
            <w:r w:rsidRPr="005D2554">
              <w:t>generate and distribute certificates.</w:t>
            </w:r>
          </w:p>
        </w:tc>
      </w:tr>
      <w:tr w:rsidR="00927519" w14:paraId="6D5BFF75" w14:textId="77777777" w:rsidTr="003522EA">
        <w:tc>
          <w:tcPr>
            <w:tcW w:w="2717" w:type="dxa"/>
          </w:tcPr>
          <w:p w14:paraId="2EF13269" w14:textId="77777777" w:rsidR="00927519" w:rsidRDefault="00927519" w:rsidP="00D02600">
            <w:pPr>
              <w:pStyle w:val="tableentry"/>
            </w:pPr>
            <w:r>
              <w:t>Security Appliance</w:t>
            </w:r>
          </w:p>
        </w:tc>
        <w:tc>
          <w:tcPr>
            <w:tcW w:w="5907" w:type="dxa"/>
          </w:tcPr>
          <w:p w14:paraId="7627BBC9" w14:textId="2E338175" w:rsidR="00927519" w:rsidRPr="005D2554" w:rsidRDefault="00927519" w:rsidP="00B453FF">
            <w:pPr>
              <w:pStyle w:val="tableentry"/>
            </w:pPr>
            <w:r>
              <w:rPr>
                <w:lang w:eastAsia="ja-JP"/>
              </w:rPr>
              <w:t xml:space="preserve">A security appliance is a type of Security Manager that is always </w:t>
            </w:r>
            <w:r w:rsidR="00C42D60">
              <w:rPr>
                <w:lang w:eastAsia="ja-JP"/>
              </w:rPr>
              <w:t>on</w:t>
            </w:r>
            <w:r>
              <w:rPr>
                <w:lang w:eastAsia="ja-JP"/>
              </w:rPr>
              <w:t>.</w:t>
            </w:r>
          </w:p>
        </w:tc>
      </w:tr>
      <w:tr w:rsidR="00927519" w14:paraId="58BD8AC4" w14:textId="77777777" w:rsidTr="003522EA">
        <w:tc>
          <w:tcPr>
            <w:tcW w:w="2717" w:type="dxa"/>
          </w:tcPr>
          <w:p w14:paraId="08F108B6" w14:textId="77777777" w:rsidR="00927519" w:rsidRDefault="00927519" w:rsidP="00D02600">
            <w:pPr>
              <w:pStyle w:val="tableentry"/>
            </w:pPr>
            <w:r>
              <w:t>Peer</w:t>
            </w:r>
          </w:p>
        </w:tc>
        <w:tc>
          <w:tcPr>
            <w:tcW w:w="5907"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3522EA">
        <w:tc>
          <w:tcPr>
            <w:tcW w:w="2717" w:type="dxa"/>
          </w:tcPr>
          <w:p w14:paraId="7A8177D0" w14:textId="77777777" w:rsidR="00927519" w:rsidRPr="008E3362" w:rsidRDefault="00927519" w:rsidP="005D2554">
            <w:pPr>
              <w:pStyle w:val="tableentry"/>
            </w:pPr>
            <w:r>
              <w:t>SHA-256</w:t>
            </w:r>
          </w:p>
        </w:tc>
        <w:tc>
          <w:tcPr>
            <w:tcW w:w="5907"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3522EA">
        <w:tc>
          <w:tcPr>
            <w:tcW w:w="2717" w:type="dxa"/>
          </w:tcPr>
          <w:p w14:paraId="4A63A86B" w14:textId="77777777" w:rsidR="00927519" w:rsidRPr="008633B1" w:rsidRDefault="00927519" w:rsidP="00EE0BF1">
            <w:pPr>
              <w:pStyle w:val="tableentry"/>
            </w:pPr>
            <w:r>
              <w:t>Trust profile</w:t>
            </w:r>
          </w:p>
        </w:tc>
        <w:tc>
          <w:tcPr>
            <w:tcW w:w="5907"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3522EA">
        <w:tc>
          <w:tcPr>
            <w:tcW w:w="2717" w:type="dxa"/>
          </w:tcPr>
          <w:p w14:paraId="7986C65E" w14:textId="77777777" w:rsidR="00927519" w:rsidRDefault="00927519" w:rsidP="00EE0BF1">
            <w:pPr>
              <w:pStyle w:val="tableentry"/>
            </w:pPr>
            <w:r>
              <w:t>Certificate Authority (CA)</w:t>
            </w:r>
          </w:p>
        </w:tc>
        <w:tc>
          <w:tcPr>
            <w:tcW w:w="5907" w:type="dxa"/>
          </w:tcPr>
          <w:p w14:paraId="4274F298" w14:textId="77777777" w:rsidR="00927519" w:rsidRDefault="00927519" w:rsidP="00EE0BF1">
            <w:pPr>
              <w:pStyle w:val="tableentry"/>
            </w:pPr>
            <w:r>
              <w:t>Entity that issues a digital certificate</w:t>
            </w:r>
          </w:p>
        </w:tc>
      </w:tr>
      <w:tr w:rsidR="00664CE5" w14:paraId="6DA2FDAC" w14:textId="77777777" w:rsidTr="006307BD">
        <w:tc>
          <w:tcPr>
            <w:tcW w:w="2717" w:type="dxa"/>
          </w:tcPr>
          <w:p w14:paraId="49A8CA6C" w14:textId="20EAB3E3" w:rsidR="00664CE5" w:rsidRDefault="00664CE5" w:rsidP="00EE0BF1">
            <w:pPr>
              <w:pStyle w:val="tableentry"/>
            </w:pPr>
            <w:r>
              <w:t>Keystore</w:t>
            </w:r>
          </w:p>
        </w:tc>
        <w:tc>
          <w:tcPr>
            <w:tcW w:w="5907" w:type="dxa"/>
          </w:tcPr>
          <w:p w14:paraId="6B6A71F7" w14:textId="4CDD7BFD" w:rsidR="00664CE5" w:rsidRDefault="00664CE5" w:rsidP="00EE0BF1">
            <w:pPr>
              <w:pStyle w:val="tableentry"/>
            </w:pPr>
            <w:r>
              <w:t>A repository of security keys and certificates.  An application has one keystore.  Multiple applications can share the same keystore, but they are considered as the same application using the same security principal.</w:t>
            </w:r>
          </w:p>
        </w:tc>
      </w:tr>
      <w:tr w:rsidR="00F034B3" w14:paraId="2E19BA7F" w14:textId="77777777" w:rsidTr="006307BD">
        <w:tc>
          <w:tcPr>
            <w:tcW w:w="2717" w:type="dxa"/>
          </w:tcPr>
          <w:p w14:paraId="259292FE" w14:textId="2C145509" w:rsidR="00F034B3" w:rsidRDefault="00F034B3" w:rsidP="00EE0BF1">
            <w:pPr>
              <w:pStyle w:val="tableentry"/>
            </w:pPr>
            <w:r>
              <w:lastRenderedPageBreak/>
              <w:t>Authentication GUID</w:t>
            </w:r>
          </w:p>
        </w:tc>
        <w:tc>
          <w:tcPr>
            <w:tcW w:w="5907" w:type="dxa"/>
          </w:tcPr>
          <w:p w14:paraId="5317B825" w14:textId="3ACA9A4A" w:rsidR="00F034B3" w:rsidRDefault="00F034B3" w:rsidP="00EE0BF1">
            <w:pPr>
              <w:pStyle w:val="tableentry"/>
              <w:rPr>
                <w:color w:val="000000"/>
                <w:szCs w:val="18"/>
              </w:rPr>
            </w:pPr>
            <w:r>
              <w:t xml:space="preserve">The Authentication GUID is a GUID assigned to an application for authentication purpose.  </w:t>
            </w:r>
            <w:r w:rsidRPr="000E3A66">
              <w:rPr>
                <w:color w:val="000000"/>
                <w:szCs w:val="18"/>
              </w:rPr>
              <w:t>This GUID is persisted in the key store and provides a long-term identity for the application. Typically, this GUID is associated with a single application. In the scenario where a group of related applications share a given key store, they also share the same auth</w:t>
            </w:r>
            <w:r w:rsidR="00A60CFF">
              <w:rPr>
                <w:color w:val="000000"/>
                <w:szCs w:val="18"/>
              </w:rPr>
              <w:t>entication</w:t>
            </w:r>
            <w:r w:rsidRPr="000E3A66">
              <w:rPr>
                <w:color w:val="000000"/>
                <w:szCs w:val="18"/>
              </w:rPr>
              <w:t xml:space="preserve"> GUID</w:t>
            </w:r>
            <w:r>
              <w:rPr>
                <w:color w:val="000000"/>
                <w:szCs w:val="18"/>
              </w:rPr>
              <w:t>.</w:t>
            </w:r>
          </w:p>
          <w:p w14:paraId="031DED00" w14:textId="5625E4DE" w:rsidR="00F034B3" w:rsidRDefault="00F034B3" w:rsidP="00EE0BF1">
            <w:pPr>
              <w:pStyle w:val="tableentry"/>
            </w:pPr>
            <w:r>
              <w:rPr>
                <w:color w:val="000000"/>
                <w:szCs w:val="18"/>
              </w:rPr>
              <w:t>This GUID is used as a mapping key for storing and accessing authentication and encryption keys.   All key materials associated with another peer is stored in the key store with the peer’s authentication GUID as the mapping key.</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648" w:name="_Toc414364140"/>
      <w:r>
        <w:lastRenderedPageBreak/>
        <w:t>System</w:t>
      </w:r>
      <w:r w:rsidR="00223069" w:rsidRPr="001F03FC">
        <w:t xml:space="preserve"> </w:t>
      </w:r>
      <w:r w:rsidR="006D2D6C" w:rsidRPr="001F03FC">
        <w:t>Design</w:t>
      </w:r>
      <w:bookmarkEnd w:id="648"/>
    </w:p>
    <w:p w14:paraId="028E5022" w14:textId="77777777" w:rsidR="006D2D6C" w:rsidRPr="001F03FC" w:rsidRDefault="006D2D6C" w:rsidP="001F03FC">
      <w:pPr>
        <w:pStyle w:val="Heading2"/>
      </w:pPr>
      <w:bookmarkStart w:id="649" w:name="_Toc414364141"/>
      <w:r w:rsidRPr="001F03FC">
        <w:t>Overview</w:t>
      </w:r>
      <w:bookmarkEnd w:id="649"/>
    </w:p>
    <w:p w14:paraId="28A4D23D" w14:textId="02DE6A56"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w:t>
      </w:r>
      <w:r w:rsidR="00912B1C">
        <w:t xml:space="preserve">or one-way </w:t>
      </w:r>
      <w:r w:rsidR="00833DBD">
        <w:t xml:space="preserve">authorization before any </w:t>
      </w:r>
      <w:r w:rsidR="00D9463D">
        <w:t xml:space="preserve">message </w:t>
      </w:r>
      <w:r w:rsidR="00833DBD">
        <w:t>action can be taken.</w:t>
      </w:r>
      <w:r>
        <w:t xml:space="preserve"> </w:t>
      </w:r>
    </w:p>
    <w:p w14:paraId="5622363E" w14:textId="7F52AD79" w:rsidR="005D2554" w:rsidRDefault="00D9463D" w:rsidP="005D2554">
      <w:pPr>
        <w:pStyle w:val="body"/>
      </w:pPr>
      <w:r>
        <w:t>The Security Manager is</w:t>
      </w:r>
      <w:r w:rsidR="00AC20DE">
        <w:t xml:space="preserve"> a</w:t>
      </w:r>
      <w:r>
        <w:t xml:space="preserve"> service that helps the user with key management and permission rules building.</w:t>
      </w:r>
      <w:r w:rsidR="00F754E2">
        <w:t xml:space="preserve">  Using policy templates defined by </w:t>
      </w:r>
      <w:r w:rsidR="00AC20DE">
        <w:t xml:space="preserve">an </w:t>
      </w:r>
      <w:r w:rsidR="00F754E2">
        <w:t xml:space="preserve">application developer, the Security Manager builds the application manifest to </w:t>
      </w:r>
      <w:r w:rsidR="003D1AA2">
        <w:t>let the end-user authorize which interactions the application can do.</w:t>
      </w:r>
      <w:r w:rsidR="00997C42">
        <w:t xml:space="preserve">  </w:t>
      </w:r>
      <w:r w:rsidR="00AC20DE">
        <w:t>An application developer does not have to build a security manager.  The permission can be installed by another application or another security manager</w:t>
      </w:r>
      <w:r w:rsidR="00997C42">
        <w:t>.</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ED726C">
        <w:t xml:space="preserve">Figure </w:t>
      </w:r>
      <w:r w:rsidR="00ED726C">
        <w:rPr>
          <w:noProof/>
        </w:rPr>
        <w:t>2</w:t>
      </w:r>
      <w:r w:rsidR="00ED726C">
        <w:noBreakHyphen/>
      </w:r>
      <w:r w:rsidR="00ED726C">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21D5FD42" w:rsidR="005D2554" w:rsidRDefault="00115441" w:rsidP="003522EA">
      <w:pPr>
        <w:pStyle w:val="figureanchor"/>
        <w:ind w:left="0"/>
      </w:pPr>
      <w:r>
        <w:object w:dxaOrig="10712" w:dyaOrig="9590" w14:anchorId="0D7C8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8.5pt" o:ole="">
            <v:imagedata r:id="rId25" o:title=""/>
          </v:shape>
          <o:OLEObject Type="Embed" ProgID="Visio.Drawing.11" ShapeID="_x0000_i1025" DrawAspect="Content" ObjectID="_1488106522" r:id="rId26"/>
        </w:object>
      </w:r>
    </w:p>
    <w:p w14:paraId="0EE8C25E" w14:textId="64FD5AF8" w:rsidR="003443AB" w:rsidRDefault="005D2554" w:rsidP="00873242">
      <w:pPr>
        <w:pStyle w:val="Caption"/>
      </w:pPr>
      <w:bookmarkStart w:id="650" w:name="_Ref393889463"/>
      <w:bookmarkStart w:id="651" w:name="_Toc414364114"/>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w:t>
      </w:r>
      <w:r w:rsidR="00010924">
        <w:fldChar w:fldCharType="end"/>
      </w:r>
      <w:bookmarkEnd w:id="650"/>
      <w:r>
        <w:t>. Security system diagram</w:t>
      </w:r>
      <w:bookmarkEnd w:id="651"/>
    </w:p>
    <w:p w14:paraId="12755C5B" w14:textId="77777777" w:rsidR="005D2554" w:rsidRDefault="005D2554" w:rsidP="005D2554">
      <w:pPr>
        <w:pStyle w:val="Heading2"/>
      </w:pPr>
      <w:bookmarkStart w:id="652" w:name="_Toc414364142"/>
      <w:r>
        <w:t>Premises</w:t>
      </w:r>
      <w:bookmarkEnd w:id="652"/>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ED726C">
        <w:t xml:space="preserve">Table </w:t>
      </w:r>
      <w:r w:rsidR="00ED726C">
        <w:rPr>
          <w:noProof/>
        </w:rPr>
        <w:t>2</w:t>
      </w:r>
      <w:r w:rsidR="00ED726C">
        <w:noBreakHyphen/>
      </w:r>
      <w:r w:rsidR="00ED726C">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653" w:name="_Ref393889708"/>
      <w:bookmarkStart w:id="654" w:name="_Toc414364105"/>
      <w:r>
        <w:t xml:space="preserve">Table </w:t>
      </w:r>
      <w:r w:rsidR="00107425">
        <w:fldChar w:fldCharType="begin"/>
      </w:r>
      <w:r w:rsidR="00107425">
        <w:instrText xml:space="preserve"> STYLEREF 1 \s </w:instrText>
      </w:r>
      <w:r w:rsidR="00107425">
        <w:fldChar w:fldCharType="separate"/>
      </w:r>
      <w:r w:rsidR="00ED726C">
        <w:rPr>
          <w:noProof/>
        </w:rPr>
        <w:t>2</w:t>
      </w:r>
      <w:r w:rsidR="00107425">
        <w:rPr>
          <w:noProof/>
        </w:rPr>
        <w:fldChar w:fldCharType="end"/>
      </w:r>
      <w:r w:rsidR="00E37DF9">
        <w:noBreakHyphen/>
      </w:r>
      <w:r w:rsidR="00107425">
        <w:fldChar w:fldCharType="begin"/>
      </w:r>
      <w:r w:rsidR="00107425">
        <w:instrText xml:space="preserve"> SEQ Table \* ARABIC \s 1 </w:instrText>
      </w:r>
      <w:r w:rsidR="00107425">
        <w:fldChar w:fldCharType="separate"/>
      </w:r>
      <w:r w:rsidR="00ED726C">
        <w:rPr>
          <w:noProof/>
        </w:rPr>
        <w:t>1</w:t>
      </w:r>
      <w:r w:rsidR="00107425">
        <w:rPr>
          <w:noProof/>
        </w:rPr>
        <w:fldChar w:fldCharType="end"/>
      </w:r>
      <w:bookmarkEnd w:id="653"/>
      <w:r>
        <w:t>. Security 2.0 premises</w:t>
      </w:r>
      <w:bookmarkEnd w:id="654"/>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0FA492CF" w:rsidR="007861BB" w:rsidRPr="007E1B72" w:rsidRDefault="007861BB" w:rsidP="007E1B72">
            <w:pPr>
              <w:pStyle w:val="tableentry"/>
            </w:pPr>
            <w:r>
              <w:t xml:space="preserve">The application </w:t>
            </w:r>
            <w:r w:rsidR="00664CE5">
              <w:t>security principal</w:t>
            </w:r>
          </w:p>
        </w:tc>
        <w:tc>
          <w:tcPr>
            <w:tcW w:w="4666" w:type="dxa"/>
          </w:tcPr>
          <w:p w14:paraId="39035894" w14:textId="19C07825" w:rsidR="007861BB" w:rsidRDefault="00664CE5" w:rsidP="007E1B72">
            <w:pPr>
              <w:pStyle w:val="tableentry"/>
            </w:pPr>
            <w:r>
              <w:t>Each</w:t>
            </w:r>
            <w:r w:rsidR="007861BB" w:rsidRPr="007E1B72">
              <w:t xml:space="preserve"> peer</w:t>
            </w:r>
            <w:r>
              <w:t xml:space="preserve"> is</w:t>
            </w:r>
            <w:r w:rsidR="007861BB" w:rsidRPr="007E1B72">
              <w:t xml:space="preserve"> identified by a</w:t>
            </w:r>
            <w:r w:rsidR="007E0D8D">
              <w:t xml:space="preserve"> </w:t>
            </w:r>
            <w:r>
              <w:t>keystore identity GUID</w:t>
            </w:r>
            <w:r w:rsidR="007E0D8D">
              <w:t xml:space="preserve"> </w:t>
            </w:r>
            <w:r w:rsidR="007861BB" w:rsidRPr="007E1B72">
              <w:t xml:space="preserve"> </w:t>
            </w:r>
            <w:r>
              <w:t xml:space="preserve">and a </w:t>
            </w:r>
            <w:r w:rsidR="007861BB" w:rsidRPr="007E1B72">
              <w:t>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07CDF02C" w:rsidR="00D71FEF" w:rsidRPr="007E1B72" w:rsidRDefault="00640B05" w:rsidP="00373FF5">
            <w:pPr>
              <w:pStyle w:val="tablebulletlvl1"/>
            </w:pPr>
            <w:r>
              <w:t xml:space="preserve">An admin </w:t>
            </w:r>
            <w:r w:rsidR="00D71FEF">
              <w:t xml:space="preserve">can </w:t>
            </w:r>
            <w:r w:rsidR="00664CE5">
              <w:t>be a public key or a security group</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02837B77" w:rsidR="00D71FEF" w:rsidRDefault="00D71FEF" w:rsidP="007E1B72">
            <w:pPr>
              <w:pStyle w:val="tablebulletlvl1"/>
            </w:pPr>
            <w:r>
              <w:t>A factory-reset device has no list of certificate authorities</w:t>
            </w:r>
            <w:r w:rsidR="00B22548">
              <w:t xml:space="preserve"> for AllJoyn security.</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09242F8B" w:rsidR="00D71FEF" w:rsidRDefault="00D71FEF" w:rsidP="007E1B72">
            <w:pPr>
              <w:pStyle w:val="tablebulletlvl1"/>
            </w:pPr>
            <w:r>
              <w:t>A newer policy can be installed by a</w:t>
            </w:r>
            <w:r w:rsidR="00640B05">
              <w:t xml:space="preserve">ny </w:t>
            </w:r>
            <w:r w:rsidR="00AF1166">
              <w:t xml:space="preserve">authorized </w:t>
            </w:r>
            <w:r w:rsidR="00640B05">
              <w:t>peer</w:t>
            </w:r>
            <w:r w:rsidR="000F0855">
              <w:t>.</w:t>
            </w:r>
            <w:r>
              <w:t xml:space="preserve"> Developers can define policy templates to help the user with policy building.</w:t>
            </w:r>
          </w:p>
          <w:p w14:paraId="4F15D3BA" w14:textId="758B2B99" w:rsidR="00D71FEF" w:rsidRDefault="00AF1166" w:rsidP="007E1B72">
            <w:pPr>
              <w:pStyle w:val="tablebulletlvl1"/>
            </w:pPr>
            <w:r>
              <w:t xml:space="preserve">Security group </w:t>
            </w:r>
            <w:r w:rsidR="00D71FEF">
              <w:t xml:space="preserve">specific policy specifies the permissions granted to members of the </w:t>
            </w:r>
            <w:r>
              <w:t>group</w:t>
            </w:r>
            <w:r w:rsidR="00D71FEF">
              <w:t xml:space="preserve">. The </w:t>
            </w:r>
            <w:r>
              <w:t xml:space="preserve">security group </w:t>
            </w:r>
            <w:r w:rsidR="00D71FEF">
              <w:t>authority becomes a certificate authority</w:t>
            </w:r>
            <w:r w:rsidR="00BA2BB6">
              <w:t xml:space="preserve"> for that particular </w:t>
            </w:r>
            <w:r>
              <w:t>group</w:t>
            </w:r>
            <w:r w:rsidR="00BA2BB6">
              <w:t>.</w:t>
            </w:r>
          </w:p>
          <w:p w14:paraId="1368673B" w14:textId="771491F4" w:rsidR="00D71FEF" w:rsidRDefault="00D71FEF" w:rsidP="007E1B72">
            <w:pPr>
              <w:pStyle w:val="tablebulletlvl1"/>
            </w:pPr>
            <w:r>
              <w:t>A policy may exist at the pro</w:t>
            </w:r>
            <w:r w:rsidR="00F901BC">
              <w:t xml:space="preserve">ducer </w:t>
            </w:r>
            <w:r>
              <w:t>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30D90639" w:rsidR="00D71FEF" w:rsidRDefault="00D71FEF">
            <w:pPr>
              <w:pStyle w:val="tablebulletlvl1"/>
            </w:pPr>
            <w:r>
              <w:t xml:space="preserve">An application </w:t>
            </w:r>
            <w:r w:rsidR="00AF1166">
              <w:t>has at most one</w:t>
            </w:r>
            <w:r>
              <w:t xml:space="preserve"> polic</w:t>
            </w:r>
            <w:r w:rsidR="00AF1166">
              <w:t>y</w:t>
            </w:r>
            <w:r>
              <w:t>.</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10D08177" w:rsidR="00D71FEF" w:rsidRDefault="00D71FEF" w:rsidP="00373FF5">
            <w:pPr>
              <w:pStyle w:val="tablebulletlvl1"/>
              <w:numPr>
                <w:ilvl w:val="0"/>
                <w:numId w:val="0"/>
              </w:numPr>
              <w:ind w:left="245" w:hanging="245"/>
            </w:pPr>
            <w:r>
              <w:t xml:space="preserve">A membership certificate is the proof of a </w:t>
            </w:r>
            <w:r w:rsidR="00703764">
              <w:t xml:space="preserve">security group </w:t>
            </w:r>
            <w:r>
              <w:t>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44337C2F"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w:t>
            </w:r>
            <w:r w:rsidR="00115441">
              <w:t>’s</w:t>
            </w:r>
            <w:r w:rsidR="00640B05">
              <w:t xml:space="preserve"> certificate authorities.</w:t>
            </w:r>
          </w:p>
          <w:p w14:paraId="292FFBD5" w14:textId="2A037405" w:rsidR="00D71FEF" w:rsidRDefault="00D71FEF" w:rsidP="007E1B72">
            <w:pPr>
              <w:pStyle w:val="tablebulletlvl1"/>
            </w:pPr>
            <w:r>
              <w:t xml:space="preserve">A membership certificate holder can generate additional membership certificate for the given </w:t>
            </w:r>
            <w:r w:rsidR="00703764">
              <w:t xml:space="preserve">security group </w:t>
            </w:r>
            <w:r>
              <w:t>with the same or more restrictive permissions if the delegate flag is enabled. This type of membership certificate will not allow further delegation.</w:t>
            </w:r>
          </w:p>
          <w:p w14:paraId="30DCE84E" w14:textId="6186A9B9" w:rsidR="00D71FEF" w:rsidRDefault="00D71FEF" w:rsidP="007E1B72">
            <w:pPr>
              <w:pStyle w:val="tablebulletlvl1"/>
            </w:pPr>
            <w:r>
              <w:t xml:space="preserve">A membership certificate must have a </w:t>
            </w:r>
            <w:r w:rsidR="00703764">
              <w:t xml:space="preserve">security group </w:t>
            </w:r>
            <w:r>
              <w:t>ID.</w:t>
            </w:r>
          </w:p>
          <w:p w14:paraId="25C8CE95" w14:textId="062A0A1C" w:rsidR="00D71FEF" w:rsidRDefault="00D71FEF" w:rsidP="007E1B72">
            <w:pPr>
              <w:pStyle w:val="tablebulletlvl1"/>
            </w:pPr>
            <w:r>
              <w:t>A</w:t>
            </w:r>
            <w:r w:rsidR="00703764">
              <w:t xml:space="preserve">n </w:t>
            </w:r>
            <w:r>
              <w:t xml:space="preserve">application can accept </w:t>
            </w:r>
            <w:r w:rsidR="00703764">
              <w:t xml:space="preserve">the installation of </w:t>
            </w:r>
            <w:r>
              <w:t>any number of membership certificates</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4626D9F2" w:rsidR="00D71FEF" w:rsidRDefault="00CF1DC2" w:rsidP="007E1B72">
            <w:pPr>
              <w:pStyle w:val="tableentry"/>
            </w:pPr>
            <w:r>
              <w:t xml:space="preserve">Security group </w:t>
            </w:r>
            <w:r w:rsidR="00D71FEF">
              <w:t>equivalence</w:t>
            </w:r>
          </w:p>
        </w:tc>
        <w:tc>
          <w:tcPr>
            <w:tcW w:w="2468" w:type="dxa"/>
          </w:tcPr>
          <w:p w14:paraId="62730FFD" w14:textId="704F646C" w:rsidR="00D71FEF" w:rsidRPr="00B453FF" w:rsidRDefault="00CF1DC2" w:rsidP="00B453FF">
            <w:pPr>
              <w:pStyle w:val="tablebulletlvl1"/>
              <w:numPr>
                <w:ilvl w:val="0"/>
                <w:numId w:val="0"/>
              </w:numPr>
              <w:ind w:left="245" w:hanging="245"/>
              <w:rPr>
                <w:szCs w:val="18"/>
              </w:rPr>
            </w:pPr>
            <w:r w:rsidRPr="003522EA">
              <w:rPr>
                <w:rFonts w:cs="Arial"/>
                <w:color w:val="333333"/>
                <w:szCs w:val="18"/>
                <w:shd w:val="clear" w:color="auto" w:fill="FFFFFF"/>
              </w:rPr>
              <w:t xml:space="preserve">The instruction on the policy on an application that allows applications from a different security manager to get </w:t>
            </w:r>
            <w:r w:rsidR="00115441">
              <w:rPr>
                <w:rFonts w:cs="Arial"/>
                <w:color w:val="333333"/>
                <w:szCs w:val="18"/>
                <w:shd w:val="clear" w:color="auto" w:fill="FFFFFF"/>
              </w:rPr>
              <w:t xml:space="preserve">the same </w:t>
            </w:r>
            <w:r w:rsidRPr="003522EA">
              <w:rPr>
                <w:rFonts w:cs="Arial"/>
                <w:color w:val="333333"/>
                <w:szCs w:val="18"/>
                <w:shd w:val="clear" w:color="auto" w:fill="FFFFFF"/>
              </w:rPr>
              <w:t>access</w:t>
            </w:r>
            <w:r>
              <w:rPr>
                <w:rFonts w:cs="Arial"/>
                <w:color w:val="333333"/>
                <w:szCs w:val="18"/>
                <w:shd w:val="clear" w:color="auto" w:fill="FFFFFF"/>
              </w:rPr>
              <w:t xml:space="preserve"> </w:t>
            </w:r>
            <w:r w:rsidR="00115441">
              <w:rPr>
                <w:rFonts w:cs="Arial"/>
                <w:color w:val="333333"/>
                <w:szCs w:val="18"/>
                <w:shd w:val="clear" w:color="auto" w:fill="FFFFFF"/>
              </w:rPr>
              <w:t>as</w:t>
            </w:r>
            <w:r>
              <w:rPr>
                <w:rFonts w:cs="Arial"/>
                <w:color w:val="333333"/>
                <w:szCs w:val="18"/>
                <w:shd w:val="clear" w:color="auto" w:fill="FFFFFF"/>
              </w:rPr>
              <w:t xml:space="preserve"> a local security group</w:t>
            </w:r>
          </w:p>
        </w:tc>
        <w:tc>
          <w:tcPr>
            <w:tcW w:w="4666" w:type="dxa"/>
          </w:tcPr>
          <w:p w14:paraId="54EE333C" w14:textId="605AD6A5" w:rsidR="00BD4364" w:rsidRDefault="00BD4364" w:rsidP="00B453FF">
            <w:pPr>
              <w:pStyle w:val="tablebulletlvl1"/>
            </w:pPr>
            <w:r>
              <w:t>An admin can add a security group equivalence instruction to the application.</w:t>
            </w:r>
          </w:p>
          <w:p w14:paraId="17E967E3" w14:textId="2A688053" w:rsidR="00BD4364" w:rsidRDefault="00BD4364" w:rsidP="00B453FF">
            <w:pPr>
              <w:pStyle w:val="tablebulletlvl1"/>
            </w:pPr>
            <w:r>
              <w:t>Such instruction includes the public key of the other security manager.  That public key becomes a certificate authority for authentication purpose.</w:t>
            </w:r>
          </w:p>
          <w:p w14:paraId="5CA5D08A" w14:textId="4DAB2945" w:rsidR="00BD4364" w:rsidRDefault="00BD4364">
            <w:pPr>
              <w:pStyle w:val="tablebulletlvl1"/>
            </w:pPr>
            <w:r>
              <w:t>Such instruction also includes the ID of the local security group.</w:t>
            </w:r>
          </w:p>
          <w:p w14:paraId="75385272" w14:textId="29119CFB" w:rsidR="00D71FEF" w:rsidRDefault="00CF1DC2">
            <w:pPr>
              <w:pStyle w:val="tablebulletlvl1"/>
            </w:pPr>
            <w:r>
              <w:t xml:space="preserve">All peer applications authenticated by this public key can get </w:t>
            </w:r>
            <w:r w:rsidR="00A62C2D">
              <w:t xml:space="preserve">the same </w:t>
            </w:r>
            <w:r>
              <w:t>access to the ACLs defined by the specified security group.</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5833BCD1" w:rsidR="00D71FEF" w:rsidRDefault="00D71FEF" w:rsidP="007E1B72">
            <w:pPr>
              <w:pStyle w:val="tablebulletlvl1"/>
            </w:pPr>
            <w:r>
              <w:t>Certificate with a digest of the actual identity data.</w:t>
            </w:r>
            <w:r w:rsidR="0054251E">
              <w:t xml:space="preserve">  The identity data can be delivered out of band.</w:t>
            </w:r>
          </w:p>
          <w:p w14:paraId="736FCC31" w14:textId="23C01A8F" w:rsidR="00D71FEF" w:rsidRDefault="00D71FEF" w:rsidP="007E1B72">
            <w:pPr>
              <w:pStyle w:val="tablebulletlvl1"/>
            </w:pPr>
            <w:r>
              <w:t xml:space="preserve">The Certificate has an alias field for that </w:t>
            </w:r>
            <w:r w:rsidR="00640B05">
              <w:t>i</w:t>
            </w:r>
            <w:r>
              <w:t>dentity</w:t>
            </w:r>
          </w:p>
          <w:p w14:paraId="04497668" w14:textId="558D33CE" w:rsidR="00D71FEF" w:rsidRDefault="00640B05" w:rsidP="00B453FF">
            <w:pPr>
              <w:pStyle w:val="tablebulletlvl1"/>
            </w:pPr>
            <w:r>
              <w:t xml:space="preserve">An application </w:t>
            </w:r>
            <w:r w:rsidR="00D71FEF">
              <w:t xml:space="preserve">trusts identity certificate issued by any of the application’s </w:t>
            </w:r>
            <w:r>
              <w:t>certificate authorities</w:t>
            </w:r>
            <w:r w:rsidR="00D71FEF">
              <w:t xml:space="preserve"> and </w:t>
            </w:r>
            <w:r w:rsidR="0054251E">
              <w:t xml:space="preserve">security group </w:t>
            </w:r>
            <w:r w:rsidR="00D71FEF">
              <w:t>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EE54121" w:rsidR="000F0855" w:rsidRDefault="000F0855" w:rsidP="00B453FF">
            <w:pPr>
              <w:pStyle w:val="tablebulletlvl1"/>
            </w:pPr>
            <w:r>
              <w:t>Security Manager can push policy</w:t>
            </w:r>
            <w:r w:rsidR="00E41A38">
              <w:t xml:space="preserve"> and certifcates</w:t>
            </w:r>
            <w:r>
              <w:t xml:space="preserve"> to application</w:t>
            </w:r>
          </w:p>
        </w:tc>
      </w:tr>
    </w:tbl>
    <w:p w14:paraId="1725D49B" w14:textId="77777777" w:rsidR="000A5F7E" w:rsidRDefault="007E1B72" w:rsidP="000A5F7E">
      <w:pPr>
        <w:pStyle w:val="Heading2"/>
      </w:pPr>
      <w:bookmarkStart w:id="655" w:name="_Toc414364143"/>
      <w:r>
        <w:t>Typical operation</w:t>
      </w:r>
      <w:r w:rsidR="00FD63CD">
        <w:t>s</w:t>
      </w:r>
      <w:bookmarkEnd w:id="655"/>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6C7530DB" w:rsidR="007E1B72" w:rsidRDefault="007E1B72" w:rsidP="007E1B72">
      <w:pPr>
        <w:pStyle w:val="Heading3"/>
      </w:pPr>
      <w:bookmarkStart w:id="656" w:name="_Toc414364144"/>
      <w:r>
        <w:t>Claim a factory</w:t>
      </w:r>
      <w:r w:rsidR="00640B05">
        <w:t>-</w:t>
      </w:r>
      <w:r>
        <w:t xml:space="preserve">reset </w:t>
      </w:r>
      <w:r w:rsidR="00E41A38">
        <w:t>application</w:t>
      </w:r>
      <w:bookmarkEnd w:id="656"/>
    </w:p>
    <w:p w14:paraId="73BB33B2" w14:textId="0AB72820" w:rsidR="007E1B72" w:rsidRPr="00373FF5" w:rsidRDefault="00115441" w:rsidP="007E1B72">
      <w:pPr>
        <w:pStyle w:val="body"/>
        <w:rPr>
          <w:i/>
        </w:rPr>
      </w:pPr>
      <w:r>
        <w:t xml:space="preserve">Using the Security Manager any user </w:t>
      </w:r>
      <w:r w:rsidR="007E1B72" w:rsidRPr="007E1B72">
        <w:t>can claim any factory</w:t>
      </w:r>
      <w:r w:rsidR="00E41A38">
        <w:t>-</w:t>
      </w:r>
      <w:r w:rsidR="007E1B72" w:rsidRPr="007E1B72">
        <w:t xml:space="preserve">reset </w:t>
      </w:r>
      <w:r w:rsidR="00E41A38">
        <w:t>application</w:t>
      </w:r>
      <w:r w:rsidR="007E1B72" w:rsidRPr="007E1B72">
        <w:t xml:space="preserve">. Claiming is </w:t>
      </w:r>
      <w:r w:rsidR="005376D1">
        <w:t xml:space="preserve">a </w:t>
      </w:r>
      <w:r w:rsidR="007E1B72" w:rsidRPr="007E1B72">
        <w:t>first-come</w:t>
      </w:r>
      <w:r w:rsidR="00604DD6">
        <w:t xml:space="preserve">, first-claim action. </w:t>
      </w:r>
      <w:r w:rsidR="007E1B72" w:rsidRPr="007E1B72">
        <w:t xml:space="preserve">That user becomes the </w:t>
      </w:r>
      <w:r w:rsidR="00640B05">
        <w:t>admin</w:t>
      </w:r>
      <w:r w:rsidR="007E1B72" w:rsidRPr="007E1B72">
        <w:t>.</w:t>
      </w:r>
      <w:r w:rsidR="00C45D76">
        <w:t xml:space="preserve">  </w:t>
      </w:r>
      <w:r w:rsidR="005376D1">
        <w:t xml:space="preserve">The user can also install an admin security group.  </w:t>
      </w:r>
      <w:r w:rsidR="00C45D76">
        <w:t xml:space="preserve">The procedure to make the </w:t>
      </w:r>
      <w:r w:rsidR="005376D1">
        <w:t xml:space="preserve">application </w:t>
      </w:r>
      <w:r w:rsidR="00C45D76">
        <w:t>to become claimable again is manufacturer</w:t>
      </w:r>
      <w:r w:rsidR="005376D1">
        <w:t>-</w:t>
      </w:r>
      <w:r w:rsidR="00C45D76">
        <w:t>specific.</w:t>
      </w:r>
      <w:r w:rsidR="009F7B80">
        <w:t xml:space="preserve">  There will be an API call that allow</w:t>
      </w:r>
      <w:r w:rsidR="005376D1">
        <w:t>s</w:t>
      </w:r>
      <w:r w:rsidR="009F7B80">
        <w:t xml:space="preserve"> the application to make itself claimable again.</w:t>
      </w:r>
    </w:p>
    <w:p w14:paraId="6FBB2374" w14:textId="2F8B0FB8" w:rsidR="007E1B72" w:rsidRDefault="007E1B72" w:rsidP="007E1B72">
      <w:pPr>
        <w:pStyle w:val="Heading4"/>
      </w:pPr>
      <w:r>
        <w:lastRenderedPageBreak/>
        <w:t>Claim factory</w:t>
      </w:r>
      <w:r w:rsidR="00640B05">
        <w:t>-</w:t>
      </w:r>
      <w:r w:rsidRPr="007E1B72">
        <w:t xml:space="preserve">reset </w:t>
      </w:r>
      <w:r w:rsidR="00965632">
        <w:t>application</w:t>
      </w:r>
      <w:r w:rsidR="00965632" w:rsidRPr="007E1B72">
        <w:t xml:space="preserve"> </w:t>
      </w:r>
      <w:r w:rsidRPr="007E1B72">
        <w:t>without out-of-band registration data</w:t>
      </w:r>
    </w:p>
    <w:p w14:paraId="794C19A4" w14:textId="2642E3B7" w:rsidR="005C704D" w:rsidRDefault="00115441" w:rsidP="003522EA">
      <w:pPr>
        <w:pStyle w:val="figureanchor"/>
        <w:ind w:left="0"/>
      </w:pPr>
      <w:r>
        <w:object w:dxaOrig="9808" w:dyaOrig="9265" w14:anchorId="16CAA1FA">
          <v:shape id="_x0000_i1026" type="#_x0000_t75" style="width:468pt;height:441.75pt" o:ole="">
            <v:imagedata r:id="rId27" o:title=""/>
          </v:shape>
          <o:OLEObject Type="Embed" ProgID="Visio.Drawing.11" ShapeID="_x0000_i1026" DrawAspect="Content" ObjectID="_1488106523" r:id="rId28"/>
        </w:object>
      </w:r>
      <w:r w:rsidR="00235BCD" w:rsidDel="00235BCD">
        <w:t xml:space="preserve"> </w:t>
      </w:r>
    </w:p>
    <w:p w14:paraId="77809632" w14:textId="7905EB49" w:rsidR="00E95C06" w:rsidRDefault="00E95C06" w:rsidP="00E95C06">
      <w:pPr>
        <w:pStyle w:val="Caption"/>
      </w:pPr>
      <w:bookmarkStart w:id="657" w:name="_Toc414364115"/>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2</w:t>
      </w:r>
      <w:r w:rsidR="00010924">
        <w:fldChar w:fldCharType="end"/>
      </w:r>
      <w:r>
        <w:t xml:space="preserve">. </w:t>
      </w:r>
      <w:r w:rsidRPr="00E95C06">
        <w:t>Claim a factory</w:t>
      </w:r>
      <w:r w:rsidR="00640B05">
        <w:t>-</w:t>
      </w:r>
      <w:r w:rsidRPr="00E95C06">
        <w:t xml:space="preserve">reset </w:t>
      </w:r>
      <w:r w:rsidR="006A614A">
        <w:t>application</w:t>
      </w:r>
      <w:r w:rsidR="006A614A" w:rsidRPr="00E95C06">
        <w:t xml:space="preserve"> </w:t>
      </w:r>
      <w:r w:rsidRPr="00E95C06">
        <w:t>w</w:t>
      </w:r>
      <w:r>
        <w:t>ithout out-of-band</w:t>
      </w:r>
      <w:r w:rsidRPr="00E95C06">
        <w:t xml:space="preserve"> registration data</w:t>
      </w:r>
      <w:bookmarkEnd w:id="657"/>
    </w:p>
    <w:p w14:paraId="6C7CEA84" w14:textId="77777777" w:rsidR="00010924" w:rsidRDefault="00010924" w:rsidP="003522EA">
      <w:pPr>
        <w:pStyle w:val="body"/>
      </w:pPr>
    </w:p>
    <w:p w14:paraId="2C991F54" w14:textId="1F623116" w:rsidR="00010924" w:rsidRDefault="00115441" w:rsidP="003522EA">
      <w:pPr>
        <w:pStyle w:val="body"/>
        <w:keepNext/>
        <w:ind w:left="0"/>
      </w:pPr>
      <w:r>
        <w:object w:dxaOrig="9836" w:dyaOrig="11374" w14:anchorId="40FFEC97">
          <v:shape id="_x0000_i1027" type="#_x0000_t75" style="width:468pt;height:540.75pt" o:ole="">
            <v:imagedata r:id="rId29" o:title=""/>
          </v:shape>
          <o:OLEObject Type="Embed" ProgID="Visio.Drawing.11" ShapeID="_x0000_i1027" DrawAspect="Content" ObjectID="_1488106524" r:id="rId30"/>
        </w:object>
      </w:r>
    </w:p>
    <w:p w14:paraId="0F3DC045" w14:textId="35420E52" w:rsidR="00010924" w:rsidRDefault="00010924" w:rsidP="00B453FF">
      <w:pPr>
        <w:pStyle w:val="Caption"/>
      </w:pPr>
      <w:bookmarkStart w:id="658" w:name="_Toc414364116"/>
      <w:r>
        <w:t xml:space="preserve">Figure </w:t>
      </w:r>
      <w:r>
        <w:fldChar w:fldCharType="begin"/>
      </w:r>
      <w:r>
        <w:instrText xml:space="preserve"> STYLEREF 1 \s </w:instrText>
      </w:r>
      <w:r>
        <w:fldChar w:fldCharType="separate"/>
      </w:r>
      <w:r w:rsidR="00ED726C">
        <w:rPr>
          <w:noProof/>
        </w:rPr>
        <w:t>2</w:t>
      </w:r>
      <w:r>
        <w:fldChar w:fldCharType="end"/>
      </w:r>
      <w:r>
        <w:noBreakHyphen/>
      </w:r>
      <w:r>
        <w:fldChar w:fldCharType="begin"/>
      </w:r>
      <w:r>
        <w:instrText xml:space="preserve"> SEQ Figure \* ARABIC \s 1 </w:instrText>
      </w:r>
      <w:r>
        <w:fldChar w:fldCharType="separate"/>
      </w:r>
      <w:r w:rsidR="00ED726C">
        <w:rPr>
          <w:noProof/>
        </w:rPr>
        <w:t>3</w:t>
      </w:r>
      <w:r>
        <w:fldChar w:fldCharType="end"/>
      </w:r>
      <w:r>
        <w:t>: Claim a factory-reset application without using out-of-band registration data and install admin security group</w:t>
      </w:r>
      <w:bookmarkEnd w:id="658"/>
    </w:p>
    <w:p w14:paraId="709F2CF7" w14:textId="5DA5D8AF" w:rsidR="00205F0B" w:rsidRPr="00B453FF" w:rsidRDefault="00205F0B" w:rsidP="003522EA">
      <w:pPr>
        <w:pStyle w:val="body"/>
      </w:pPr>
      <w:r>
        <w:t>The identity certificate will be used for authentication in the ECDHE_ECDSA key exchange.</w:t>
      </w:r>
    </w:p>
    <w:p w14:paraId="1B0EF27A" w14:textId="4AB5EE26" w:rsidR="007E1B72" w:rsidRDefault="00E95C06" w:rsidP="00E95C06">
      <w:pPr>
        <w:pStyle w:val="Heading4"/>
      </w:pPr>
      <w:r w:rsidRPr="00E95C06">
        <w:lastRenderedPageBreak/>
        <w:t>Claim factory</w:t>
      </w:r>
      <w:r w:rsidR="00640B05">
        <w:t>-</w:t>
      </w:r>
      <w:r w:rsidRPr="00E95C06">
        <w:t xml:space="preserve">reset </w:t>
      </w:r>
      <w:r w:rsidR="004522C4">
        <w:t>application</w:t>
      </w:r>
      <w:r w:rsidR="004522C4" w:rsidRPr="00E95C06">
        <w:t xml:space="preserve"> </w:t>
      </w:r>
      <w:r w:rsidRPr="00E95C06">
        <w:t>using out-of-band registration data</w:t>
      </w:r>
    </w:p>
    <w:p w14:paraId="277904F8" w14:textId="3AEA0172" w:rsidR="00E95C06" w:rsidRDefault="00E95C06" w:rsidP="00E95C06">
      <w:pPr>
        <w:pStyle w:val="body"/>
      </w:pPr>
      <w:r w:rsidRPr="00E95C06">
        <w:t>A</w:t>
      </w:r>
      <w:r w:rsidR="003B6310">
        <w:t xml:space="preserve">n application </w:t>
      </w:r>
      <w:r w:rsidRPr="00E95C06">
        <w:t xml:space="preserve">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w:t>
      </w:r>
      <w:r w:rsidR="004522C4">
        <w:t>ing a</w:t>
      </w:r>
      <w:r w:rsidR="00FD63CD">
        <w:t xml:space="preserve"> connection with the </w:t>
      </w:r>
      <w:r w:rsidR="004522C4">
        <w:t>factory-reset application</w:t>
      </w:r>
      <w:r w:rsidR="00FD63CD">
        <w:t>.</w:t>
      </w:r>
    </w:p>
    <w:p w14:paraId="68C05EFB" w14:textId="27AF04E5" w:rsidR="00E95C06" w:rsidRDefault="003B6310" w:rsidP="003522EA">
      <w:pPr>
        <w:pStyle w:val="figureanchor"/>
        <w:ind w:left="0"/>
      </w:pPr>
      <w:r>
        <w:object w:dxaOrig="9808" w:dyaOrig="9358" w14:anchorId="2D7D7474">
          <v:shape id="_x0000_i1028" type="#_x0000_t75" style="width:468pt;height:446.25pt" o:ole="">
            <v:imagedata r:id="rId31" o:title=""/>
          </v:shape>
          <o:OLEObject Type="Embed" ProgID="Visio.Drawing.11" ShapeID="_x0000_i1028" DrawAspect="Content" ObjectID="_1488106525" r:id="rId32"/>
        </w:object>
      </w:r>
      <w:r w:rsidR="00235BCD" w:rsidDel="00235BCD">
        <w:t xml:space="preserve"> </w:t>
      </w:r>
    </w:p>
    <w:p w14:paraId="3708A890" w14:textId="7A869817" w:rsidR="00E95C06" w:rsidRDefault="00E95C06" w:rsidP="00E95C06">
      <w:pPr>
        <w:pStyle w:val="Caption"/>
      </w:pPr>
      <w:bookmarkStart w:id="659" w:name="_Toc414364117"/>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4</w:t>
      </w:r>
      <w:r w:rsidR="00010924">
        <w:fldChar w:fldCharType="end"/>
      </w:r>
      <w:r>
        <w:t>. Claiming a factory</w:t>
      </w:r>
      <w:r w:rsidR="00640B05">
        <w:t>-</w:t>
      </w:r>
      <w:r>
        <w:t xml:space="preserve">reset </w:t>
      </w:r>
      <w:r w:rsidR="004522C4">
        <w:t xml:space="preserve">application </w:t>
      </w:r>
      <w:r>
        <w:t xml:space="preserve">using out-of-band </w:t>
      </w:r>
      <w:r w:rsidRPr="00E95C06">
        <w:t>registration data</w:t>
      </w:r>
      <w:bookmarkEnd w:id="659"/>
    </w:p>
    <w:p w14:paraId="62376CEF" w14:textId="71253CAF" w:rsidR="005C7089" w:rsidRDefault="00E95C06" w:rsidP="005C7089">
      <w:pPr>
        <w:pStyle w:val="Heading3"/>
      </w:pPr>
      <w:bookmarkStart w:id="660" w:name="_Toc414364145"/>
      <w:r>
        <w:lastRenderedPageBreak/>
        <w:t xml:space="preserve">Define a </w:t>
      </w:r>
      <w:r w:rsidR="00184ACC">
        <w:t>security group</w:t>
      </w:r>
      <w:bookmarkEnd w:id="660"/>
    </w:p>
    <w:p w14:paraId="035AF7C0" w14:textId="281F24A4" w:rsidR="00E95C06" w:rsidRDefault="00E95C06" w:rsidP="001F03FC">
      <w:pPr>
        <w:pStyle w:val="body"/>
      </w:pPr>
      <w:r w:rsidRPr="00E95C06">
        <w:t>A</w:t>
      </w:r>
      <w:r w:rsidR="00184ACC">
        <w:t>ny</w:t>
      </w:r>
      <w:r w:rsidRPr="00E95C06">
        <w:t xml:space="preserve"> user can define a </w:t>
      </w:r>
      <w:r w:rsidR="00184ACC">
        <w:t xml:space="preserve">security group </w:t>
      </w:r>
      <w:r w:rsidR="00604DD6">
        <w:t>(</w:t>
      </w:r>
      <w:r w:rsidRPr="00E95C06">
        <w:t xml:space="preserve">logical grouping of </w:t>
      </w:r>
      <w:r w:rsidR="003B6310">
        <w:t>applications</w:t>
      </w:r>
      <w:r w:rsidR="003B6310" w:rsidRPr="00E95C06">
        <w:t xml:space="preserve"> </w:t>
      </w:r>
      <w:r w:rsidRPr="00E95C06">
        <w:t>and users</w:t>
      </w:r>
      <w:r w:rsidR="00604DD6">
        <w:t>)</w:t>
      </w:r>
      <w:r w:rsidRPr="00E95C06">
        <w:t xml:space="preserve"> using the Security Manager. </w:t>
      </w:r>
      <w:r w:rsidR="00604DD6">
        <w:t xml:space="preserve">When the </w:t>
      </w:r>
      <w:r w:rsidRPr="00E95C06">
        <w:t xml:space="preserve">user specifies a </w:t>
      </w:r>
      <w:r w:rsidR="00184ACC">
        <w:t>security group</w:t>
      </w:r>
      <w:r w:rsidR="00184ACC" w:rsidRPr="00E95C06">
        <w:t xml:space="preserve"> </w:t>
      </w:r>
      <w:r w:rsidRPr="00E95C06">
        <w:t>name</w:t>
      </w:r>
      <w:r w:rsidR="00184ACC">
        <w:t xml:space="preserve"> (for display purpose)</w:t>
      </w:r>
      <w:r w:rsidR="00604DD6">
        <w:t xml:space="preserve">, the </w:t>
      </w:r>
      <w:r w:rsidRPr="00E95C06">
        <w:t>Security Manager creat</w:t>
      </w:r>
      <w:r w:rsidR="00604DD6">
        <w:t>e</w:t>
      </w:r>
      <w:r w:rsidR="00FF3B84">
        <w:t>s</w:t>
      </w:r>
      <w:r w:rsidRPr="00E95C06">
        <w:t xml:space="preserve"> the </w:t>
      </w:r>
      <w:r w:rsidR="00421A73">
        <w:t>security group</w:t>
      </w:r>
      <w:r w:rsidR="00421A73" w:rsidRPr="00E95C06">
        <w:t xml:space="preserve"> </w:t>
      </w:r>
      <w:r w:rsidRPr="00E95C06">
        <w:t>ID (a GUID value).</w:t>
      </w:r>
    </w:p>
    <w:p w14:paraId="53DF3BF1" w14:textId="77777777" w:rsidR="000A5F7E" w:rsidRDefault="00E95C06" w:rsidP="000A5F7E">
      <w:pPr>
        <w:pStyle w:val="Heading3"/>
      </w:pPr>
      <w:bookmarkStart w:id="661" w:name="_Toc414364146"/>
      <w:r>
        <w:t>Example of building a policy</w:t>
      </w:r>
      <w:bookmarkEnd w:id="661"/>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055180B5" w:rsidR="005A2F69" w:rsidRPr="00C84A97" w:rsidRDefault="005A2F69" w:rsidP="001F03FC">
      <w:pPr>
        <w:pStyle w:val="body"/>
      </w:pPr>
      <w:r>
        <w:t xml:space="preserve">A policy may contain a number of </w:t>
      </w:r>
      <w:r w:rsidR="00BC038B">
        <w:t xml:space="preserve">ACLs. </w:t>
      </w:r>
      <w:r>
        <w:t xml:space="preserve">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00ED726C" w:rsidRPr="003522EA">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662" w:name="_Toc414364147"/>
      <w:r>
        <w:t xml:space="preserve">Install </w:t>
      </w:r>
      <w:r w:rsidR="005A2F69">
        <w:t xml:space="preserve">a </w:t>
      </w:r>
      <w:r>
        <w:t>policy</w:t>
      </w:r>
      <w:bookmarkEnd w:id="662"/>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22C34598" w:rsidR="00186B4B" w:rsidRDefault="00BC038B" w:rsidP="003522EA">
      <w:pPr>
        <w:pStyle w:val="figureanchor"/>
        <w:ind w:left="0"/>
      </w:pPr>
      <w:r>
        <w:object w:dxaOrig="9549" w:dyaOrig="5898" w14:anchorId="4C11FD86">
          <v:shape id="_x0000_i1029" type="#_x0000_t75" style="width:467.25pt;height:289.5pt" o:ole="">
            <v:imagedata r:id="rId33" o:title=""/>
          </v:shape>
          <o:OLEObject Type="Embed" ProgID="Visio.Drawing.11" ShapeID="_x0000_i1029" DrawAspect="Content" ObjectID="_1488106526" r:id="rId34"/>
        </w:object>
      </w:r>
      <w:r w:rsidR="0041205A" w:rsidDel="0041205A">
        <w:t xml:space="preserve"> </w:t>
      </w:r>
    </w:p>
    <w:p w14:paraId="47EDB202" w14:textId="2263EEDA" w:rsidR="00E95C06" w:rsidRDefault="00E95C06" w:rsidP="00E95C06">
      <w:pPr>
        <w:pStyle w:val="Caption"/>
      </w:pPr>
      <w:bookmarkStart w:id="663" w:name="_Toc414364118"/>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5</w:t>
      </w:r>
      <w:r w:rsidR="00010924">
        <w:fldChar w:fldCharType="end"/>
      </w:r>
      <w:r>
        <w:t>. Install a policy</w:t>
      </w:r>
      <w:bookmarkEnd w:id="663"/>
    </w:p>
    <w:p w14:paraId="4BF7F27D" w14:textId="404827EB" w:rsidR="00E95C06" w:rsidRDefault="00E95C06" w:rsidP="00E95C06">
      <w:pPr>
        <w:pStyle w:val="Heading3"/>
      </w:pPr>
      <w:bookmarkStart w:id="664" w:name="_Toc407091972"/>
      <w:bookmarkStart w:id="665" w:name="_Toc407106141"/>
      <w:bookmarkStart w:id="666" w:name="_Toc407107241"/>
      <w:bookmarkStart w:id="667" w:name="_Toc408820869"/>
      <w:bookmarkStart w:id="668" w:name="_Toc408922030"/>
      <w:bookmarkStart w:id="669" w:name="_Toc409079262"/>
      <w:bookmarkStart w:id="670" w:name="_Toc407091973"/>
      <w:bookmarkStart w:id="671" w:name="_Toc407106142"/>
      <w:bookmarkStart w:id="672" w:name="_Toc407107242"/>
      <w:bookmarkStart w:id="673" w:name="_Toc408820870"/>
      <w:bookmarkStart w:id="674" w:name="_Toc408922031"/>
      <w:bookmarkStart w:id="675" w:name="_Toc409079263"/>
      <w:bookmarkStart w:id="676" w:name="_Toc407091974"/>
      <w:bookmarkStart w:id="677" w:name="_Toc407106143"/>
      <w:bookmarkStart w:id="678" w:name="_Toc407107243"/>
      <w:bookmarkStart w:id="679" w:name="_Toc408820871"/>
      <w:bookmarkStart w:id="680" w:name="_Toc408922032"/>
      <w:bookmarkStart w:id="681" w:name="_Toc409079264"/>
      <w:bookmarkStart w:id="682" w:name="_Toc407091975"/>
      <w:bookmarkStart w:id="683" w:name="_Toc407106144"/>
      <w:bookmarkStart w:id="684" w:name="_Toc407107244"/>
      <w:bookmarkStart w:id="685" w:name="_Toc408820872"/>
      <w:bookmarkStart w:id="686" w:name="_Toc408922033"/>
      <w:bookmarkStart w:id="687" w:name="_Toc409079265"/>
      <w:bookmarkStart w:id="688" w:name="_Toc407091976"/>
      <w:bookmarkStart w:id="689" w:name="_Toc407106145"/>
      <w:bookmarkStart w:id="690" w:name="_Toc407107245"/>
      <w:bookmarkStart w:id="691" w:name="_Toc408820873"/>
      <w:bookmarkStart w:id="692" w:name="_Toc408922034"/>
      <w:bookmarkStart w:id="693" w:name="_Toc409079266"/>
      <w:bookmarkStart w:id="694" w:name="_Toc414364148"/>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lastRenderedPageBreak/>
        <w:t>Add a</w:t>
      </w:r>
      <w:r w:rsidR="008C0457">
        <w:t xml:space="preserve">n application </w:t>
      </w:r>
      <w:r>
        <w:t xml:space="preserve">to a </w:t>
      </w:r>
      <w:r w:rsidR="00BC038B">
        <w:t>security group</w:t>
      </w:r>
      <w:bookmarkEnd w:id="694"/>
    </w:p>
    <w:p w14:paraId="021E8D1D" w14:textId="17DEEBC3" w:rsidR="00E95C06" w:rsidRDefault="00E95C06" w:rsidP="00E95C06">
      <w:pPr>
        <w:pStyle w:val="body"/>
      </w:pPr>
      <w:r w:rsidRPr="00E95C06">
        <w:t>A</w:t>
      </w:r>
      <w:r w:rsidR="008C0457">
        <w:t xml:space="preserve">n admin </w:t>
      </w:r>
      <w:r w:rsidRPr="00E95C06">
        <w:t xml:space="preserve">signs a membership certificate with the given </w:t>
      </w:r>
      <w:r w:rsidR="00F901BC">
        <w:t>security group</w:t>
      </w:r>
      <w:r w:rsidR="00F901BC" w:rsidRPr="00E95C06">
        <w:t xml:space="preserve"> </w:t>
      </w:r>
      <w:r w:rsidRPr="00E95C06">
        <w:t xml:space="preserve">ID and installs it in the </w:t>
      </w:r>
      <w:r w:rsidR="008C0457">
        <w:t>application</w:t>
      </w:r>
      <w:r w:rsidRPr="00E95C06">
        <w:t xml:space="preserve">. This act adds the </w:t>
      </w:r>
      <w:r w:rsidR="008C0457">
        <w:t>application</w:t>
      </w:r>
      <w:r w:rsidR="008C0457" w:rsidRPr="00E95C06">
        <w:t xml:space="preserve"> </w:t>
      </w:r>
      <w:r w:rsidRPr="00E95C06">
        <w:t xml:space="preserve">to the </w:t>
      </w:r>
      <w:r w:rsidR="00F901BC">
        <w:t>security group</w:t>
      </w:r>
      <w:r w:rsidRPr="00E95C06">
        <w:t xml:space="preserve">. </w:t>
      </w:r>
    </w:p>
    <w:p w14:paraId="691853FF" w14:textId="5C25AE76" w:rsidR="006B4D67" w:rsidRDefault="003B6310" w:rsidP="003522EA">
      <w:pPr>
        <w:pStyle w:val="figureanchor"/>
        <w:ind w:left="0"/>
      </w:pPr>
      <w:r>
        <w:object w:dxaOrig="10744" w:dyaOrig="8049" w14:anchorId="3D86F322">
          <v:shape id="_x0000_i1030" type="#_x0000_t75" style="width:468pt;height:350.25pt" o:ole="">
            <v:imagedata r:id="rId35" o:title=""/>
          </v:shape>
          <o:OLEObject Type="Embed" ProgID="Visio.Drawing.11" ShapeID="_x0000_i1030" DrawAspect="Content" ObjectID="_1488106527" r:id="rId36"/>
        </w:object>
      </w:r>
    </w:p>
    <w:p w14:paraId="655B3BE6" w14:textId="53B838EB" w:rsidR="00E95C06" w:rsidRPr="00E95C06" w:rsidRDefault="00E95C06" w:rsidP="00E95C06">
      <w:pPr>
        <w:pStyle w:val="Caption"/>
      </w:pPr>
      <w:bookmarkStart w:id="695" w:name="_Toc414364119"/>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6</w:t>
      </w:r>
      <w:r w:rsidR="00010924">
        <w:fldChar w:fldCharType="end"/>
      </w:r>
      <w:r>
        <w:t>. Add a</w:t>
      </w:r>
      <w:r w:rsidR="008C0457">
        <w:t xml:space="preserve">n application </w:t>
      </w:r>
      <w:r>
        <w:t xml:space="preserve">to a </w:t>
      </w:r>
      <w:r w:rsidR="00232B4A">
        <w:t>security group</w:t>
      </w:r>
      <w:bookmarkEnd w:id="695"/>
    </w:p>
    <w:p w14:paraId="7815C45D" w14:textId="671AA4F9" w:rsidR="002F4AE2" w:rsidRDefault="002F4AE2" w:rsidP="00E95C06">
      <w:pPr>
        <w:pStyle w:val="Heading3"/>
      </w:pPr>
      <w:r w:rsidRPr="001F03FC">
        <w:t xml:space="preserve"> </w:t>
      </w:r>
      <w:bookmarkStart w:id="696" w:name="_Toc414364149"/>
      <w:r w:rsidR="00E95C06">
        <w:t xml:space="preserve">Add a user to a </w:t>
      </w:r>
      <w:r w:rsidR="00000D23">
        <w:t>security group</w:t>
      </w:r>
      <w:bookmarkEnd w:id="696"/>
    </w:p>
    <w:p w14:paraId="761B0D82" w14:textId="077DCEE1" w:rsidR="00E95C06" w:rsidRDefault="00BC3863" w:rsidP="00E95C06">
      <w:pPr>
        <w:pStyle w:val="body"/>
      </w:pPr>
      <w:r>
        <w:t xml:space="preserve">The </w:t>
      </w:r>
      <w:r w:rsidR="00F901BC">
        <w:t xml:space="preserve">security group </w:t>
      </w:r>
      <w:r>
        <w:t xml:space="preserve">authority </w:t>
      </w:r>
      <w:r w:rsidR="00E95C06" w:rsidRPr="00E95C06">
        <w:t>uses the Security Manager to generate the membership certificate</w:t>
      </w:r>
      <w:r>
        <w:t xml:space="preserve"> for the user</w:t>
      </w:r>
      <w:r w:rsidR="00E95C06" w:rsidRPr="00E95C06">
        <w:t xml:space="preserve"> for the given </w:t>
      </w:r>
      <w:r w:rsidR="00F901BC">
        <w:t>security group</w:t>
      </w:r>
      <w:r w:rsidR="00F901BC" w:rsidRPr="00E95C06">
        <w:t xml:space="preserve"> </w:t>
      </w:r>
      <w:r w:rsidR="00E95C06" w:rsidRPr="00E95C06">
        <w:t xml:space="preserve">ID. The </w:t>
      </w:r>
      <w:r w:rsidR="00F901BC">
        <w:t xml:space="preserve">security group </w:t>
      </w:r>
      <w:r>
        <w:t>authority can</w:t>
      </w:r>
      <w:r w:rsidR="00E95C06" w:rsidRPr="00E95C06">
        <w:t xml:space="preserve"> re</w:t>
      </w:r>
      <w:r w:rsidR="003B6310">
        <w:t>move some ACLs</w:t>
      </w:r>
      <w:r>
        <w:t xml:space="preserve"> for this user.</w:t>
      </w:r>
    </w:p>
    <w:p w14:paraId="06E21975" w14:textId="56514E64" w:rsidR="00E95C06" w:rsidRDefault="003B6310" w:rsidP="003522EA">
      <w:pPr>
        <w:pStyle w:val="figureanchor"/>
        <w:ind w:left="0"/>
      </w:pPr>
      <w:r>
        <w:object w:dxaOrig="10738" w:dyaOrig="8609" w14:anchorId="4A5CCC8F">
          <v:shape id="_x0000_i1031" type="#_x0000_t75" style="width:468pt;height:375pt" o:ole="">
            <v:imagedata r:id="rId37" o:title=""/>
          </v:shape>
          <o:OLEObject Type="Embed" ProgID="Visio.Drawing.11" ShapeID="_x0000_i1031" DrawAspect="Content" ObjectID="_1488106528" r:id="rId38"/>
        </w:object>
      </w:r>
    </w:p>
    <w:p w14:paraId="2AF76044" w14:textId="1C243EEF" w:rsidR="00E95C06" w:rsidRDefault="00E95C06" w:rsidP="00E95C06">
      <w:pPr>
        <w:pStyle w:val="Caption"/>
      </w:pPr>
      <w:bookmarkStart w:id="697" w:name="_Toc414364120"/>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7</w:t>
      </w:r>
      <w:r w:rsidR="00010924">
        <w:fldChar w:fldCharType="end"/>
      </w:r>
      <w:r>
        <w:t xml:space="preserve">. Add a user to a </w:t>
      </w:r>
      <w:r w:rsidR="006A1F65">
        <w:t>security group</w:t>
      </w:r>
      <w:bookmarkEnd w:id="697"/>
    </w:p>
    <w:p w14:paraId="77E40DBB" w14:textId="437308CD" w:rsidR="00035C7A" w:rsidRDefault="00035C7A" w:rsidP="00D912C4">
      <w:pPr>
        <w:pStyle w:val="Heading3"/>
        <w:rPr>
          <w:ins w:id="698" w:author="Author" w:date="2015-03-17T11:53:00Z"/>
        </w:rPr>
      </w:pPr>
      <w:bookmarkStart w:id="699" w:name="_Toc414364150"/>
      <w:ins w:id="700" w:author="Author" w:date="2015-03-17T11:53:00Z">
        <w:r>
          <w:t>Security Manager</w:t>
        </w:r>
        <w:bookmarkEnd w:id="699"/>
        <w:del w:id="701" w:author="Author" w:date="2015-03-17T12:09:00Z">
          <w:r w:rsidDel="00107425">
            <w:delText xml:space="preserve"> Operations</w:delText>
          </w:r>
        </w:del>
      </w:ins>
    </w:p>
    <w:p w14:paraId="02EFC55C" w14:textId="7F377F7B" w:rsidR="00035C7A" w:rsidRDefault="00035C7A" w:rsidP="00035C7A">
      <w:pPr>
        <w:pStyle w:val="Heading4"/>
        <w:rPr>
          <w:ins w:id="702" w:author="Author" w:date="2015-03-17T11:54:00Z"/>
        </w:rPr>
        <w:pPrChange w:id="703" w:author="Author" w:date="2015-03-17T11:54:00Z">
          <w:pPr>
            <w:pStyle w:val="Heading3"/>
          </w:pPr>
        </w:pPrChange>
      </w:pPr>
      <w:ins w:id="704" w:author="Author" w:date="2015-03-17T11:54:00Z">
        <w:r>
          <w:t>Introduction</w:t>
        </w:r>
      </w:ins>
    </w:p>
    <w:p w14:paraId="5F3D4E95" w14:textId="77777777" w:rsidR="00035C7A" w:rsidRPr="00035C7A" w:rsidRDefault="00035C7A" w:rsidP="00035C7A">
      <w:pPr>
        <w:pStyle w:val="body"/>
        <w:rPr>
          <w:ins w:id="705" w:author="Author" w:date="2015-03-17T11:54:00Z"/>
        </w:rPr>
        <w:pPrChange w:id="706" w:author="Author" w:date="2015-03-17T11:55:00Z">
          <w:pPr>
            <w:shd w:val="clear" w:color="auto" w:fill="FFFFFF"/>
            <w:spacing w:before="0" w:after="336" w:line="294" w:lineRule="atLeast"/>
            <w:ind w:left="0"/>
          </w:pPr>
        </w:pPrChange>
      </w:pPr>
      <w:ins w:id="707" w:author="Author" w:date="2015-03-17T11:54:00Z">
        <w:r w:rsidRPr="00035C7A">
          <w:t>The AllJoyn security 2.0 ecosystem consists of many applications and devices. Those applications and devices are deployed in various setups and for them it is impossible to know up front what other peers they will see around them let alone know how they should interact with them. Which peers can be trusted, which rights do those peers have… So after being deployed, applications and devices have to be configured. The people in charge of configuring the system, the administrators need a tool for this. Such a tool is called a security manager.</w:t>
        </w:r>
      </w:ins>
    </w:p>
    <w:p w14:paraId="4DFC99EC" w14:textId="0D58716D" w:rsidR="00035C7A" w:rsidRDefault="00035C7A" w:rsidP="00035C7A">
      <w:pPr>
        <w:pStyle w:val="body"/>
        <w:rPr>
          <w:ins w:id="708" w:author="Author" w:date="2015-03-17T11:57:00Z"/>
          <w:color w:val="333333"/>
          <w:szCs w:val="22"/>
        </w:rPr>
        <w:pPrChange w:id="709" w:author="Author" w:date="2015-03-17T11:55:00Z">
          <w:pPr>
            <w:shd w:val="clear" w:color="auto" w:fill="FFFFFF"/>
            <w:spacing w:before="0" w:after="336" w:line="294" w:lineRule="atLeast"/>
            <w:ind w:left="0"/>
          </w:pPr>
        </w:pPrChange>
      </w:pPr>
      <w:ins w:id="710" w:author="Author" w:date="2015-03-17T11:54:00Z">
        <w:r w:rsidRPr="00035C7A">
          <w:rPr>
            <w:color w:val="333333"/>
            <w:szCs w:val="22"/>
            <w:rPrChange w:id="711" w:author="Author" w:date="2015-03-17T11:55:00Z">
              <w:rPr>
                <w:color w:val="333333"/>
                <w:sz w:val="21"/>
                <w:szCs w:val="21"/>
              </w:rPr>
            </w:rPrChange>
          </w:rPr>
          <w:t xml:space="preserve">Depending on your setup, you need a different tool. A large enterprise has different requirements than a home does. Not all administrators have a strong technical background. A tool for home users should have a straightforward, understandable user interface (hiding the more complex features). These simplifications should be done </w:t>
        </w:r>
        <w:r w:rsidRPr="00035C7A">
          <w:rPr>
            <w:color w:val="333333"/>
            <w:szCs w:val="22"/>
            <w:rPrChange w:id="712" w:author="Author" w:date="2015-03-17T11:55:00Z">
              <w:rPr>
                <w:color w:val="333333"/>
                <w:sz w:val="21"/>
                <w:szCs w:val="21"/>
              </w:rPr>
            </w:rPrChange>
          </w:rPr>
          <w:lastRenderedPageBreak/>
          <w:t>inside the security manager, so it is transparent for applications and devices in which setup they are deployed. Application developers should make no di</w:t>
        </w:r>
        <w:r w:rsidRPr="00035C7A">
          <w:rPr>
            <w:color w:val="333333"/>
            <w:szCs w:val="22"/>
            <w:rPrChange w:id="713" w:author="Author" w:date="2015-03-17T11:55:00Z">
              <w:rPr>
                <w:color w:val="333333"/>
                <w:szCs w:val="22"/>
              </w:rPr>
            </w:rPrChange>
          </w:rPr>
          <w:t xml:space="preserve">stinction between enterprise and </w:t>
        </w:r>
        <w:r w:rsidRPr="00035C7A">
          <w:rPr>
            <w:color w:val="333333"/>
            <w:szCs w:val="22"/>
            <w:rPrChange w:id="714" w:author="Author" w:date="2015-03-17T11:55:00Z">
              <w:rPr>
                <w:color w:val="333333"/>
                <w:sz w:val="21"/>
                <w:szCs w:val="21"/>
              </w:rPr>
            </w:rPrChange>
          </w:rPr>
          <w:t>small home.</w:t>
        </w:r>
      </w:ins>
    </w:p>
    <w:p w14:paraId="2D37FAF4" w14:textId="77777777" w:rsidR="00035C7A" w:rsidRPr="00035C7A" w:rsidRDefault="00035C7A" w:rsidP="00035C7A">
      <w:pPr>
        <w:pStyle w:val="body"/>
        <w:rPr>
          <w:ins w:id="715" w:author="Author" w:date="2015-03-17T11:57:00Z"/>
        </w:rPr>
        <w:pPrChange w:id="716" w:author="Author" w:date="2015-03-17T11:57:00Z">
          <w:pPr>
            <w:shd w:val="clear" w:color="auto" w:fill="FFFFFF"/>
            <w:spacing w:before="0" w:after="336" w:line="294" w:lineRule="atLeast"/>
            <w:ind w:left="0"/>
          </w:pPr>
        </w:pPrChange>
      </w:pPr>
      <w:ins w:id="717" w:author="Author" w:date="2015-03-17T11:57:00Z">
        <w:r w:rsidRPr="00035C7A">
          <w:t>A security configuration consists of two parts:</w:t>
        </w:r>
      </w:ins>
    </w:p>
    <w:p w14:paraId="7A771088" w14:textId="77777777" w:rsidR="00035C7A" w:rsidRDefault="00035C7A" w:rsidP="00035C7A">
      <w:pPr>
        <w:pStyle w:val="body"/>
        <w:numPr>
          <w:ilvl w:val="0"/>
          <w:numId w:val="94"/>
        </w:numPr>
        <w:rPr>
          <w:ins w:id="718" w:author="Author" w:date="2015-03-17T11:57:00Z"/>
        </w:rPr>
        <w:pPrChange w:id="719" w:author="Author" w:date="2015-03-17T11:57:00Z">
          <w:pPr>
            <w:numPr>
              <w:numId w:val="93"/>
            </w:numPr>
            <w:shd w:val="clear" w:color="auto" w:fill="FFFFFF"/>
            <w:tabs>
              <w:tab w:val="num" w:pos="720"/>
            </w:tabs>
            <w:spacing w:before="0" w:after="0" w:line="294" w:lineRule="atLeast"/>
            <w:ind w:hanging="360"/>
          </w:pPr>
        </w:pPrChange>
      </w:pPr>
      <w:ins w:id="720" w:author="Author" w:date="2015-03-17T11:57:00Z">
        <w:r w:rsidRPr="00035C7A">
          <w:t>Certificates: certificates provide proof that an application is managed by a security manager. They can be used to gain access to resources of other peers or to provide resources themselves to others. The certificates describe the rights the holder has.</w:t>
        </w:r>
      </w:ins>
    </w:p>
    <w:p w14:paraId="2777645B" w14:textId="44C222C6" w:rsidR="00035C7A" w:rsidRPr="00035C7A" w:rsidRDefault="00035C7A" w:rsidP="00035C7A">
      <w:pPr>
        <w:pStyle w:val="body"/>
        <w:numPr>
          <w:ilvl w:val="0"/>
          <w:numId w:val="94"/>
        </w:numPr>
        <w:rPr>
          <w:ins w:id="721" w:author="Author" w:date="2015-03-17T11:57:00Z"/>
        </w:rPr>
        <w:pPrChange w:id="722" w:author="Author" w:date="2015-03-17T11:57:00Z">
          <w:pPr>
            <w:numPr>
              <w:numId w:val="93"/>
            </w:numPr>
            <w:shd w:val="clear" w:color="auto" w:fill="FFFFFF"/>
            <w:tabs>
              <w:tab w:val="num" w:pos="720"/>
            </w:tabs>
            <w:spacing w:before="0" w:after="0" w:line="294" w:lineRule="atLeast"/>
            <w:ind w:hanging="360"/>
          </w:pPr>
        </w:pPrChange>
      </w:pPr>
      <w:ins w:id="723" w:author="Author" w:date="2015-03-17T11:57:00Z">
        <w:r w:rsidRPr="00035C7A">
          <w:t>Policy: A policy is a list of Access Control Lists (ACLs). These ACLs describe how other peers can access the holder of the policy.</w:t>
        </w:r>
      </w:ins>
    </w:p>
    <w:p w14:paraId="2A51BDCB" w14:textId="77777777" w:rsidR="00035C7A" w:rsidRPr="00035C7A" w:rsidRDefault="00035C7A" w:rsidP="00035C7A">
      <w:pPr>
        <w:pStyle w:val="body"/>
        <w:rPr>
          <w:ins w:id="724" w:author="Author" w:date="2015-03-17T11:57:00Z"/>
        </w:rPr>
        <w:pPrChange w:id="725" w:author="Author" w:date="2015-03-17T11:57:00Z">
          <w:pPr>
            <w:shd w:val="clear" w:color="auto" w:fill="FFFFFF"/>
            <w:spacing w:before="0" w:after="336" w:line="294" w:lineRule="atLeast"/>
            <w:ind w:left="0"/>
          </w:pPr>
        </w:pPrChange>
      </w:pPr>
      <w:ins w:id="726" w:author="Author" w:date="2015-03-17T11:57:00Z">
        <w:r w:rsidRPr="00035C7A">
          <w:t>Security managers use AllJoyn to transfer this configuration to applications and devices they manage.</w:t>
        </w:r>
      </w:ins>
    </w:p>
    <w:p w14:paraId="15041E65" w14:textId="568ED322" w:rsidR="00035C7A" w:rsidRDefault="00107425" w:rsidP="000B2BC6">
      <w:pPr>
        <w:pStyle w:val="Heading4"/>
        <w:rPr>
          <w:ins w:id="727" w:author="Author" w:date="2015-03-17T12:10:00Z"/>
        </w:rPr>
        <w:pPrChange w:id="728" w:author="Author" w:date="2015-03-17T12:10:00Z">
          <w:pPr>
            <w:shd w:val="clear" w:color="auto" w:fill="FFFFFF"/>
            <w:spacing w:before="0" w:after="336" w:line="294" w:lineRule="atLeast"/>
            <w:ind w:left="0"/>
          </w:pPr>
        </w:pPrChange>
      </w:pPr>
      <w:ins w:id="729" w:author="Author" w:date="2015-03-17T12:10:00Z">
        <w:r>
          <w:t>Security Manager Architecture</w:t>
        </w:r>
      </w:ins>
    </w:p>
    <w:p w14:paraId="50C6FF72" w14:textId="77777777" w:rsidR="00107425" w:rsidRPr="00107425" w:rsidRDefault="00107425" w:rsidP="000B2BC6">
      <w:pPr>
        <w:pStyle w:val="body"/>
        <w:rPr>
          <w:ins w:id="730" w:author="Author" w:date="2015-03-17T12:10:00Z"/>
        </w:rPr>
        <w:pPrChange w:id="731" w:author="Author" w:date="2015-03-17T12:10:00Z">
          <w:pPr>
            <w:shd w:val="clear" w:color="auto" w:fill="FFFFFF"/>
            <w:spacing w:before="0" w:after="336" w:line="294" w:lineRule="atLeast"/>
            <w:ind w:left="0"/>
          </w:pPr>
        </w:pPrChange>
      </w:pPr>
      <w:ins w:id="732" w:author="Author" w:date="2015-03-17T12:10:00Z">
        <w:r w:rsidRPr="00107425">
          <w:t>A security manager is a tool that can take multiple forms. For a home setup it can be a single application accessed by one person. For an enterprise setup, multiple administrators need to use it, so its core can run on a server, with some local application talking to it. When discussing the functional blocks of the security manager, it is important to understand that those blocks can reside on different machines and that for some of these we even have multiple instances.</w:t>
        </w:r>
      </w:ins>
    </w:p>
    <w:p w14:paraId="53A648C0" w14:textId="77777777" w:rsidR="00107425" w:rsidRDefault="00107425" w:rsidP="000B2BC6">
      <w:pPr>
        <w:pStyle w:val="body"/>
        <w:numPr>
          <w:ilvl w:val="0"/>
          <w:numId w:val="96"/>
        </w:numPr>
        <w:rPr>
          <w:ins w:id="733" w:author="Author" w:date="2015-03-17T12:12:00Z"/>
        </w:rPr>
        <w:pPrChange w:id="734" w:author="Author" w:date="2015-03-17T12:12:00Z">
          <w:pPr>
            <w:numPr>
              <w:numId w:val="95"/>
            </w:numPr>
            <w:shd w:val="clear" w:color="auto" w:fill="FFFFFF"/>
            <w:tabs>
              <w:tab w:val="num" w:pos="720"/>
            </w:tabs>
            <w:spacing w:before="0" w:after="0" w:line="294" w:lineRule="atLeast"/>
            <w:ind w:hanging="360"/>
          </w:pPr>
        </w:pPrChange>
      </w:pPr>
      <w:ins w:id="735" w:author="Author" w:date="2015-03-17T12:10:00Z">
        <w:r w:rsidRPr="00107425">
          <w:t>The manager provides certificates. In order to generate and sign certificates, it needs to have a certificate authority (CA).</w:t>
        </w:r>
      </w:ins>
    </w:p>
    <w:p w14:paraId="7B81EBDB" w14:textId="77777777" w:rsidR="00107425" w:rsidRDefault="00107425" w:rsidP="000B2BC6">
      <w:pPr>
        <w:pStyle w:val="body"/>
        <w:numPr>
          <w:ilvl w:val="0"/>
          <w:numId w:val="96"/>
        </w:numPr>
        <w:rPr>
          <w:ins w:id="736" w:author="Author" w:date="2015-03-17T12:12:00Z"/>
        </w:rPr>
        <w:pPrChange w:id="737" w:author="Author" w:date="2015-03-17T12:12:00Z">
          <w:pPr>
            <w:numPr>
              <w:numId w:val="95"/>
            </w:numPr>
            <w:shd w:val="clear" w:color="auto" w:fill="FFFFFF"/>
            <w:tabs>
              <w:tab w:val="num" w:pos="720"/>
            </w:tabs>
            <w:spacing w:before="0" w:after="0" w:line="294" w:lineRule="atLeast"/>
            <w:ind w:hanging="360"/>
          </w:pPr>
        </w:pPrChange>
      </w:pPr>
      <w:ins w:id="738" w:author="Author" w:date="2015-03-17T12:10:00Z">
        <w:r w:rsidRPr="00107425">
          <w:t>Configuration storage: The security manager should keep track of what the configuration looks like. To do so, it should persist the configuration data.</w:t>
        </w:r>
      </w:ins>
    </w:p>
    <w:p w14:paraId="4079E6D4" w14:textId="77777777" w:rsidR="00107425" w:rsidRDefault="00107425" w:rsidP="000B2BC6">
      <w:pPr>
        <w:pStyle w:val="body"/>
        <w:numPr>
          <w:ilvl w:val="0"/>
          <w:numId w:val="96"/>
        </w:numPr>
        <w:rPr>
          <w:ins w:id="739" w:author="Author" w:date="2015-03-17T12:12:00Z"/>
        </w:rPr>
        <w:pPrChange w:id="740" w:author="Author" w:date="2015-03-17T12:12:00Z">
          <w:pPr>
            <w:numPr>
              <w:numId w:val="95"/>
            </w:numPr>
            <w:shd w:val="clear" w:color="auto" w:fill="FFFFFF"/>
            <w:tabs>
              <w:tab w:val="num" w:pos="720"/>
            </w:tabs>
            <w:spacing w:before="0" w:after="0" w:line="294" w:lineRule="atLeast"/>
            <w:ind w:hanging="360"/>
          </w:pPr>
        </w:pPrChange>
      </w:pPr>
      <w:ins w:id="741" w:author="Author" w:date="2015-03-17T12:10:00Z">
        <w:r w:rsidRPr="00107425">
          <w:t>UI: The administrator needs to interact with the security manager in order to make configuration changes. The user interfaces doesn't need to be part of the manager itself. It could be running in a web browser or it could offer a REST API, so that custom UI can be built on top.</w:t>
        </w:r>
      </w:ins>
    </w:p>
    <w:p w14:paraId="3245B441" w14:textId="1F992D62" w:rsidR="00107425" w:rsidRDefault="00107425" w:rsidP="000B2BC6">
      <w:pPr>
        <w:pStyle w:val="body"/>
        <w:numPr>
          <w:ilvl w:val="0"/>
          <w:numId w:val="96"/>
        </w:numPr>
        <w:rPr>
          <w:ins w:id="742" w:author="Author" w:date="2015-03-17T12:12:00Z"/>
        </w:rPr>
        <w:pPrChange w:id="743" w:author="Author" w:date="2015-03-17T12:12:00Z">
          <w:pPr>
            <w:numPr>
              <w:numId w:val="95"/>
            </w:numPr>
            <w:shd w:val="clear" w:color="auto" w:fill="FFFFFF"/>
            <w:tabs>
              <w:tab w:val="num" w:pos="720"/>
            </w:tabs>
            <w:spacing w:before="0" w:after="0" w:line="294" w:lineRule="atLeast"/>
            <w:ind w:hanging="360"/>
          </w:pPr>
        </w:pPrChange>
      </w:pPr>
      <w:ins w:id="744" w:author="Author" w:date="2015-03-17T12:10:00Z">
        <w:r w:rsidRPr="00107425">
          <w:t>AllJoyn Agent (security manager agent): Configuration updates are sent using AllJoyn as the communication protocol. The agent is the component which does the interaction with the managed peers.</w:t>
        </w:r>
      </w:ins>
    </w:p>
    <w:p w14:paraId="649742A6" w14:textId="77777777" w:rsidR="00107425" w:rsidRDefault="00107425" w:rsidP="000B2BC6">
      <w:pPr>
        <w:pStyle w:val="body"/>
        <w:rPr>
          <w:ins w:id="745" w:author="Author" w:date="2015-03-17T12:12:00Z"/>
        </w:rPr>
        <w:pPrChange w:id="746" w:author="Author" w:date="2015-03-17T12:12:00Z">
          <w:pPr>
            <w:shd w:val="clear" w:color="auto" w:fill="FFFFFF"/>
            <w:spacing w:before="0" w:after="336" w:line="294" w:lineRule="atLeast"/>
            <w:ind w:left="0"/>
          </w:pPr>
        </w:pPrChange>
      </w:pPr>
      <w:ins w:id="747" w:author="Author" w:date="2015-03-17T12:12:00Z">
        <w:r w:rsidRPr="00107425">
          <w:t>The following assumptions are made:</w:t>
        </w:r>
      </w:ins>
    </w:p>
    <w:p w14:paraId="28A9AAD2" w14:textId="77777777" w:rsidR="00107425" w:rsidRPr="00107425" w:rsidRDefault="00107425" w:rsidP="000B2BC6">
      <w:pPr>
        <w:pStyle w:val="body"/>
        <w:rPr>
          <w:ins w:id="748" w:author="Author" w:date="2015-03-17T12:12:00Z"/>
        </w:rPr>
        <w:pPrChange w:id="749" w:author="Author" w:date="2015-03-17T12:12:00Z">
          <w:pPr>
            <w:shd w:val="clear" w:color="auto" w:fill="FFFFFF"/>
            <w:spacing w:before="0" w:after="336" w:line="294" w:lineRule="atLeast"/>
            <w:ind w:left="0"/>
          </w:pPr>
        </w:pPrChange>
      </w:pPr>
    </w:p>
    <w:p w14:paraId="1B0730CC" w14:textId="77777777" w:rsidR="00107425" w:rsidRDefault="00107425" w:rsidP="000B2BC6">
      <w:pPr>
        <w:pStyle w:val="body"/>
        <w:numPr>
          <w:ilvl w:val="0"/>
          <w:numId w:val="99"/>
        </w:numPr>
        <w:rPr>
          <w:ins w:id="750" w:author="Author" w:date="2015-03-17T12:13:00Z"/>
        </w:rPr>
        <w:pPrChange w:id="751" w:author="Author" w:date="2015-03-17T12:13:00Z">
          <w:pPr>
            <w:numPr>
              <w:numId w:val="97"/>
            </w:numPr>
            <w:shd w:val="clear" w:color="auto" w:fill="FFFFFF"/>
            <w:tabs>
              <w:tab w:val="num" w:pos="720"/>
            </w:tabs>
            <w:spacing w:before="0" w:after="0" w:line="294" w:lineRule="atLeast"/>
            <w:ind w:hanging="360"/>
          </w:pPr>
        </w:pPrChange>
      </w:pPr>
      <w:ins w:id="752" w:author="Author" w:date="2015-03-17T12:12:00Z">
        <w:r w:rsidRPr="00107425">
          <w:t>The four functional blocks of the security manager can be combined into a single application, but it should be possible to run them in different applications or even on different hosts.</w:t>
        </w:r>
      </w:ins>
    </w:p>
    <w:p w14:paraId="70963C8B" w14:textId="77777777" w:rsidR="00107425" w:rsidRDefault="00107425" w:rsidP="000B2BC6">
      <w:pPr>
        <w:pStyle w:val="body"/>
        <w:numPr>
          <w:ilvl w:val="0"/>
          <w:numId w:val="99"/>
        </w:numPr>
        <w:rPr>
          <w:ins w:id="753" w:author="Author" w:date="2015-03-17T12:13:00Z"/>
        </w:rPr>
        <w:pPrChange w:id="754" w:author="Author" w:date="2015-03-17T12:13:00Z">
          <w:pPr>
            <w:numPr>
              <w:numId w:val="97"/>
            </w:numPr>
            <w:shd w:val="clear" w:color="auto" w:fill="FFFFFF"/>
            <w:tabs>
              <w:tab w:val="num" w:pos="720"/>
            </w:tabs>
            <w:spacing w:before="0" w:after="0" w:line="294" w:lineRule="atLeast"/>
            <w:ind w:hanging="360"/>
          </w:pPr>
        </w:pPrChange>
      </w:pPr>
      <w:ins w:id="755" w:author="Author" w:date="2015-03-17T12:12:00Z">
        <w:r w:rsidRPr="00107425">
          <w:t>A security manager can have multiple security manager agents acting on its behalf.</w:t>
        </w:r>
      </w:ins>
    </w:p>
    <w:p w14:paraId="08E005B3" w14:textId="77777777" w:rsidR="00107425" w:rsidRDefault="00107425" w:rsidP="000B2BC6">
      <w:pPr>
        <w:pStyle w:val="body"/>
        <w:numPr>
          <w:ilvl w:val="0"/>
          <w:numId w:val="99"/>
        </w:numPr>
        <w:rPr>
          <w:ins w:id="756" w:author="Author" w:date="2015-03-17T12:13:00Z"/>
        </w:rPr>
        <w:pPrChange w:id="757" w:author="Author" w:date="2015-03-17T12:13:00Z">
          <w:pPr>
            <w:numPr>
              <w:numId w:val="97"/>
            </w:numPr>
            <w:shd w:val="clear" w:color="auto" w:fill="FFFFFF"/>
            <w:tabs>
              <w:tab w:val="num" w:pos="720"/>
            </w:tabs>
            <w:spacing w:before="0" w:after="0" w:line="294" w:lineRule="atLeast"/>
            <w:ind w:hanging="360"/>
          </w:pPr>
        </w:pPrChange>
      </w:pPr>
      <w:ins w:id="758" w:author="Author" w:date="2015-03-17T12:12:00Z">
        <w:r w:rsidRPr="00107425">
          <w:t>The security manager topology is transparent for AllJoyn applications.</w:t>
        </w:r>
      </w:ins>
    </w:p>
    <w:p w14:paraId="512B693F" w14:textId="15474F0A" w:rsidR="00107425" w:rsidRPr="00107425" w:rsidRDefault="00107425" w:rsidP="000B2BC6">
      <w:pPr>
        <w:pStyle w:val="body"/>
        <w:numPr>
          <w:ilvl w:val="0"/>
          <w:numId w:val="99"/>
        </w:numPr>
        <w:rPr>
          <w:ins w:id="759" w:author="Author" w:date="2015-03-17T12:12:00Z"/>
        </w:rPr>
        <w:pPrChange w:id="760" w:author="Author" w:date="2015-03-17T12:13:00Z">
          <w:pPr>
            <w:numPr>
              <w:numId w:val="97"/>
            </w:numPr>
            <w:shd w:val="clear" w:color="auto" w:fill="FFFFFF"/>
            <w:tabs>
              <w:tab w:val="num" w:pos="720"/>
            </w:tabs>
            <w:spacing w:before="0" w:after="0" w:line="294" w:lineRule="atLeast"/>
            <w:ind w:hanging="360"/>
          </w:pPr>
        </w:pPrChange>
      </w:pPr>
      <w:ins w:id="761" w:author="Author" w:date="2015-03-17T12:12:00Z">
        <w:r w:rsidRPr="00107425">
          <w:t>A security manager is identified by the public key of its CA. We call this the key of the security manager.</w:t>
        </w:r>
      </w:ins>
    </w:p>
    <w:p w14:paraId="579CC083" w14:textId="77777777" w:rsidR="00107425" w:rsidRDefault="00107425" w:rsidP="000B2BC6">
      <w:pPr>
        <w:pStyle w:val="body"/>
        <w:rPr>
          <w:ins w:id="762" w:author="Author" w:date="2015-03-17T12:13:00Z"/>
        </w:rPr>
        <w:pPrChange w:id="763" w:author="Author" w:date="2015-03-17T12:13:00Z">
          <w:pPr>
            <w:numPr>
              <w:numId w:val="98"/>
            </w:numPr>
            <w:shd w:val="clear" w:color="auto" w:fill="FFFFFF"/>
            <w:tabs>
              <w:tab w:val="num" w:pos="720"/>
            </w:tabs>
            <w:spacing w:before="0" w:after="0" w:line="294" w:lineRule="atLeast"/>
            <w:ind w:left="360" w:hanging="360"/>
          </w:pPr>
        </w:pPrChange>
      </w:pPr>
      <w:ins w:id="764" w:author="Author" w:date="2015-03-17T12:12:00Z">
        <w:r w:rsidRPr="00107425">
          <w:lastRenderedPageBreak/>
          <w:t>The Alliance envisions multiple implementations of security managers and does not provide implementation specifications. The alliance does specify how security managers need to interact with AllJoyn security 2.0 based applications and devices.</w:t>
        </w:r>
      </w:ins>
    </w:p>
    <w:p w14:paraId="44A05BC5" w14:textId="7D668317" w:rsidR="00107425" w:rsidRDefault="00107425" w:rsidP="000B2BC6">
      <w:pPr>
        <w:pStyle w:val="body"/>
        <w:numPr>
          <w:ilvl w:val="0"/>
          <w:numId w:val="100"/>
        </w:numPr>
        <w:rPr>
          <w:ins w:id="765" w:author="Author" w:date="2015-03-17T12:12:00Z"/>
        </w:rPr>
        <w:pPrChange w:id="766" w:author="Author" w:date="2015-03-17T12:13:00Z">
          <w:pPr>
            <w:numPr>
              <w:numId w:val="98"/>
            </w:numPr>
            <w:shd w:val="clear" w:color="auto" w:fill="FFFFFF"/>
            <w:tabs>
              <w:tab w:val="num" w:pos="720"/>
            </w:tabs>
            <w:spacing w:before="0" w:after="0" w:line="294" w:lineRule="atLeast"/>
            <w:ind w:hanging="360"/>
          </w:pPr>
        </w:pPrChange>
      </w:pPr>
      <w:ins w:id="767" w:author="Author" w:date="2015-03-17T12:12:00Z">
        <w:r w:rsidRPr="00107425">
          <w:t>org.allseen.Security.PermissionMgmt.Notification: a session</w:t>
        </w:r>
      </w:ins>
      <w:ins w:id="768" w:author="Author" w:date="2015-03-17T13:47:00Z">
        <w:r w:rsidR="000C3A6C">
          <w:t>-</w:t>
        </w:r>
      </w:ins>
      <w:ins w:id="769" w:author="Author" w:date="2015-03-17T12:12:00Z">
        <w:r w:rsidRPr="00107425">
          <w:t>less signal sent by the applications. This can be used to di</w:t>
        </w:r>
        <w:r>
          <w:t>scover applications and devices.</w:t>
        </w:r>
      </w:ins>
    </w:p>
    <w:p w14:paraId="6D7402F9" w14:textId="60BFF780" w:rsidR="00107425" w:rsidRPr="00107425" w:rsidRDefault="00107425" w:rsidP="000B2BC6">
      <w:pPr>
        <w:pStyle w:val="body"/>
        <w:numPr>
          <w:ilvl w:val="0"/>
          <w:numId w:val="100"/>
        </w:numPr>
        <w:rPr>
          <w:ins w:id="770" w:author="Author" w:date="2015-03-17T12:12:00Z"/>
        </w:rPr>
        <w:pPrChange w:id="771" w:author="Author" w:date="2015-03-17T12:13:00Z">
          <w:pPr>
            <w:numPr>
              <w:numId w:val="98"/>
            </w:numPr>
            <w:shd w:val="clear" w:color="auto" w:fill="FFFFFF"/>
            <w:tabs>
              <w:tab w:val="num" w:pos="720"/>
            </w:tabs>
            <w:spacing w:before="0" w:after="0" w:line="294" w:lineRule="atLeast"/>
            <w:ind w:hanging="360"/>
          </w:pPr>
        </w:pPrChange>
      </w:pPr>
      <w:ins w:id="772" w:author="Author" w:date="2015-03-17T12:12:00Z">
        <w:r w:rsidRPr="00107425">
          <w:t>org.allseen.Security.PermissionMgmt</w:t>
        </w:r>
        <w:del w:id="773" w:author="Author" w:date="2015-03-17T13:47:00Z">
          <w:r w:rsidRPr="00107425" w:rsidDel="000C3A6C">
            <w:delText xml:space="preserve"> </w:delText>
          </w:r>
        </w:del>
        <w:r w:rsidRPr="00107425">
          <w:t>: For changing the configuration of applications.</w:t>
        </w:r>
      </w:ins>
    </w:p>
    <w:p w14:paraId="526EBE53" w14:textId="4C9E8DDD" w:rsidR="00107425" w:rsidRDefault="00107425" w:rsidP="000B2BC6">
      <w:pPr>
        <w:pStyle w:val="Heading4"/>
        <w:rPr>
          <w:ins w:id="774" w:author="Author" w:date="2015-03-17T12:15:00Z"/>
        </w:rPr>
        <w:pPrChange w:id="775" w:author="Author" w:date="2015-03-17T12:14:00Z">
          <w:pPr>
            <w:numPr>
              <w:numId w:val="95"/>
            </w:numPr>
            <w:shd w:val="clear" w:color="auto" w:fill="FFFFFF"/>
            <w:tabs>
              <w:tab w:val="num" w:pos="720"/>
            </w:tabs>
            <w:spacing w:before="0" w:after="0" w:line="294" w:lineRule="atLeast"/>
            <w:ind w:hanging="360"/>
          </w:pPr>
        </w:pPrChange>
      </w:pPr>
      <w:ins w:id="776" w:author="Author" w:date="2015-03-17T12:14:00Z">
        <w:r>
          <w:t>What the Security Manager manages</w:t>
        </w:r>
      </w:ins>
    </w:p>
    <w:p w14:paraId="527D90DD" w14:textId="77777777" w:rsidR="00107425" w:rsidRPr="00107425" w:rsidRDefault="00107425" w:rsidP="000B2BC6">
      <w:pPr>
        <w:pStyle w:val="body"/>
        <w:rPr>
          <w:ins w:id="777" w:author="Author" w:date="2015-03-17T12:15:00Z"/>
        </w:rPr>
        <w:pPrChange w:id="778" w:author="Author" w:date="2015-03-17T12:15:00Z">
          <w:pPr>
            <w:shd w:val="clear" w:color="auto" w:fill="FFFFFF"/>
            <w:spacing w:before="0" w:after="336" w:line="294" w:lineRule="atLeast"/>
            <w:ind w:left="0"/>
          </w:pPr>
        </w:pPrChange>
      </w:pPr>
      <w:ins w:id="779" w:author="Author" w:date="2015-03-17T12:15:00Z">
        <w:r w:rsidRPr="00107425">
          <w:t>We already mentioned a number of times that a security manager manages applications and devices. But what does it mean and do we really manage applications and devices? The security manager agent will use AllJoyn security features to set up a secure connection to a peer. The only way it has to identify this peer is by the looking at that peer's public key. Since we hand out certificates granting rights to this key, in fact it means we are managing keys. So when asking what are we managing, we should ask ourselves who has access to a key? There is no easy answer to this questions. It all depends on the OS and platform the software is running on.</w:t>
        </w:r>
      </w:ins>
    </w:p>
    <w:p w14:paraId="08936941" w14:textId="77777777" w:rsidR="00107425" w:rsidRDefault="00107425" w:rsidP="000B2BC6">
      <w:pPr>
        <w:pStyle w:val="body"/>
        <w:numPr>
          <w:ilvl w:val="0"/>
          <w:numId w:val="105"/>
        </w:numPr>
        <w:rPr>
          <w:ins w:id="780" w:author="Author" w:date="2015-03-17T12:16:00Z"/>
        </w:rPr>
        <w:pPrChange w:id="781" w:author="Author" w:date="2015-03-17T12:16:00Z">
          <w:pPr>
            <w:numPr>
              <w:numId w:val="103"/>
            </w:numPr>
            <w:shd w:val="clear" w:color="auto" w:fill="FFFFFF"/>
            <w:tabs>
              <w:tab w:val="num" w:pos="720"/>
            </w:tabs>
            <w:spacing w:before="0" w:after="0" w:line="294" w:lineRule="atLeast"/>
            <w:ind w:hanging="360"/>
          </w:pPr>
        </w:pPrChange>
      </w:pPr>
      <w:ins w:id="782" w:author="Author" w:date="2015-03-17T12:15:00Z">
        <w:r w:rsidRPr="00107425">
          <w:t>On a plain Linux or Windows machine, applications can choose to protect data on a per-user basis, making it hard to protect the key from other applications running as the same user. On the other hand, the key is also not application-specific. When the same application runs as a different user, it can't access the key anymore.</w:t>
        </w:r>
      </w:ins>
    </w:p>
    <w:p w14:paraId="38D35EC2" w14:textId="3F86C3F0" w:rsidR="00107425" w:rsidRPr="00107425" w:rsidRDefault="00107425" w:rsidP="000B2BC6">
      <w:pPr>
        <w:pStyle w:val="body"/>
        <w:numPr>
          <w:ilvl w:val="0"/>
          <w:numId w:val="105"/>
        </w:numPr>
        <w:rPr>
          <w:ins w:id="783" w:author="Author" w:date="2015-03-17T12:15:00Z"/>
        </w:rPr>
        <w:pPrChange w:id="784" w:author="Author" w:date="2015-03-17T12:16:00Z">
          <w:pPr>
            <w:numPr>
              <w:numId w:val="103"/>
            </w:numPr>
            <w:shd w:val="clear" w:color="auto" w:fill="FFFFFF"/>
            <w:tabs>
              <w:tab w:val="num" w:pos="720"/>
            </w:tabs>
            <w:spacing w:before="0" w:after="0" w:line="294" w:lineRule="atLeast"/>
            <w:ind w:hanging="360"/>
          </w:pPr>
        </w:pPrChange>
      </w:pPr>
      <w:ins w:id="785" w:author="Author" w:date="2015-03-17T12:15:00Z">
        <w:r w:rsidRPr="00107425">
          <w:t>O</w:t>
        </w:r>
      </w:ins>
      <w:ins w:id="786" w:author="Author" w:date="2015-03-17T13:47:00Z">
        <w:r w:rsidR="000C3A6C">
          <w:t>perating systems</w:t>
        </w:r>
      </w:ins>
      <w:ins w:id="787" w:author="Author" w:date="2015-03-17T12:15:00Z">
        <w:del w:id="788" w:author="Author" w:date="2015-03-17T13:47:00Z">
          <w:r w:rsidRPr="00107425" w:rsidDel="000C3A6C">
            <w:delText>S'es</w:delText>
          </w:r>
        </w:del>
        <w:r w:rsidRPr="00107425">
          <w:t xml:space="preserve"> on smartphone do a better job at sandboxing applications. The link between key and application is stronger there.</w:t>
        </w:r>
      </w:ins>
    </w:p>
    <w:p w14:paraId="1FE7116B" w14:textId="77777777" w:rsidR="00107425" w:rsidRPr="00107425" w:rsidRDefault="00107425" w:rsidP="000B2BC6">
      <w:pPr>
        <w:pStyle w:val="body"/>
        <w:rPr>
          <w:ins w:id="789" w:author="Author" w:date="2015-03-17T12:15:00Z"/>
        </w:rPr>
        <w:pPrChange w:id="790" w:author="Author" w:date="2015-03-17T12:15:00Z">
          <w:pPr>
            <w:shd w:val="clear" w:color="auto" w:fill="FFFFFF"/>
            <w:spacing w:before="0" w:after="336" w:line="294" w:lineRule="atLeast"/>
            <w:ind w:left="0"/>
          </w:pPr>
        </w:pPrChange>
      </w:pPr>
      <w:ins w:id="791" w:author="Author" w:date="2015-03-17T12:15:00Z">
        <w:r w:rsidRPr="00107425">
          <w:t>How many keys you need per device depends on the device:</w:t>
        </w:r>
      </w:ins>
    </w:p>
    <w:p w14:paraId="5BC7F805" w14:textId="77777777" w:rsidR="00107425" w:rsidRDefault="00107425" w:rsidP="000B2BC6">
      <w:pPr>
        <w:pStyle w:val="body"/>
        <w:numPr>
          <w:ilvl w:val="0"/>
          <w:numId w:val="106"/>
        </w:numPr>
        <w:rPr>
          <w:ins w:id="792" w:author="Author" w:date="2015-03-17T12:16:00Z"/>
        </w:rPr>
        <w:pPrChange w:id="793" w:author="Author" w:date="2015-03-17T12:16:00Z">
          <w:pPr>
            <w:numPr>
              <w:numId w:val="104"/>
            </w:numPr>
            <w:shd w:val="clear" w:color="auto" w:fill="FFFFFF"/>
            <w:tabs>
              <w:tab w:val="num" w:pos="720"/>
            </w:tabs>
            <w:spacing w:before="0" w:after="0" w:line="294" w:lineRule="atLeast"/>
            <w:ind w:hanging="360"/>
          </w:pPr>
        </w:pPrChange>
      </w:pPr>
      <w:ins w:id="794" w:author="Author" w:date="2015-03-17T12:15:00Z">
        <w:r w:rsidRPr="00107425">
          <w:t>A single-function device (e.g., a temperature sensor) is considered as one big Application. One key to do all operations.</w:t>
        </w:r>
      </w:ins>
    </w:p>
    <w:p w14:paraId="5362396D" w14:textId="77777777" w:rsidR="00107425" w:rsidRDefault="00107425" w:rsidP="000B2BC6">
      <w:pPr>
        <w:pStyle w:val="body"/>
        <w:numPr>
          <w:ilvl w:val="0"/>
          <w:numId w:val="106"/>
        </w:numPr>
        <w:rPr>
          <w:ins w:id="795" w:author="Author" w:date="2015-03-17T12:16:00Z"/>
        </w:rPr>
        <w:pPrChange w:id="796" w:author="Author" w:date="2015-03-17T12:16:00Z">
          <w:pPr>
            <w:numPr>
              <w:numId w:val="104"/>
            </w:numPr>
            <w:shd w:val="clear" w:color="auto" w:fill="FFFFFF"/>
            <w:tabs>
              <w:tab w:val="num" w:pos="720"/>
            </w:tabs>
            <w:spacing w:before="0" w:after="0" w:line="294" w:lineRule="atLeast"/>
            <w:ind w:hanging="360"/>
          </w:pPr>
        </w:pPrChange>
      </w:pPr>
      <w:ins w:id="797" w:author="Author" w:date="2015-03-17T12:15:00Z">
        <w:r w:rsidRPr="00107425">
          <w:t>Every app on a smartphone is considered as an app on its own, so one key per application.</w:t>
        </w:r>
      </w:ins>
    </w:p>
    <w:p w14:paraId="392F1CD3" w14:textId="7A41F777" w:rsidR="00107425" w:rsidRPr="00107425" w:rsidRDefault="00107425" w:rsidP="000B2BC6">
      <w:pPr>
        <w:pStyle w:val="body"/>
        <w:numPr>
          <w:ilvl w:val="0"/>
          <w:numId w:val="106"/>
        </w:numPr>
        <w:rPr>
          <w:ins w:id="798" w:author="Author" w:date="2015-03-17T12:15:00Z"/>
        </w:rPr>
        <w:pPrChange w:id="799" w:author="Author" w:date="2015-03-17T12:16:00Z">
          <w:pPr>
            <w:numPr>
              <w:numId w:val="104"/>
            </w:numPr>
            <w:shd w:val="clear" w:color="auto" w:fill="FFFFFF"/>
            <w:tabs>
              <w:tab w:val="num" w:pos="720"/>
            </w:tabs>
            <w:spacing w:before="0" w:after="0" w:line="294" w:lineRule="atLeast"/>
            <w:ind w:hanging="360"/>
          </w:pPr>
        </w:pPrChange>
      </w:pPr>
      <w:ins w:id="800" w:author="Author" w:date="2015-03-17T12:15:00Z">
        <w:r w:rsidRPr="00107425">
          <w:t>The built-in firmware of a smart TV is also considered as a single app. Applications installed on top of the firmware of the TV are separate apps and should have their own key.</w:t>
        </w:r>
      </w:ins>
    </w:p>
    <w:p w14:paraId="7E171508" w14:textId="361648B5" w:rsidR="00107425" w:rsidRDefault="00107425" w:rsidP="000B2BC6">
      <w:pPr>
        <w:pStyle w:val="Heading5"/>
        <w:rPr>
          <w:ins w:id="801" w:author="Author" w:date="2015-03-17T12:17:00Z"/>
        </w:rPr>
        <w:pPrChange w:id="802" w:author="Author" w:date="2015-03-17T12:17:00Z">
          <w:pPr>
            <w:shd w:val="clear" w:color="auto" w:fill="FFFFFF"/>
            <w:spacing w:before="0" w:after="336" w:line="294" w:lineRule="atLeast"/>
            <w:ind w:left="0"/>
          </w:pPr>
        </w:pPrChange>
      </w:pPr>
      <w:ins w:id="803" w:author="Author" w:date="2015-03-17T12:17:00Z">
        <w:r>
          <w:t>What we can trust</w:t>
        </w:r>
      </w:ins>
    </w:p>
    <w:p w14:paraId="6D1DA41E" w14:textId="0B8285ED" w:rsidR="00107425" w:rsidRPr="00107425" w:rsidRDefault="00107425" w:rsidP="000B2BC6">
      <w:pPr>
        <w:pStyle w:val="body"/>
        <w:rPr>
          <w:ins w:id="804" w:author="Author" w:date="2015-03-17T12:17:00Z"/>
        </w:rPr>
        <w:pPrChange w:id="805" w:author="Author" w:date="2015-03-17T12:17:00Z">
          <w:pPr>
            <w:shd w:val="clear" w:color="auto" w:fill="FFFFFF"/>
            <w:spacing w:before="0" w:after="336" w:line="294" w:lineRule="atLeast"/>
            <w:ind w:left="0"/>
          </w:pPr>
        </w:pPrChange>
      </w:pPr>
      <w:ins w:id="806" w:author="Author" w:date="2015-03-17T12:17:00Z">
        <w:r w:rsidRPr="00107425">
          <w:t>The AllSeen alliance offers software stack that runs on top of some hardware within an OS. The stack can be embedded in an application which is installed on a device or could be integrated in a firmware of a device. The security manager cannot distinguish this. He only sees a remote peer. Furthermore the security manager cannot assume applications are running on trustworthy systems. If an application runs on a compromised or malicious system, there is little we can do inside the app to protect</w:t>
        </w:r>
        <w:del w:id="807" w:author="Author" w:date="2015-03-17T13:47:00Z">
          <w:r w:rsidRPr="00107425" w:rsidDel="000C3A6C">
            <w:delText xml:space="preserve"> the</w:delText>
          </w:r>
        </w:del>
        <w:del w:id="808" w:author="Author" w:date="2015-03-17T13:48:00Z">
          <w:r w:rsidRPr="00107425" w:rsidDel="000C3A6C">
            <w:delText xml:space="preserve"> i</w:delText>
          </w:r>
        </w:del>
      </w:ins>
      <w:ins w:id="809" w:author="Author" w:date="2015-03-17T13:48:00Z">
        <w:r w:rsidR="000C3A6C">
          <w:t xml:space="preserve">. </w:t>
        </w:r>
      </w:ins>
      <w:ins w:id="810" w:author="Author" w:date="2015-03-17T12:17:00Z">
        <w:del w:id="811" w:author="Author" w:date="2015-03-17T13:48:00Z">
          <w:r w:rsidRPr="00107425" w:rsidDel="000C3A6C">
            <w:delText xml:space="preserve">t. </w:delText>
          </w:r>
        </w:del>
      </w:ins>
      <w:ins w:id="812" w:author="Author" w:date="2015-03-17T13:48:00Z">
        <w:r w:rsidR="000C3A6C">
          <w:t xml:space="preserve"> </w:t>
        </w:r>
      </w:ins>
      <w:ins w:id="813" w:author="Author" w:date="2015-03-17T12:17:00Z">
        <w:r w:rsidRPr="00107425">
          <w:t>A genuine application running on malicious system, should be treated as</w:t>
        </w:r>
        <w:del w:id="814" w:author="Author" w:date="2015-03-17T13:48:00Z">
          <w:r w:rsidRPr="00107425" w:rsidDel="000C3A6C">
            <w:delText xml:space="preserve"> an</w:delText>
          </w:r>
        </w:del>
        <w:r w:rsidRPr="00107425">
          <w:t xml:space="preserve"> malicious. We should protect the ecosystem by:</w:t>
        </w:r>
      </w:ins>
    </w:p>
    <w:p w14:paraId="6F61BF57" w14:textId="77777777" w:rsidR="00107425" w:rsidRDefault="00107425" w:rsidP="000B2BC6">
      <w:pPr>
        <w:pStyle w:val="body"/>
        <w:numPr>
          <w:ilvl w:val="0"/>
          <w:numId w:val="109"/>
        </w:numPr>
        <w:rPr>
          <w:ins w:id="815" w:author="Author" w:date="2015-03-17T12:18:00Z"/>
        </w:rPr>
        <w:pPrChange w:id="816" w:author="Author" w:date="2015-03-17T12:18:00Z">
          <w:pPr>
            <w:numPr>
              <w:numId w:val="107"/>
            </w:numPr>
            <w:shd w:val="clear" w:color="auto" w:fill="FFFFFF"/>
            <w:tabs>
              <w:tab w:val="num" w:pos="720"/>
            </w:tabs>
            <w:spacing w:before="0" w:after="0" w:line="294" w:lineRule="atLeast"/>
            <w:ind w:hanging="360"/>
          </w:pPr>
        </w:pPrChange>
      </w:pPr>
      <w:ins w:id="817" w:author="Author" w:date="2015-03-17T12:17:00Z">
        <w:r w:rsidRPr="00107425">
          <w:lastRenderedPageBreak/>
          <w:t>Being able to revoke the rights granted to an application.</w:t>
        </w:r>
      </w:ins>
    </w:p>
    <w:p w14:paraId="70FC1C82" w14:textId="13F66B76" w:rsidR="00107425" w:rsidRPr="00107425" w:rsidRDefault="00107425" w:rsidP="000B2BC6">
      <w:pPr>
        <w:pStyle w:val="body"/>
        <w:numPr>
          <w:ilvl w:val="0"/>
          <w:numId w:val="109"/>
        </w:numPr>
        <w:rPr>
          <w:ins w:id="818" w:author="Author" w:date="2015-03-17T12:17:00Z"/>
        </w:rPr>
        <w:pPrChange w:id="819" w:author="Author" w:date="2015-03-17T12:18:00Z">
          <w:pPr>
            <w:numPr>
              <w:numId w:val="107"/>
            </w:numPr>
            <w:shd w:val="clear" w:color="auto" w:fill="FFFFFF"/>
            <w:tabs>
              <w:tab w:val="num" w:pos="720"/>
            </w:tabs>
            <w:spacing w:before="0" w:after="0" w:line="294" w:lineRule="atLeast"/>
            <w:ind w:hanging="360"/>
          </w:pPr>
        </w:pPrChange>
      </w:pPr>
      <w:ins w:id="820" w:author="Author" w:date="2015-03-17T12:17:00Z">
        <w:r w:rsidRPr="00107425">
          <w:t>Make sure compromised or even malicious applications are limited to rights they were given. Since we can't trust the OS or hardware the applications is running on, these checks must be done at the remote peer side.</w:t>
        </w:r>
      </w:ins>
    </w:p>
    <w:p w14:paraId="12DE89FC" w14:textId="078BCCFB" w:rsidR="00107425" w:rsidRPr="00107425" w:rsidRDefault="00107425" w:rsidP="000B2BC6">
      <w:pPr>
        <w:pStyle w:val="body"/>
        <w:rPr>
          <w:ins w:id="821" w:author="Author" w:date="2015-03-17T12:17:00Z"/>
        </w:rPr>
        <w:pPrChange w:id="822" w:author="Author" w:date="2015-03-17T12:17:00Z">
          <w:pPr>
            <w:shd w:val="clear" w:color="auto" w:fill="FFFFFF"/>
            <w:spacing w:before="0" w:after="336" w:line="294" w:lineRule="atLeast"/>
            <w:ind w:left="0"/>
          </w:pPr>
        </w:pPrChange>
      </w:pPr>
      <w:ins w:id="823" w:author="Author" w:date="2015-03-17T12:17:00Z">
        <w:r w:rsidRPr="00107425">
          <w:t xml:space="preserve">The protective measure should be defined so that a well-behaving app on a well behaving system can protect itself from </w:t>
        </w:r>
      </w:ins>
      <w:ins w:id="824" w:author="Author" w:date="2015-03-17T13:49:00Z">
        <w:r w:rsidR="000C3A6C">
          <w:t xml:space="preserve">any </w:t>
        </w:r>
      </w:ins>
      <w:ins w:id="825" w:author="Author" w:date="2015-03-17T12:17:00Z">
        <w:del w:id="826" w:author="Author" w:date="2015-03-17T13:49:00Z">
          <w:r w:rsidRPr="00107425" w:rsidDel="000C3A6C">
            <w:delText>unwarrented</w:delText>
          </w:r>
        </w:del>
      </w:ins>
      <w:ins w:id="827" w:author="Author" w:date="2015-03-17T13:49:00Z">
        <w:r w:rsidR="000C3A6C" w:rsidRPr="00107425">
          <w:t>unwarranted</w:t>
        </w:r>
      </w:ins>
      <w:ins w:id="828" w:author="Author" w:date="2015-03-17T12:17:00Z">
        <w:r w:rsidRPr="00107425">
          <w:t xml:space="preserve"> access. If both peers are malicious, then there is little we can do. But then they don't need AllSeen to malicious things. There is a risk though that 2 malicious applications team up. Each individual app gets a small acceptable set of rights, but then combining their rights to launch an attack.</w:t>
        </w:r>
      </w:ins>
    </w:p>
    <w:p w14:paraId="7E604B9B" w14:textId="77777777" w:rsidR="00107425" w:rsidRPr="00107425" w:rsidRDefault="00107425" w:rsidP="000B2BC6">
      <w:pPr>
        <w:pStyle w:val="body"/>
        <w:rPr>
          <w:ins w:id="829" w:author="Author" w:date="2015-03-17T12:17:00Z"/>
        </w:rPr>
        <w:pPrChange w:id="830" w:author="Author" w:date="2015-03-17T12:17:00Z">
          <w:pPr>
            <w:shd w:val="clear" w:color="auto" w:fill="FFFFFF"/>
            <w:spacing w:before="0" w:after="336" w:line="294" w:lineRule="atLeast"/>
            <w:ind w:left="0"/>
          </w:pPr>
        </w:pPrChange>
      </w:pPr>
      <w:ins w:id="831" w:author="Author" w:date="2015-03-17T12:17:00Z">
        <w:r w:rsidRPr="00107425">
          <w:t>When claiming an application two considerations must be made:</w:t>
        </w:r>
      </w:ins>
    </w:p>
    <w:p w14:paraId="0A386BC5" w14:textId="77777777" w:rsidR="00107425" w:rsidRDefault="00107425" w:rsidP="000B2BC6">
      <w:pPr>
        <w:pStyle w:val="body"/>
        <w:numPr>
          <w:ilvl w:val="0"/>
          <w:numId w:val="110"/>
        </w:numPr>
        <w:rPr>
          <w:ins w:id="832" w:author="Author" w:date="2015-03-17T12:18:00Z"/>
        </w:rPr>
        <w:pPrChange w:id="833" w:author="Author" w:date="2015-03-17T12:18:00Z">
          <w:pPr>
            <w:numPr>
              <w:numId w:val="108"/>
            </w:numPr>
            <w:shd w:val="clear" w:color="auto" w:fill="FFFFFF"/>
            <w:tabs>
              <w:tab w:val="num" w:pos="720"/>
            </w:tabs>
            <w:spacing w:before="0" w:after="0" w:line="294" w:lineRule="atLeast"/>
            <w:ind w:hanging="360"/>
          </w:pPr>
        </w:pPrChange>
      </w:pPr>
      <w:ins w:id="834" w:author="Author" w:date="2015-03-17T12:17:00Z">
        <w:r w:rsidRPr="00107425">
          <w:t>Can I trust the application?</w:t>
        </w:r>
      </w:ins>
    </w:p>
    <w:p w14:paraId="1B6424FF" w14:textId="318B22D5" w:rsidR="00107425" w:rsidRPr="00107425" w:rsidRDefault="00107425" w:rsidP="000B2BC6">
      <w:pPr>
        <w:pStyle w:val="body"/>
        <w:numPr>
          <w:ilvl w:val="0"/>
          <w:numId w:val="110"/>
        </w:numPr>
        <w:rPr>
          <w:ins w:id="835" w:author="Author" w:date="2015-03-17T12:17:00Z"/>
        </w:rPr>
        <w:pPrChange w:id="836" w:author="Author" w:date="2015-03-17T12:18:00Z">
          <w:pPr>
            <w:numPr>
              <w:numId w:val="108"/>
            </w:numPr>
            <w:shd w:val="clear" w:color="auto" w:fill="FFFFFF"/>
            <w:tabs>
              <w:tab w:val="num" w:pos="720"/>
            </w:tabs>
            <w:spacing w:before="0" w:after="0" w:line="294" w:lineRule="atLeast"/>
            <w:ind w:hanging="360"/>
          </w:pPr>
        </w:pPrChange>
      </w:pPr>
      <w:ins w:id="837" w:author="Author" w:date="2015-03-17T12:17:00Z">
        <w:r w:rsidRPr="00107425">
          <w:t>Can I trust the device and it is running on? But not only the device and it OS, but for desktops systems as well which other applications are there? These apps might to try get access to the keystore of the genuine app. This is not something we can fix within the AllSeen alliance. This remains an integration aspect.</w:t>
        </w:r>
      </w:ins>
    </w:p>
    <w:p w14:paraId="79B529EC" w14:textId="77777777" w:rsidR="00107425" w:rsidRPr="000B2BC6" w:rsidRDefault="00107425" w:rsidP="000B2BC6">
      <w:pPr>
        <w:pStyle w:val="body"/>
        <w:rPr>
          <w:ins w:id="838" w:author="Author" w:date="2015-03-17T11:54:00Z"/>
          <w:rPrChange w:id="839" w:author="Author" w:date="2015-03-17T12:17:00Z">
            <w:rPr>
              <w:ins w:id="840" w:author="Author" w:date="2015-03-17T11:54:00Z"/>
              <w:color w:val="333333"/>
              <w:sz w:val="21"/>
              <w:szCs w:val="21"/>
            </w:rPr>
          </w:rPrChange>
        </w:rPr>
        <w:pPrChange w:id="841" w:author="Author" w:date="2015-03-17T12:17:00Z">
          <w:pPr>
            <w:shd w:val="clear" w:color="auto" w:fill="FFFFFF"/>
            <w:spacing w:before="0" w:after="336" w:line="294" w:lineRule="atLeast"/>
            <w:ind w:left="0"/>
          </w:pPr>
        </w:pPrChange>
      </w:pPr>
    </w:p>
    <w:p w14:paraId="5EC3238B" w14:textId="28AB6904" w:rsidR="00035C7A" w:rsidRDefault="00107425" w:rsidP="000B2BC6">
      <w:pPr>
        <w:pStyle w:val="Heading5"/>
        <w:rPr>
          <w:ins w:id="842" w:author="Author" w:date="2015-03-17T12:19:00Z"/>
        </w:rPr>
        <w:pPrChange w:id="843" w:author="Author" w:date="2015-03-17T12:18:00Z">
          <w:pPr>
            <w:pStyle w:val="Heading3"/>
          </w:pPr>
        </w:pPrChange>
      </w:pPr>
      <w:ins w:id="844" w:author="Author" w:date="2015-03-17T12:18:00Z">
        <w:r>
          <w:t>Sharing Key</w:t>
        </w:r>
      </w:ins>
      <w:ins w:id="845" w:author="Author" w:date="2015-03-17T12:19:00Z">
        <w:r>
          <w:t>stores</w:t>
        </w:r>
      </w:ins>
    </w:p>
    <w:p w14:paraId="1AB9105A" w14:textId="77777777" w:rsidR="00107425" w:rsidRDefault="00107425" w:rsidP="000B2BC6">
      <w:pPr>
        <w:pStyle w:val="body"/>
        <w:rPr>
          <w:ins w:id="846" w:author="Author" w:date="2015-03-17T12:19:00Z"/>
        </w:rPr>
        <w:pPrChange w:id="847" w:author="Author" w:date="2015-03-17T12:19:00Z">
          <w:pPr>
            <w:pStyle w:val="NormalWeb"/>
            <w:spacing w:after="336" w:line="294" w:lineRule="atLeast"/>
          </w:pPr>
        </w:pPrChange>
      </w:pPr>
      <w:ins w:id="848" w:author="Author" w:date="2015-03-17T12:19:00Z">
        <w:r>
          <w:t>When an application is claimed, it will store its certificates inside a keystore. This keystore can be shared. The security manager nor the system can prevent applications from doing this. Is it recommended to share keystores? It has the advantage that you only have to claim one application, while multiple applications can use it. However the certificates in the store will only grant a limited set of permission to it users. Sharing the store only makes sense if it was granted all permissions required by its users. Sharing keystore can be allowed if the applications granted access to it are known upfront and the union of rights is known.</w:t>
        </w:r>
      </w:ins>
    </w:p>
    <w:p w14:paraId="48B51500" w14:textId="77777777" w:rsidR="00107425" w:rsidRDefault="00107425" w:rsidP="000B2BC6">
      <w:pPr>
        <w:pStyle w:val="body"/>
        <w:rPr>
          <w:ins w:id="849" w:author="Author" w:date="2015-03-17T12:19:00Z"/>
        </w:rPr>
        <w:pPrChange w:id="850" w:author="Author" w:date="2015-03-17T12:19:00Z">
          <w:pPr>
            <w:pStyle w:val="NormalWeb"/>
            <w:spacing w:after="336" w:line="294" w:lineRule="atLeast"/>
          </w:pPr>
        </w:pPrChange>
      </w:pPr>
      <w:ins w:id="851" w:author="Author" w:date="2015-03-17T12:19:00Z">
        <w:r>
          <w:t>Sharing keystores does have some side effects, every app using the keystore will appear as a manageable application. The security will be able to manage one keystore via multiple apps. Adding an extra layer of complexity to get concurrent access right.</w:t>
        </w:r>
      </w:ins>
    </w:p>
    <w:p w14:paraId="65F385B4" w14:textId="77777777" w:rsidR="00107425" w:rsidRDefault="00107425" w:rsidP="000B2BC6">
      <w:pPr>
        <w:pStyle w:val="body"/>
        <w:rPr>
          <w:ins w:id="852" w:author="Author" w:date="2015-03-17T12:20:00Z"/>
        </w:rPr>
        <w:pPrChange w:id="853" w:author="Author" w:date="2015-03-17T12:19:00Z">
          <w:pPr>
            <w:pStyle w:val="NormalWeb"/>
            <w:spacing w:after="336" w:line="294" w:lineRule="atLeast"/>
          </w:pPr>
        </w:pPrChange>
      </w:pPr>
      <w:ins w:id="854" w:author="Author" w:date="2015-03-17T12:19:00Z">
        <w:r>
          <w:t>We also partially l</w:t>
        </w:r>
        <w:del w:id="855" w:author="Author" w:date="2015-03-17T13:50:00Z">
          <w:r w:rsidDel="000C3A6C">
            <w:delText>o</w:delText>
          </w:r>
        </w:del>
        <w:r>
          <w:t>ose the ability to sandbox applications, as applications using a shared keystore get full set of rights linked to the store and not necessarily the ones they strictly need.</w:t>
        </w:r>
      </w:ins>
    </w:p>
    <w:p w14:paraId="149FBDEA" w14:textId="77777777" w:rsidR="000B2BC6" w:rsidRDefault="000B2BC6" w:rsidP="000B2BC6">
      <w:pPr>
        <w:pStyle w:val="body"/>
        <w:rPr>
          <w:ins w:id="856" w:author="Author" w:date="2015-03-17T12:19:00Z"/>
        </w:rPr>
        <w:pPrChange w:id="857" w:author="Author" w:date="2015-03-17T12:19:00Z">
          <w:pPr>
            <w:pStyle w:val="NormalWeb"/>
            <w:spacing w:after="336" w:line="294" w:lineRule="atLeast"/>
          </w:pPr>
        </w:pPrChange>
      </w:pPr>
    </w:p>
    <w:p w14:paraId="4A5D2906" w14:textId="77777777" w:rsidR="00107425" w:rsidRDefault="00107425" w:rsidP="00107425">
      <w:pPr>
        <w:pStyle w:val="Heading5"/>
        <w:spacing w:before="0" w:after="274"/>
        <w:rPr>
          <w:ins w:id="858" w:author="Author" w:date="2015-03-17T12:19:00Z"/>
          <w:rFonts w:cs="Arial"/>
          <w:color w:val="333333"/>
          <w:sz w:val="21"/>
          <w:szCs w:val="21"/>
        </w:rPr>
      </w:pPr>
      <w:ins w:id="859" w:author="Author" w:date="2015-03-17T12:19:00Z">
        <w:r>
          <w:rPr>
            <w:rFonts w:cs="Arial"/>
            <w:color w:val="333333"/>
            <w:sz w:val="21"/>
            <w:szCs w:val="21"/>
          </w:rPr>
          <w:t>Applications integrated in firmware</w:t>
        </w:r>
      </w:ins>
    </w:p>
    <w:p w14:paraId="72FBB4D3" w14:textId="194373EE" w:rsidR="00107425" w:rsidRDefault="00107425" w:rsidP="000B2BC6">
      <w:pPr>
        <w:pStyle w:val="body"/>
        <w:rPr>
          <w:ins w:id="860" w:author="Author" w:date="2015-03-17T12:19:00Z"/>
        </w:rPr>
        <w:pPrChange w:id="861" w:author="Author" w:date="2015-03-17T12:20:00Z">
          <w:pPr>
            <w:pStyle w:val="NormalWeb"/>
            <w:spacing w:after="336" w:line="294" w:lineRule="atLeast"/>
          </w:pPr>
        </w:pPrChange>
      </w:pPr>
      <w:ins w:id="862" w:author="Author" w:date="2015-03-17T12:19:00Z">
        <w:r>
          <w:t>The firmware of a device could consist of multiple smaller AllSeen applications. From end-user perspective you only want to claim this device once. Those applciations are allowed to share their keystore, but only of them should provide the PermissionMg</w:t>
        </w:r>
      </w:ins>
      <w:ins w:id="863" w:author="Author" w:date="2015-03-17T13:51:00Z">
        <w:r w:rsidR="000C3A6C">
          <w:t>m</w:t>
        </w:r>
      </w:ins>
      <w:ins w:id="864" w:author="Author" w:date="2015-03-17T12:19:00Z">
        <w:del w:id="865" w:author="Author" w:date="2015-03-17T13:51:00Z">
          <w:r w:rsidDel="000C3A6C">
            <w:delText>n</w:delText>
          </w:r>
        </w:del>
        <w:r>
          <w:t>t interface. So only one application is seen from security manager perspective. When expressing the permission required for this application, it should request all permission required by the apps on that device.</w:t>
        </w:r>
      </w:ins>
    </w:p>
    <w:p w14:paraId="3D550733" w14:textId="77777777" w:rsidR="00107425" w:rsidRDefault="00107425" w:rsidP="00107425">
      <w:pPr>
        <w:pStyle w:val="Heading5"/>
        <w:spacing w:before="0" w:after="274"/>
        <w:rPr>
          <w:ins w:id="866" w:author="Author" w:date="2015-03-17T12:19:00Z"/>
          <w:rFonts w:cs="Arial"/>
          <w:color w:val="333333"/>
          <w:sz w:val="21"/>
          <w:szCs w:val="21"/>
        </w:rPr>
      </w:pPr>
      <w:ins w:id="867" w:author="Author" w:date="2015-03-17T12:19:00Z">
        <w:r>
          <w:rPr>
            <w:rFonts w:cs="Arial"/>
            <w:color w:val="333333"/>
            <w:sz w:val="21"/>
            <w:szCs w:val="21"/>
          </w:rPr>
          <w:lastRenderedPageBreak/>
          <w:t>Standalone applications</w:t>
        </w:r>
      </w:ins>
    </w:p>
    <w:p w14:paraId="020215CF" w14:textId="3C97C692" w:rsidR="00107425" w:rsidRDefault="00107425" w:rsidP="000B2BC6">
      <w:pPr>
        <w:pStyle w:val="body"/>
        <w:rPr>
          <w:ins w:id="868" w:author="Author" w:date="2015-03-17T12:19:00Z"/>
        </w:rPr>
        <w:pPrChange w:id="869" w:author="Author" w:date="2015-03-17T12:20:00Z">
          <w:pPr>
            <w:pStyle w:val="NormalWeb"/>
            <w:spacing w:after="336" w:line="294" w:lineRule="atLeast"/>
          </w:pPr>
        </w:pPrChange>
      </w:pPr>
      <w:ins w:id="870" w:author="Author" w:date="2015-03-17T12:19:00Z">
        <w:r>
          <w:t>Standalone applications are apps downloaded and installed on a desktop computer, tablet or smart phone or something similar. Stand</w:t>
        </w:r>
        <w:del w:id="871" w:author="Author" w:date="2015-03-17T13:51:00Z">
          <w:r w:rsidDel="000C3A6C">
            <w:delText xml:space="preserve"> </w:delText>
          </w:r>
        </w:del>
        <w:r>
          <w:t>alone applications should not share the</w:t>
        </w:r>
      </w:ins>
      <w:ins w:id="872" w:author="Author" w:date="2015-03-17T13:51:00Z">
        <w:r w:rsidR="000C3A6C">
          <w:t xml:space="preserve">ir </w:t>
        </w:r>
      </w:ins>
      <w:ins w:id="873" w:author="Author" w:date="2015-03-17T12:19:00Z">
        <w:del w:id="874" w:author="Author" w:date="2015-03-17T13:51:00Z">
          <w:r w:rsidDel="000C3A6C">
            <w:delText>re</w:delText>
          </w:r>
        </w:del>
        <w:r>
          <w:t xml:space="preserve"> keystore with other applications. If such an application is buil</w:t>
        </w:r>
      </w:ins>
      <w:ins w:id="875" w:author="Author" w:date="2015-03-17T13:51:00Z">
        <w:r w:rsidR="000C3A6C">
          <w:t>t</w:t>
        </w:r>
      </w:ins>
      <w:ins w:id="876" w:author="Author" w:date="2015-03-17T12:19:00Z">
        <w:del w:id="877" w:author="Author" w:date="2015-03-17T13:51:00Z">
          <w:r w:rsidDel="000C3A6C">
            <w:delText>d</w:delText>
          </w:r>
        </w:del>
        <w:r>
          <w:t xml:space="preserve"> out of separate sub-applications (each of them a using separate bus</w:t>
        </w:r>
      </w:ins>
      <w:ins w:id="878" w:author="Author" w:date="2015-03-17T13:51:00Z">
        <w:r w:rsidR="000C3A6C">
          <w:t xml:space="preserve"> </w:t>
        </w:r>
      </w:ins>
      <w:ins w:id="879" w:author="Author" w:date="2015-03-17T12:19:00Z">
        <w:r>
          <w:t>attachment</w:t>
        </w:r>
        <w:del w:id="880" w:author="Author" w:date="2015-03-17T13:51:00Z">
          <w:r w:rsidDel="000C3A6C">
            <w:delText>s</w:delText>
          </w:r>
        </w:del>
        <w:r>
          <w:t>), then they should follow the same rules as applications integrated in firmware.</w:t>
        </w:r>
      </w:ins>
    </w:p>
    <w:p w14:paraId="1B9B1CC5" w14:textId="51B3047A" w:rsidR="00107425" w:rsidRDefault="000B2BC6" w:rsidP="000B2BC6">
      <w:pPr>
        <w:pStyle w:val="Heading4"/>
        <w:rPr>
          <w:ins w:id="881" w:author="Author" w:date="2015-03-17T12:21:00Z"/>
        </w:rPr>
        <w:pPrChange w:id="882" w:author="Author" w:date="2015-03-17T12:20:00Z">
          <w:pPr>
            <w:pStyle w:val="Heading3"/>
          </w:pPr>
        </w:pPrChange>
      </w:pPr>
      <w:ins w:id="883" w:author="Author" w:date="2015-03-17T12:21:00Z">
        <w:r>
          <w:t>Security Manager Operations</w:t>
        </w:r>
      </w:ins>
    </w:p>
    <w:p w14:paraId="1C18091E" w14:textId="77777777" w:rsidR="000B2BC6" w:rsidRPr="000B2BC6" w:rsidRDefault="000B2BC6" w:rsidP="000B2BC6">
      <w:pPr>
        <w:pStyle w:val="body"/>
        <w:rPr>
          <w:ins w:id="884" w:author="Author" w:date="2015-03-17T12:21:00Z"/>
        </w:rPr>
        <w:pPrChange w:id="885" w:author="Author" w:date="2015-03-17T12:21:00Z">
          <w:pPr>
            <w:shd w:val="clear" w:color="auto" w:fill="FFFFFF"/>
            <w:spacing w:before="0" w:after="336" w:line="294" w:lineRule="atLeast"/>
            <w:ind w:left="0"/>
          </w:pPr>
        </w:pPrChange>
      </w:pPr>
      <w:ins w:id="886" w:author="Author" w:date="2015-03-17T12:21:00Z">
        <w:r w:rsidRPr="000B2BC6">
          <w:t>The security manager allows the following operations:</w:t>
        </w:r>
      </w:ins>
    </w:p>
    <w:p w14:paraId="5C1215E1" w14:textId="77777777" w:rsidR="000B2BC6" w:rsidRDefault="000B2BC6" w:rsidP="000B2BC6">
      <w:pPr>
        <w:pStyle w:val="body"/>
        <w:numPr>
          <w:ilvl w:val="0"/>
          <w:numId w:val="112"/>
        </w:numPr>
        <w:rPr>
          <w:ins w:id="887" w:author="Author" w:date="2015-03-17T12:21:00Z"/>
        </w:rPr>
        <w:pPrChange w:id="888" w:author="Author" w:date="2015-03-17T12:21:00Z">
          <w:pPr>
            <w:numPr>
              <w:ilvl w:val="1"/>
              <w:numId w:val="111"/>
            </w:numPr>
            <w:shd w:val="clear" w:color="auto" w:fill="FFFFFF"/>
            <w:tabs>
              <w:tab w:val="num" w:pos="1440"/>
            </w:tabs>
            <w:spacing w:before="0" w:after="0" w:line="294" w:lineRule="atLeast"/>
            <w:ind w:left="1440" w:hanging="360"/>
          </w:pPr>
        </w:pPrChange>
      </w:pPr>
      <w:ins w:id="889" w:author="Author" w:date="2015-03-17T12:21:00Z">
        <w:r w:rsidRPr="000B2BC6">
          <w:t>security group management: create, update and delete security groups</w:t>
        </w:r>
      </w:ins>
    </w:p>
    <w:p w14:paraId="06CDFB90" w14:textId="3CDE4A55" w:rsidR="000B2BC6" w:rsidRPr="000B2BC6" w:rsidRDefault="000B2BC6" w:rsidP="000B2BC6">
      <w:pPr>
        <w:pStyle w:val="body"/>
        <w:numPr>
          <w:ilvl w:val="1"/>
          <w:numId w:val="112"/>
        </w:numPr>
        <w:rPr>
          <w:ins w:id="890" w:author="Author" w:date="2015-03-17T12:21:00Z"/>
        </w:rPr>
        <w:pPrChange w:id="891" w:author="Author" w:date="2015-03-17T12:21:00Z">
          <w:pPr>
            <w:numPr>
              <w:ilvl w:val="1"/>
              <w:numId w:val="111"/>
            </w:numPr>
            <w:shd w:val="clear" w:color="auto" w:fill="FFFFFF"/>
            <w:tabs>
              <w:tab w:val="num" w:pos="1440"/>
            </w:tabs>
            <w:spacing w:before="0" w:after="0" w:line="294" w:lineRule="atLeast"/>
            <w:ind w:left="1440" w:hanging="360"/>
          </w:pPr>
        </w:pPrChange>
      </w:pPr>
      <w:ins w:id="892" w:author="Author" w:date="2015-03-17T12:21:00Z">
        <w:r w:rsidRPr="000B2BC6">
          <w:t>allow grouping of applications. A group is uniquely defined by GUID and the public key of a security manager. Applications can become members of a group when they are issued a membership certificate for that group</w:t>
        </w:r>
      </w:ins>
    </w:p>
    <w:p w14:paraId="27B9ED6E" w14:textId="77777777" w:rsidR="000B2BC6" w:rsidRDefault="000B2BC6" w:rsidP="000B2BC6">
      <w:pPr>
        <w:pStyle w:val="body"/>
        <w:numPr>
          <w:ilvl w:val="0"/>
          <w:numId w:val="112"/>
        </w:numPr>
        <w:rPr>
          <w:ins w:id="893" w:author="Author" w:date="2015-03-17T12:22:00Z"/>
        </w:rPr>
        <w:pPrChange w:id="894" w:author="Author" w:date="2015-03-17T12:22:00Z">
          <w:pPr>
            <w:numPr>
              <w:ilvl w:val="1"/>
              <w:numId w:val="111"/>
            </w:numPr>
            <w:shd w:val="clear" w:color="auto" w:fill="FFFFFF"/>
            <w:tabs>
              <w:tab w:val="num" w:pos="1440"/>
            </w:tabs>
            <w:spacing w:before="0" w:after="0" w:line="294" w:lineRule="atLeast"/>
            <w:ind w:left="1440" w:hanging="360"/>
          </w:pPr>
        </w:pPrChange>
      </w:pPr>
      <w:ins w:id="895" w:author="Author" w:date="2015-03-17T12:21:00Z">
        <w:r w:rsidRPr="000B2BC6">
          <w:t>identity management: create, update and delete identities</w:t>
        </w:r>
      </w:ins>
    </w:p>
    <w:p w14:paraId="3B1281FD" w14:textId="25A99E77" w:rsidR="000B2BC6" w:rsidRPr="000B2BC6" w:rsidRDefault="000B2BC6" w:rsidP="000B2BC6">
      <w:pPr>
        <w:pStyle w:val="body"/>
        <w:numPr>
          <w:ilvl w:val="1"/>
          <w:numId w:val="112"/>
        </w:numPr>
        <w:rPr>
          <w:ins w:id="896" w:author="Author" w:date="2015-03-17T12:21:00Z"/>
        </w:rPr>
        <w:pPrChange w:id="897" w:author="Author" w:date="2015-03-17T12:22:00Z">
          <w:pPr>
            <w:numPr>
              <w:ilvl w:val="1"/>
              <w:numId w:val="111"/>
            </w:numPr>
            <w:shd w:val="clear" w:color="auto" w:fill="FFFFFF"/>
            <w:tabs>
              <w:tab w:val="num" w:pos="1440"/>
            </w:tabs>
            <w:spacing w:before="0" w:after="0" w:line="294" w:lineRule="atLeast"/>
            <w:ind w:left="1440" w:hanging="360"/>
          </w:pPr>
        </w:pPrChange>
      </w:pPr>
      <w:ins w:id="898" w:author="Author" w:date="2015-03-17T12:21:00Z">
        <w:r w:rsidRPr="000B2BC6">
          <w:t xml:space="preserve">Identities are used to define the users of application. Users can map to physical persons, but they could also a more conceptual meaning. An identity is represented by a GUID and the public key of the defining security manager. Applications can act on behalf of a user when they receive an identity certificate for that user. Applications should only have </w:t>
        </w:r>
      </w:ins>
      <w:ins w:id="899" w:author="Author" w:date="2015-03-17T13:52:00Z">
        <w:r w:rsidR="000C3A6C">
          <w:t>one</w:t>
        </w:r>
      </w:ins>
      <w:ins w:id="900" w:author="Author" w:date="2015-03-17T12:21:00Z">
        <w:del w:id="901" w:author="Author" w:date="2015-03-17T13:52:00Z">
          <w:r w:rsidRPr="000B2BC6" w:rsidDel="000C3A6C">
            <w:delText>1</w:delText>
          </w:r>
        </w:del>
        <w:r w:rsidRPr="000B2BC6">
          <w:t xml:space="preserve"> identity certificate.</w:t>
        </w:r>
      </w:ins>
    </w:p>
    <w:p w14:paraId="09F74127" w14:textId="77777777" w:rsidR="000B2BC6" w:rsidRDefault="000B2BC6" w:rsidP="000B2BC6">
      <w:pPr>
        <w:pStyle w:val="body"/>
        <w:numPr>
          <w:ilvl w:val="0"/>
          <w:numId w:val="112"/>
        </w:numPr>
        <w:rPr>
          <w:ins w:id="902" w:author="Author" w:date="2015-03-17T12:22:00Z"/>
        </w:rPr>
        <w:pPrChange w:id="903" w:author="Author" w:date="2015-03-17T12:22:00Z">
          <w:pPr>
            <w:numPr>
              <w:ilvl w:val="1"/>
              <w:numId w:val="111"/>
            </w:numPr>
            <w:shd w:val="clear" w:color="auto" w:fill="FFFFFF"/>
            <w:tabs>
              <w:tab w:val="num" w:pos="1440"/>
            </w:tabs>
            <w:spacing w:before="0" w:after="0" w:line="294" w:lineRule="atLeast"/>
            <w:ind w:left="1440" w:hanging="360"/>
          </w:pPr>
        </w:pPrChange>
      </w:pPr>
      <w:ins w:id="904" w:author="Author" w:date="2015-03-17T12:21:00Z">
        <w:r w:rsidRPr="000B2BC6">
          <w:t>application/key management:</w:t>
        </w:r>
      </w:ins>
    </w:p>
    <w:p w14:paraId="682A3C9F" w14:textId="77777777" w:rsidR="000B2BC6" w:rsidRDefault="000B2BC6" w:rsidP="000B2BC6">
      <w:pPr>
        <w:pStyle w:val="body"/>
        <w:numPr>
          <w:ilvl w:val="1"/>
          <w:numId w:val="112"/>
        </w:numPr>
        <w:rPr>
          <w:ins w:id="905" w:author="Author" w:date="2015-03-17T12:22:00Z"/>
        </w:rPr>
        <w:pPrChange w:id="906" w:author="Author" w:date="2015-03-17T12:22:00Z">
          <w:pPr>
            <w:numPr>
              <w:ilvl w:val="1"/>
              <w:numId w:val="111"/>
            </w:numPr>
            <w:shd w:val="clear" w:color="auto" w:fill="FFFFFF"/>
            <w:tabs>
              <w:tab w:val="num" w:pos="1440"/>
            </w:tabs>
            <w:spacing w:before="0" w:after="0" w:line="294" w:lineRule="atLeast"/>
            <w:ind w:left="1440" w:hanging="360"/>
          </w:pPr>
        </w:pPrChange>
      </w:pPr>
      <w:ins w:id="907" w:author="Author" w:date="2015-03-17T12:21:00Z">
        <w:r w:rsidRPr="000B2BC6">
          <w:t>Claim applications: make it managed by this security manager</w:t>
        </w:r>
      </w:ins>
    </w:p>
    <w:p w14:paraId="70AD8C8C" w14:textId="77777777" w:rsidR="000B2BC6" w:rsidRDefault="000B2BC6" w:rsidP="000B2BC6">
      <w:pPr>
        <w:pStyle w:val="body"/>
        <w:numPr>
          <w:ilvl w:val="1"/>
          <w:numId w:val="112"/>
        </w:numPr>
        <w:rPr>
          <w:ins w:id="908" w:author="Author" w:date="2015-03-17T12:22:00Z"/>
        </w:rPr>
        <w:pPrChange w:id="909" w:author="Author" w:date="2015-03-17T12:22:00Z">
          <w:pPr>
            <w:numPr>
              <w:ilvl w:val="1"/>
              <w:numId w:val="111"/>
            </w:numPr>
            <w:shd w:val="clear" w:color="auto" w:fill="FFFFFF"/>
            <w:tabs>
              <w:tab w:val="num" w:pos="1440"/>
            </w:tabs>
            <w:spacing w:before="0" w:after="0" w:line="294" w:lineRule="atLeast"/>
            <w:ind w:left="1440" w:hanging="360"/>
          </w:pPr>
        </w:pPrChange>
      </w:pPr>
      <w:ins w:id="910" w:author="Author" w:date="2015-03-17T12:21:00Z">
        <w:r w:rsidRPr="000B2BC6">
          <w:t>manage AllJoyn certificates for these applications</w:t>
        </w:r>
      </w:ins>
    </w:p>
    <w:p w14:paraId="12B9EB97" w14:textId="77777777" w:rsidR="000B2BC6" w:rsidRDefault="000B2BC6" w:rsidP="000B2BC6">
      <w:pPr>
        <w:pStyle w:val="body"/>
        <w:numPr>
          <w:ilvl w:val="1"/>
          <w:numId w:val="112"/>
        </w:numPr>
        <w:rPr>
          <w:ins w:id="911" w:author="Author" w:date="2015-03-17T12:22:00Z"/>
        </w:rPr>
        <w:pPrChange w:id="912" w:author="Author" w:date="2015-03-17T12:22:00Z">
          <w:pPr>
            <w:numPr>
              <w:ilvl w:val="1"/>
              <w:numId w:val="111"/>
            </w:numPr>
            <w:shd w:val="clear" w:color="auto" w:fill="FFFFFF"/>
            <w:tabs>
              <w:tab w:val="num" w:pos="1440"/>
            </w:tabs>
            <w:spacing w:before="0" w:after="0" w:line="294" w:lineRule="atLeast"/>
            <w:ind w:left="1440" w:hanging="360"/>
          </w:pPr>
        </w:pPrChange>
      </w:pPr>
      <w:ins w:id="913" w:author="Author" w:date="2015-03-17T12:21:00Z">
        <w:r w:rsidRPr="000B2BC6">
          <w:t>manage policy (ACL's) of applications</w:t>
        </w:r>
      </w:ins>
    </w:p>
    <w:p w14:paraId="7BB1B2AC" w14:textId="018FB62F" w:rsidR="000B2BC6" w:rsidRDefault="000B2BC6" w:rsidP="000B2BC6">
      <w:pPr>
        <w:pStyle w:val="body"/>
        <w:numPr>
          <w:ilvl w:val="1"/>
          <w:numId w:val="112"/>
        </w:numPr>
        <w:rPr>
          <w:ins w:id="914" w:author="Author" w:date="2015-03-17T12:27:00Z"/>
        </w:rPr>
        <w:pPrChange w:id="915" w:author="Author" w:date="2015-03-17T12:22:00Z">
          <w:pPr>
            <w:numPr>
              <w:ilvl w:val="1"/>
              <w:numId w:val="111"/>
            </w:numPr>
            <w:shd w:val="clear" w:color="auto" w:fill="FFFFFF"/>
            <w:tabs>
              <w:tab w:val="num" w:pos="1440"/>
            </w:tabs>
            <w:spacing w:before="0" w:after="0" w:line="294" w:lineRule="atLeast"/>
            <w:ind w:left="1440" w:hanging="360"/>
          </w:pPr>
        </w:pPrChange>
      </w:pPr>
      <w:ins w:id="916" w:author="Author" w:date="2015-03-17T12:21:00Z">
        <w:r w:rsidRPr="000B2BC6">
          <w:t>force application to become un-managed again</w:t>
        </w:r>
      </w:ins>
    </w:p>
    <w:p w14:paraId="6FD03FCA" w14:textId="77777777" w:rsidR="000B2BC6" w:rsidRPr="000B2BC6" w:rsidRDefault="000B2BC6" w:rsidP="000B2BC6">
      <w:pPr>
        <w:pStyle w:val="body"/>
        <w:rPr>
          <w:ins w:id="917" w:author="Author" w:date="2015-03-17T12:21:00Z"/>
        </w:rPr>
        <w:pPrChange w:id="918" w:author="Author" w:date="2015-03-17T12:27:00Z">
          <w:pPr>
            <w:numPr>
              <w:ilvl w:val="1"/>
              <w:numId w:val="111"/>
            </w:numPr>
            <w:shd w:val="clear" w:color="auto" w:fill="FFFFFF"/>
            <w:tabs>
              <w:tab w:val="num" w:pos="1440"/>
            </w:tabs>
            <w:spacing w:before="0" w:after="0" w:line="294" w:lineRule="atLeast"/>
            <w:ind w:left="1440" w:hanging="360"/>
          </w:pPr>
        </w:pPrChange>
      </w:pPr>
    </w:p>
    <w:p w14:paraId="256FEBBA" w14:textId="6208DAF1" w:rsidR="000B2BC6" w:rsidRDefault="000B2BC6" w:rsidP="000B2BC6">
      <w:pPr>
        <w:pStyle w:val="Heading4"/>
        <w:rPr>
          <w:ins w:id="919" w:author="Author" w:date="2015-03-17T12:23:00Z"/>
        </w:rPr>
        <w:pPrChange w:id="920" w:author="Author" w:date="2015-03-17T12:23:00Z">
          <w:pPr>
            <w:pStyle w:val="Heading3"/>
          </w:pPr>
        </w:pPrChange>
      </w:pPr>
      <w:ins w:id="921" w:author="Author" w:date="2015-03-17T12:23:00Z">
        <w:r>
          <w:t>Inter Security Manager Interaction</w:t>
        </w:r>
      </w:ins>
    </w:p>
    <w:p w14:paraId="08C436A8" w14:textId="32E92E5A" w:rsidR="000B2BC6" w:rsidRDefault="000B2BC6" w:rsidP="000B2BC6">
      <w:pPr>
        <w:pStyle w:val="body"/>
        <w:rPr>
          <w:ins w:id="922" w:author="Author" w:date="2015-03-17T12:24:00Z"/>
        </w:rPr>
        <w:pPrChange w:id="923" w:author="Author" w:date="2015-03-17T12:23:00Z">
          <w:pPr>
            <w:pStyle w:val="Heading3"/>
          </w:pPr>
        </w:pPrChange>
      </w:pPr>
      <w:ins w:id="924" w:author="Author" w:date="2015-03-17T12:23:00Z">
        <w:r w:rsidRPr="000B2BC6">
          <w:rPr>
            <w:rPrChange w:id="925" w:author="Author" w:date="2015-03-17T12:23:00Z">
              <w:rPr>
                <w:rFonts w:cs="Arial"/>
                <w:color w:val="333333"/>
                <w:sz w:val="21"/>
                <w:szCs w:val="21"/>
                <w:shd w:val="clear" w:color="auto" w:fill="FFFFFF"/>
              </w:rPr>
            </w:rPrChange>
          </w:rPr>
          <w:t>When applications interact with each other, they check if the interaction is allowed by their policies as previously set by their security manager. In practice, a peer must present a certificate (chain) signed by its security manager public key. Meaning that with the basic features we created silos, you can only talk to applications managed by your own security manager. In practice applications managed by different security managers need to interact with each other as well. We provide 2 ways to do this: Delegation and Group equivalence.</w:t>
        </w:r>
      </w:ins>
    </w:p>
    <w:p w14:paraId="1F6FB2E2" w14:textId="27D7B380" w:rsidR="000B2BC6" w:rsidRDefault="000B2BC6" w:rsidP="000B2BC6">
      <w:pPr>
        <w:pStyle w:val="Heading5"/>
        <w:rPr>
          <w:ins w:id="926" w:author="Author" w:date="2015-03-17T12:24:00Z"/>
        </w:rPr>
        <w:pPrChange w:id="927" w:author="Author" w:date="2015-03-17T12:24:00Z">
          <w:pPr>
            <w:pStyle w:val="Heading3"/>
          </w:pPr>
        </w:pPrChange>
      </w:pPr>
      <w:ins w:id="928" w:author="Author" w:date="2015-03-17T12:24:00Z">
        <w:r>
          <w:lastRenderedPageBreak/>
          <w:t>Delegation</w:t>
        </w:r>
      </w:ins>
    </w:p>
    <w:p w14:paraId="190DFCC2" w14:textId="5636CE03" w:rsidR="000B2BC6" w:rsidRDefault="000B2BC6" w:rsidP="000B2BC6">
      <w:pPr>
        <w:pStyle w:val="Heading6"/>
        <w:rPr>
          <w:ins w:id="929" w:author="Author" w:date="2015-03-17T12:25:00Z"/>
        </w:rPr>
        <w:pPrChange w:id="930" w:author="Author" w:date="2015-03-17T12:25:00Z">
          <w:pPr>
            <w:shd w:val="clear" w:color="auto" w:fill="FFFFFF"/>
            <w:spacing w:before="0" w:after="336" w:line="294" w:lineRule="atLeast"/>
            <w:ind w:left="0"/>
          </w:pPr>
        </w:pPrChange>
      </w:pPr>
      <w:ins w:id="931" w:author="Author" w:date="2015-03-17T12:24:00Z">
        <w:r>
          <w:t>Use case</w:t>
        </w:r>
      </w:ins>
    </w:p>
    <w:p w14:paraId="5342170D" w14:textId="48A66E5A" w:rsidR="000B2BC6" w:rsidRPr="000B2BC6" w:rsidRDefault="000B2BC6" w:rsidP="000B2BC6">
      <w:pPr>
        <w:pStyle w:val="body"/>
        <w:rPr>
          <w:ins w:id="932" w:author="Author" w:date="2015-03-17T12:24:00Z"/>
          <w:color w:val="333333"/>
          <w:sz w:val="21"/>
          <w:szCs w:val="21"/>
        </w:rPr>
        <w:pPrChange w:id="933" w:author="Author" w:date="2015-03-17T12:26:00Z">
          <w:pPr>
            <w:shd w:val="clear" w:color="auto" w:fill="FFFFFF"/>
            <w:spacing w:before="0" w:after="336" w:line="294" w:lineRule="atLeast"/>
            <w:ind w:left="0"/>
          </w:pPr>
        </w:pPrChange>
      </w:pPr>
      <w:ins w:id="934" w:author="Author" w:date="2015-03-17T12:24:00Z">
        <w:r w:rsidRPr="000B2BC6">
          <w:rPr>
            <w:rStyle w:val="bodyChar"/>
            <w:rPrChange w:id="935" w:author="Author" w:date="2015-03-17T12:25:00Z">
              <w:rPr>
                <w:rFonts w:cs="Arial"/>
                <w:color w:val="333333"/>
                <w:sz w:val="21"/>
                <w:szCs w:val="21"/>
              </w:rPr>
            </w:rPrChange>
          </w:rPr>
          <w:t>I’m the administrator of my home ecosystem. I claim appliances in the home and provide them with configuration. I as administrator am the only person having access to the security manager. When my kids want to get access to an appliance, then they have to ask me to get approval for each application they want to use. This is not workable. With delegation, my security manager gives a membership certificate with delegation rights to the security manager of each of my kids. With this certificate, they can delegate these rights to their applications. They only need to ask one time and then they can make any of their applications part of my group. Even though my kids did not interact directly with each other, with these delegated certificates they interact with each other in the scope of this group</w:t>
        </w:r>
        <w:r w:rsidRPr="000B2BC6">
          <w:rPr>
            <w:color w:val="333333"/>
            <w:sz w:val="21"/>
            <w:szCs w:val="21"/>
          </w:rPr>
          <w:t>.</w:t>
        </w:r>
      </w:ins>
    </w:p>
    <w:p w14:paraId="297B3B0B" w14:textId="765BD200" w:rsidR="000B2BC6" w:rsidRDefault="000B2BC6" w:rsidP="000B2BC6">
      <w:pPr>
        <w:pStyle w:val="Heading6"/>
        <w:rPr>
          <w:ins w:id="936" w:author="Author" w:date="2015-03-17T12:27:00Z"/>
        </w:rPr>
        <w:pPrChange w:id="937" w:author="Author" w:date="2015-03-17T12:25:00Z">
          <w:pPr>
            <w:shd w:val="clear" w:color="auto" w:fill="FFFFFF"/>
            <w:spacing w:before="0" w:after="336" w:line="294" w:lineRule="atLeast"/>
            <w:ind w:left="0"/>
          </w:pPr>
        </w:pPrChange>
      </w:pPr>
      <w:ins w:id="938" w:author="Author" w:date="2015-03-17T12:24:00Z">
        <w:r>
          <w:t>Limitations</w:t>
        </w:r>
      </w:ins>
    </w:p>
    <w:p w14:paraId="649B20C4" w14:textId="112E5C66" w:rsidR="000B2BC6" w:rsidRPr="000B2BC6" w:rsidRDefault="000B2BC6" w:rsidP="000B2BC6">
      <w:pPr>
        <w:pStyle w:val="body"/>
        <w:rPr>
          <w:ins w:id="939" w:author="Author" w:date="2015-03-17T12:24:00Z"/>
          <w:rPrChange w:id="940" w:author="Author" w:date="2015-03-17T12:27:00Z">
            <w:rPr>
              <w:ins w:id="941" w:author="Author" w:date="2015-03-17T12:24:00Z"/>
            </w:rPr>
          </w:rPrChange>
        </w:rPr>
        <w:pPrChange w:id="942" w:author="Author" w:date="2015-03-17T12:27:00Z">
          <w:pPr>
            <w:shd w:val="clear" w:color="auto" w:fill="FFFFFF"/>
            <w:spacing w:before="0" w:after="336" w:line="294" w:lineRule="atLeast"/>
            <w:ind w:left="0"/>
          </w:pPr>
        </w:pPrChange>
      </w:pPr>
      <w:ins w:id="943" w:author="Author" w:date="2015-03-17T12:27:00Z">
        <w:r>
          <w:t>The followings are the limitations of using delegation.</w:t>
        </w:r>
      </w:ins>
    </w:p>
    <w:p w14:paraId="5A998D17" w14:textId="77777777" w:rsidR="000B2BC6" w:rsidRDefault="000B2BC6" w:rsidP="000B2BC6">
      <w:pPr>
        <w:pStyle w:val="body"/>
        <w:numPr>
          <w:ilvl w:val="0"/>
          <w:numId w:val="116"/>
        </w:numPr>
        <w:rPr>
          <w:ins w:id="944" w:author="Author" w:date="2015-03-17T12:28:00Z"/>
        </w:rPr>
        <w:pPrChange w:id="945" w:author="Author" w:date="2015-03-17T12:28:00Z">
          <w:pPr>
            <w:numPr>
              <w:numId w:val="113"/>
            </w:numPr>
            <w:shd w:val="clear" w:color="auto" w:fill="FFFFFF"/>
            <w:tabs>
              <w:tab w:val="num" w:pos="720"/>
            </w:tabs>
            <w:spacing w:before="0" w:after="0" w:line="294" w:lineRule="atLeast"/>
            <w:ind w:hanging="360"/>
          </w:pPr>
        </w:pPrChange>
      </w:pPr>
      <w:ins w:id="946" w:author="Author" w:date="2015-03-17T12:24:00Z">
        <w:r w:rsidRPr="000B2BC6">
          <w:t>You can only authenticate members of the group. Mutual authenticated requests can only be done between members of the group.</w:t>
        </w:r>
      </w:ins>
    </w:p>
    <w:p w14:paraId="13BCC25E" w14:textId="77777777" w:rsidR="000B2BC6" w:rsidRDefault="000B2BC6" w:rsidP="000B2BC6">
      <w:pPr>
        <w:pStyle w:val="body"/>
        <w:numPr>
          <w:ilvl w:val="0"/>
          <w:numId w:val="116"/>
        </w:numPr>
        <w:rPr>
          <w:ins w:id="947" w:author="Author" w:date="2015-03-17T12:28:00Z"/>
        </w:rPr>
        <w:pPrChange w:id="948" w:author="Author" w:date="2015-03-17T12:28:00Z">
          <w:pPr>
            <w:numPr>
              <w:numId w:val="113"/>
            </w:numPr>
            <w:shd w:val="clear" w:color="auto" w:fill="FFFFFF"/>
            <w:tabs>
              <w:tab w:val="num" w:pos="720"/>
            </w:tabs>
            <w:spacing w:before="0" w:after="0" w:line="294" w:lineRule="atLeast"/>
            <w:ind w:hanging="360"/>
          </w:pPr>
        </w:pPrChange>
      </w:pPr>
      <w:ins w:id="949" w:author="Author" w:date="2015-03-17T12:24:00Z">
        <w:r w:rsidRPr="000B2BC6">
          <w:t>My kids get Remote-control rights for the TV by giving them a membership certificate with delegation rights for my TV Group. Their remote control applications become member of the TV group. If I give my TV a policy for the TV group, then the TV will allow the request from the RC apps of my kids. This requir</w:t>
        </w:r>
        <w:r>
          <w:t>es my kids to define an ANY-USER</w:t>
        </w:r>
        <w:r w:rsidRPr="000B2BC6">
          <w:t xml:space="preserve"> policy for TV operations for their apps. This is ok for TVs RC operations. If mutual authentication is required, the TV must become member of the TV group as well.</w:t>
        </w:r>
      </w:ins>
    </w:p>
    <w:p w14:paraId="7824584C" w14:textId="77777777" w:rsidR="000B2BC6" w:rsidRDefault="000B2BC6" w:rsidP="000B2BC6">
      <w:pPr>
        <w:pStyle w:val="body"/>
        <w:numPr>
          <w:ilvl w:val="0"/>
          <w:numId w:val="116"/>
        </w:numPr>
        <w:rPr>
          <w:ins w:id="950" w:author="Author" w:date="2015-03-17T12:28:00Z"/>
        </w:rPr>
        <w:pPrChange w:id="951" w:author="Author" w:date="2015-03-17T12:28:00Z">
          <w:pPr>
            <w:numPr>
              <w:numId w:val="113"/>
            </w:numPr>
            <w:shd w:val="clear" w:color="auto" w:fill="FFFFFF"/>
            <w:tabs>
              <w:tab w:val="num" w:pos="720"/>
            </w:tabs>
            <w:spacing w:before="0" w:after="0" w:line="294" w:lineRule="atLeast"/>
            <w:ind w:hanging="360"/>
          </w:pPr>
        </w:pPrChange>
      </w:pPr>
      <w:ins w:id="952" w:author="Author" w:date="2015-03-17T12:24:00Z">
        <w:r w:rsidRPr="000B2BC6">
          <w:t>For a chat use case you need to know who is sending a message and to whom you’re sending messages to. So mutual auth</w:t>
        </w:r>
      </w:ins>
      <w:ins w:id="953" w:author="Author" w:date="2015-03-17T12:26:00Z">
        <w:r>
          <w:t>entication</w:t>
        </w:r>
      </w:ins>
      <w:ins w:id="954" w:author="Author" w:date="2015-03-17T12:24:00Z">
        <w:r w:rsidRPr="000B2BC6">
          <w:t xml:space="preserve"> is required and all participants have to be in that group.</w:t>
        </w:r>
      </w:ins>
    </w:p>
    <w:p w14:paraId="00282713" w14:textId="255C5213" w:rsidR="000B2BC6" w:rsidRPr="000B2BC6" w:rsidRDefault="000B2BC6" w:rsidP="000B2BC6">
      <w:pPr>
        <w:pStyle w:val="body"/>
        <w:numPr>
          <w:ilvl w:val="0"/>
          <w:numId w:val="116"/>
        </w:numPr>
        <w:rPr>
          <w:ins w:id="955" w:author="Author" w:date="2015-03-17T12:24:00Z"/>
        </w:rPr>
        <w:pPrChange w:id="956" w:author="Author" w:date="2015-03-17T12:28:00Z">
          <w:pPr>
            <w:numPr>
              <w:numId w:val="113"/>
            </w:numPr>
            <w:shd w:val="clear" w:color="auto" w:fill="FFFFFF"/>
            <w:tabs>
              <w:tab w:val="num" w:pos="720"/>
            </w:tabs>
            <w:spacing w:before="0" w:after="0" w:line="294" w:lineRule="atLeast"/>
            <w:ind w:hanging="360"/>
          </w:pPr>
        </w:pPrChange>
      </w:pPr>
      <w:ins w:id="957" w:author="Author" w:date="2015-03-17T12:24:00Z">
        <w:r w:rsidRPr="000B2BC6">
          <w:t>As policy is defined on group level, it is impossible to differentiate between kids and parents within the scope of a single group. It would require separate groups to achieve this.</w:t>
        </w:r>
      </w:ins>
    </w:p>
    <w:p w14:paraId="650A73F5" w14:textId="42228E13" w:rsidR="000B2BC6" w:rsidRPr="000B2BC6" w:rsidDel="00904C7C" w:rsidRDefault="000B2BC6" w:rsidP="00904C7C">
      <w:pPr>
        <w:pStyle w:val="body"/>
        <w:rPr>
          <w:ins w:id="958" w:author="Author" w:date="2015-03-17T11:53:00Z"/>
          <w:del w:id="959" w:author="Author" w:date="2015-03-17T12:30:00Z"/>
          <w:rPrChange w:id="960" w:author="Author" w:date="2015-03-17T12:23:00Z">
            <w:rPr>
              <w:ins w:id="961" w:author="Author" w:date="2015-03-17T11:53:00Z"/>
              <w:del w:id="962" w:author="Author" w:date="2015-03-17T12:30:00Z"/>
            </w:rPr>
          </w:rPrChange>
        </w:rPr>
        <w:pPrChange w:id="963" w:author="Author" w:date="2015-03-17T12:30:00Z">
          <w:pPr>
            <w:pStyle w:val="Heading3"/>
          </w:pPr>
        </w:pPrChange>
      </w:pPr>
    </w:p>
    <w:p w14:paraId="6F34E478" w14:textId="6657674B" w:rsidR="00D912C4" w:rsidRDefault="00BC6ABA" w:rsidP="00904C7C">
      <w:pPr>
        <w:pStyle w:val="Heading6"/>
        <w:pPrChange w:id="964" w:author="Author" w:date="2015-03-17T12:30:00Z">
          <w:pPr>
            <w:pStyle w:val="Heading3"/>
          </w:pPr>
        </w:pPrChange>
      </w:pPr>
      <w:r>
        <w:t>Delegating</w:t>
      </w:r>
      <w:r w:rsidR="00D912C4">
        <w:t xml:space="preserve"> m</w:t>
      </w:r>
      <w:r w:rsidR="00D912C4" w:rsidRPr="00E95C06">
        <w:t xml:space="preserve">embership </w:t>
      </w:r>
      <w:r w:rsidR="00D912C4">
        <w:t>c</w:t>
      </w:r>
      <w:r w:rsidR="00D912C4" w:rsidRPr="00E95C06">
        <w:t>ertificate</w:t>
      </w:r>
      <w:ins w:id="965" w:author="Author" w:date="2015-03-17T12:30:00Z">
        <w:r w:rsidR="00904C7C">
          <w:t xml:space="preserve"> Flow</w:t>
        </w:r>
      </w:ins>
    </w:p>
    <w:p w14:paraId="442C5E64" w14:textId="1137414B" w:rsidR="00461B94" w:rsidRDefault="000C3A6C" w:rsidP="00461B94">
      <w:pPr>
        <w:pStyle w:val="body"/>
        <w:pPrChange w:id="966" w:author="Author" w:date="2015-03-17T11:39:00Z">
          <w:pPr>
            <w:pStyle w:val="body"/>
          </w:pPr>
        </w:pPrChange>
      </w:pPr>
      <w:ins w:id="967" w:author="Author" w:date="2015-03-17T13:54:00Z">
        <w:r>
          <w:t xml:space="preserve">In the X.509 membership certificate, the delegate concept is represented by the </w:t>
        </w:r>
        <w:r>
          <w:t xml:space="preserve">basicConstraints extension CA </w:t>
        </w:r>
      </w:ins>
      <w:ins w:id="968" w:author="Author" w:date="2015-03-17T13:55:00Z">
        <w:r>
          <w:t xml:space="preserve">flag.  </w:t>
        </w:r>
      </w:ins>
      <w:r w:rsidR="00D912C4" w:rsidRPr="00E95C06">
        <w:t xml:space="preserve">If a grantee receives a membership certificate with </w:t>
      </w:r>
      <w:ins w:id="969" w:author="Author" w:date="2015-03-17T11:38:00Z">
        <w:r w:rsidR="00461B94">
          <w:t>the X.509 basicConstraints extension CA flag equal to true</w:t>
        </w:r>
      </w:ins>
      <w:del w:id="970" w:author="Author" w:date="2015-03-17T11:38:00Z">
        <w:r w:rsidR="00D912C4" w:rsidRPr="00E95C06" w:rsidDel="00461B94">
          <w:delText>a delegate flag enabled</w:delText>
        </w:r>
      </w:del>
      <w:r w:rsidR="00D912C4" w:rsidRPr="00E95C06">
        <w:t xml:space="preserve">, </w:t>
      </w:r>
      <w:r w:rsidR="00D912C4">
        <w:t>the grantee c</w:t>
      </w:r>
      <w:r w:rsidR="00D912C4" w:rsidRPr="00E95C06">
        <w:t xml:space="preserve">an issue </w:t>
      </w:r>
      <w:r w:rsidR="003547C2">
        <w:t xml:space="preserve">a </w:t>
      </w:r>
      <w:r w:rsidR="00D912C4" w:rsidRPr="00E95C06">
        <w:t>membership certificate to others with the same authorization or more restrictive authorizat</w:t>
      </w:r>
      <w:r w:rsidR="00D912C4">
        <w:t xml:space="preserve">ion. </w:t>
      </w:r>
      <w:r w:rsidR="003547C2">
        <w:t xml:space="preserve">Any </w:t>
      </w:r>
      <w:r w:rsidR="00D912C4">
        <w:t xml:space="preserve">peer </w:t>
      </w:r>
      <w:r w:rsidR="003547C2">
        <w:t xml:space="preserve">validating a certificate chain </w:t>
      </w:r>
      <w:r w:rsidR="00D912C4" w:rsidRPr="00E95C06">
        <w:t>verif</w:t>
      </w:r>
      <w:r w:rsidR="00D912C4">
        <w:t>ies</w:t>
      </w:r>
      <w:r w:rsidR="00D912C4" w:rsidRPr="00E95C06">
        <w:t xml:space="preserve"> that no further delegation </w:t>
      </w:r>
      <w:r w:rsidR="003547C2">
        <w:t>has been done, or the chain is considered invalid</w:t>
      </w:r>
      <w:r w:rsidR="00D912C4" w:rsidRPr="00E95C06">
        <w:t>.</w:t>
      </w:r>
    </w:p>
    <w:p w14:paraId="07F6D1F2" w14:textId="3E2F16C7" w:rsidR="00D912C4" w:rsidRDefault="003B6310" w:rsidP="003522EA">
      <w:pPr>
        <w:pStyle w:val="figureanchor"/>
        <w:ind w:left="0"/>
      </w:pPr>
      <w:r>
        <w:object w:dxaOrig="11451" w:dyaOrig="15038" w14:anchorId="285416BA">
          <v:shape id="_x0000_i1032" type="#_x0000_t75" style="width:468pt;height:614.25pt" o:ole="">
            <v:imagedata r:id="rId39" o:title=""/>
          </v:shape>
          <o:OLEObject Type="Embed" ProgID="Visio.Drawing.11" ShapeID="_x0000_i1032" DrawAspect="Content" ObjectID="_1488106529" r:id="rId40"/>
        </w:object>
      </w:r>
    </w:p>
    <w:p w14:paraId="22E0E7C4" w14:textId="77777777" w:rsidR="00D912C4" w:rsidDel="00035C7A" w:rsidRDefault="00D912C4" w:rsidP="00035C7A">
      <w:pPr>
        <w:pStyle w:val="Caption"/>
        <w:rPr>
          <w:del w:id="971" w:author="Author" w:date="2015-03-17T11:54:00Z"/>
        </w:rPr>
      </w:pPr>
      <w:r>
        <w:t xml:space="preserve">Figure </w:t>
      </w:r>
      <w:r w:rsidR="00107425">
        <w:fldChar w:fldCharType="begin"/>
      </w:r>
      <w:r w:rsidR="00107425">
        <w:instrText xml:space="preserve"> STYLEREF 1 \s </w:instrText>
      </w:r>
      <w:r w:rsidR="00107425">
        <w:fldChar w:fldCharType="separate"/>
      </w:r>
      <w:r w:rsidR="00ED726C">
        <w:rPr>
          <w:noProof/>
        </w:rPr>
        <w:t>2</w:t>
      </w:r>
      <w:r w:rsidR="00107425">
        <w:rPr>
          <w:noProof/>
        </w:rPr>
        <w:fldChar w:fldCharType="end"/>
      </w:r>
      <w:r>
        <w:noBreakHyphen/>
      </w:r>
      <w:r w:rsidR="007D1AAA">
        <w:t>8</w:t>
      </w:r>
      <w:r>
        <w:t xml:space="preserve">. </w:t>
      </w:r>
      <w:r w:rsidRPr="00E95C06">
        <w:t>Reissue membership cert</w:t>
      </w:r>
      <w:r>
        <w:t>ificate</w:t>
      </w:r>
    </w:p>
    <w:p w14:paraId="297832E3" w14:textId="0344EF6F" w:rsidR="00DC7E9D" w:rsidRDefault="00DC7E9D" w:rsidP="00035C7A">
      <w:pPr>
        <w:pStyle w:val="Caption"/>
        <w:rPr>
          <w:ins w:id="972" w:author="Author" w:date="2015-03-17T11:40:00Z"/>
        </w:rPr>
        <w:pPrChange w:id="973" w:author="Author" w:date="2015-03-17T11:54:00Z">
          <w:pPr>
            <w:pStyle w:val="Heading3"/>
          </w:pPr>
        </w:pPrChange>
      </w:pPr>
      <w:bookmarkStart w:id="974" w:name="_Toc413769265"/>
      <w:bookmarkStart w:id="975" w:name="_Toc413829233"/>
      <w:bookmarkStart w:id="976" w:name="_Toc413849877"/>
      <w:bookmarkStart w:id="977" w:name="_Toc413850013"/>
      <w:bookmarkEnd w:id="974"/>
      <w:bookmarkEnd w:id="975"/>
      <w:bookmarkEnd w:id="976"/>
      <w:bookmarkEnd w:id="977"/>
      <w:ins w:id="978" w:author="Author" w:date="2015-03-17T11:40:00Z">
        <w:del w:id="979" w:author="Author" w:date="2015-03-17T11:54:00Z">
          <w:r w:rsidDel="00035C7A">
            <w:delText>Security Group Equivalence</w:delText>
          </w:r>
        </w:del>
      </w:ins>
    </w:p>
    <w:p w14:paraId="42B142F9" w14:textId="664F1678" w:rsidR="00904C7C" w:rsidRDefault="00904C7C" w:rsidP="00904C7C">
      <w:pPr>
        <w:pStyle w:val="Heading5"/>
        <w:rPr>
          <w:ins w:id="980" w:author="Author" w:date="2015-03-17T12:31:00Z"/>
        </w:rPr>
        <w:pPrChange w:id="981" w:author="Author" w:date="2015-03-17T12:31:00Z">
          <w:pPr>
            <w:pStyle w:val="Heading3"/>
          </w:pPr>
        </w:pPrChange>
      </w:pPr>
      <w:ins w:id="982" w:author="Author" w:date="2015-03-17T12:31:00Z">
        <w:r>
          <w:lastRenderedPageBreak/>
          <w:t>Security Group Equivalence</w:t>
        </w:r>
      </w:ins>
    </w:p>
    <w:p w14:paraId="2EAE7F65" w14:textId="77777777" w:rsidR="00904C7C" w:rsidRPr="00904C7C" w:rsidRDefault="00904C7C" w:rsidP="00904C7C">
      <w:pPr>
        <w:pStyle w:val="body"/>
        <w:rPr>
          <w:ins w:id="983" w:author="Author" w:date="2015-03-17T12:31:00Z"/>
        </w:rPr>
        <w:pPrChange w:id="984" w:author="Author" w:date="2015-03-17T12:32:00Z">
          <w:pPr>
            <w:shd w:val="clear" w:color="auto" w:fill="FFFFFF"/>
            <w:spacing w:before="0" w:after="336" w:line="294" w:lineRule="atLeast"/>
            <w:ind w:left="0"/>
          </w:pPr>
        </w:pPrChange>
      </w:pPr>
      <w:ins w:id="985" w:author="Author" w:date="2015-03-17T12:31:00Z">
        <w:r w:rsidRPr="00904C7C">
          <w:t>Group equivalence tries to address the same problem as delegation but takes a different approach to solve it. With delegation, you give a certificate to an application. With that certificate the application can prove it is allowed access to a group. With group equivalence, we do the other way around. We define a policy on our managed applications that allows applications from a different security manager to get access. This would be as if we would pre-install the delegated membership certificate on all our managed applications. So when the peer comes around, he doesn't need to send the proof, the application already has it. Since policy comes from a trusted source, we don't need to distribute certificates, we can define a more compact ACL.</w:t>
        </w:r>
      </w:ins>
    </w:p>
    <w:p w14:paraId="775A06BA" w14:textId="77777777" w:rsidR="00904C7C" w:rsidRPr="00904C7C" w:rsidRDefault="00904C7C" w:rsidP="00904C7C">
      <w:pPr>
        <w:pStyle w:val="body"/>
        <w:rPr>
          <w:ins w:id="986" w:author="Author" w:date="2015-03-17T12:31:00Z"/>
        </w:rPr>
        <w:pPrChange w:id="987" w:author="Author" w:date="2015-03-17T12:32:00Z">
          <w:pPr>
            <w:shd w:val="clear" w:color="auto" w:fill="FFFFFF"/>
            <w:spacing w:before="0" w:after="336" w:line="294" w:lineRule="atLeast"/>
            <w:ind w:left="0"/>
          </w:pPr>
        </w:pPrChange>
      </w:pPr>
      <w:ins w:id="988" w:author="Author" w:date="2015-03-17T12:31:00Z">
        <w:r w:rsidRPr="00904C7C">
          <w:t>In practice, the security manager defines a group equivalence ACL for all applications that need to interact with the applications of the peer security manager. This ACL maps applications of that security manager into a local group. Those applications don’t need to be members of that group, but they need to prove that they are owned with an identity or membership certificate. If they can, the policy for the local group will be applied on them.</w:t>
        </w:r>
      </w:ins>
    </w:p>
    <w:p w14:paraId="53C100E2" w14:textId="77777777" w:rsidR="00904C7C" w:rsidRPr="00904C7C" w:rsidRDefault="00904C7C" w:rsidP="00904C7C">
      <w:pPr>
        <w:pStyle w:val="body"/>
        <w:rPr>
          <w:ins w:id="989" w:author="Author" w:date="2015-03-17T12:31:00Z"/>
        </w:rPr>
        <w:pPrChange w:id="990" w:author="Author" w:date="2015-03-17T12:32:00Z">
          <w:pPr>
            <w:shd w:val="clear" w:color="auto" w:fill="FFFFFF"/>
            <w:spacing w:before="0" w:after="336" w:line="294" w:lineRule="atLeast"/>
            <w:ind w:left="0"/>
          </w:pPr>
        </w:pPrChange>
      </w:pPr>
      <w:ins w:id="991" w:author="Author" w:date="2015-03-17T12:31:00Z">
        <w:r w:rsidRPr="00904C7C">
          <w:t>The group equivalence rule allows one-way authentication. For a mutual authenticated session, the peer security manager should install group equivalence for your security managers’ public key. The main advantage of group equivalence is that these rules do not require any knowledge of the groups owned by the peer security manager. In case of delegation, the receiver of membership certificates needs to know what the scope is of that group. Group equivalence is not transitive. If A declares group equivalence rules for B and C, that does not mean that a group equivalence exists between B and C. They have to explicitly install it themselves.</w:t>
        </w:r>
      </w:ins>
    </w:p>
    <w:p w14:paraId="2E4BCCEC" w14:textId="77777777" w:rsidR="00904C7C" w:rsidRPr="00904C7C" w:rsidRDefault="00904C7C" w:rsidP="00904C7C">
      <w:pPr>
        <w:pStyle w:val="body"/>
        <w:rPr>
          <w:ins w:id="992" w:author="Author" w:date="2015-03-17T12:31:00Z"/>
        </w:rPr>
        <w:pPrChange w:id="993" w:author="Author" w:date="2015-03-17T12:32:00Z">
          <w:pPr>
            <w:shd w:val="clear" w:color="auto" w:fill="FFFFFF"/>
            <w:spacing w:before="0" w:after="336" w:line="294" w:lineRule="atLeast"/>
            <w:ind w:left="0"/>
          </w:pPr>
        </w:pPrChange>
      </w:pPr>
      <w:ins w:id="994" w:author="Author" w:date="2015-03-17T12:31:00Z">
        <w:r w:rsidRPr="00904C7C">
          <w:t>Group equivalence works very nice in a setup where every security manager represents a single user. Every person takes up the role of end-user as well and administrator. Then group equivalence easily allows you to express an ACL for another user. Users with similar rights can be mapped into the same group.</w:t>
        </w:r>
      </w:ins>
    </w:p>
    <w:p w14:paraId="2D014603" w14:textId="77777777" w:rsidR="00904C7C" w:rsidRPr="00904C7C" w:rsidRDefault="00904C7C" w:rsidP="00904C7C">
      <w:pPr>
        <w:pStyle w:val="body"/>
        <w:rPr>
          <w:ins w:id="995" w:author="Author" w:date="2015-03-17T12:31:00Z"/>
        </w:rPr>
        <w:pPrChange w:id="996" w:author="Author" w:date="2015-03-17T12:32:00Z">
          <w:pPr>
            <w:shd w:val="clear" w:color="auto" w:fill="FFFFFF"/>
            <w:spacing w:before="0" w:after="336" w:line="294" w:lineRule="atLeast"/>
            <w:ind w:left="0"/>
          </w:pPr>
        </w:pPrChange>
      </w:pPr>
      <w:ins w:id="997" w:author="Author" w:date="2015-03-17T12:31:00Z">
        <w:r w:rsidRPr="00904C7C">
          <w:t>As example use case: Suppose we have a real-estate agent. When showing a house to clients, he'd like to show-off the AllSeen-enabled home automation system. This can be achieved with either delegation or group equivalence. The advantage of group equivalence is that if he potentially needs to show 100 homes, he can do it based on 1 certificate instead of 100 for the delegation scenario. There is less risk for information disclosure. If someone could get hold of the 100 certificates, then he can learn who the home sellers are. In the group equivalence case, the seller's public keys are in the policy of the agent's app and policy is never shared.</w:t>
        </w:r>
      </w:ins>
    </w:p>
    <w:p w14:paraId="25631CA8" w14:textId="77777777" w:rsidR="00904C7C" w:rsidRPr="00904C7C" w:rsidRDefault="00904C7C" w:rsidP="00904C7C">
      <w:pPr>
        <w:pStyle w:val="body"/>
        <w:rPr>
          <w:ins w:id="998" w:author="Author" w:date="2015-03-17T12:31:00Z"/>
          <w:rPrChange w:id="999" w:author="Author" w:date="2015-03-17T12:31:00Z">
            <w:rPr>
              <w:ins w:id="1000" w:author="Author" w:date="2015-03-17T12:31:00Z"/>
            </w:rPr>
          </w:rPrChange>
        </w:rPr>
        <w:pPrChange w:id="1001" w:author="Author" w:date="2015-03-17T12:31:00Z">
          <w:pPr>
            <w:pStyle w:val="Heading3"/>
          </w:pPr>
        </w:pPrChange>
      </w:pPr>
    </w:p>
    <w:p w14:paraId="7E025077" w14:textId="4007F0D8" w:rsidR="00E95C06" w:rsidRDefault="00E95C06" w:rsidP="00904C7C">
      <w:pPr>
        <w:pStyle w:val="Heading6"/>
        <w:pPrChange w:id="1002" w:author="Author" w:date="2015-03-17T12:32:00Z">
          <w:pPr>
            <w:pStyle w:val="Heading3"/>
          </w:pPr>
        </w:pPrChange>
      </w:pPr>
      <w:r w:rsidRPr="00E95C06">
        <w:t xml:space="preserve">Add a </w:t>
      </w:r>
      <w:r w:rsidR="00DE65C1">
        <w:t>security group</w:t>
      </w:r>
      <w:r w:rsidR="00DE65C1" w:rsidRPr="00E95C06">
        <w:t xml:space="preserve"> </w:t>
      </w:r>
      <w:r w:rsidR="006C62EE">
        <w:t>e</w:t>
      </w:r>
      <w:r w:rsidRPr="00E95C06">
        <w:t xml:space="preserve">quivalence </w:t>
      </w:r>
      <w:r w:rsidR="00DE65C1">
        <w:t>instruction</w:t>
      </w:r>
      <w:r w:rsidR="00DE65C1" w:rsidRPr="00E95C06">
        <w:t xml:space="preserve"> </w:t>
      </w:r>
      <w:r w:rsidRPr="00E95C06">
        <w:t xml:space="preserve">to </w:t>
      </w:r>
      <w:r>
        <w:t>a</w:t>
      </w:r>
      <w:r w:rsidR="008D240F">
        <w:t>n application</w:t>
      </w:r>
    </w:p>
    <w:p w14:paraId="4B3B579F" w14:textId="5F21659E" w:rsidR="00DE65C1" w:rsidRDefault="00E95C06" w:rsidP="00B453FF">
      <w:pPr>
        <w:pStyle w:val="body"/>
      </w:pPr>
      <w:r w:rsidRPr="00E95C06">
        <w:t>A</w:t>
      </w:r>
      <w:r w:rsidR="008D240F">
        <w:t xml:space="preserve">n admin </w:t>
      </w:r>
      <w:r w:rsidRPr="00E95C06">
        <w:t xml:space="preserve">can </w:t>
      </w:r>
      <w:r w:rsidR="00DE65C1">
        <w:t xml:space="preserve">update the permission policy in an application to </w:t>
      </w:r>
      <w:r w:rsidRPr="00E95C06">
        <w:t xml:space="preserve">add a </w:t>
      </w:r>
      <w:r w:rsidR="00DE65C1">
        <w:t>security group</w:t>
      </w:r>
      <w:r w:rsidR="00DE65C1" w:rsidRPr="00E95C06">
        <w:t xml:space="preserve"> </w:t>
      </w:r>
      <w:r w:rsidRPr="00E95C06">
        <w:t xml:space="preserve">equivalence </w:t>
      </w:r>
      <w:r w:rsidR="00DE65C1">
        <w:t>instruction</w:t>
      </w:r>
      <w:r w:rsidR="00DE65C1" w:rsidRPr="00E95C06">
        <w:t xml:space="preserve"> </w:t>
      </w:r>
      <w:r w:rsidRPr="00E95C06">
        <w:t xml:space="preserve">so the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xml:space="preserve">.  These </w:t>
      </w:r>
      <w:r w:rsidR="00DE65C1">
        <w:t>friend’s application</w:t>
      </w:r>
      <w:r w:rsidR="005E6361">
        <w:t>s</w:t>
      </w:r>
      <w:r w:rsidR="00DE65C1">
        <w:t xml:space="preserve"> </w:t>
      </w:r>
      <w:r w:rsidR="00F20D02">
        <w:t>would only have access to permissions assigned to th</w:t>
      </w:r>
      <w:r w:rsidR="00DE65C1">
        <w:t>e local security group specified in the instruction.</w:t>
      </w:r>
      <w:r w:rsidRPr="00E95C06">
        <w:t xml:space="preserve"> </w:t>
      </w:r>
    </w:p>
    <w:p w14:paraId="5E98DC04" w14:textId="1F444008" w:rsidR="006B4D67" w:rsidRDefault="00AD21C2" w:rsidP="003522EA">
      <w:pPr>
        <w:pStyle w:val="figureanchor"/>
        <w:ind w:left="0"/>
      </w:pPr>
      <w:r>
        <w:object w:dxaOrig="11102" w:dyaOrig="12070" w14:anchorId="53600B3D">
          <v:shape id="_x0000_i1033" type="#_x0000_t75" style="width:467.25pt;height:508.5pt" o:ole="">
            <v:imagedata r:id="rId41" o:title=""/>
          </v:shape>
          <o:OLEObject Type="Embed" ProgID="Visio.Drawing.11" ShapeID="_x0000_i1033" DrawAspect="Content" ObjectID="_1488106530" r:id="rId42"/>
        </w:object>
      </w:r>
    </w:p>
    <w:p w14:paraId="293D783F" w14:textId="3307C266" w:rsidR="00E95C06" w:rsidRDefault="00E95C06" w:rsidP="00E95C06">
      <w:pPr>
        <w:pStyle w:val="Caption"/>
      </w:pPr>
      <w:r>
        <w:t xml:space="preserve">Figure </w:t>
      </w:r>
      <w:r w:rsidR="00107425">
        <w:fldChar w:fldCharType="begin"/>
      </w:r>
      <w:r w:rsidR="00107425">
        <w:instrText xml:space="preserve"> STYLEREF 1 \s </w:instrText>
      </w:r>
      <w:r w:rsidR="00107425">
        <w:fldChar w:fldCharType="separate"/>
      </w:r>
      <w:r w:rsidR="00ED726C">
        <w:rPr>
          <w:noProof/>
        </w:rPr>
        <w:t>2</w:t>
      </w:r>
      <w:r w:rsidR="00107425">
        <w:rPr>
          <w:noProof/>
        </w:rPr>
        <w:fldChar w:fldCharType="end"/>
      </w:r>
      <w:r w:rsidR="00F44246">
        <w:noBreakHyphen/>
      </w:r>
      <w:r w:rsidR="007D1AAA">
        <w:t>9</w:t>
      </w:r>
      <w:r>
        <w:t xml:space="preserve">. </w:t>
      </w:r>
      <w:r w:rsidR="00540EEB">
        <w:t>Add</w:t>
      </w:r>
      <w:r w:rsidRPr="00E95C06">
        <w:t xml:space="preserve"> a </w:t>
      </w:r>
      <w:r w:rsidR="00AD21C2">
        <w:t>security group</w:t>
      </w:r>
      <w:r w:rsidR="00AD21C2" w:rsidRPr="00E95C06">
        <w:t xml:space="preserve"> </w:t>
      </w:r>
      <w:r w:rsidRPr="00E95C06">
        <w:t xml:space="preserve">equivalence </w:t>
      </w:r>
      <w:r w:rsidR="00AD21C2">
        <w:t>instruction</w:t>
      </w:r>
      <w:r w:rsidR="00AD21C2" w:rsidRPr="00E95C06">
        <w:t xml:space="preserve"> </w:t>
      </w:r>
      <w:r w:rsidRPr="00E95C06">
        <w:t xml:space="preserve">to </w:t>
      </w:r>
      <w:r w:rsidR="0039636A">
        <w:t>a</w:t>
      </w:r>
      <w:r w:rsidR="00E031FE">
        <w:t>n application</w:t>
      </w:r>
    </w:p>
    <w:p w14:paraId="363AC6DA" w14:textId="21BB033A" w:rsidR="00E95C06" w:rsidRDefault="004828AD" w:rsidP="00E95C06">
      <w:pPr>
        <w:pStyle w:val="Heading3"/>
      </w:pPr>
      <w:bookmarkStart w:id="1003" w:name="_Toc394915129"/>
      <w:bookmarkStart w:id="1004" w:name="_Toc394916407"/>
      <w:bookmarkStart w:id="1005" w:name="_Toc395099884"/>
      <w:bookmarkStart w:id="1006" w:name="_Toc395181124"/>
      <w:bookmarkStart w:id="1007" w:name="_Toc395182201"/>
      <w:bookmarkStart w:id="1008" w:name="_Toc395257835"/>
      <w:bookmarkStart w:id="1009" w:name="_Toc394915130"/>
      <w:bookmarkStart w:id="1010" w:name="_Toc394916408"/>
      <w:bookmarkStart w:id="1011" w:name="_Toc395099885"/>
      <w:bookmarkStart w:id="1012" w:name="_Toc395181125"/>
      <w:bookmarkStart w:id="1013" w:name="_Toc395182202"/>
      <w:bookmarkStart w:id="1014" w:name="_Toc395257836"/>
      <w:bookmarkStart w:id="1015" w:name="_Toc394915131"/>
      <w:bookmarkStart w:id="1016" w:name="_Toc394916409"/>
      <w:bookmarkStart w:id="1017" w:name="_Toc395099886"/>
      <w:bookmarkStart w:id="1018" w:name="_Toc395181126"/>
      <w:bookmarkStart w:id="1019" w:name="_Toc395182203"/>
      <w:bookmarkStart w:id="1020" w:name="_Toc395257837"/>
      <w:bookmarkStart w:id="1021" w:name="_Toc394915132"/>
      <w:bookmarkStart w:id="1022" w:name="_Toc394916410"/>
      <w:bookmarkStart w:id="1023" w:name="_Toc395099887"/>
      <w:bookmarkStart w:id="1024" w:name="_Toc395181127"/>
      <w:bookmarkStart w:id="1025" w:name="_Toc395182204"/>
      <w:bookmarkStart w:id="1026" w:name="_Toc395257838"/>
      <w:bookmarkStart w:id="1027" w:name="_Toc414364151"/>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r>
        <w:t xml:space="preserve">Certificate </w:t>
      </w:r>
      <w:r w:rsidR="00A309EA">
        <w:t>revocatio</w:t>
      </w:r>
      <w:r>
        <w:t>n</w:t>
      </w:r>
      <w:r w:rsidR="00821487">
        <w:t xml:space="preserve"> (not fully designed)</w:t>
      </w:r>
      <w:bookmarkEnd w:id="1027"/>
    </w:p>
    <w:p w14:paraId="07EB7B5B" w14:textId="1E77853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r w:rsidR="00821487">
        <w:t>The revocation service is a distributed service.</w:t>
      </w:r>
    </w:p>
    <w:p w14:paraId="6FE80395" w14:textId="327C13E8" w:rsidR="00C72778" w:rsidRDefault="00C72778" w:rsidP="00A309EA">
      <w:pPr>
        <w:pStyle w:val="body"/>
      </w:pPr>
      <w:r>
        <w:t>The Certificate Revocation Service is expected to provide a method call that takes in the certificate and return whether the given certificate is revoked.</w:t>
      </w:r>
    </w:p>
    <w:p w14:paraId="32DE6DCE" w14:textId="72AFC862" w:rsidR="00877C3E" w:rsidRDefault="00877C3E" w:rsidP="00A309EA">
      <w:pPr>
        <w:pStyle w:val="body"/>
      </w:pPr>
      <w:r>
        <w:lastRenderedPageBreak/>
        <w:t xml:space="preserve">The application </w:t>
      </w:r>
      <w:r w:rsidR="006D4076">
        <w:t xml:space="preserve">looks </w:t>
      </w:r>
      <w:r w:rsidR="00193986">
        <w:t>in t</w:t>
      </w:r>
      <w:r w:rsidR="006D4076">
        <w:t xml:space="preserve">he “self” section of </w:t>
      </w:r>
      <w:r>
        <w:t xml:space="preserve">its installed policy for the </w:t>
      </w:r>
      <w:r w:rsidR="006D4076">
        <w:t>peer that provides the Certificate Revocation Service</w:t>
      </w:r>
      <w:r>
        <w:t xml:space="preserve">.  </w:t>
      </w:r>
      <w:r w:rsidR="006D4076">
        <w:t>If</w:t>
      </w:r>
      <w:r>
        <w:t xml:space="preserve"> the application can’t locate any of the </w:t>
      </w:r>
      <w:r w:rsidR="006D4076">
        <w:t>Certificate Revocation Service</w:t>
      </w:r>
      <w:r>
        <w:t>, the certificate revocation check will be skipped.</w:t>
      </w:r>
    </w:p>
    <w:p w14:paraId="1A274949" w14:textId="1A451292" w:rsidR="008F644D" w:rsidRDefault="008F644D" w:rsidP="00A309EA">
      <w:pPr>
        <w:pStyle w:val="body"/>
      </w:pPr>
      <w:r>
        <w:t>If a membership certificate is revoked, all signed authorization data related to the membership certificate is no longer valid.</w:t>
      </w:r>
      <w:r w:rsidR="007E3DDD">
        <w:t xml:space="preserve">  </w:t>
      </w:r>
    </w:p>
    <w:p w14:paraId="70333A00" w14:textId="6A3E4AD9" w:rsidR="00E95C06" w:rsidRDefault="00A309EA" w:rsidP="00A309EA">
      <w:pPr>
        <w:pStyle w:val="Heading3"/>
      </w:pPr>
      <w:bookmarkStart w:id="1028" w:name="_Toc396401512"/>
      <w:bookmarkStart w:id="1029" w:name="_Toc396401613"/>
      <w:bookmarkStart w:id="1030" w:name="_Toc396744699"/>
      <w:bookmarkStart w:id="1031" w:name="_Toc396917904"/>
      <w:bookmarkStart w:id="1032" w:name="_Toc396401513"/>
      <w:bookmarkStart w:id="1033" w:name="_Toc396401614"/>
      <w:bookmarkStart w:id="1034" w:name="_Toc396744700"/>
      <w:bookmarkStart w:id="1035" w:name="_Toc396917905"/>
      <w:bookmarkStart w:id="1036" w:name="_Toc396401522"/>
      <w:bookmarkStart w:id="1037" w:name="_Toc396401623"/>
      <w:bookmarkStart w:id="1038" w:name="_Toc396744709"/>
      <w:bookmarkStart w:id="1039" w:name="_Toc396917914"/>
      <w:bookmarkStart w:id="1040" w:name="_Toc396401523"/>
      <w:bookmarkStart w:id="1041" w:name="_Toc396401624"/>
      <w:bookmarkStart w:id="1042" w:name="_Toc396744710"/>
      <w:bookmarkStart w:id="1043" w:name="_Toc396917915"/>
      <w:bookmarkStart w:id="1044" w:name="_Toc396401524"/>
      <w:bookmarkStart w:id="1045" w:name="_Toc396401625"/>
      <w:bookmarkStart w:id="1046" w:name="_Toc396744711"/>
      <w:bookmarkStart w:id="1047" w:name="_Toc396917916"/>
      <w:bookmarkStart w:id="1048" w:name="_Toc396401525"/>
      <w:bookmarkStart w:id="1049" w:name="_Toc396401626"/>
      <w:bookmarkStart w:id="1050" w:name="_Toc396744712"/>
      <w:bookmarkStart w:id="1051" w:name="_Toc396917917"/>
      <w:bookmarkStart w:id="1052" w:name="_Toc414364152"/>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r w:rsidR="00821487">
        <w:t xml:space="preserve"> (not fully designed)</w:t>
      </w:r>
      <w:bookmarkEnd w:id="1052"/>
    </w:p>
    <w:p w14:paraId="7CA80B6A" w14:textId="2C8009DE" w:rsidR="00423477" w:rsidRDefault="00423477" w:rsidP="00B453FF">
      <w:pPr>
        <w:pStyle w:val="body"/>
      </w:pPr>
      <w:r>
        <w:t>The Distribution Service is a service provided by a Security Manager.  This service provides persistent storage and high availability to distribute updates to applications.</w:t>
      </w:r>
    </w:p>
    <w:p w14:paraId="784512F3" w14:textId="1C4958A0"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encrypt </w:t>
      </w:r>
      <w:r w:rsidR="00876FD3">
        <w:t xml:space="preserve">the payload with a session key derived from </w:t>
      </w:r>
      <w:r w:rsidR="00821487">
        <w:t>a</w:t>
      </w:r>
      <w:r w:rsidR="00876FD3">
        <w:t xml:space="preserve"> nonce value and the master secret for the &lt;sender, recipient&gt; pair.  The package including the sender public key, </w:t>
      </w:r>
      <w:r w:rsidR="00423477">
        <w:t>recipient</w:t>
      </w:r>
      <w:r w:rsidR="00876FD3">
        <w:t xml:space="preserve"> public key, nonce, and encrypted payload is sent to the Distribution Service to delivery to the </w:t>
      </w:r>
      <w:r w:rsidR="00423477">
        <w:t>recipient</w:t>
      </w:r>
      <w:r w:rsidR="00876FD3">
        <w:t>.</w:t>
      </w:r>
      <w:r w:rsidR="00A309EA">
        <w:t xml:space="preserve">  </w:t>
      </w:r>
      <w:r w:rsidR="00A01991">
        <w:t xml:space="preserve">The </w:t>
      </w:r>
      <w:r w:rsidR="00423477">
        <w:t>recipient</w:t>
      </w:r>
      <w:r w:rsidR="00A01991">
        <w:t xml:space="preserve"> </w:t>
      </w:r>
      <w:r w:rsidR="00876FD3">
        <w:t xml:space="preserve">uses the information in the package to locate the master secret to generate the corresponding session key to decrypt the payload.  Once the decryption is successful, the </w:t>
      </w:r>
      <w:r w:rsidR="00423477">
        <w:t>recipient</w:t>
      </w:r>
      <w:r w:rsidR="00876FD3">
        <w:t xml:space="preserve"> signs the hash of the package and provide the signature in the reply. </w:t>
      </w:r>
    </w:p>
    <w:p w14:paraId="0F663AF0" w14:textId="77777777" w:rsidR="00853F0A" w:rsidRDefault="00853F0A" w:rsidP="00A309EA">
      <w:pPr>
        <w:pStyle w:val="body"/>
      </w:pPr>
    </w:p>
    <w:p w14:paraId="28507BF7" w14:textId="69EDE71A" w:rsidR="00DE249D" w:rsidRDefault="009C429A" w:rsidP="003522EA">
      <w:pPr>
        <w:pStyle w:val="figureanchor"/>
        <w:ind w:left="0"/>
      </w:pPr>
      <w:r>
        <w:object w:dxaOrig="11381" w:dyaOrig="8182" w14:anchorId="7E321CCC">
          <v:shape id="_x0000_i1034" type="#_x0000_t75" style="width:467.25pt;height:336.75pt" o:ole="">
            <v:imagedata r:id="rId43" o:title=""/>
          </v:shape>
          <o:OLEObject Type="Embed" ProgID="Visio.Drawing.11" ShapeID="_x0000_i1034" DrawAspect="Content" ObjectID="_1488106531" r:id="rId44"/>
        </w:object>
      </w:r>
      <w:r w:rsidR="00A83CC0" w:rsidDel="00A83CC0">
        <w:rPr>
          <w:sz w:val="30"/>
          <w:szCs w:val="30"/>
        </w:rPr>
        <w:t xml:space="preserve"> </w:t>
      </w:r>
      <w:r w:rsidR="005A4E4D" w:rsidDel="005A4E4D">
        <w:t xml:space="preserve"> </w:t>
      </w:r>
    </w:p>
    <w:p w14:paraId="32B07E2F" w14:textId="65B72335" w:rsidR="00A309EA" w:rsidRDefault="00A309EA" w:rsidP="00A309EA">
      <w:pPr>
        <w:pStyle w:val="Caption"/>
      </w:pPr>
      <w:bookmarkStart w:id="1053" w:name="_Toc414364121"/>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8</w:t>
      </w:r>
      <w:r w:rsidR="00010924">
        <w:fldChar w:fldCharType="end"/>
      </w:r>
      <w:r>
        <w:t xml:space="preserve">. </w:t>
      </w:r>
      <w:r w:rsidRPr="00A309EA">
        <w:t xml:space="preserve">Distribution of </w:t>
      </w:r>
      <w:r w:rsidR="0039636A">
        <w:t>p</w:t>
      </w:r>
      <w:r w:rsidRPr="00A309EA">
        <w:t>olicy</w:t>
      </w:r>
      <w:r w:rsidR="004B32E6">
        <w:t xml:space="preserve"> update and </w:t>
      </w:r>
      <w:r w:rsidR="0039636A">
        <w:t>certificate</w:t>
      </w:r>
      <w:r w:rsidR="00423477">
        <w:t>s</w:t>
      </w:r>
      <w:bookmarkEnd w:id="1053"/>
    </w:p>
    <w:p w14:paraId="37E5A78B" w14:textId="1E6A8160" w:rsidR="00492DAE" w:rsidRDefault="00492DAE" w:rsidP="00492DAE">
      <w:pPr>
        <w:pStyle w:val="Heading3"/>
      </w:pPr>
      <w:bookmarkStart w:id="1054" w:name="_Toc414364153"/>
      <w:r>
        <w:t>Application Manifest</w:t>
      </w:r>
      <w:bookmarkEnd w:id="1054"/>
      <w:del w:id="1055" w:author="Author" w:date="2015-03-17T12:34:00Z">
        <w:r w:rsidR="009C429A" w:rsidDel="00F50542">
          <w:delText xml:space="preserve"> (</w:delText>
        </w:r>
        <w:r w:rsidR="005E6361" w:rsidDel="00F50542">
          <w:delText>discussion</w:delText>
        </w:r>
        <w:r w:rsidR="009C429A" w:rsidDel="00F50542">
          <w:delText>-in-progress)</w:delText>
        </w:r>
      </w:del>
    </w:p>
    <w:p w14:paraId="041C677B" w14:textId="2F2CDC31" w:rsidR="00FF0E69" w:rsidRPr="00FF0E69" w:rsidRDefault="00FF0E69" w:rsidP="00B63124">
      <w:pPr>
        <w:pStyle w:val="body"/>
        <w:rPr>
          <w:ins w:id="1056" w:author="Author" w:date="2015-03-17T12:37:00Z"/>
        </w:rPr>
        <w:pPrChange w:id="1057" w:author="Author" w:date="2015-03-17T12:37:00Z">
          <w:pPr>
            <w:shd w:val="clear" w:color="auto" w:fill="FFFFFF"/>
            <w:spacing w:before="0" w:after="336" w:line="294" w:lineRule="atLeast"/>
            <w:ind w:left="0"/>
          </w:pPr>
        </w:pPrChange>
      </w:pPr>
      <w:ins w:id="1058" w:author="Author" w:date="2015-03-17T12:37:00Z">
        <w:r w:rsidRPr="00FF0E69">
          <w:t>When considering where AllSeen enabled applications will run, smartphones are an obvious target. A lot of applications are available in various the app stores. Unfortunately not all of these applications are trustworthy. Example the flashlight app which asked for access to phonebook, network</w:t>
        </w:r>
      </w:ins>
      <w:ins w:id="1059" w:author="Author" w:date="2015-03-17T12:49:00Z">
        <w:r w:rsidR="005C38D3">
          <w:t>, etc.</w:t>
        </w:r>
      </w:ins>
      <w:ins w:id="1060" w:author="Author" w:date="2015-03-17T12:37:00Z">
        <w:del w:id="1061" w:author="Author" w:date="2015-03-17T12:49:00Z">
          <w:r w:rsidRPr="00FF0E69" w:rsidDel="005C38D3">
            <w:delText>, …</w:delText>
          </w:r>
        </w:del>
        <w:r w:rsidRPr="00FF0E69">
          <w:t xml:space="preserve"> Same as the application is sandboxed on the smartphone, we would like to sandbox applications within the AllSeen security 2.0 context. If I install an AllSeen TV remote control app, then I would like it only to have rights to do TV operations. Nothing more. Since we can't trust the application, we can't assume it will behave properly. So these restrictions must be enforced by the peers. For the RC example, the TV must check the app h</w:t>
        </w:r>
        <w:r>
          <w:t>as permissions. When remote con</w:t>
        </w:r>
        <w:r w:rsidRPr="00FF0E69">
          <w:t>t</w:t>
        </w:r>
      </w:ins>
      <w:ins w:id="1062" w:author="Author" w:date="2015-03-17T12:38:00Z">
        <w:r>
          <w:t>r</w:t>
        </w:r>
      </w:ins>
      <w:ins w:id="1063" w:author="Author" w:date="2015-03-17T12:37:00Z">
        <w:r w:rsidRPr="00FF0E69">
          <w:t>ol app tries to open the door, then the door must reject the call.</w:t>
        </w:r>
      </w:ins>
    </w:p>
    <w:p w14:paraId="50BA8F42" w14:textId="3DCBB44C" w:rsidR="00FF0E69" w:rsidRPr="00FF0E69" w:rsidRDefault="00FF0E69" w:rsidP="00B63124">
      <w:pPr>
        <w:pStyle w:val="body"/>
        <w:rPr>
          <w:ins w:id="1064" w:author="Author" w:date="2015-03-17T12:37:00Z"/>
        </w:rPr>
        <w:pPrChange w:id="1065" w:author="Author" w:date="2015-03-17T12:37:00Z">
          <w:pPr>
            <w:shd w:val="clear" w:color="auto" w:fill="FFFFFF"/>
            <w:spacing w:before="0" w:after="336" w:line="294" w:lineRule="atLeast"/>
            <w:ind w:left="0"/>
          </w:pPr>
        </w:pPrChange>
      </w:pPr>
      <w:ins w:id="1066" w:author="Author" w:date="2015-03-17T12:37:00Z">
        <w:r w:rsidRPr="00FF0E69">
          <w:t>The main goal of an application manifest is to inform an admin which interfaces an application will produce and consume. Once the admin accepts the manifest, the manifest is signed and installed on the application. The signed manifest will be used to enf</w:t>
        </w:r>
        <w:r>
          <w:t>orce the application can</w:t>
        </w:r>
        <w:r w:rsidRPr="00FF0E69">
          <w:t>not produce or consume any unwarranted interfaces.</w:t>
        </w:r>
      </w:ins>
    </w:p>
    <w:p w14:paraId="2016ABF3" w14:textId="77777777" w:rsidR="00FF0E69" w:rsidRPr="00FF0E69" w:rsidRDefault="00FF0E69" w:rsidP="00B63124">
      <w:pPr>
        <w:pStyle w:val="body"/>
        <w:rPr>
          <w:ins w:id="1067" w:author="Author" w:date="2015-03-17T12:37:00Z"/>
        </w:rPr>
        <w:pPrChange w:id="1068" w:author="Author" w:date="2015-03-17T12:37:00Z">
          <w:pPr>
            <w:shd w:val="clear" w:color="auto" w:fill="FFFFFF"/>
            <w:spacing w:before="0" w:after="336" w:line="294" w:lineRule="atLeast"/>
            <w:ind w:left="0"/>
          </w:pPr>
        </w:pPrChange>
      </w:pPr>
      <w:ins w:id="1069" w:author="Author" w:date="2015-03-17T12:37:00Z">
        <w:r w:rsidRPr="00FF0E69">
          <w:t>A signed application manifest limits the potential interfaces a malicious application can access within a set of well-behaving applications.</w:t>
        </w:r>
      </w:ins>
    </w:p>
    <w:p w14:paraId="20CF3C02" w14:textId="46E789CE" w:rsidR="00FF0E69" w:rsidRPr="00FF0E69" w:rsidRDefault="00FF0E69" w:rsidP="00B63124">
      <w:pPr>
        <w:pStyle w:val="body"/>
        <w:rPr>
          <w:ins w:id="1070" w:author="Author" w:date="2015-03-17T12:37:00Z"/>
        </w:rPr>
        <w:pPrChange w:id="1071" w:author="Author" w:date="2015-03-17T12:37:00Z">
          <w:pPr>
            <w:shd w:val="clear" w:color="auto" w:fill="FFFFFF"/>
            <w:spacing w:before="0" w:after="336" w:line="294" w:lineRule="atLeast"/>
            <w:ind w:left="0"/>
          </w:pPr>
        </w:pPrChange>
      </w:pPr>
      <w:ins w:id="1072" w:author="Author" w:date="2015-03-17T12:37:00Z">
        <w:r w:rsidRPr="00FF0E69">
          <w:lastRenderedPageBreak/>
          <w:t>The goal of an application manifest is similar application manifests on Android, in which an end-user has to accept a list of permissions when installing a new application on his phone which are enforced by Android. The implementation is however differen</w:t>
        </w:r>
        <w:r>
          <w:t xml:space="preserve">t, as described </w:t>
        </w:r>
        <w:r w:rsidRPr="00FF0E69">
          <w:t>below</w:t>
        </w:r>
      </w:ins>
      <w:ins w:id="1073" w:author="Author" w:date="2015-03-17T12:38:00Z">
        <w:r>
          <w:t>.</w:t>
        </w:r>
      </w:ins>
    </w:p>
    <w:p w14:paraId="6708183E" w14:textId="3C96F790" w:rsidR="005C38D3" w:rsidRDefault="005C38D3" w:rsidP="00B63124">
      <w:pPr>
        <w:pStyle w:val="Heading4"/>
        <w:rPr>
          <w:ins w:id="1074" w:author="Author" w:date="2015-03-17T12:49:00Z"/>
        </w:rPr>
        <w:pPrChange w:id="1075" w:author="Author" w:date="2015-03-17T12:41:00Z">
          <w:pPr>
            <w:pStyle w:val="Heading4"/>
          </w:pPr>
        </w:pPrChange>
      </w:pPr>
      <w:ins w:id="1076" w:author="Author" w:date="2015-03-17T12:49:00Z">
        <w:r>
          <w:t>Requirements</w:t>
        </w:r>
      </w:ins>
    </w:p>
    <w:p w14:paraId="00594A81" w14:textId="734EE168" w:rsidR="00D469E1" w:rsidRPr="00643405" w:rsidDel="00FF0E69" w:rsidRDefault="00D469E1" w:rsidP="005C38D3">
      <w:pPr>
        <w:pStyle w:val="Heading5"/>
        <w:rPr>
          <w:del w:id="1077" w:author="Author" w:date="2015-03-17T12:37:00Z"/>
        </w:rPr>
        <w:pPrChange w:id="1078" w:author="Author" w:date="2015-03-17T12:49:00Z">
          <w:pPr>
            <w:pStyle w:val="body"/>
          </w:pPr>
        </w:pPrChange>
      </w:pPr>
      <w:del w:id="1079" w:author="Author" w:date="2015-03-17T12:37:00Z">
        <w:r w:rsidRPr="00DB5BE2" w:rsidDel="00FF0E69">
          <w:delText xml:space="preserve">The main goal of a manifest is to inform the </w:delText>
        </w:r>
        <w:r w:rsidDel="00FF0E69">
          <w:delText>end-</w:delText>
        </w:r>
        <w:r w:rsidRPr="00DB5BE2" w:rsidDel="00FF0E69">
          <w:delText>user which services an application</w:delText>
        </w:r>
        <w:r w:rsidDel="00FF0E69">
          <w:delText xml:space="preserve"> </w:delText>
        </w:r>
        <w:r w:rsidRPr="00DB5BE2" w:rsidDel="00FF0E69">
          <w:delText>will provide and consume.  Manifest enforcement ensure</w:delText>
        </w:r>
        <w:r w:rsidR="00C2063B" w:rsidDel="00FF0E69">
          <w:delText>s</w:delText>
        </w:r>
        <w:r w:rsidRPr="00DB5BE2" w:rsidDel="00FF0E69">
          <w:delText xml:space="preserve"> the application cannot provide </w:delText>
        </w:r>
        <w:r w:rsidDel="00FF0E69">
          <w:delText>n</w:delText>
        </w:r>
        <w:r w:rsidRPr="00DB5BE2" w:rsidDel="00FF0E69">
          <w:delText xml:space="preserve">or consume any unwarranted services. The </w:delText>
        </w:r>
        <w:r w:rsidDel="00FF0E69">
          <w:delText xml:space="preserve">trustworthy </w:delText>
        </w:r>
        <w:r w:rsidRPr="00DB5BE2" w:rsidDel="00FF0E69">
          <w:delText>description of the interfaces shall</w:delText>
        </w:r>
        <w:r w:rsidDel="00FF0E69">
          <w:delText xml:space="preserve"> </w:delText>
        </w:r>
        <w:r w:rsidRPr="00DB5BE2" w:rsidDel="00FF0E69">
          <w:delText>be presented to the user in a human readable and localized fashion.</w:delText>
        </w:r>
      </w:del>
    </w:p>
    <w:p w14:paraId="7C8BE384" w14:textId="5D30F39A" w:rsidR="00D469E1" w:rsidDel="00FF0E69" w:rsidRDefault="00D469E1" w:rsidP="005C38D3">
      <w:pPr>
        <w:pStyle w:val="Heading5"/>
        <w:rPr>
          <w:del w:id="1080" w:author="Author" w:date="2015-03-17T12:41:00Z"/>
        </w:rPr>
        <w:pPrChange w:id="1081" w:author="Author" w:date="2015-03-17T12:49:00Z">
          <w:pPr>
            <w:pStyle w:val="body"/>
          </w:pPr>
        </w:pPrChange>
      </w:pPr>
      <w:del w:id="1082" w:author="Author" w:date="2015-03-17T12:37:00Z">
        <w:r w:rsidRPr="00BB714E" w:rsidDel="00FF0E69">
          <w:delText xml:space="preserve">The manifest shall be enforced by the </w:delText>
        </w:r>
        <w:r w:rsidDel="00FF0E69">
          <w:delText xml:space="preserve">receiving </w:delText>
        </w:r>
        <w:r w:rsidRPr="00DB5BE2" w:rsidDel="00FF0E69">
          <w:delText>peer, as a malicious application may not</w:delText>
        </w:r>
        <w:r w:rsidR="00E438F7" w:rsidDel="00FF0E69">
          <w:delText xml:space="preserve"> </w:delText>
        </w:r>
        <w:r w:rsidRPr="00DB5BE2" w:rsidDel="00FF0E69">
          <w:delText>be trusted to enforce it locally</w:delText>
        </w:r>
      </w:del>
      <w:del w:id="1083" w:author="Author" w:date="2015-03-17T12:38:00Z">
        <w:r w:rsidRPr="00DB5BE2" w:rsidDel="00FF0E69">
          <w:delText>.</w:delText>
        </w:r>
      </w:del>
    </w:p>
    <w:p w14:paraId="1DA4490D" w14:textId="77777777" w:rsidR="00494B65" w:rsidRDefault="00494B65" w:rsidP="005C38D3">
      <w:pPr>
        <w:pStyle w:val="Heading5"/>
        <w:pPrChange w:id="1084" w:author="Author" w:date="2015-03-17T12:49:00Z">
          <w:pPr>
            <w:pStyle w:val="Heading4"/>
          </w:pPr>
        </w:pPrChange>
      </w:pPr>
      <w:r>
        <w:t>Manifest Format</w:t>
      </w:r>
    </w:p>
    <w:p w14:paraId="3B9E7AD4" w14:textId="619F5884" w:rsidR="00FF0E69" w:rsidRDefault="00FF0E69" w:rsidP="00B63124">
      <w:pPr>
        <w:pStyle w:val="body"/>
        <w:rPr>
          <w:ins w:id="1085" w:author="Author" w:date="2015-03-17T12:39:00Z"/>
        </w:rPr>
        <w:pPrChange w:id="1086" w:author="Author" w:date="2015-03-17T12:39:00Z">
          <w:pPr>
            <w:pStyle w:val="body"/>
          </w:pPr>
        </w:pPrChange>
      </w:pPr>
      <w:ins w:id="1087" w:author="Author" w:date="2015-03-17T12:39:00Z">
        <w:r w:rsidRPr="00B63124">
          <w:rPr>
            <w:rPrChange w:id="1088" w:author="Author" w:date="2015-03-17T12:39:00Z">
              <w:rPr>
                <w:color w:val="333333"/>
                <w:sz w:val="21"/>
                <w:szCs w:val="21"/>
                <w:shd w:val="clear" w:color="auto" w:fill="FFFFFF"/>
              </w:rPr>
            </w:rPrChange>
          </w:rPr>
          <w:t>Th</w:t>
        </w:r>
        <w:r w:rsidRPr="00B63124">
          <w:rPr>
            <w:rPrChange w:id="1089" w:author="Author" w:date="2015-03-17T12:39:00Z">
              <w:rPr/>
            </w:rPrChange>
          </w:rPr>
          <w:t>e manifest must</w:t>
        </w:r>
        <w:r w:rsidRPr="00B63124">
          <w:rPr>
            <w:rPrChange w:id="1090" w:author="Author" w:date="2015-03-17T12:39:00Z">
              <w:rPr>
                <w:color w:val="333333"/>
                <w:sz w:val="21"/>
                <w:szCs w:val="21"/>
                <w:shd w:val="clear" w:color="auto" w:fill="FFFFFF"/>
              </w:rPr>
            </w:rPrChange>
          </w:rPr>
          <w:t xml:space="preserve"> be expresse</w:t>
        </w:r>
        <w:r w:rsidRPr="00B63124">
          <w:rPr>
            <w:rPrChange w:id="1091" w:author="Author" w:date="2015-03-17T12:39:00Z">
              <w:rPr/>
            </w:rPrChange>
          </w:rPr>
          <w:t>d at the interface level. It may</w:t>
        </w:r>
        <w:r w:rsidRPr="00B63124">
          <w:rPr>
            <w:rPrChange w:id="1092" w:author="Author" w:date="2015-03-17T12:39:00Z">
              <w:rPr>
                <w:color w:val="333333"/>
                <w:sz w:val="21"/>
                <w:szCs w:val="21"/>
                <w:shd w:val="clear" w:color="auto" w:fill="FFFFFF"/>
              </w:rPr>
            </w:rPrChange>
          </w:rPr>
          <w:t xml:space="preserve"> be expressed at the member level, but this is not recommended as this increases the complexity that needs to be handled by the admin.</w:t>
        </w:r>
      </w:ins>
    </w:p>
    <w:p w14:paraId="4A662495" w14:textId="4E10FEF9" w:rsidR="00FF0E69" w:rsidRDefault="00FF0E69" w:rsidP="005C38D3">
      <w:pPr>
        <w:pStyle w:val="Heading5"/>
        <w:rPr>
          <w:ins w:id="1093" w:author="Author" w:date="2015-03-17T12:39:00Z"/>
        </w:rPr>
        <w:pPrChange w:id="1094" w:author="Author" w:date="2015-03-17T12:50:00Z">
          <w:pPr>
            <w:pStyle w:val="body"/>
          </w:pPr>
        </w:pPrChange>
      </w:pPr>
      <w:ins w:id="1095" w:author="Author" w:date="2015-03-17T12:39:00Z">
        <w:r>
          <w:t>Manifest Acceptance</w:t>
        </w:r>
      </w:ins>
    </w:p>
    <w:p w14:paraId="680E4357" w14:textId="61A7A18F" w:rsidR="00FF0E69" w:rsidRPr="00FF0E69" w:rsidRDefault="00FF0E69" w:rsidP="00B63124">
      <w:pPr>
        <w:pStyle w:val="body"/>
        <w:rPr>
          <w:ins w:id="1096" w:author="Author" w:date="2015-03-17T12:40:00Z"/>
        </w:rPr>
        <w:pPrChange w:id="1097" w:author="Author" w:date="2015-03-17T12:40:00Z">
          <w:pPr>
            <w:shd w:val="clear" w:color="auto" w:fill="FFFFFF"/>
            <w:spacing w:before="0" w:after="336" w:line="294" w:lineRule="atLeast"/>
            <w:ind w:left="0"/>
          </w:pPr>
        </w:pPrChange>
      </w:pPr>
      <w:ins w:id="1098" w:author="Author" w:date="2015-03-17T12:40:00Z">
        <w:r>
          <w:t>The manifest must</w:t>
        </w:r>
        <w:r w:rsidRPr="00FF0E69">
          <w:t xml:space="preserve"> be presented to the admin in a user-friendly way. As the interface names might not be very informative, they </w:t>
        </w:r>
        <w:r>
          <w:t>must</w:t>
        </w:r>
        <w:r w:rsidRPr="00FF0E69">
          <w:t xml:space="preserve"> be mapped to a user-friendly description.</w:t>
        </w:r>
      </w:ins>
    </w:p>
    <w:p w14:paraId="063A599E" w14:textId="6E951801" w:rsidR="00FF0E69" w:rsidRPr="00FF0E69" w:rsidRDefault="00FF0E69" w:rsidP="00B63124">
      <w:pPr>
        <w:pStyle w:val="body"/>
        <w:rPr>
          <w:ins w:id="1099" w:author="Author" w:date="2015-03-17T12:40:00Z"/>
        </w:rPr>
        <w:pPrChange w:id="1100" w:author="Author" w:date="2015-03-17T12:40:00Z">
          <w:pPr>
            <w:shd w:val="clear" w:color="auto" w:fill="FFFFFF"/>
            <w:spacing w:before="0" w:after="336" w:line="294" w:lineRule="atLeast"/>
            <w:ind w:left="0"/>
          </w:pPr>
        </w:pPrChange>
      </w:pPr>
      <w:ins w:id="1101" w:author="Author" w:date="2015-03-17T12:40:00Z">
        <w:r w:rsidRPr="00FF0E69">
          <w:t xml:space="preserve">The descriptions of the interfaces </w:t>
        </w:r>
        <w:r>
          <w:t>must</w:t>
        </w:r>
        <w:r w:rsidRPr="00FF0E69">
          <w:t xml:space="preserve"> be trustworthy. As a malicious application can by definition not be trusted, the descriptions </w:t>
        </w:r>
      </w:ins>
      <w:ins w:id="1102" w:author="Author" w:date="2015-03-17T12:41:00Z">
        <w:r>
          <w:t>must</w:t>
        </w:r>
      </w:ins>
      <w:ins w:id="1103" w:author="Author" w:date="2015-03-17T12:40:00Z">
        <w:r w:rsidRPr="00FF0E69">
          <w:t xml:space="preserve"> be provided by a trusted third party.</w:t>
        </w:r>
      </w:ins>
    </w:p>
    <w:p w14:paraId="078CC34A" w14:textId="2DC0102B" w:rsidR="00FF0E69" w:rsidRPr="00FF0E69" w:rsidRDefault="00FF0E69" w:rsidP="00B63124">
      <w:pPr>
        <w:pStyle w:val="body"/>
        <w:rPr>
          <w:ins w:id="1104" w:author="Author" w:date="2015-03-17T12:40:00Z"/>
        </w:rPr>
        <w:pPrChange w:id="1105" w:author="Author" w:date="2015-03-17T12:40:00Z">
          <w:pPr>
            <w:shd w:val="clear" w:color="auto" w:fill="FFFFFF"/>
            <w:spacing w:before="0" w:after="336" w:line="294" w:lineRule="atLeast"/>
            <w:ind w:left="0"/>
          </w:pPr>
        </w:pPrChange>
      </w:pPr>
      <w:ins w:id="1106" w:author="Author" w:date="2015-03-17T12:40:00Z">
        <w:r w:rsidRPr="00FF0E69">
          <w:t xml:space="preserve">The descriptions of the interfaces </w:t>
        </w:r>
      </w:ins>
      <w:ins w:id="1107" w:author="Author" w:date="2015-03-17T12:41:00Z">
        <w:r>
          <w:t>should</w:t>
        </w:r>
      </w:ins>
      <w:ins w:id="1108" w:author="Author" w:date="2015-03-17T12:40:00Z">
        <w:r w:rsidRPr="00FF0E69">
          <w:t xml:space="preserve"> be localized to the admin.</w:t>
        </w:r>
      </w:ins>
    </w:p>
    <w:p w14:paraId="3E2CACE6" w14:textId="752A37AF" w:rsidR="00FF0E69" w:rsidRPr="00FF0E69" w:rsidRDefault="00FF0E69" w:rsidP="00B63124">
      <w:pPr>
        <w:pStyle w:val="body"/>
        <w:rPr>
          <w:ins w:id="1109" w:author="Author" w:date="2015-03-17T12:40:00Z"/>
        </w:rPr>
        <w:pPrChange w:id="1110" w:author="Author" w:date="2015-03-17T12:40:00Z">
          <w:pPr>
            <w:shd w:val="clear" w:color="auto" w:fill="FFFFFF"/>
            <w:spacing w:before="0" w:after="336" w:line="294" w:lineRule="atLeast"/>
            <w:ind w:left="0"/>
          </w:pPr>
        </w:pPrChange>
      </w:pPr>
      <w:ins w:id="1111" w:author="Author" w:date="2015-03-17T12:40:00Z">
        <w:r w:rsidRPr="00FF0E69">
          <w:t xml:space="preserve">The AllSeen Alliance </w:t>
        </w:r>
      </w:ins>
      <w:ins w:id="1112" w:author="Author" w:date="2015-03-17T12:41:00Z">
        <w:r>
          <w:t>must</w:t>
        </w:r>
      </w:ins>
      <w:ins w:id="1113" w:author="Author" w:date="2015-03-17T12:40:00Z">
        <w:r w:rsidRPr="00FF0E69">
          <w:t xml:space="preserve"> provide descriptions for any standard AllSeen interface, as reviewed and accepted by the Interface Review Board (IRB).</w:t>
        </w:r>
      </w:ins>
    </w:p>
    <w:p w14:paraId="52F1C42D" w14:textId="7B393847" w:rsidR="00FF0E69" w:rsidRPr="00FF0E69" w:rsidRDefault="00FF0E69" w:rsidP="00B63124">
      <w:pPr>
        <w:pStyle w:val="body"/>
        <w:rPr>
          <w:ins w:id="1114" w:author="Author" w:date="2015-03-17T12:40:00Z"/>
        </w:rPr>
        <w:pPrChange w:id="1115" w:author="Author" w:date="2015-03-17T12:40:00Z">
          <w:pPr>
            <w:shd w:val="clear" w:color="auto" w:fill="FFFFFF"/>
            <w:spacing w:before="0" w:after="336" w:line="294" w:lineRule="atLeast"/>
            <w:ind w:left="0"/>
          </w:pPr>
        </w:pPrChange>
      </w:pPr>
      <w:ins w:id="1116" w:author="Author" w:date="2015-03-17T12:40:00Z">
        <w:r w:rsidRPr="00FF0E69">
          <w:t xml:space="preserve">The application developer </w:t>
        </w:r>
      </w:ins>
      <w:ins w:id="1117" w:author="Author" w:date="2015-03-17T12:41:00Z">
        <w:r>
          <w:t>must</w:t>
        </w:r>
      </w:ins>
      <w:ins w:id="1118" w:author="Author" w:date="2015-03-17T12:40:00Z">
        <w:r w:rsidRPr="00FF0E69">
          <w:t xml:space="preserve"> provide the descriptions of any application specific interfaces.</w:t>
        </w:r>
      </w:ins>
    </w:p>
    <w:p w14:paraId="1FFFDD46" w14:textId="6ACB3734" w:rsidR="00FF0E69" w:rsidRPr="00FF0E69" w:rsidRDefault="00FF0E69" w:rsidP="00B63124">
      <w:pPr>
        <w:pStyle w:val="body"/>
        <w:rPr>
          <w:ins w:id="1119" w:author="Author" w:date="2015-03-17T12:40:00Z"/>
        </w:rPr>
        <w:pPrChange w:id="1120" w:author="Author" w:date="2015-03-17T12:40:00Z">
          <w:pPr>
            <w:shd w:val="clear" w:color="auto" w:fill="FFFFFF"/>
            <w:spacing w:before="0" w:after="336" w:line="294" w:lineRule="atLeast"/>
            <w:ind w:left="0"/>
          </w:pPr>
        </w:pPrChange>
      </w:pPr>
      <w:ins w:id="1121" w:author="Author" w:date="2015-03-17T12:40:00Z">
        <w:r w:rsidRPr="00FF0E69">
          <w:t xml:space="preserve">If a manifest is defined at the member level, a description for each listed member </w:t>
        </w:r>
      </w:ins>
      <w:ins w:id="1122" w:author="Author" w:date="2015-03-17T12:41:00Z">
        <w:r>
          <w:t>must</w:t>
        </w:r>
      </w:ins>
      <w:ins w:id="1123" w:author="Author" w:date="2015-03-17T12:40:00Z">
        <w:r w:rsidRPr="00FF0E69">
          <w:t xml:space="preserve"> be available.</w:t>
        </w:r>
      </w:ins>
    </w:p>
    <w:p w14:paraId="6C77E174" w14:textId="1ABDF35F" w:rsidR="00FF0E69" w:rsidRDefault="00FF0E69" w:rsidP="005C38D3">
      <w:pPr>
        <w:pStyle w:val="Heading5"/>
        <w:rPr>
          <w:ins w:id="1124" w:author="Author" w:date="2015-03-17T12:41:00Z"/>
        </w:rPr>
        <w:pPrChange w:id="1125" w:author="Author" w:date="2015-03-17T12:50:00Z">
          <w:pPr>
            <w:pStyle w:val="body"/>
          </w:pPr>
        </w:pPrChange>
      </w:pPr>
      <w:ins w:id="1126" w:author="Author" w:date="2015-03-17T12:41:00Z">
        <w:r>
          <w:t>Manifest Enforcement</w:t>
        </w:r>
      </w:ins>
    </w:p>
    <w:p w14:paraId="424BB8C9" w14:textId="09B15B05" w:rsidR="00FF0E69" w:rsidRPr="00FF0E69" w:rsidRDefault="00FF0E69" w:rsidP="00B63124">
      <w:pPr>
        <w:pStyle w:val="body"/>
        <w:rPr>
          <w:ins w:id="1127" w:author="Author" w:date="2015-03-17T12:42:00Z"/>
        </w:rPr>
        <w:pPrChange w:id="1128" w:author="Author" w:date="2015-03-17T12:42:00Z">
          <w:pPr>
            <w:shd w:val="clear" w:color="auto" w:fill="FFFFFF"/>
            <w:spacing w:before="0" w:after="336" w:line="294" w:lineRule="atLeast"/>
            <w:ind w:left="0"/>
          </w:pPr>
        </w:pPrChange>
      </w:pPr>
      <w:ins w:id="1129" w:author="Author" w:date="2015-03-17T12:42:00Z">
        <w:r w:rsidRPr="00FF0E69">
          <w:t xml:space="preserve">When an application tries to produce or consume without a signed manifest granting him to do so, the AllSeen framework </w:t>
        </w:r>
        <w:r>
          <w:t>must</w:t>
        </w:r>
        <w:r w:rsidRPr="00FF0E69">
          <w:t xml:space="preserve"> return an authorization failure error.</w:t>
        </w:r>
      </w:ins>
    </w:p>
    <w:p w14:paraId="6DFCC671" w14:textId="2D64BEAB" w:rsidR="00FF0E69" w:rsidRDefault="00FF0E69" w:rsidP="00B63124">
      <w:pPr>
        <w:pStyle w:val="body"/>
        <w:rPr>
          <w:ins w:id="1130" w:author="Author" w:date="2015-03-17T12:42:00Z"/>
        </w:rPr>
        <w:pPrChange w:id="1131" w:author="Author" w:date="2015-03-17T12:42:00Z">
          <w:pPr>
            <w:shd w:val="clear" w:color="auto" w:fill="FFFFFF"/>
            <w:spacing w:before="0" w:after="336" w:line="294" w:lineRule="atLeast"/>
            <w:ind w:left="0"/>
          </w:pPr>
        </w:pPrChange>
      </w:pPr>
      <w:ins w:id="1132" w:author="Author" w:date="2015-03-17T12:42:00Z">
        <w:r>
          <w:t>The accepted manifest must</w:t>
        </w:r>
        <w:r w:rsidRPr="00FF0E69">
          <w:t xml:space="preserve"> be enforced by the peer application, as a malicious application may not be trusted to enforce it locally.</w:t>
        </w:r>
      </w:ins>
    </w:p>
    <w:p w14:paraId="0CF37776" w14:textId="450DB417" w:rsidR="00FF0E69" w:rsidRDefault="00FF0E69" w:rsidP="005C38D3">
      <w:pPr>
        <w:pStyle w:val="Heading5"/>
        <w:rPr>
          <w:ins w:id="1133" w:author="Author" w:date="2015-03-17T12:42:00Z"/>
        </w:rPr>
        <w:pPrChange w:id="1134" w:author="Author" w:date="2015-03-17T12:50:00Z">
          <w:pPr>
            <w:shd w:val="clear" w:color="auto" w:fill="FFFFFF"/>
            <w:spacing w:before="0" w:after="336" w:line="294" w:lineRule="atLeast"/>
            <w:ind w:left="0"/>
          </w:pPr>
        </w:pPrChange>
      </w:pPr>
      <w:ins w:id="1135" w:author="Author" w:date="2015-03-17T12:42:00Z">
        <w:r>
          <w:t>Manifest Update</w:t>
        </w:r>
      </w:ins>
    </w:p>
    <w:p w14:paraId="1C535C6E" w14:textId="0F6316F6" w:rsidR="00FF0E69" w:rsidRDefault="00FF0E69" w:rsidP="00B63124">
      <w:pPr>
        <w:pStyle w:val="body"/>
        <w:rPr>
          <w:ins w:id="1136" w:author="Author" w:date="2015-03-17T12:43:00Z"/>
        </w:rPr>
        <w:pPrChange w:id="1137" w:author="Author" w:date="2015-03-17T12:43:00Z">
          <w:pPr>
            <w:shd w:val="clear" w:color="auto" w:fill="FFFFFF"/>
            <w:spacing w:before="0" w:after="336" w:line="294" w:lineRule="atLeast"/>
            <w:ind w:left="0"/>
          </w:pPr>
        </w:pPrChange>
      </w:pPr>
      <w:ins w:id="1138" w:author="Author" w:date="2015-03-17T12:43:00Z">
        <w:r w:rsidRPr="00B63124">
          <w:rPr>
            <w:rPrChange w:id="1139" w:author="Author" w:date="2015-03-17T12:43:00Z">
              <w:rPr>
                <w:rFonts w:cs="Arial"/>
                <w:color w:val="333333"/>
                <w:sz w:val="21"/>
                <w:szCs w:val="21"/>
                <w:shd w:val="clear" w:color="auto" w:fill="FFFFFF"/>
              </w:rPr>
            </w:rPrChange>
          </w:rPr>
          <w:t xml:space="preserve">Whenever an application is updated and does not require additional rights, it </w:t>
        </w:r>
        <w:r>
          <w:t>may</w:t>
        </w:r>
        <w:r w:rsidRPr="00B63124">
          <w:rPr>
            <w:rPrChange w:id="1140" w:author="Author" w:date="2015-03-17T12:43:00Z">
              <w:rPr>
                <w:rFonts w:cs="Arial"/>
                <w:color w:val="333333"/>
                <w:sz w:val="21"/>
                <w:szCs w:val="21"/>
                <w:shd w:val="clear" w:color="auto" w:fill="FFFFFF"/>
              </w:rPr>
            </w:rPrChange>
          </w:rPr>
          <w:t xml:space="preserve"> still use the previously signed manifest. Only when the update requires additional rights, the admin </w:t>
        </w:r>
        <w:r>
          <w:t>must</w:t>
        </w:r>
        <w:r w:rsidRPr="00B63124">
          <w:rPr>
            <w:rPrChange w:id="1141" w:author="Author" w:date="2015-03-17T12:43:00Z">
              <w:rPr>
                <w:rFonts w:cs="Arial"/>
                <w:color w:val="333333"/>
                <w:sz w:val="21"/>
                <w:szCs w:val="21"/>
                <w:shd w:val="clear" w:color="auto" w:fill="FFFFFF"/>
              </w:rPr>
            </w:rPrChange>
          </w:rPr>
          <w:t xml:space="preserve"> accept a new manifest for that application.</w:t>
        </w:r>
      </w:ins>
    </w:p>
    <w:p w14:paraId="677482DA" w14:textId="5E7219F2" w:rsidR="00FF0E69" w:rsidRDefault="00FF0E69" w:rsidP="00B63124">
      <w:pPr>
        <w:pStyle w:val="Heading4"/>
        <w:rPr>
          <w:ins w:id="1142" w:author="Author" w:date="2015-03-17T12:43:00Z"/>
        </w:rPr>
        <w:pPrChange w:id="1143" w:author="Author" w:date="2015-03-17T12:43:00Z">
          <w:pPr>
            <w:shd w:val="clear" w:color="auto" w:fill="FFFFFF"/>
            <w:spacing w:before="0" w:after="336" w:line="294" w:lineRule="atLeast"/>
            <w:ind w:left="0"/>
          </w:pPr>
        </w:pPrChange>
      </w:pPr>
      <w:ins w:id="1144" w:author="Author" w:date="2015-03-17T12:43:00Z">
        <w:r>
          <w:t>Implementation Scenario</w:t>
        </w:r>
      </w:ins>
    </w:p>
    <w:p w14:paraId="37C0D133" w14:textId="77777777" w:rsidR="00FF0E69" w:rsidRPr="00FF0E69" w:rsidRDefault="00FF0E69" w:rsidP="00B63124">
      <w:pPr>
        <w:pStyle w:val="body"/>
        <w:rPr>
          <w:ins w:id="1145" w:author="Author" w:date="2015-03-17T12:44:00Z"/>
        </w:rPr>
        <w:pPrChange w:id="1146" w:author="Author" w:date="2015-03-17T12:44:00Z">
          <w:pPr>
            <w:shd w:val="clear" w:color="auto" w:fill="FFFFFF"/>
            <w:spacing w:before="0" w:after="336" w:line="294" w:lineRule="atLeast"/>
            <w:ind w:left="0"/>
          </w:pPr>
        </w:pPrChange>
      </w:pPr>
      <w:ins w:id="1147" w:author="Author" w:date="2015-03-17T12:44:00Z">
        <w:r w:rsidRPr="00FF0E69">
          <w:t>When an administrator wants to add an application to one of his security groups, he needs to accept a manifest of the application. When he accepts the manifest, its contents will be encoded in a membership certificate.</w:t>
        </w:r>
      </w:ins>
    </w:p>
    <w:p w14:paraId="2E1617EC" w14:textId="77777777" w:rsidR="00FF0E69" w:rsidRDefault="00FF0E69" w:rsidP="00B63124">
      <w:pPr>
        <w:pStyle w:val="body"/>
        <w:numPr>
          <w:ilvl w:val="0"/>
          <w:numId w:val="119"/>
        </w:numPr>
        <w:rPr>
          <w:ins w:id="1148" w:author="Author" w:date="2015-03-17T12:45:00Z"/>
        </w:rPr>
        <w:pPrChange w:id="1149" w:author="Author" w:date="2015-03-17T12:45:00Z">
          <w:pPr>
            <w:numPr>
              <w:numId w:val="117"/>
            </w:numPr>
            <w:shd w:val="clear" w:color="auto" w:fill="FFFFFF"/>
            <w:tabs>
              <w:tab w:val="num" w:pos="720"/>
            </w:tabs>
            <w:spacing w:before="0" w:after="0" w:line="294" w:lineRule="atLeast"/>
            <w:ind w:hanging="360"/>
          </w:pPr>
        </w:pPrChange>
      </w:pPr>
      <w:ins w:id="1150" w:author="Author" w:date="2015-03-17T12:44:00Z">
        <w:r w:rsidRPr="00FF0E69">
          <w:lastRenderedPageBreak/>
          <w:t>The security manager discovers the remote application through the NotifyConfig signal.</w:t>
        </w:r>
      </w:ins>
    </w:p>
    <w:p w14:paraId="7819000B" w14:textId="77777777" w:rsidR="00FF0E69" w:rsidRDefault="00FF0E69" w:rsidP="00B63124">
      <w:pPr>
        <w:pStyle w:val="body"/>
        <w:numPr>
          <w:ilvl w:val="0"/>
          <w:numId w:val="119"/>
        </w:numPr>
        <w:rPr>
          <w:ins w:id="1151" w:author="Author" w:date="2015-03-17T12:45:00Z"/>
        </w:rPr>
        <w:pPrChange w:id="1152" w:author="Author" w:date="2015-03-17T12:45:00Z">
          <w:pPr>
            <w:numPr>
              <w:numId w:val="117"/>
            </w:numPr>
            <w:shd w:val="clear" w:color="auto" w:fill="FFFFFF"/>
            <w:tabs>
              <w:tab w:val="num" w:pos="720"/>
            </w:tabs>
            <w:spacing w:before="0" w:after="0" w:line="294" w:lineRule="atLeast"/>
            <w:ind w:hanging="360"/>
          </w:pPr>
        </w:pPrChange>
      </w:pPr>
      <w:ins w:id="1153" w:author="Author" w:date="2015-03-17T12:44:00Z">
        <w:r w:rsidRPr="00FF0E69">
          <w:t>The admin adds the application to one of his security groups.</w:t>
        </w:r>
      </w:ins>
    </w:p>
    <w:p w14:paraId="457F6ABA" w14:textId="77777777" w:rsidR="00FF0E69" w:rsidRDefault="00FF0E69" w:rsidP="00B63124">
      <w:pPr>
        <w:pStyle w:val="body"/>
        <w:numPr>
          <w:ilvl w:val="0"/>
          <w:numId w:val="119"/>
        </w:numPr>
        <w:rPr>
          <w:ins w:id="1154" w:author="Author" w:date="2015-03-17T12:45:00Z"/>
        </w:rPr>
        <w:pPrChange w:id="1155" w:author="Author" w:date="2015-03-17T12:45:00Z">
          <w:pPr>
            <w:numPr>
              <w:numId w:val="117"/>
            </w:numPr>
            <w:shd w:val="clear" w:color="auto" w:fill="FFFFFF"/>
            <w:tabs>
              <w:tab w:val="num" w:pos="720"/>
            </w:tabs>
            <w:spacing w:before="0" w:after="0" w:line="294" w:lineRule="atLeast"/>
            <w:ind w:hanging="360"/>
          </w:pPr>
        </w:pPrChange>
      </w:pPr>
      <w:ins w:id="1156" w:author="Author" w:date="2015-03-17T12:44:00Z">
        <w:r w:rsidRPr="00FF0E69">
          <w:t>The security manager retrieves the manifest of the application.</w:t>
        </w:r>
      </w:ins>
    </w:p>
    <w:p w14:paraId="4B7B17C8" w14:textId="77777777" w:rsidR="00FF0E69" w:rsidRDefault="00FF0E69" w:rsidP="00B63124">
      <w:pPr>
        <w:pStyle w:val="body"/>
        <w:numPr>
          <w:ilvl w:val="0"/>
          <w:numId w:val="119"/>
        </w:numPr>
        <w:rPr>
          <w:ins w:id="1157" w:author="Author" w:date="2015-03-17T12:45:00Z"/>
        </w:rPr>
        <w:pPrChange w:id="1158" w:author="Author" w:date="2015-03-17T12:45:00Z">
          <w:pPr>
            <w:numPr>
              <w:numId w:val="117"/>
            </w:numPr>
            <w:shd w:val="clear" w:color="auto" w:fill="FFFFFF"/>
            <w:tabs>
              <w:tab w:val="num" w:pos="720"/>
            </w:tabs>
            <w:spacing w:before="0" w:after="0" w:line="294" w:lineRule="atLeast"/>
            <w:ind w:hanging="360"/>
          </w:pPr>
        </w:pPrChange>
      </w:pPr>
      <w:ins w:id="1159" w:author="Author" w:date="2015-03-17T12:44:00Z">
        <w:r w:rsidRPr="00FF0E69">
          <w:t>The security manager contacts a server to retrieve the human readable description of the interfaces and presents them to the admin.</w:t>
        </w:r>
      </w:ins>
    </w:p>
    <w:p w14:paraId="61D3F6BE" w14:textId="77777777" w:rsidR="00FF0E69" w:rsidRDefault="00FF0E69" w:rsidP="00B63124">
      <w:pPr>
        <w:pStyle w:val="body"/>
        <w:numPr>
          <w:ilvl w:val="0"/>
          <w:numId w:val="119"/>
        </w:numPr>
        <w:rPr>
          <w:ins w:id="1160" w:author="Author" w:date="2015-03-17T12:45:00Z"/>
        </w:rPr>
        <w:pPrChange w:id="1161" w:author="Author" w:date="2015-03-17T12:45:00Z">
          <w:pPr>
            <w:numPr>
              <w:numId w:val="117"/>
            </w:numPr>
            <w:shd w:val="clear" w:color="auto" w:fill="FFFFFF"/>
            <w:tabs>
              <w:tab w:val="num" w:pos="720"/>
            </w:tabs>
            <w:spacing w:before="0" w:after="0" w:line="294" w:lineRule="atLeast"/>
            <w:ind w:hanging="360"/>
          </w:pPr>
        </w:pPrChange>
      </w:pPr>
      <w:ins w:id="1162" w:author="Author" w:date="2015-03-17T12:44:00Z">
        <w:r w:rsidRPr="00FF0E69">
          <w:t>The admin accepts (or rejects) the description of the manifest. When the admin rejects the manifest, the application will not receive a membership certificate.</w:t>
        </w:r>
      </w:ins>
    </w:p>
    <w:p w14:paraId="41EEAD20" w14:textId="77777777" w:rsidR="00FF0E69" w:rsidRDefault="00FF0E69" w:rsidP="00B63124">
      <w:pPr>
        <w:pStyle w:val="body"/>
        <w:numPr>
          <w:ilvl w:val="0"/>
          <w:numId w:val="119"/>
        </w:numPr>
        <w:rPr>
          <w:ins w:id="1163" w:author="Author" w:date="2015-03-17T12:45:00Z"/>
        </w:rPr>
        <w:pPrChange w:id="1164" w:author="Author" w:date="2015-03-17T12:45:00Z">
          <w:pPr>
            <w:numPr>
              <w:numId w:val="117"/>
            </w:numPr>
            <w:shd w:val="clear" w:color="auto" w:fill="FFFFFF"/>
            <w:tabs>
              <w:tab w:val="num" w:pos="720"/>
            </w:tabs>
            <w:spacing w:before="0" w:after="0" w:line="294" w:lineRule="atLeast"/>
            <w:ind w:hanging="360"/>
          </w:pPr>
        </w:pPrChange>
      </w:pPr>
      <w:ins w:id="1165" w:author="Author" w:date="2015-03-17T12:44:00Z">
        <w:r w:rsidRPr="00FF0E69">
          <w:t>The security manager encodes the requested (&amp; accepted) permissions in a membership certificate.</w:t>
        </w:r>
      </w:ins>
    </w:p>
    <w:p w14:paraId="11BC044B" w14:textId="7C748DE5" w:rsidR="00FF0E69" w:rsidRPr="00FF0E69" w:rsidRDefault="00FF0E69" w:rsidP="00B63124">
      <w:pPr>
        <w:pStyle w:val="body"/>
        <w:numPr>
          <w:ilvl w:val="0"/>
          <w:numId w:val="119"/>
        </w:numPr>
        <w:rPr>
          <w:ins w:id="1166" w:author="Author" w:date="2015-03-17T12:44:00Z"/>
        </w:rPr>
        <w:pPrChange w:id="1167" w:author="Author" w:date="2015-03-17T12:45:00Z">
          <w:pPr>
            <w:numPr>
              <w:numId w:val="117"/>
            </w:numPr>
            <w:shd w:val="clear" w:color="auto" w:fill="FFFFFF"/>
            <w:tabs>
              <w:tab w:val="num" w:pos="720"/>
            </w:tabs>
            <w:spacing w:before="0" w:after="0" w:line="294" w:lineRule="atLeast"/>
            <w:ind w:hanging="360"/>
          </w:pPr>
        </w:pPrChange>
      </w:pPr>
      <w:ins w:id="1168" w:author="Author" w:date="2015-03-17T12:44:00Z">
        <w:r w:rsidRPr="00FF0E69">
          <w:t>The security manager installs the generated certificate on the application.</w:t>
        </w:r>
      </w:ins>
    </w:p>
    <w:p w14:paraId="3762A574" w14:textId="17C034FF" w:rsidR="00FF0E69" w:rsidRPr="00B63124" w:rsidDel="005C38D3" w:rsidRDefault="000F0802" w:rsidP="00B63124">
      <w:pPr>
        <w:pStyle w:val="body"/>
        <w:rPr>
          <w:ins w:id="1169" w:author="Author" w:date="2015-03-17T12:42:00Z"/>
          <w:del w:id="1170" w:author="Author" w:date="2015-03-17T12:50:00Z"/>
          <w:rPrChange w:id="1171" w:author="Author" w:date="2015-03-17T12:44:00Z">
            <w:rPr>
              <w:ins w:id="1172" w:author="Author" w:date="2015-03-17T12:42:00Z"/>
              <w:del w:id="1173" w:author="Author" w:date="2015-03-17T12:50:00Z"/>
            </w:rPr>
          </w:rPrChange>
        </w:rPr>
        <w:pPrChange w:id="1174" w:author="Author" w:date="2015-03-17T12:44:00Z">
          <w:pPr>
            <w:shd w:val="clear" w:color="auto" w:fill="FFFFFF"/>
            <w:spacing w:before="0" w:after="336" w:line="294" w:lineRule="atLeast"/>
            <w:ind w:left="0"/>
          </w:pPr>
        </w:pPrChange>
      </w:pPr>
      <w:ins w:id="1175" w:author="Author" w:date="2015-03-17T13:33:00Z">
        <w:r>
          <w:object w:dxaOrig="11528" w:dyaOrig="8160" w14:anchorId="1341498E">
            <v:shape id="_x0000_i1049" type="#_x0000_t75" style="width:467.25pt;height:330.75pt" o:ole="">
              <v:imagedata r:id="rId45" o:title=""/>
            </v:shape>
            <o:OLEObject Type="Embed" ProgID="Visio.Drawing.11" ShapeID="_x0000_i1049" DrawAspect="Content" ObjectID="_1488106532" r:id="rId46"/>
          </w:object>
        </w:r>
      </w:ins>
    </w:p>
    <w:p w14:paraId="0F6E6FA6" w14:textId="31792A9E" w:rsidR="00FF0E69" w:rsidRPr="00B63124" w:rsidDel="005C38D3" w:rsidRDefault="00FF0E69" w:rsidP="00B63124">
      <w:pPr>
        <w:pStyle w:val="body"/>
        <w:rPr>
          <w:ins w:id="1176" w:author="Author" w:date="2015-03-17T12:41:00Z"/>
          <w:del w:id="1177" w:author="Author" w:date="2015-03-17T12:50:00Z"/>
          <w:rPrChange w:id="1178" w:author="Author" w:date="2015-03-17T12:41:00Z">
            <w:rPr>
              <w:ins w:id="1179" w:author="Author" w:date="2015-03-17T12:41:00Z"/>
              <w:del w:id="1180" w:author="Author" w:date="2015-03-17T12:50:00Z"/>
            </w:rPr>
          </w:rPrChange>
        </w:rPr>
        <w:pPrChange w:id="1181" w:author="Author" w:date="2015-03-17T12:41:00Z">
          <w:pPr>
            <w:pStyle w:val="body"/>
          </w:pPr>
        </w:pPrChange>
      </w:pPr>
    </w:p>
    <w:p w14:paraId="42933098" w14:textId="1E875F77" w:rsidR="00494B65" w:rsidDel="00FF0E69" w:rsidRDefault="00494B65" w:rsidP="00B63124">
      <w:pPr>
        <w:pStyle w:val="body"/>
        <w:rPr>
          <w:del w:id="1182" w:author="Author" w:date="2015-03-17T12:39:00Z"/>
        </w:rPr>
      </w:pPr>
      <w:del w:id="1183" w:author="Author" w:date="2015-03-17T12:39:00Z">
        <w:r w:rsidDel="00FF0E69">
          <w:delText xml:space="preserve">The format of the manifest is similar to the format of the authorization data.  Please refer to the section </w:delText>
        </w:r>
        <w:r w:rsidRPr="007851A4" w:rsidDel="00FF0E69">
          <w:rPr>
            <w:i/>
            <w:u w:val="single"/>
          </w:rPr>
          <w:fldChar w:fldCharType="begin"/>
        </w:r>
        <w:r w:rsidRPr="007851A4" w:rsidDel="00FF0E69">
          <w:rPr>
            <w:i/>
            <w:u w:val="single"/>
          </w:rPr>
          <w:delInstrText xml:space="preserve"> REF _Ref397602622 \h  \* MERGEFORMAT </w:delInstrText>
        </w:r>
        <w:r w:rsidRPr="007851A4" w:rsidDel="00FF0E69">
          <w:rPr>
            <w:i/>
            <w:u w:val="single"/>
          </w:rPr>
        </w:r>
        <w:r w:rsidRPr="007851A4" w:rsidDel="00FF0E69">
          <w:rPr>
            <w:i/>
            <w:u w:val="single"/>
          </w:rPr>
          <w:fldChar w:fldCharType="separate"/>
        </w:r>
        <w:r w:rsidR="00ED726C" w:rsidRPr="003522EA" w:rsidDel="00FF0E69">
          <w:rPr>
            <w:i/>
            <w:u w:val="single"/>
          </w:rPr>
          <w:delText>Policy Templates</w:delText>
        </w:r>
        <w:r w:rsidRPr="007851A4" w:rsidDel="00FF0E69">
          <w:rPr>
            <w:i/>
            <w:u w:val="single"/>
          </w:rPr>
          <w:fldChar w:fldCharType="end"/>
        </w:r>
        <w:r w:rsidDel="00FF0E69">
          <w:rPr>
            <w:i/>
            <w:u w:val="single"/>
          </w:rPr>
          <w:delText xml:space="preserve"> </w:delText>
        </w:r>
        <w:r w:rsidDel="00FF0E69">
          <w:delText>below for more information.</w:delText>
        </w:r>
      </w:del>
    </w:p>
    <w:p w14:paraId="23BC0BE4" w14:textId="61336134" w:rsidR="00F96F83" w:rsidDel="005C38D3" w:rsidRDefault="00F96F83" w:rsidP="00B63124">
      <w:pPr>
        <w:pStyle w:val="body"/>
        <w:rPr>
          <w:del w:id="1184" w:author="Author" w:date="2015-03-17T12:50:00Z"/>
        </w:rPr>
        <w:pPrChange w:id="1185" w:author="Author" w:date="2015-03-17T12:39:00Z">
          <w:pPr>
            <w:pStyle w:val="Heading4"/>
          </w:pPr>
        </w:pPrChange>
      </w:pPr>
      <w:del w:id="1186" w:author="Author" w:date="2015-03-17T12:50:00Z">
        <w:r w:rsidDel="005C38D3">
          <w:delText>Trusted Description</w:delText>
        </w:r>
      </w:del>
    </w:p>
    <w:p w14:paraId="0020E70C" w14:textId="220916AA" w:rsidR="00F96F83" w:rsidDel="005C38D3" w:rsidRDefault="00F96F83" w:rsidP="007851A4">
      <w:pPr>
        <w:pStyle w:val="body"/>
        <w:rPr>
          <w:del w:id="1187" w:author="Author" w:date="2015-03-17T12:50:00Z"/>
        </w:rPr>
      </w:pPr>
      <w:del w:id="1188" w:author="Author" w:date="2015-03-17T12:50:00Z">
        <w:r w:rsidDel="005C38D3">
          <w:delText xml:space="preserve">The manifest data provided by the application does not contain any description.  The description would be provided via HTTPS </w:delText>
        </w:r>
        <w:r w:rsidR="00BB714E" w:rsidDel="005C38D3">
          <w:delText>by</w:delText>
        </w:r>
        <w:r w:rsidDel="005C38D3">
          <w:delText xml:space="preserve"> a </w:delText>
        </w:r>
        <w:r w:rsidR="00C307B8" w:rsidDel="005C38D3">
          <w:delText>Service Description Server</w:delText>
        </w:r>
        <w:r w:rsidDel="005C38D3">
          <w:delText>:</w:delText>
        </w:r>
      </w:del>
    </w:p>
    <w:p w14:paraId="094C7A33" w14:textId="51B72936" w:rsidR="00F96F83" w:rsidDel="005C38D3" w:rsidRDefault="00F96F83" w:rsidP="007851A4">
      <w:pPr>
        <w:pStyle w:val="body"/>
        <w:numPr>
          <w:ilvl w:val="0"/>
          <w:numId w:val="84"/>
        </w:numPr>
        <w:rPr>
          <w:del w:id="1189" w:author="Author" w:date="2015-03-17T12:50:00Z"/>
        </w:rPr>
      </w:pPr>
      <w:del w:id="1190" w:author="Author" w:date="2015-03-17T12:50:00Z">
        <w:r w:rsidDel="005C38D3">
          <w:delText>Provided by the developer using the reserve domain name of the interface name</w:delText>
        </w:r>
      </w:del>
    </w:p>
    <w:p w14:paraId="55F8AAE7" w14:textId="7AB4D1F5" w:rsidR="00F96F83" w:rsidDel="005C38D3" w:rsidRDefault="00F96F83" w:rsidP="007851A4">
      <w:pPr>
        <w:pStyle w:val="body"/>
        <w:numPr>
          <w:ilvl w:val="0"/>
          <w:numId w:val="84"/>
        </w:numPr>
        <w:rPr>
          <w:del w:id="1191" w:author="Author" w:date="2015-03-17T12:50:00Z"/>
        </w:rPr>
      </w:pPr>
      <w:del w:id="1192" w:author="Author" w:date="2015-03-17T12:50:00Z">
        <w:r w:rsidDel="005C38D3">
          <w:delText>Provided by the AllSeen Alliance</w:delText>
        </w:r>
      </w:del>
    </w:p>
    <w:p w14:paraId="3FC146DC" w14:textId="17DA4853" w:rsidR="00F96F83" w:rsidRPr="00DB5BE2" w:rsidDel="005C38D3" w:rsidRDefault="00F96F83" w:rsidP="007851A4">
      <w:pPr>
        <w:pStyle w:val="body"/>
        <w:rPr>
          <w:del w:id="1193" w:author="Author" w:date="2015-03-17T12:50:00Z"/>
        </w:rPr>
      </w:pPr>
      <w:del w:id="1194" w:author="Author" w:date="2015-03-17T12:50:00Z">
        <w:r w:rsidDel="005C38D3">
          <w:delText xml:space="preserve">The developer must at least provide the description for the interface.  </w:delText>
        </w:r>
        <w:r w:rsidR="00476668" w:rsidDel="005C38D3">
          <w:delText xml:space="preserve">An interface member listed </w:delText>
        </w:r>
        <w:r w:rsidDel="005C38D3">
          <w:delText xml:space="preserve">in the manifest should have a description.  If there is no description for </w:delText>
        </w:r>
        <w:r w:rsidR="00476668" w:rsidDel="005C38D3">
          <w:delText>the member</w:delText>
        </w:r>
        <w:r w:rsidDel="005C38D3">
          <w:delText>, the interface description will be used in its place.</w:delText>
        </w:r>
      </w:del>
    </w:p>
    <w:p w14:paraId="74C84680" w14:textId="2C1550BA" w:rsidR="00A85EF6" w:rsidDel="005C38D3" w:rsidRDefault="00A85EF6" w:rsidP="007851A4">
      <w:pPr>
        <w:pStyle w:val="Heading4"/>
        <w:rPr>
          <w:del w:id="1195" w:author="Author" w:date="2015-03-17T12:50:00Z"/>
        </w:rPr>
      </w:pPr>
      <w:del w:id="1196" w:author="Author" w:date="2015-03-17T12:50:00Z">
        <w:r w:rsidDel="005C38D3">
          <w:delText>Manifest enforcement</w:delText>
        </w:r>
      </w:del>
    </w:p>
    <w:p w14:paraId="4245A1DF" w14:textId="17A5CB89" w:rsidR="00A85EF6" w:rsidRPr="00A85EF6" w:rsidDel="005C38D3" w:rsidRDefault="00A85EF6">
      <w:pPr>
        <w:pStyle w:val="body"/>
        <w:rPr>
          <w:del w:id="1197" w:author="Author" w:date="2015-03-17T12:50:00Z"/>
        </w:rPr>
      </w:pPr>
      <w:del w:id="1198" w:author="Author" w:date="2015-03-17T12:50:00Z">
        <w:r w:rsidDel="005C38D3">
          <w:delText>As manifest are incorporated in the membership policy, no additional enforcement mechanism is required.  The remote peer will intersect the rules in its local policy with the rules defined in the membership policy to enforce the application manifest.</w:delText>
        </w:r>
      </w:del>
    </w:p>
    <w:p w14:paraId="045FCE25" w14:textId="0F824579" w:rsidR="00A85EF6" w:rsidDel="005C38D3" w:rsidRDefault="00BF4F1B" w:rsidP="007851A4">
      <w:pPr>
        <w:pStyle w:val="Heading4"/>
        <w:rPr>
          <w:del w:id="1199" w:author="Author" w:date="2015-03-17T12:50:00Z"/>
        </w:rPr>
      </w:pPr>
      <w:del w:id="1200" w:author="Author" w:date="2015-03-17T12:50:00Z">
        <w:r w:rsidDel="005C38D3">
          <w:delText>Generating Policy and Membership Based on Manifest</w:delText>
        </w:r>
      </w:del>
    </w:p>
    <w:p w14:paraId="6A7404A8" w14:textId="13AFFF63" w:rsidR="00A85EF6" w:rsidDel="005C38D3" w:rsidRDefault="00A85EF6">
      <w:pPr>
        <w:pStyle w:val="body"/>
        <w:rPr>
          <w:del w:id="1201" w:author="Author" w:date="2015-03-17T12:50:00Z"/>
        </w:rPr>
      </w:pPr>
      <w:del w:id="1202" w:author="Author" w:date="2015-03-17T12:50:00Z">
        <w:r w:rsidDel="005C38D3">
          <w:delText>The following flow shows how the Security Manager uses the manifest data provided by the application to generate local policy and membership policies.</w:delText>
        </w:r>
      </w:del>
    </w:p>
    <w:p w14:paraId="7FE3891A" w14:textId="01A2D124" w:rsidR="002F6854" w:rsidRDefault="00C307B8">
      <w:pPr>
        <w:pStyle w:val="Heading4"/>
        <w:numPr>
          <w:ilvl w:val="0"/>
          <w:numId w:val="0"/>
        </w:numPr>
      </w:pPr>
      <w:del w:id="1203" w:author="Author" w:date="2015-03-17T13:31:00Z">
        <w:r w:rsidDel="000F0802">
          <w:object w:dxaOrig="11507" w:dyaOrig="8290" w14:anchorId="347715DE">
            <v:shape id="_x0000_i1035" type="#_x0000_t75" style="width:467.25pt;height:336.75pt" o:ole="">
              <v:imagedata r:id="rId47" o:title=""/>
            </v:shape>
            <o:OLEObject Type="Embed" ProgID="Visio.Drawing.11" ShapeID="_x0000_i1035" DrawAspect="Content" ObjectID="_1488106533" r:id="rId48"/>
          </w:object>
        </w:r>
      </w:del>
    </w:p>
    <w:p w14:paraId="570FB61C" w14:textId="509A7E9D" w:rsidR="002F6854" w:rsidRDefault="002F6854">
      <w:pPr>
        <w:pStyle w:val="Caption"/>
      </w:pPr>
      <w:bookmarkStart w:id="1204" w:name="_Toc414364122"/>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9</w:t>
      </w:r>
      <w:r w:rsidR="00010924">
        <w:fldChar w:fldCharType="end"/>
      </w:r>
      <w:r>
        <w:t>: Building Policy using manifest</w:t>
      </w:r>
      <w:bookmarkEnd w:id="1204"/>
    </w:p>
    <w:p w14:paraId="10CA4031" w14:textId="51C1BB30" w:rsidR="00492DAE" w:rsidRDefault="005C38D3" w:rsidP="005C38D3">
      <w:pPr>
        <w:pStyle w:val="Heading5"/>
        <w:rPr>
          <w:ins w:id="1205" w:author="Author" w:date="2015-03-17T12:51:00Z"/>
        </w:rPr>
        <w:pPrChange w:id="1206" w:author="Author" w:date="2015-03-17T12:51:00Z">
          <w:pPr>
            <w:pStyle w:val="Heading4"/>
            <w:numPr>
              <w:ilvl w:val="0"/>
              <w:numId w:val="0"/>
            </w:numPr>
          </w:pPr>
        </w:pPrChange>
      </w:pPr>
      <w:ins w:id="1207" w:author="Author" w:date="2015-03-17T12:51:00Z">
        <w:r>
          <w:t>Application</w:t>
        </w:r>
      </w:ins>
    </w:p>
    <w:p w14:paraId="0700191F" w14:textId="77777777" w:rsidR="005C38D3" w:rsidRPr="005C38D3" w:rsidRDefault="005C38D3" w:rsidP="005C38D3">
      <w:pPr>
        <w:pStyle w:val="body"/>
        <w:rPr>
          <w:ins w:id="1208" w:author="Author" w:date="2015-03-17T12:51:00Z"/>
        </w:rPr>
        <w:pPrChange w:id="1209" w:author="Author" w:date="2015-03-17T12:52:00Z">
          <w:pPr>
            <w:shd w:val="clear" w:color="auto" w:fill="FFFFFF"/>
            <w:spacing w:before="0" w:after="336" w:line="294" w:lineRule="atLeast"/>
            <w:ind w:left="0"/>
          </w:pPr>
        </w:pPrChange>
      </w:pPr>
      <w:ins w:id="1210" w:author="Author" w:date="2015-03-17T12:51:00Z">
        <w:r w:rsidRPr="005C38D3">
          <w:t xml:space="preserve">The application developer needs to embed the manifest in his application. There should be a platform specific callback function to retrieve the manifest that belongs to an application. For Android, it could be based on convention, providing the manifest as a file </w:t>
        </w:r>
        <w:r w:rsidRPr="005C38D3">
          <w:lastRenderedPageBreak/>
          <w:t>inside the application package. For small embedded devices, the manifest could be part of the application.</w:t>
        </w:r>
      </w:ins>
    </w:p>
    <w:p w14:paraId="29D05E4E" w14:textId="77777777" w:rsidR="005C38D3" w:rsidRPr="005C38D3" w:rsidRDefault="005C38D3" w:rsidP="005C38D3">
      <w:pPr>
        <w:pStyle w:val="body"/>
        <w:rPr>
          <w:ins w:id="1211" w:author="Author" w:date="2015-03-17T12:51:00Z"/>
        </w:rPr>
        <w:pPrChange w:id="1212" w:author="Author" w:date="2015-03-17T12:52:00Z">
          <w:pPr>
            <w:shd w:val="clear" w:color="auto" w:fill="FFFFFF"/>
            <w:spacing w:before="0" w:after="336" w:line="294" w:lineRule="atLeast"/>
            <w:ind w:left="0"/>
          </w:pPr>
        </w:pPrChange>
      </w:pPr>
      <w:ins w:id="1213" w:author="Author" w:date="2015-03-17T12:51:00Z">
        <w:r w:rsidRPr="005C38D3">
          <w:t>To ease the generation of membership certificates by the security manager, the manifest format should line up with the format that is used to express access rules in the membership certificates.</w:t>
        </w:r>
      </w:ins>
    </w:p>
    <w:p w14:paraId="56C95AD3" w14:textId="510EE5DF" w:rsidR="005C38D3" w:rsidRDefault="005C38D3" w:rsidP="005C38D3">
      <w:pPr>
        <w:pStyle w:val="Heading5"/>
        <w:rPr>
          <w:ins w:id="1214" w:author="Author" w:date="2015-03-17T12:52:00Z"/>
        </w:rPr>
        <w:pPrChange w:id="1215" w:author="Author" w:date="2015-03-17T12:52:00Z">
          <w:pPr>
            <w:pStyle w:val="Heading4"/>
            <w:numPr>
              <w:ilvl w:val="0"/>
              <w:numId w:val="0"/>
            </w:numPr>
          </w:pPr>
        </w:pPrChange>
      </w:pPr>
      <w:ins w:id="1216" w:author="Author" w:date="2015-03-17T12:52:00Z">
        <w:r>
          <w:t>Interface Description Server</w:t>
        </w:r>
      </w:ins>
    </w:p>
    <w:p w14:paraId="2C907F00" w14:textId="77777777" w:rsidR="005C38D3" w:rsidRPr="005C38D3" w:rsidRDefault="005C38D3" w:rsidP="005C38D3">
      <w:pPr>
        <w:pStyle w:val="body"/>
        <w:rPr>
          <w:ins w:id="1217" w:author="Author" w:date="2015-03-17T12:52:00Z"/>
        </w:rPr>
        <w:pPrChange w:id="1218" w:author="Author" w:date="2015-03-17T12:52:00Z">
          <w:pPr>
            <w:shd w:val="clear" w:color="auto" w:fill="FFFFFF"/>
            <w:spacing w:before="0" w:after="336" w:line="294" w:lineRule="atLeast"/>
            <w:ind w:left="0"/>
          </w:pPr>
        </w:pPrChange>
      </w:pPr>
      <w:ins w:id="1219" w:author="Author" w:date="2015-03-17T12:52:00Z">
        <w:r w:rsidRPr="005C38D3">
          <w:t>The server serving the descriptions of the interfaces can either be:</w:t>
        </w:r>
      </w:ins>
    </w:p>
    <w:p w14:paraId="14D70094" w14:textId="77777777" w:rsidR="005C38D3" w:rsidRDefault="005C38D3" w:rsidP="005C38D3">
      <w:pPr>
        <w:pStyle w:val="body"/>
        <w:numPr>
          <w:ilvl w:val="0"/>
          <w:numId w:val="121"/>
        </w:numPr>
        <w:rPr>
          <w:ins w:id="1220" w:author="Author" w:date="2015-03-17T12:53:00Z"/>
        </w:rPr>
        <w:pPrChange w:id="1221" w:author="Author" w:date="2015-03-17T12:53:00Z">
          <w:pPr>
            <w:numPr>
              <w:numId w:val="120"/>
            </w:numPr>
            <w:shd w:val="clear" w:color="auto" w:fill="FFFFFF"/>
            <w:tabs>
              <w:tab w:val="num" w:pos="720"/>
            </w:tabs>
            <w:spacing w:before="0" w:after="0" w:line="294" w:lineRule="atLeast"/>
            <w:ind w:hanging="360"/>
          </w:pPr>
        </w:pPrChange>
      </w:pPr>
      <w:ins w:id="1222" w:author="Author" w:date="2015-03-17T12:52:00Z">
        <w:r w:rsidRPr="005C38D3">
          <w:t>Hosted by the application developer for application specific interfaces. To prevent spoofing attacks, the URL of this server MUST be based on the reverse domain name of the interface name.</w:t>
        </w:r>
      </w:ins>
    </w:p>
    <w:p w14:paraId="3EACEAAC" w14:textId="173DEE6E" w:rsidR="005C38D3" w:rsidRPr="005C38D3" w:rsidRDefault="005C38D3" w:rsidP="005C38D3">
      <w:pPr>
        <w:pStyle w:val="body"/>
        <w:numPr>
          <w:ilvl w:val="0"/>
          <w:numId w:val="121"/>
        </w:numPr>
        <w:rPr>
          <w:ins w:id="1223" w:author="Author" w:date="2015-03-17T12:52:00Z"/>
        </w:rPr>
        <w:pPrChange w:id="1224" w:author="Author" w:date="2015-03-17T12:53:00Z">
          <w:pPr>
            <w:numPr>
              <w:numId w:val="120"/>
            </w:numPr>
            <w:shd w:val="clear" w:color="auto" w:fill="FFFFFF"/>
            <w:tabs>
              <w:tab w:val="num" w:pos="720"/>
            </w:tabs>
            <w:spacing w:before="0" w:after="0" w:line="294" w:lineRule="atLeast"/>
            <w:ind w:hanging="360"/>
          </w:pPr>
        </w:pPrChange>
      </w:pPr>
      <w:ins w:id="1225" w:author="Author" w:date="2015-03-17T12:52:00Z">
        <w:r w:rsidRPr="005C38D3">
          <w:t>Hosted by the AllSeen Alliance for common AllSeen interfaces. This server MUST be hosted on a predefined URL. This server MUST be contacted over HTTPS.</w:t>
        </w:r>
      </w:ins>
    </w:p>
    <w:p w14:paraId="1AC34A87" w14:textId="709315FF" w:rsidR="005C38D3" w:rsidRDefault="005C38D3" w:rsidP="005C38D3">
      <w:pPr>
        <w:pStyle w:val="Heading5"/>
        <w:rPr>
          <w:ins w:id="1226" w:author="Author" w:date="2015-03-17T12:53:00Z"/>
        </w:rPr>
        <w:pPrChange w:id="1227" w:author="Author" w:date="2015-03-17T12:53:00Z">
          <w:pPr>
            <w:pStyle w:val="Heading4"/>
            <w:numPr>
              <w:ilvl w:val="0"/>
              <w:numId w:val="0"/>
            </w:numPr>
          </w:pPr>
        </w:pPrChange>
      </w:pPr>
      <w:ins w:id="1228" w:author="Author" w:date="2015-03-17T12:53:00Z">
        <w:r>
          <w:t>Manifest Enforcement</w:t>
        </w:r>
      </w:ins>
    </w:p>
    <w:p w14:paraId="7AEF4602" w14:textId="77777777" w:rsidR="005C38D3" w:rsidRPr="005C38D3" w:rsidRDefault="005C38D3" w:rsidP="005C38D3">
      <w:pPr>
        <w:pStyle w:val="body"/>
        <w:rPr>
          <w:ins w:id="1229" w:author="Author" w:date="2015-03-17T12:53:00Z"/>
        </w:rPr>
        <w:pPrChange w:id="1230" w:author="Author" w:date="2015-03-17T12:53:00Z">
          <w:pPr>
            <w:shd w:val="clear" w:color="auto" w:fill="FFFFFF"/>
            <w:spacing w:before="0" w:after="336" w:line="294" w:lineRule="atLeast"/>
            <w:ind w:left="0"/>
          </w:pPr>
        </w:pPrChange>
      </w:pPr>
      <w:ins w:id="1231" w:author="Author" w:date="2015-03-17T12:53:00Z">
        <w:r w:rsidRPr="005C38D3">
          <w:t>As the manifests are encoded in the membership certificates, no additional enforcement mechanisms need to be implemented.</w:t>
        </w:r>
      </w:ins>
    </w:p>
    <w:p w14:paraId="485DAE7E" w14:textId="77777777" w:rsidR="005C38D3" w:rsidRPr="005C38D3" w:rsidRDefault="005C38D3" w:rsidP="005C38D3">
      <w:pPr>
        <w:pStyle w:val="body"/>
        <w:rPr>
          <w:ins w:id="1232" w:author="Author" w:date="2015-03-17T12:53:00Z"/>
        </w:rPr>
        <w:pPrChange w:id="1233" w:author="Author" w:date="2015-03-17T12:53:00Z">
          <w:pPr>
            <w:shd w:val="clear" w:color="auto" w:fill="FFFFFF"/>
            <w:spacing w:before="0" w:after="336" w:line="294" w:lineRule="atLeast"/>
            <w:ind w:left="0"/>
          </w:pPr>
        </w:pPrChange>
      </w:pPr>
      <w:ins w:id="1234" w:author="Author" w:date="2015-03-17T12:53:00Z">
        <w:r w:rsidRPr="005C38D3">
          <w:t>When applying security group specific policy rules, the remote peer will enforce the rules in the membership certificate, effectively enforcing the manifest of the application within that security group.</w:t>
        </w:r>
      </w:ins>
    </w:p>
    <w:p w14:paraId="4CFBE3AD" w14:textId="0A77540C" w:rsidR="005C38D3" w:rsidRPr="005C38D3" w:rsidRDefault="005C38D3" w:rsidP="005C38D3">
      <w:pPr>
        <w:pStyle w:val="body"/>
        <w:rPr>
          <w:ins w:id="1235" w:author="Author" w:date="2015-03-17T12:53:00Z"/>
        </w:rPr>
        <w:pPrChange w:id="1236" w:author="Author" w:date="2015-03-17T12:53:00Z">
          <w:pPr>
            <w:shd w:val="clear" w:color="auto" w:fill="FFFFFF"/>
            <w:spacing w:before="0" w:after="336" w:line="294" w:lineRule="atLeast"/>
            <w:ind w:left="0"/>
          </w:pPr>
        </w:pPrChange>
      </w:pPr>
      <w:ins w:id="1237" w:author="Author" w:date="2015-03-17T12:53:00Z">
        <w:r w:rsidRPr="005C38D3">
          <w:t>As no membership certificates can be applied for ANY-U</w:t>
        </w:r>
        <w:r>
          <w:t>SER policy rules, manifests can</w:t>
        </w:r>
        <w:r w:rsidRPr="005C38D3">
          <w:t>not be enforced for such policies.</w:t>
        </w:r>
      </w:ins>
    </w:p>
    <w:p w14:paraId="435D625B" w14:textId="34A1D695" w:rsidR="005C38D3" w:rsidRPr="005C38D3" w:rsidDel="006A22F8" w:rsidRDefault="005C38D3" w:rsidP="005C38D3">
      <w:pPr>
        <w:pStyle w:val="body"/>
        <w:rPr>
          <w:del w:id="1238" w:author="Author" w:date="2015-03-17T12:54:00Z"/>
          <w:rPrChange w:id="1239" w:author="Author" w:date="2015-03-17T12:53:00Z">
            <w:rPr>
              <w:del w:id="1240" w:author="Author" w:date="2015-03-17T12:54:00Z"/>
            </w:rPr>
          </w:rPrChange>
        </w:rPr>
        <w:pPrChange w:id="1241" w:author="Author" w:date="2015-03-17T12:53:00Z">
          <w:pPr>
            <w:pStyle w:val="Heading4"/>
            <w:numPr>
              <w:ilvl w:val="0"/>
              <w:numId w:val="0"/>
            </w:numPr>
          </w:pPr>
        </w:pPrChange>
      </w:pPr>
      <w:bookmarkStart w:id="1242" w:name="_Toc414362649"/>
      <w:bookmarkStart w:id="1243" w:name="_Toc414364154"/>
      <w:bookmarkEnd w:id="1242"/>
      <w:bookmarkEnd w:id="1243"/>
    </w:p>
    <w:p w14:paraId="3A0D607B" w14:textId="77777777" w:rsidR="00A309EA" w:rsidRDefault="00EB3E29" w:rsidP="00EB3E29">
      <w:pPr>
        <w:pStyle w:val="Heading2"/>
      </w:pPr>
      <w:bookmarkStart w:id="1244" w:name="_Toc414364155"/>
      <w:r>
        <w:t>Access validation</w:t>
      </w:r>
      <w:bookmarkEnd w:id="1244"/>
    </w:p>
    <w:p w14:paraId="2E3B2FDE" w14:textId="19C85C12" w:rsidR="00EB3E29" w:rsidRDefault="00EB3E29" w:rsidP="00EB3E29">
      <w:pPr>
        <w:pStyle w:val="Heading3"/>
      </w:pPr>
      <w:bookmarkStart w:id="1245" w:name="_Toc414364156"/>
      <w:r>
        <w:t>Validati</w:t>
      </w:r>
      <w:r w:rsidR="005E6361">
        <w:t>ng a producer policy</w:t>
      </w:r>
      <w:bookmarkEnd w:id="1245"/>
    </w:p>
    <w:p w14:paraId="2FA821AE" w14:textId="5F5700C0" w:rsidR="00EB3E29" w:rsidRDefault="009C429A" w:rsidP="00EB3E29">
      <w:pPr>
        <w:pStyle w:val="body"/>
      </w:pPr>
      <w:r>
        <w:t>This is a</w:t>
      </w:r>
      <w:r w:rsidR="00EB3E29" w:rsidRPr="00EB3E29">
        <w:t xml:space="preserve"> typical pro</w:t>
      </w:r>
      <w:r>
        <w:t>ducer</w:t>
      </w:r>
      <w:r w:rsidR="00EB3E29" w:rsidRPr="00EB3E29">
        <w:t xml:space="preserve"> validation of the consumer </w:t>
      </w:r>
      <w:r w:rsidR="008C2E6F">
        <w:t>permissions</w:t>
      </w:r>
      <w:r w:rsidR="00513DA9">
        <w:t xml:space="preserve"> </w:t>
      </w:r>
      <w:r w:rsidR="00EB3E29" w:rsidRPr="00EB3E29">
        <w:t xml:space="preserve">when </w:t>
      </w:r>
      <w:r>
        <w:t xml:space="preserve">the consumer makes a method call on </w:t>
      </w:r>
      <w:r w:rsidR="00EB3E29" w:rsidRPr="00EB3E29">
        <w:t>a secure interface.</w:t>
      </w:r>
    </w:p>
    <w:p w14:paraId="6020D55E" w14:textId="413606F8" w:rsidR="00DE249D" w:rsidRDefault="00F01EBD" w:rsidP="003522EA">
      <w:pPr>
        <w:pStyle w:val="figureanchor"/>
        <w:ind w:left="0"/>
      </w:pPr>
      <w:r>
        <w:object w:dxaOrig="9984" w:dyaOrig="7747" w14:anchorId="74D1C081">
          <v:shape id="_x0000_i1036" type="#_x0000_t75" style="width:468pt;height:363pt" o:ole="">
            <v:imagedata r:id="rId49" o:title=""/>
          </v:shape>
          <o:OLEObject Type="Embed" ProgID="Visio.Drawing.11" ShapeID="_x0000_i1036" DrawAspect="Content" ObjectID="_1488106534" r:id="rId50"/>
        </w:object>
      </w:r>
    </w:p>
    <w:p w14:paraId="66A66A16" w14:textId="08D20688" w:rsidR="00EE4B77" w:rsidRDefault="00EE4B77" w:rsidP="00EE4B77">
      <w:pPr>
        <w:pStyle w:val="Caption"/>
      </w:pPr>
      <w:bookmarkStart w:id="1246" w:name="_Toc414364123"/>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10</w:t>
      </w:r>
      <w:r w:rsidR="00010924">
        <w:fldChar w:fldCharType="end"/>
      </w:r>
      <w:r>
        <w:t xml:space="preserve">. </w:t>
      </w:r>
      <w:r w:rsidRPr="00EE4B77">
        <w:t>Validati</w:t>
      </w:r>
      <w:r w:rsidR="00F01EBD">
        <w:t>ng a producer policy</w:t>
      </w:r>
      <w:bookmarkEnd w:id="1246"/>
    </w:p>
    <w:p w14:paraId="1940C043" w14:textId="77777777" w:rsidR="00EE4B77" w:rsidRDefault="00EE4B77" w:rsidP="00EE4B77">
      <w:pPr>
        <w:pStyle w:val="Heading3"/>
      </w:pPr>
      <w:bookmarkStart w:id="1247" w:name="_Toc414364157"/>
      <w:r>
        <w:t>Validating a consumer policy</w:t>
      </w:r>
      <w:bookmarkEnd w:id="1247"/>
    </w:p>
    <w:p w14:paraId="641C7DE3" w14:textId="784FD9C1" w:rsidR="00EE4B77" w:rsidRDefault="009C429A" w:rsidP="00EE4B77">
      <w:pPr>
        <w:pStyle w:val="body"/>
      </w:pPr>
      <w:r>
        <w:t>This is a</w:t>
      </w:r>
      <w:r w:rsidR="00EE4B77" w:rsidRPr="00EE4B77">
        <w:t xml:space="preserve"> typical consumer policy validation when </w:t>
      </w:r>
      <w:r>
        <w:t xml:space="preserve">the consumer application calls </w:t>
      </w:r>
      <w:r w:rsidR="00EE4B77" w:rsidRPr="00EE4B77">
        <w:t>a secure method call.</w:t>
      </w:r>
    </w:p>
    <w:p w14:paraId="34166C78" w14:textId="2A61AAFD" w:rsidR="00EE4B77" w:rsidRDefault="006117F6" w:rsidP="003522EA">
      <w:pPr>
        <w:pStyle w:val="figureanchor"/>
        <w:ind w:left="0"/>
      </w:pPr>
      <w:r>
        <w:object w:dxaOrig="10019" w:dyaOrig="9658" w14:anchorId="49C3DCCC">
          <v:shape id="_x0000_i1037" type="#_x0000_t75" style="width:467.25pt;height:450.75pt" o:ole="">
            <v:imagedata r:id="rId51" o:title=""/>
          </v:shape>
          <o:OLEObject Type="Embed" ProgID="Visio.Drawing.11" ShapeID="_x0000_i1037" DrawAspect="Content" ObjectID="_1488106535" r:id="rId52"/>
        </w:object>
      </w:r>
    </w:p>
    <w:p w14:paraId="5B4C0CDC" w14:textId="425157A6" w:rsidR="00EE4B77" w:rsidRDefault="00EE4B77" w:rsidP="00EE4B77">
      <w:pPr>
        <w:pStyle w:val="Caption"/>
      </w:pPr>
      <w:bookmarkStart w:id="1248" w:name="_Toc414364124"/>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11</w:t>
      </w:r>
      <w:r w:rsidR="00010924">
        <w:fldChar w:fldCharType="end"/>
      </w:r>
      <w:r>
        <w:t xml:space="preserve">. </w:t>
      </w:r>
      <w:r w:rsidRPr="00EE4B77">
        <w:t xml:space="preserve">Validating </w:t>
      </w:r>
      <w:r w:rsidR="005E6BED">
        <w:t>a c</w:t>
      </w:r>
      <w:r w:rsidRPr="00EE4B77">
        <w:t xml:space="preserve">onsumer </w:t>
      </w:r>
      <w:r w:rsidR="005E6BED">
        <w:t>p</w:t>
      </w:r>
      <w:r w:rsidRPr="00EE4B77">
        <w:t>olicy</w:t>
      </w:r>
      <w:bookmarkEnd w:id="1248"/>
    </w:p>
    <w:p w14:paraId="0F9648E3" w14:textId="3A69A8B4" w:rsidR="00EE4B77" w:rsidRDefault="005E6BED" w:rsidP="00EE4B77">
      <w:pPr>
        <w:pStyle w:val="Heading3"/>
      </w:pPr>
      <w:bookmarkStart w:id="1249" w:name="_Toc414364158"/>
      <w:r>
        <w:t xml:space="preserve">Exchanging </w:t>
      </w:r>
      <w:r w:rsidR="009C582C">
        <w:t xml:space="preserve">membership certificates </w:t>
      </w:r>
      <w:r>
        <w:t>during session e</w:t>
      </w:r>
      <w:r w:rsidR="00EE4B77" w:rsidRPr="00EE4B77">
        <w:t>stablishment</w:t>
      </w:r>
      <w:bookmarkEnd w:id="1249"/>
    </w:p>
    <w:p w14:paraId="1376F4B3" w14:textId="0696498C" w:rsidR="00EE4B77" w:rsidRDefault="00EE4B77" w:rsidP="00EE4B77">
      <w:pPr>
        <w:pStyle w:val="body"/>
      </w:pPr>
      <w:r>
        <w:t xml:space="preserve">During the </w:t>
      </w:r>
      <w:r w:rsidR="005E6BED">
        <w:t xml:space="preserve">AllJoyn </w:t>
      </w:r>
      <w:r>
        <w:t xml:space="preserve">session establishment, the peers exchange </w:t>
      </w:r>
      <w:r w:rsidR="004528F5">
        <w:t xml:space="preserve">all </w:t>
      </w:r>
      <w:r w:rsidR="009C582C">
        <w:t>membership certificates</w:t>
      </w:r>
      <w:r w:rsidR="004528F5">
        <w:t>.  There is a potential information disclosure vulnerability.  It is desired to have a more intelligent selection algorithm to provide membership certificates on demand and need-to-know basis.  This algorithm needs to take into account of the latency of the certificate exchange during the method call invocation.</w:t>
      </w:r>
    </w:p>
    <w:p w14:paraId="07A9AB7A" w14:textId="3E416C38" w:rsidR="00EE4B77" w:rsidRDefault="00EE4B77" w:rsidP="00EE4B77">
      <w:pPr>
        <w:pStyle w:val="body"/>
      </w:pPr>
    </w:p>
    <w:p w14:paraId="132422BE" w14:textId="0B1172CF" w:rsidR="004A05BD" w:rsidRDefault="00F01EBD" w:rsidP="003522EA">
      <w:pPr>
        <w:pStyle w:val="figureanchor"/>
        <w:ind w:left="0"/>
      </w:pPr>
      <w:r>
        <w:object w:dxaOrig="9704" w:dyaOrig="11170" w14:anchorId="738AF242">
          <v:shape id="_x0000_i1038" type="#_x0000_t75" style="width:468pt;height:538.5pt" o:ole="">
            <v:imagedata r:id="rId53" o:title=""/>
          </v:shape>
          <o:OLEObject Type="Embed" ProgID="Visio.Drawing.11" ShapeID="_x0000_i1038" DrawAspect="Content" ObjectID="_1488106536" r:id="rId54"/>
        </w:object>
      </w:r>
    </w:p>
    <w:p w14:paraId="6C558812" w14:textId="7AEB7DB0" w:rsidR="00EE4B77" w:rsidRPr="00EE4B77" w:rsidRDefault="00EE4B77" w:rsidP="004A05BD">
      <w:pPr>
        <w:pStyle w:val="Caption"/>
      </w:pPr>
      <w:bookmarkStart w:id="1250" w:name="_Toc414364125"/>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12</w:t>
      </w:r>
      <w:r w:rsidR="00010924">
        <w:fldChar w:fldCharType="end"/>
      </w:r>
      <w:r>
        <w:t>. Exchange</w:t>
      </w:r>
      <w:r w:rsidR="005E6BED">
        <w:t xml:space="preserve"> </w:t>
      </w:r>
      <w:r w:rsidR="0047146B">
        <w:t>membership certificates</w:t>
      </w:r>
      <w:bookmarkEnd w:id="1250"/>
    </w:p>
    <w:p w14:paraId="28520B75" w14:textId="77777777" w:rsidR="00EE4B77" w:rsidRDefault="004A05BD" w:rsidP="004A05BD">
      <w:pPr>
        <w:pStyle w:val="Heading3"/>
      </w:pPr>
      <w:bookmarkStart w:id="1251" w:name="_Toc414364159"/>
      <w:r>
        <w:lastRenderedPageBreak/>
        <w:t>Anonymous session</w:t>
      </w:r>
      <w:bookmarkEnd w:id="1251"/>
    </w:p>
    <w:p w14:paraId="1C03A79B" w14:textId="46021FAF" w:rsidR="00DB460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 xml:space="preserve">control certain </w:t>
      </w:r>
      <w:r w:rsidR="00F01EBD">
        <w:t>applications</w:t>
      </w:r>
      <w:r w:rsidR="00F01EBD" w:rsidRPr="004A05BD">
        <w:t xml:space="preserve"> </w:t>
      </w:r>
      <w:r w:rsidR="004A05BD" w:rsidRPr="004A05BD">
        <w:t>if</w:t>
      </w:r>
      <w:r w:rsidR="00105D10">
        <w:t xml:space="preserve"> and only if</w:t>
      </w:r>
      <w:r w:rsidR="004A05BD" w:rsidRPr="004A05BD">
        <w:t xml:space="preserve"> there </w:t>
      </w:r>
      <w:r w:rsidR="00DB460D">
        <w:t>are ACLs specified for ANONYMOUS</w:t>
      </w:r>
      <w:r w:rsidR="004A05BD" w:rsidRPr="004A05BD">
        <w:t>_USER installed on these device</w:t>
      </w:r>
      <w:r>
        <w:t>s</w:t>
      </w:r>
      <w:r w:rsidR="006B26D9" w:rsidRPr="004A05BD">
        <w:t>.</w:t>
      </w:r>
    </w:p>
    <w:p w14:paraId="6E8E5726" w14:textId="63A0BA73" w:rsidR="004A05BD" w:rsidRDefault="00DB460D" w:rsidP="004A05BD">
      <w:pPr>
        <w:pStyle w:val="body"/>
      </w:pPr>
      <w:r>
        <w:t>Note that ANY_USER refers to authenticated peers while ANONUMOUS_USER refers to unauthenticated peers.</w:t>
      </w:r>
    </w:p>
    <w:p w14:paraId="65B2503A" w14:textId="281DC271" w:rsidR="004A05BD" w:rsidRDefault="00C96544" w:rsidP="003522EA">
      <w:pPr>
        <w:pStyle w:val="figureanchor"/>
        <w:ind w:left="0"/>
      </w:pPr>
      <w:r>
        <w:object w:dxaOrig="10992" w:dyaOrig="8794" w14:anchorId="4FC3A498">
          <v:shape id="_x0000_i1039" type="#_x0000_t75" style="width:467.25pt;height:373.5pt" o:ole="">
            <v:imagedata r:id="rId55" o:title=""/>
          </v:shape>
          <o:OLEObject Type="Embed" ProgID="Visio.Drawing.11" ShapeID="_x0000_i1039" DrawAspect="Content" ObjectID="_1488106537" r:id="rId56"/>
        </w:object>
      </w:r>
    </w:p>
    <w:p w14:paraId="04BCB1FE" w14:textId="75A71A46" w:rsidR="004A05BD" w:rsidRDefault="004A05BD" w:rsidP="004A05BD">
      <w:pPr>
        <w:pStyle w:val="Caption"/>
      </w:pPr>
      <w:bookmarkStart w:id="1252" w:name="_Toc414364126"/>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13</w:t>
      </w:r>
      <w:r w:rsidR="00010924">
        <w:fldChar w:fldCharType="end"/>
      </w:r>
      <w:r>
        <w:t xml:space="preserve">. Anonymous </w:t>
      </w:r>
      <w:r w:rsidR="005E6BED">
        <w:t>access</w:t>
      </w:r>
      <w:bookmarkEnd w:id="1252"/>
    </w:p>
    <w:p w14:paraId="5605067C" w14:textId="77777777" w:rsidR="004A05BD" w:rsidRDefault="004A05BD" w:rsidP="004A05BD">
      <w:pPr>
        <w:pStyle w:val="Heading3"/>
      </w:pPr>
      <w:bookmarkStart w:id="1253" w:name="_Toc414364160"/>
      <w:r>
        <w:lastRenderedPageBreak/>
        <w:t>V</w:t>
      </w:r>
      <w:r w:rsidRPr="004A05BD">
        <w:t>alidating a</w:t>
      </w:r>
      <w:r w:rsidR="00BA2BB6">
        <w:t xml:space="preserve">n admin </w:t>
      </w:r>
      <w:r w:rsidRPr="004A05BD">
        <w:t>user</w:t>
      </w:r>
      <w:bookmarkEnd w:id="1253"/>
    </w:p>
    <w:p w14:paraId="19D69924" w14:textId="08ECBFC0" w:rsidR="00473EB4" w:rsidRDefault="00FF7CAB" w:rsidP="003522EA">
      <w:pPr>
        <w:pStyle w:val="figureanchor"/>
        <w:ind w:left="0"/>
      </w:pPr>
      <w:r>
        <w:object w:dxaOrig="11265" w:dyaOrig="8182" w14:anchorId="443A16B6">
          <v:shape id="_x0000_i1040" type="#_x0000_t75" style="width:467.25pt;height:339.75pt" o:ole="">
            <v:imagedata r:id="rId57" o:title=""/>
          </v:shape>
          <o:OLEObject Type="Embed" ProgID="Visio.Drawing.11" ShapeID="_x0000_i1040" DrawAspect="Content" ObjectID="_1488106538" r:id="rId58"/>
        </w:object>
      </w:r>
    </w:p>
    <w:p w14:paraId="58BDC89A" w14:textId="6CE92CA0" w:rsidR="004A05BD" w:rsidRDefault="00473EB4" w:rsidP="00473EB4">
      <w:pPr>
        <w:pStyle w:val="Caption"/>
      </w:pPr>
      <w:bookmarkStart w:id="1254" w:name="_Toc414364127"/>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14</w:t>
      </w:r>
      <w:r w:rsidR="00010924">
        <w:fldChar w:fldCharType="end"/>
      </w:r>
      <w:r>
        <w:t>. Validating a</w:t>
      </w:r>
      <w:r w:rsidR="00BA2BB6">
        <w:t>n admin</w:t>
      </w:r>
      <w:r>
        <w:t xml:space="preserve"> user</w:t>
      </w:r>
      <w:bookmarkEnd w:id="1254"/>
    </w:p>
    <w:p w14:paraId="03C5A393" w14:textId="77777777" w:rsidR="00473EB4" w:rsidRDefault="00473EB4" w:rsidP="00473EB4">
      <w:pPr>
        <w:pStyle w:val="Heading3"/>
      </w:pPr>
      <w:bookmarkStart w:id="1255" w:name="_Toc414364161"/>
      <w:r>
        <w:t xml:space="preserve">Emitting </w:t>
      </w:r>
      <w:r w:rsidR="005E6BED">
        <w:t>a</w:t>
      </w:r>
      <w:r>
        <w:t xml:space="preserve"> </w:t>
      </w:r>
      <w:r w:rsidR="005E6BED">
        <w:t>s</w:t>
      </w:r>
      <w:r>
        <w:t xml:space="preserve">ession-based </w:t>
      </w:r>
      <w:r w:rsidR="005E6BED">
        <w:t>s</w:t>
      </w:r>
      <w:r>
        <w:t>ignal</w:t>
      </w:r>
      <w:bookmarkEnd w:id="1255"/>
    </w:p>
    <w:p w14:paraId="5020F9E5" w14:textId="1F68BCF5" w:rsidR="00473EB4" w:rsidRDefault="00473EB4" w:rsidP="00473EB4">
      <w:pPr>
        <w:pStyle w:val="body"/>
      </w:pPr>
      <w:r>
        <w:t>Before emitting a session-based signal to existing connections, the pro</w:t>
      </w:r>
      <w:r w:rsidR="00FF7CAB">
        <w:t xml:space="preserve">ducer </w:t>
      </w:r>
      <w:r>
        <w:t xml:space="preserve">verifies whether </w:t>
      </w:r>
      <w:r w:rsidR="00FF7CAB">
        <w:t xml:space="preserve">it </w:t>
      </w:r>
      <w:r w:rsidR="00B539AF">
        <w:t xml:space="preserve">is allowed to </w:t>
      </w:r>
      <w:r w:rsidR="00FF7CAB">
        <w:t>emit the given signal to any authorized party.</w:t>
      </w:r>
      <w:r>
        <w:t xml:space="preserve"> </w:t>
      </w:r>
      <w:r w:rsidR="00513DA9">
        <w:t>Upon receipt of the signal, t</w:t>
      </w:r>
      <w:r>
        <w:t xml:space="preserve">he </w:t>
      </w:r>
      <w:r w:rsidR="007F518F">
        <w:t xml:space="preserve">consumer </w:t>
      </w:r>
      <w:r w:rsidR="00FF7CAB">
        <w:t>checks whether it has the authorization to accept the given signal.  If the authorization is based on a security group, the consumer verifies the producer’s membership ACLs for proper authorization</w:t>
      </w:r>
      <w:r w:rsidR="00513DA9">
        <w:t>.</w:t>
      </w:r>
    </w:p>
    <w:p w14:paraId="1C1FA893" w14:textId="1025D3A1" w:rsidR="00473EB4" w:rsidRDefault="00AA0374" w:rsidP="003522EA">
      <w:pPr>
        <w:pStyle w:val="figureanchor"/>
        <w:ind w:left="0"/>
      </w:pPr>
      <w:r>
        <w:object w:dxaOrig="11150" w:dyaOrig="9514" w14:anchorId="546B8B25">
          <v:shape id="_x0000_i1041" type="#_x0000_t75" style="width:467.25pt;height:399.75pt" o:ole="">
            <v:imagedata r:id="rId59" o:title=""/>
          </v:shape>
          <o:OLEObject Type="Embed" ProgID="Visio.Drawing.11" ShapeID="_x0000_i1041" DrawAspect="Content" ObjectID="_1488106539" r:id="rId60"/>
        </w:object>
      </w:r>
    </w:p>
    <w:p w14:paraId="0592D5D7" w14:textId="4BD0C2E1" w:rsidR="00473EB4" w:rsidRPr="00473EB4" w:rsidRDefault="00473EB4" w:rsidP="00473EB4">
      <w:pPr>
        <w:pStyle w:val="Caption"/>
      </w:pPr>
      <w:bookmarkStart w:id="1256" w:name="_Toc414364128"/>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15</w:t>
      </w:r>
      <w:r w:rsidR="00010924">
        <w:fldChar w:fldCharType="end"/>
      </w:r>
      <w:r>
        <w:t xml:space="preserve">. </w:t>
      </w:r>
      <w:r w:rsidRPr="00473EB4">
        <w:t>Validating</w:t>
      </w:r>
      <w:r w:rsidR="005E6BED">
        <w:t xml:space="preserve"> a</w:t>
      </w:r>
      <w:r w:rsidRPr="00473EB4">
        <w:t xml:space="preserve"> session-based signal</w:t>
      </w:r>
      <w:bookmarkEnd w:id="1256"/>
    </w:p>
    <w:p w14:paraId="6D2242B0" w14:textId="77777777" w:rsidR="006D2D6C" w:rsidRDefault="00473EB4" w:rsidP="006D2D6C">
      <w:pPr>
        <w:pStyle w:val="Heading2"/>
      </w:pPr>
      <w:bookmarkStart w:id="1257" w:name="_Ref393891371"/>
      <w:bookmarkStart w:id="1258" w:name="_Toc414364162"/>
      <w:r>
        <w:t>Authorization data format</w:t>
      </w:r>
      <w:bookmarkEnd w:id="1257"/>
      <w:bookmarkEnd w:id="1258"/>
    </w:p>
    <w:p w14:paraId="566552DF" w14:textId="2C27EB47" w:rsidR="000E1906" w:rsidRDefault="000E1906" w:rsidP="002B7CB7">
      <w:pPr>
        <w:pStyle w:val="Heading3"/>
      </w:pPr>
      <w:bookmarkStart w:id="1259" w:name="_Toc414364163"/>
      <w:r>
        <w:t xml:space="preserve">The </w:t>
      </w:r>
      <w:r w:rsidR="002B7CB7">
        <w:t>format is binary and exchanged between peers using AllJoyn marshalling</w:t>
      </w:r>
      <w:bookmarkEnd w:id="1259"/>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09F1D030" w:rsidR="002B7CB7" w:rsidRDefault="002B7CB7" w:rsidP="007851A4">
      <w:pPr>
        <w:pStyle w:val="body"/>
        <w:numPr>
          <w:ilvl w:val="0"/>
          <w:numId w:val="83"/>
        </w:numPr>
      </w:pPr>
      <w:r>
        <w:t>The AllJoyn marshalling will be used to generate buffer</w:t>
      </w:r>
      <w:r w:rsidR="00B21C7C">
        <w:t xml:space="preserve"> to be signed</w:t>
      </w:r>
      <w:r w:rsidR="00B116B0">
        <w:t>.</w:t>
      </w:r>
    </w:p>
    <w:p w14:paraId="2A7E67B4" w14:textId="1CCC81E1" w:rsidR="002B7CB7" w:rsidRDefault="002B7CB7" w:rsidP="007851A4">
      <w:pPr>
        <w:pStyle w:val="body"/>
        <w:numPr>
          <w:ilvl w:val="0"/>
          <w:numId w:val="83"/>
        </w:numPr>
      </w:pPr>
      <w:r>
        <w:t>The AllJoyn marshalling will be used to serialize the data for persistence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1260" w:name="_Toc397606009"/>
      <w:bookmarkStart w:id="1261" w:name="_Toc397607375"/>
      <w:bookmarkStart w:id="1262" w:name="_Toc397675095"/>
      <w:bookmarkStart w:id="1263" w:name="_Toc402426205"/>
      <w:bookmarkStart w:id="1264" w:name="_Toc407091993"/>
      <w:bookmarkStart w:id="1265" w:name="_Toc407106162"/>
      <w:bookmarkStart w:id="1266" w:name="_Toc407107262"/>
      <w:bookmarkStart w:id="1267" w:name="_Toc408820890"/>
      <w:bookmarkStart w:id="1268" w:name="_Toc408922051"/>
      <w:bookmarkStart w:id="1269" w:name="_Toc409079283"/>
      <w:bookmarkStart w:id="1270" w:name="_Toc397606010"/>
      <w:bookmarkStart w:id="1271" w:name="_Toc397607376"/>
      <w:bookmarkStart w:id="1272" w:name="_Toc397675096"/>
      <w:bookmarkStart w:id="1273" w:name="_Toc402426206"/>
      <w:bookmarkStart w:id="1274" w:name="_Toc407091994"/>
      <w:bookmarkStart w:id="1275" w:name="_Toc407106163"/>
      <w:bookmarkStart w:id="1276" w:name="_Toc407107263"/>
      <w:bookmarkStart w:id="1277" w:name="_Toc408820891"/>
      <w:bookmarkStart w:id="1278" w:name="_Toc408922052"/>
      <w:bookmarkStart w:id="1279" w:name="_Toc409079284"/>
      <w:bookmarkStart w:id="1280" w:name="_Toc414364164"/>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r>
        <w:t>Format</w:t>
      </w:r>
      <w:r w:rsidR="00AE3393">
        <w:t xml:space="preserve"> Structure</w:t>
      </w:r>
      <w:bookmarkEnd w:id="1280"/>
    </w:p>
    <w:p w14:paraId="44547AC7" w14:textId="6C9F504E" w:rsidR="00AE3393" w:rsidRDefault="00AE3393" w:rsidP="002B7CB7">
      <w:pPr>
        <w:pStyle w:val="body"/>
      </w:pPr>
      <w:r>
        <w:t xml:space="preserve">The following diagram describes the format structure of the </w:t>
      </w:r>
      <w:r w:rsidR="00B21C7C">
        <w:t xml:space="preserve">ACL </w:t>
      </w:r>
      <w:r>
        <w:t>data.</w:t>
      </w:r>
    </w:p>
    <w:p w14:paraId="77F7059F" w14:textId="5734143B" w:rsidR="0011033B" w:rsidRDefault="00E95EC0" w:rsidP="00B453FF">
      <w:pPr>
        <w:pStyle w:val="body"/>
        <w:keepNext/>
      </w:pPr>
      <w:r>
        <w:object w:dxaOrig="9934" w:dyaOrig="6530" w14:anchorId="396993E7">
          <v:shape id="_x0000_i1042" type="#_x0000_t75" style="width:467.25pt;height:306.75pt" o:ole="">
            <v:imagedata r:id="rId61" o:title=""/>
          </v:shape>
          <o:OLEObject Type="Embed" ProgID="Visio.Drawing.11" ShapeID="_x0000_i1042" DrawAspect="Content" ObjectID="_1488106540" r:id="rId62"/>
        </w:object>
      </w:r>
    </w:p>
    <w:p w14:paraId="5A9FA317" w14:textId="10338C6E" w:rsidR="0011033B" w:rsidRDefault="0011033B">
      <w:pPr>
        <w:pStyle w:val="Caption"/>
      </w:pPr>
      <w:bookmarkStart w:id="1281" w:name="_Toc414364129"/>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16</w:t>
      </w:r>
      <w:r w:rsidR="00010924">
        <w:fldChar w:fldCharType="end"/>
      </w:r>
      <w:r>
        <w:t>: Authorization Data Format Structure</w:t>
      </w:r>
      <w:bookmarkEnd w:id="1281"/>
    </w:p>
    <w:p w14:paraId="39408CC9" w14:textId="77777777" w:rsidR="00473EB4" w:rsidRPr="00473EB4" w:rsidRDefault="00473EB4" w:rsidP="002B7CB7">
      <w:pPr>
        <w:pStyle w:val="body"/>
      </w:pPr>
    </w:p>
    <w:p w14:paraId="7C65D647" w14:textId="77777777" w:rsidR="0010408C" w:rsidRDefault="000A2B02" w:rsidP="00473EB4">
      <w:pPr>
        <w:pStyle w:val="Heading4"/>
      </w:pPr>
      <w:r>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29BAA22B" w:rsidR="00B116B0" w:rsidRDefault="00B116B0">
            <w:pPr>
              <w:pStyle w:val="tableentry"/>
            </w:pPr>
            <w:r>
              <w:t>The serial number of the policy</w:t>
            </w:r>
            <w:r w:rsidR="00E95EC0">
              <w:t xml:space="preserve">.  The serial number is used to detect of </w:t>
            </w:r>
            <w:r w:rsidR="00F01EBD">
              <w:t xml:space="preserve">an </w:t>
            </w:r>
            <w:r w:rsidR="00E95EC0">
              <w:t xml:space="preserve">update to an older </w:t>
            </w:r>
            <w:r w:rsidR="00F01EBD">
              <w:t>policy</w:t>
            </w:r>
            <w:r w:rsidR="00E95EC0">
              <w:t>.</w:t>
            </w:r>
          </w:p>
        </w:tc>
      </w:tr>
      <w:tr w:rsidR="00572C5F" w14:paraId="2B00F66F" w14:textId="77777777" w:rsidTr="007851A4">
        <w:tc>
          <w:tcPr>
            <w:tcW w:w="1350" w:type="dxa"/>
          </w:tcPr>
          <w:p w14:paraId="36E93E00" w14:textId="3C55518F" w:rsidR="00572C5F" w:rsidRPr="00073BE6" w:rsidRDefault="00E95EC0" w:rsidP="00572C5F">
            <w:pPr>
              <w:pStyle w:val="tableentry"/>
            </w:pPr>
            <w:r>
              <w:t>ACLs</w:t>
            </w:r>
          </w:p>
        </w:tc>
        <w:tc>
          <w:tcPr>
            <w:tcW w:w="985" w:type="dxa"/>
          </w:tcPr>
          <w:p w14:paraId="2CFC5B45" w14:textId="799C08F7" w:rsidR="00572C5F" w:rsidRDefault="00572C5F" w:rsidP="00572C5F">
            <w:pPr>
              <w:pStyle w:val="tableentry"/>
            </w:pPr>
            <w:r>
              <w:t>A</w:t>
            </w:r>
            <w:r w:rsidRPr="00073BE6">
              <w:t xml:space="preserve">rray of </w:t>
            </w:r>
            <w:r>
              <w:t xml:space="preserve"> </w:t>
            </w:r>
            <w:r w:rsidR="00E95EC0">
              <w:t>ACLs</w:t>
            </w:r>
          </w:p>
        </w:tc>
        <w:tc>
          <w:tcPr>
            <w:tcW w:w="1076" w:type="dxa"/>
          </w:tcPr>
          <w:p w14:paraId="684634AA" w14:textId="7210F7B2" w:rsidR="00572C5F" w:rsidRDefault="00F01EBD" w:rsidP="00572C5F">
            <w:pPr>
              <w:pStyle w:val="tableentry"/>
            </w:pPr>
            <w:r>
              <w:t>yes</w:t>
            </w:r>
          </w:p>
        </w:tc>
        <w:tc>
          <w:tcPr>
            <w:tcW w:w="5229" w:type="dxa"/>
          </w:tcPr>
          <w:p w14:paraId="685F4C5A" w14:textId="1C6A43F8" w:rsidR="00572C5F" w:rsidRDefault="00572C5F" w:rsidP="00B453FF">
            <w:pPr>
              <w:pStyle w:val="tableentry"/>
            </w:pPr>
            <w:r>
              <w:t>L</w:t>
            </w:r>
            <w:r w:rsidRPr="00073BE6">
              <w:t xml:space="preserve">ist of </w:t>
            </w:r>
            <w:r w:rsidR="00E95EC0">
              <w:t>access control lists</w:t>
            </w:r>
            <w:r w:rsidR="001C324A">
              <w:t xml:space="preserve">.  </w:t>
            </w:r>
          </w:p>
        </w:tc>
      </w:tr>
    </w:tbl>
    <w:p w14:paraId="4FB900A6" w14:textId="11068AD5" w:rsidR="00473EB4" w:rsidRPr="00473EB4" w:rsidRDefault="00E95EC0" w:rsidP="00473EB4">
      <w:pPr>
        <w:pStyle w:val="subheadindented"/>
      </w:pPr>
      <w:r>
        <w:lastRenderedPageBreak/>
        <w:t>Access Control List</w:t>
      </w:r>
    </w:p>
    <w:tbl>
      <w:tblPr>
        <w:tblStyle w:val="TableGrid"/>
        <w:tblW w:w="8640" w:type="dxa"/>
        <w:tblInd w:w="835" w:type="dxa"/>
        <w:tblLayout w:type="fixed"/>
        <w:tblLook w:val="04A0" w:firstRow="1" w:lastRow="0" w:firstColumn="1" w:lastColumn="0" w:noHBand="0" w:noVBand="1"/>
      </w:tblPr>
      <w:tblGrid>
        <w:gridCol w:w="777"/>
        <w:gridCol w:w="990"/>
        <w:gridCol w:w="1080"/>
        <w:gridCol w:w="5793"/>
      </w:tblGrid>
      <w:tr w:rsidR="00473EB4" w14:paraId="41D6D923" w14:textId="77777777" w:rsidTr="003522EA">
        <w:trPr>
          <w:cnfStyle w:val="100000000000" w:firstRow="1" w:lastRow="0" w:firstColumn="0" w:lastColumn="0" w:oddVBand="0" w:evenVBand="0" w:oddHBand="0" w:evenHBand="0" w:firstRowFirstColumn="0" w:firstRowLastColumn="0" w:lastRowFirstColumn="0" w:lastRowLastColumn="0"/>
          <w:tblHeader/>
        </w:trPr>
        <w:tc>
          <w:tcPr>
            <w:tcW w:w="777" w:type="dxa"/>
          </w:tcPr>
          <w:p w14:paraId="075AC3BD" w14:textId="77777777" w:rsidR="00473EB4" w:rsidRDefault="00473EB4" w:rsidP="00473EB4">
            <w:pPr>
              <w:pStyle w:val="tableheading"/>
            </w:pPr>
            <w:r>
              <w:t>Name</w:t>
            </w:r>
          </w:p>
        </w:tc>
        <w:tc>
          <w:tcPr>
            <w:tcW w:w="990"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793" w:type="dxa"/>
          </w:tcPr>
          <w:p w14:paraId="2B06E047" w14:textId="77777777" w:rsidR="00473EB4" w:rsidRDefault="00473EB4" w:rsidP="00473EB4">
            <w:pPr>
              <w:pStyle w:val="tableheading"/>
            </w:pPr>
            <w:r>
              <w:t>Description</w:t>
            </w:r>
          </w:p>
        </w:tc>
      </w:tr>
      <w:tr w:rsidR="00473EB4" w14:paraId="02724EAC" w14:textId="77777777" w:rsidTr="003522EA">
        <w:trPr>
          <w:trHeight w:val="7287"/>
        </w:trPr>
        <w:tc>
          <w:tcPr>
            <w:tcW w:w="777" w:type="dxa"/>
          </w:tcPr>
          <w:p w14:paraId="6A54E948" w14:textId="5C4EC633" w:rsidR="00473EB4" w:rsidRPr="00C854D0" w:rsidRDefault="00473EB4" w:rsidP="00473EB4">
            <w:pPr>
              <w:pStyle w:val="tableentry"/>
            </w:pPr>
            <w:r w:rsidRPr="00C854D0">
              <w:t>peer</w:t>
            </w:r>
            <w:r w:rsidR="001B16E3">
              <w:t>s</w:t>
            </w:r>
          </w:p>
        </w:tc>
        <w:tc>
          <w:tcPr>
            <w:tcW w:w="990"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793"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834"/>
              <w:gridCol w:w="990"/>
              <w:gridCol w:w="1023"/>
              <w:gridCol w:w="2700"/>
            </w:tblGrid>
            <w:tr w:rsidR="008E1E87" w:rsidRPr="001D32B6" w14:paraId="2E52B5CA" w14:textId="77777777" w:rsidTr="003522EA">
              <w:trPr>
                <w:cnfStyle w:val="100000000000" w:firstRow="1" w:lastRow="0" w:firstColumn="0" w:lastColumn="0" w:oddVBand="0" w:evenVBand="0" w:oddHBand="0" w:evenHBand="0" w:firstRowFirstColumn="0" w:firstRowLastColumn="0" w:lastRowFirstColumn="0" w:lastRowLastColumn="0"/>
              </w:trPr>
              <w:tc>
                <w:tcPr>
                  <w:tcW w:w="834"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23" w:type="dxa"/>
                </w:tcPr>
                <w:p w14:paraId="5B7FF7D3" w14:textId="77777777" w:rsidR="008E1E87" w:rsidRPr="00373FF5" w:rsidRDefault="008E1E87" w:rsidP="005E6BED">
                  <w:pPr>
                    <w:pStyle w:val="tableentry"/>
                    <w:rPr>
                      <w:b/>
                    </w:rPr>
                  </w:pPr>
                  <w:r w:rsidRPr="00373FF5">
                    <w:rPr>
                      <w:b/>
                    </w:rPr>
                    <w:t>Required</w:t>
                  </w:r>
                </w:p>
              </w:tc>
              <w:tc>
                <w:tcPr>
                  <w:tcW w:w="270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3522EA">
              <w:tc>
                <w:tcPr>
                  <w:tcW w:w="834"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23" w:type="dxa"/>
                </w:tcPr>
                <w:p w14:paraId="525753D9" w14:textId="77777777" w:rsidR="008E1E87" w:rsidRPr="001D32B6" w:rsidRDefault="008E1E87" w:rsidP="005E6BED">
                  <w:pPr>
                    <w:pStyle w:val="tableentry"/>
                  </w:pPr>
                  <w:r w:rsidRPr="001D32B6">
                    <w:t>yes</w:t>
                  </w:r>
                </w:p>
              </w:tc>
              <w:tc>
                <w:tcPr>
                  <w:tcW w:w="2700" w:type="dxa"/>
                </w:tcPr>
                <w:p w14:paraId="7B389148" w14:textId="77777777" w:rsidR="008E1E87" w:rsidRPr="001D32B6" w:rsidRDefault="008E1E87" w:rsidP="005E6BED">
                  <w:pPr>
                    <w:pStyle w:val="tableentry"/>
                  </w:pPr>
                  <w:r w:rsidRPr="001D32B6">
                    <w:t>The peer type.  The followings are the valid type of peers:</w:t>
                  </w:r>
                </w:p>
                <w:p w14:paraId="442A751C" w14:textId="4308C3ED" w:rsidR="008E1E87" w:rsidRDefault="008E1E87" w:rsidP="00373FF5">
                  <w:pPr>
                    <w:pStyle w:val="tableentry"/>
                    <w:numPr>
                      <w:ilvl w:val="0"/>
                      <w:numId w:val="77"/>
                    </w:numPr>
                  </w:pPr>
                  <w:r w:rsidRPr="001D32B6">
                    <w:t>AN</w:t>
                  </w:r>
                  <w:r w:rsidR="00E95EC0">
                    <w:t>ONYMOUS</w:t>
                  </w:r>
                  <w:r w:rsidR="00F01EBD">
                    <w:t xml:space="preserve">  (unauthenticated peer)</w:t>
                  </w:r>
                </w:p>
                <w:p w14:paraId="0302B343" w14:textId="03BE240F" w:rsidR="00E95EC0" w:rsidRPr="001D32B6" w:rsidRDefault="00E95EC0" w:rsidP="00373FF5">
                  <w:pPr>
                    <w:pStyle w:val="tableentry"/>
                    <w:numPr>
                      <w:ilvl w:val="0"/>
                      <w:numId w:val="77"/>
                    </w:numPr>
                  </w:pPr>
                  <w:r>
                    <w:t>ANY</w:t>
                  </w:r>
                  <w:r w:rsidR="00F01EBD">
                    <w:t>_USER (authenticated peer)</w:t>
                  </w:r>
                </w:p>
                <w:p w14:paraId="22B1A743" w14:textId="42513DEE" w:rsidR="008E1E87" w:rsidRPr="001D32B6" w:rsidRDefault="00E95EC0">
                  <w:pPr>
                    <w:pStyle w:val="tableentry"/>
                    <w:numPr>
                      <w:ilvl w:val="0"/>
                      <w:numId w:val="77"/>
                    </w:numPr>
                  </w:pPr>
                  <w:r>
                    <w:t>PUBLIC_KEY</w:t>
                  </w:r>
                </w:p>
                <w:p w14:paraId="146A7435" w14:textId="41C19D57" w:rsidR="008E1E87" w:rsidRPr="001D32B6" w:rsidRDefault="00E95EC0" w:rsidP="00373FF5">
                  <w:pPr>
                    <w:pStyle w:val="tableentry"/>
                    <w:numPr>
                      <w:ilvl w:val="0"/>
                      <w:numId w:val="77"/>
                    </w:numPr>
                  </w:pPr>
                  <w:r>
                    <w:t>SECURITY_GROUP</w:t>
                  </w:r>
                </w:p>
              </w:tc>
            </w:tr>
            <w:tr w:rsidR="008E1E87" w:rsidRPr="001D32B6" w14:paraId="275B847F" w14:textId="77777777" w:rsidTr="003522EA">
              <w:tc>
                <w:tcPr>
                  <w:tcW w:w="834" w:type="dxa"/>
                </w:tcPr>
                <w:p w14:paraId="2F81055B" w14:textId="668F03F9" w:rsidR="008E1E87" w:rsidRPr="001D32B6" w:rsidRDefault="00377EAF" w:rsidP="005E6BED">
                  <w:pPr>
                    <w:pStyle w:val="tableentry"/>
                  </w:pPr>
                  <w:r>
                    <w:t>keyInfo</w:t>
                  </w:r>
                </w:p>
              </w:tc>
              <w:tc>
                <w:tcPr>
                  <w:tcW w:w="990" w:type="dxa"/>
                </w:tcPr>
                <w:p w14:paraId="03B72E82" w14:textId="3BEAA0DD" w:rsidR="008E1E87" w:rsidRPr="001D32B6" w:rsidRDefault="00377EAF" w:rsidP="005E6BED">
                  <w:pPr>
                    <w:pStyle w:val="tableentry"/>
                  </w:pPr>
                  <w:r>
                    <w:t xml:space="preserve">structure of </w:t>
                  </w:r>
                  <w:r w:rsidR="00F01EBD">
                    <w:t xml:space="preserve">Authentication </w:t>
                  </w:r>
                  <w:r>
                    <w:t>GUID and Public Key</w:t>
                  </w:r>
                </w:p>
              </w:tc>
              <w:tc>
                <w:tcPr>
                  <w:tcW w:w="1023" w:type="dxa"/>
                </w:tcPr>
                <w:p w14:paraId="257FD86A" w14:textId="77777777" w:rsidR="008E1E87" w:rsidRPr="001D32B6" w:rsidRDefault="008E1E87" w:rsidP="005E6BED">
                  <w:pPr>
                    <w:pStyle w:val="tableentry"/>
                  </w:pPr>
                  <w:r w:rsidRPr="001D32B6">
                    <w:t>no</w:t>
                  </w:r>
                </w:p>
              </w:tc>
              <w:tc>
                <w:tcPr>
                  <w:tcW w:w="270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66AAD981" w14:textId="3BBDF031" w:rsidR="00E95EC0" w:rsidRDefault="00E95EC0" w:rsidP="00373FF5">
                  <w:pPr>
                    <w:pStyle w:val="tableentry"/>
                    <w:numPr>
                      <w:ilvl w:val="0"/>
                      <w:numId w:val="78"/>
                    </w:numPr>
                  </w:pPr>
                  <w:r>
                    <w:t xml:space="preserve">ANONYMOUS – not </w:t>
                  </w:r>
                  <w:r w:rsidR="00F01EBD">
                    <w:t>applicable</w:t>
                  </w:r>
                </w:p>
                <w:p w14:paraId="34482C22" w14:textId="02B5CBC8" w:rsidR="001D32B6" w:rsidRPr="001D32B6" w:rsidRDefault="001D32B6" w:rsidP="00373FF5">
                  <w:pPr>
                    <w:pStyle w:val="tableentry"/>
                    <w:numPr>
                      <w:ilvl w:val="0"/>
                      <w:numId w:val="78"/>
                    </w:numPr>
                  </w:pPr>
                  <w:r w:rsidRPr="001D32B6">
                    <w:t>ANY</w:t>
                  </w:r>
                  <w:r w:rsidR="00F01EBD">
                    <w:t>_USER</w:t>
                  </w:r>
                  <w:r w:rsidRPr="001D32B6">
                    <w:t xml:space="preserve"> – not applicable</w:t>
                  </w:r>
                </w:p>
                <w:p w14:paraId="44387923" w14:textId="22520AEB" w:rsidR="001D32B6" w:rsidRPr="001D32B6" w:rsidRDefault="00E95EC0" w:rsidP="00373FF5">
                  <w:pPr>
                    <w:pStyle w:val="tableentry"/>
                    <w:numPr>
                      <w:ilvl w:val="0"/>
                      <w:numId w:val="78"/>
                    </w:numPr>
                  </w:pPr>
                  <w:r>
                    <w:t>PUBLIC_KEY</w:t>
                  </w:r>
                  <w:r w:rsidRPr="001D32B6">
                    <w:t xml:space="preserve"> </w:t>
                  </w:r>
                  <w:r w:rsidR="001D32B6" w:rsidRPr="001D32B6">
                    <w:t xml:space="preserve">– the </w:t>
                  </w:r>
                  <w:r w:rsidR="00F01EBD">
                    <w:t xml:space="preserve">authentication </w:t>
                  </w:r>
                  <w:r w:rsidR="00377EAF">
                    <w:t xml:space="preserve">GUID and </w:t>
                  </w:r>
                  <w:r w:rsidR="001D32B6" w:rsidRPr="001D32B6">
                    <w:t>public key</w:t>
                  </w:r>
                  <w:r w:rsidR="00377EAF">
                    <w:t xml:space="preserve"> of the peer</w:t>
                  </w:r>
                </w:p>
                <w:p w14:paraId="458C02FD" w14:textId="71F0D30E" w:rsidR="001D32B6" w:rsidRPr="001D32B6" w:rsidRDefault="00E95EC0">
                  <w:pPr>
                    <w:pStyle w:val="tableentry"/>
                    <w:numPr>
                      <w:ilvl w:val="0"/>
                      <w:numId w:val="78"/>
                    </w:numPr>
                  </w:pPr>
                  <w:r>
                    <w:t>SECURITY_GROUP</w:t>
                  </w:r>
                  <w:r w:rsidRPr="001D32B6">
                    <w:t xml:space="preserve"> </w:t>
                  </w:r>
                  <w:r w:rsidR="001D32B6" w:rsidRPr="001D32B6">
                    <w:t xml:space="preserve">– the </w:t>
                  </w:r>
                  <w:r w:rsidR="00F01EBD">
                    <w:t xml:space="preserve">authentication </w:t>
                  </w:r>
                  <w:r w:rsidR="001D32B6" w:rsidRPr="001D32B6">
                    <w:t xml:space="preserve">GUID </w:t>
                  </w:r>
                  <w:r w:rsidR="00377EAF">
                    <w:t xml:space="preserve">and the public key of the </w:t>
                  </w:r>
                  <w:r>
                    <w:t xml:space="preserve">security group </w:t>
                  </w:r>
                  <w:r w:rsidR="00377EAF">
                    <w:t>authority</w:t>
                  </w:r>
                </w:p>
              </w:tc>
            </w:tr>
            <w:tr w:rsidR="00F01EBD" w:rsidRPr="001D32B6" w14:paraId="537EAD33" w14:textId="77777777" w:rsidTr="00F01EBD">
              <w:tc>
                <w:tcPr>
                  <w:tcW w:w="834" w:type="dxa"/>
                </w:tcPr>
                <w:p w14:paraId="04758F00" w14:textId="13BBD91A" w:rsidR="00F01EBD" w:rsidRDefault="00F01EBD" w:rsidP="005E6BED">
                  <w:pPr>
                    <w:pStyle w:val="tableentry"/>
                  </w:pPr>
                  <w:r>
                    <w:t>sgID</w:t>
                  </w:r>
                </w:p>
              </w:tc>
              <w:tc>
                <w:tcPr>
                  <w:tcW w:w="990" w:type="dxa"/>
                </w:tcPr>
                <w:p w14:paraId="2CFBA6ED" w14:textId="288476EA" w:rsidR="00F01EBD" w:rsidRDefault="00F01EBD" w:rsidP="005E6BED">
                  <w:pPr>
                    <w:pStyle w:val="tableentry"/>
                  </w:pPr>
                  <w:r>
                    <w:t>GUID</w:t>
                  </w:r>
                </w:p>
              </w:tc>
              <w:tc>
                <w:tcPr>
                  <w:tcW w:w="1023" w:type="dxa"/>
                </w:tcPr>
                <w:p w14:paraId="4D3FA737" w14:textId="4BED599E" w:rsidR="00F01EBD" w:rsidRPr="001D32B6" w:rsidRDefault="00F01EBD" w:rsidP="005E6BED">
                  <w:pPr>
                    <w:pStyle w:val="tableentry"/>
                  </w:pPr>
                  <w:r>
                    <w:t>No</w:t>
                  </w:r>
                </w:p>
              </w:tc>
              <w:tc>
                <w:tcPr>
                  <w:tcW w:w="2700" w:type="dxa"/>
                </w:tcPr>
                <w:p w14:paraId="1DFED002" w14:textId="6B93D484" w:rsidR="00F01EBD" w:rsidRPr="001D32B6" w:rsidRDefault="00F01EBD" w:rsidP="005E6BED">
                  <w:pPr>
                    <w:pStyle w:val="tableentry"/>
                  </w:pPr>
                  <w:r>
                    <w:t>Security group ID.  This is application only the type SECURITY_GROUP.</w:t>
                  </w:r>
                </w:p>
              </w:tc>
            </w:tr>
          </w:tbl>
          <w:p w14:paraId="4303C390" w14:textId="77777777" w:rsidR="00473EB4" w:rsidRPr="00373FF5" w:rsidRDefault="00473EB4" w:rsidP="005E6BED">
            <w:pPr>
              <w:pStyle w:val="tableentry"/>
              <w:rPr>
                <w:i/>
              </w:rPr>
            </w:pPr>
          </w:p>
        </w:tc>
      </w:tr>
      <w:tr w:rsidR="00473EB4" w14:paraId="498A4B1F" w14:textId="77777777" w:rsidTr="003522EA">
        <w:tc>
          <w:tcPr>
            <w:tcW w:w="777" w:type="dxa"/>
          </w:tcPr>
          <w:p w14:paraId="7640CA6A" w14:textId="22728847" w:rsidR="00473EB4" w:rsidRPr="00763A7A" w:rsidRDefault="001B16E3" w:rsidP="00473EB4">
            <w:pPr>
              <w:pStyle w:val="tableentry"/>
            </w:pPr>
            <w:r>
              <w:t>rules</w:t>
            </w:r>
          </w:p>
        </w:tc>
        <w:tc>
          <w:tcPr>
            <w:tcW w:w="990"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793"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53CAC329" w14:textId="74F75789" w:rsidR="008A2535" w:rsidRPr="00373FF5" w:rsidRDefault="005E6BED" w:rsidP="005E6BED">
            <w:pPr>
              <w:pStyle w:val="tableentry"/>
              <w:rPr>
                <w:b/>
              </w:rPr>
            </w:pPr>
            <w:r>
              <w:t>O</w:t>
            </w:r>
            <w:r w:rsidR="00BD54B2" w:rsidRPr="009D2DDB">
              <w:t>bje</w:t>
            </w:r>
            <w:r>
              <w:t xml:space="preserve">ct path of the secured object. </w:t>
            </w:r>
            <w:r w:rsidR="00BD54B2" w:rsidRPr="009D2DDB">
              <w:t>A * indicates a prefix match</w:t>
            </w:r>
            <w:r w:rsidR="00713F0E">
              <w:t>.  When there is no *</w:t>
            </w:r>
            <w:r w:rsidR="00B66698">
              <w:t>,</w:t>
            </w:r>
            <w:r w:rsidR="00713F0E">
              <w:t xml:space="preserve"> it is an exact match.</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4FE60F31" w:rsidR="00BD54B2" w:rsidRPr="009D2DDB" w:rsidRDefault="005E6BED" w:rsidP="00BD54B2">
            <w:pPr>
              <w:pStyle w:val="tableentry"/>
            </w:pPr>
            <w:r>
              <w:t xml:space="preserve">Interface name. </w:t>
            </w:r>
            <w:r w:rsidR="00BD54B2" w:rsidRPr="009D2DDB">
              <w:t>A * indicates a prefix match.</w:t>
            </w:r>
            <w:r w:rsidR="00713F0E">
              <w:t xml:space="preserve">  When there is no *</w:t>
            </w:r>
            <w:r w:rsidR="00B66698">
              <w:t>,</w:t>
            </w:r>
            <w:r w:rsidR="00713F0E">
              <w:t xml:space="preserve"> it is an exact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lastRenderedPageBreak/>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34F04EED" w:rsidR="00EB2CFA" w:rsidRDefault="00EB2CFA" w:rsidP="006C04EC">
            <w:pPr>
              <w:pStyle w:val="tableentry"/>
            </w:pPr>
            <w:r>
              <w:t>M</w:t>
            </w:r>
            <w:r w:rsidRPr="009D2DDB">
              <w:t>ember name</w:t>
            </w:r>
            <w:r w:rsidR="00B66698">
              <w:t xml:space="preserve">.  </w:t>
            </w:r>
            <w:r w:rsidR="00B66698" w:rsidRPr="009D2DDB">
              <w:t>A * indicates a prefix match</w:t>
            </w:r>
            <w:r w:rsidR="00B66698">
              <w:t>.  When there is no *, it is an exact match.</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47E19E58" w:rsidR="00EB2CFA" w:rsidRDefault="00553169" w:rsidP="006C04EC">
            <w:pPr>
              <w:pStyle w:val="tablebulletlvl1"/>
            </w:pPr>
            <w:r>
              <w:t>1</w:t>
            </w:r>
            <w:r w:rsidR="00EB2CFA">
              <w:t>: method call</w:t>
            </w:r>
          </w:p>
          <w:p w14:paraId="443371D0" w14:textId="3584841D" w:rsidR="00EB2CFA" w:rsidRDefault="00553169" w:rsidP="006C04EC">
            <w:pPr>
              <w:pStyle w:val="tablebulletlvl1"/>
            </w:pPr>
            <w:r>
              <w:t>2</w:t>
            </w:r>
            <w:r w:rsidR="00EB2CFA">
              <w:t>: signal</w:t>
            </w:r>
          </w:p>
          <w:p w14:paraId="04A21B9F" w14:textId="37CD26D3" w:rsidR="00EB2CFA" w:rsidRPr="00073BE6" w:rsidRDefault="00553169" w:rsidP="006C04EC">
            <w:pPr>
              <w:pStyle w:val="tablebulletlvl1"/>
            </w:pPr>
            <w:r>
              <w:t>3</w:t>
            </w:r>
            <w:r w:rsidR="00EB2CFA">
              <w:t>: property</w:t>
            </w:r>
          </w:p>
        </w:tc>
        <w:tc>
          <w:tcPr>
            <w:tcW w:w="3625" w:type="dxa"/>
          </w:tcPr>
          <w:p w14:paraId="5F1B0518" w14:textId="77777777" w:rsidR="009C3615" w:rsidRDefault="00EB2CFA" w:rsidP="003522EA">
            <w:pPr>
              <w:pStyle w:val="tableentry"/>
            </w:pPr>
            <w:r>
              <w:t>Message type</w:t>
            </w:r>
            <w:r w:rsidR="009C3615">
              <w:t>.</w:t>
            </w:r>
          </w:p>
          <w:p w14:paraId="2047988E" w14:textId="2066488D" w:rsidR="00EB2CFA" w:rsidRPr="00073BE6" w:rsidRDefault="009C3615" w:rsidP="003522EA">
            <w:pPr>
              <w:pStyle w:val="tableentry"/>
            </w:pPr>
            <w:r>
              <w:t>Default is method call.</w:t>
            </w:r>
          </w:p>
        </w:tc>
      </w:tr>
      <w:tr w:rsidR="00EB2CFA" w14:paraId="05094E37" w14:textId="77777777" w:rsidTr="006C04EC">
        <w:tc>
          <w:tcPr>
            <w:tcW w:w="1141" w:type="dxa"/>
          </w:tcPr>
          <w:p w14:paraId="1F0EC7DB" w14:textId="2A9F4EA6"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6159DC6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send</w:t>
            </w:r>
            <w:r w:rsidR="00273F25">
              <w:rPr>
                <w:rFonts w:ascii="Arial" w:hAnsi="Arial" w:cs="Arial"/>
                <w:sz w:val="18"/>
                <w:szCs w:val="18"/>
              </w:rPr>
              <w:t>ing</w:t>
            </w:r>
            <w:r w:rsidRPr="007851A4">
              <w:rPr>
                <w:rFonts w:ascii="Arial" w:hAnsi="Arial" w:cs="Arial"/>
                <w:sz w:val="18"/>
                <w:szCs w:val="18"/>
              </w:rPr>
              <w:t xml:space="preserve"> signal, </w:t>
            </w:r>
            <w:r w:rsidR="00273F25">
              <w:rPr>
                <w:rFonts w:ascii="Arial" w:hAnsi="Arial" w:cs="Arial"/>
                <w:sz w:val="18"/>
                <w:szCs w:val="18"/>
              </w:rPr>
              <w:t>exposing</w:t>
            </w:r>
            <w:r w:rsidR="00273F25" w:rsidRPr="007851A4">
              <w:rPr>
                <w:rFonts w:ascii="Arial" w:hAnsi="Arial" w:cs="Arial"/>
                <w:sz w:val="18"/>
                <w:szCs w:val="18"/>
              </w:rPr>
              <w:t xml:space="preserve"> </w:t>
            </w:r>
            <w:r w:rsidRPr="007851A4">
              <w:rPr>
                <w:rFonts w:ascii="Arial" w:hAnsi="Arial" w:cs="Arial"/>
                <w:sz w:val="18"/>
                <w:szCs w:val="18"/>
              </w:rPr>
              <w:t>method calls and produc</w:t>
            </w:r>
            <w:r w:rsidR="00273F25">
              <w:rPr>
                <w:rFonts w:ascii="Arial" w:hAnsi="Arial" w:cs="Arial"/>
                <w:sz w:val="18"/>
                <w:szCs w:val="18"/>
              </w:rPr>
              <w:t>ing</w:t>
            </w:r>
            <w:r w:rsidRPr="007851A4">
              <w:rPr>
                <w:rFonts w:ascii="Arial" w:hAnsi="Arial" w:cs="Arial"/>
                <w:sz w:val="18"/>
                <w:szCs w:val="18"/>
              </w:rPr>
              <w:t xml:space="preserve"> properties</w:t>
            </w:r>
          </w:p>
          <w:p w14:paraId="4C1D1818" w14:textId="1385E722"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receiv</w:t>
            </w:r>
            <w:r w:rsidR="00273F25">
              <w:rPr>
                <w:rFonts w:ascii="Arial" w:hAnsi="Arial" w:cs="Arial"/>
                <w:sz w:val="18"/>
                <w:szCs w:val="18"/>
              </w:rPr>
              <w:t xml:space="preserve">ing </w:t>
            </w:r>
            <w:r w:rsidRPr="007851A4">
              <w:rPr>
                <w:rFonts w:ascii="Arial" w:hAnsi="Arial" w:cs="Arial"/>
                <w:sz w:val="18"/>
                <w:szCs w:val="18"/>
              </w:rPr>
              <w:t>signals and get</w:t>
            </w:r>
            <w:r w:rsidR="00273F25">
              <w:rPr>
                <w:rFonts w:ascii="Arial" w:hAnsi="Arial" w:cs="Arial"/>
                <w:sz w:val="18"/>
                <w:szCs w:val="18"/>
              </w:rPr>
              <w:t>ting</w:t>
            </w:r>
            <w:r w:rsidRPr="007851A4">
              <w:rPr>
                <w:rFonts w:ascii="Arial" w:hAnsi="Arial" w:cs="Arial"/>
                <w:sz w:val="18"/>
                <w:szCs w:val="18"/>
              </w:rPr>
              <w:t xml:space="preserve"> properties</w:t>
            </w:r>
          </w:p>
          <w:p w14:paraId="70C307A6" w14:textId="5E4B4BDC" w:rsidR="00EB2CFA" w:rsidRPr="009F7B80" w:rsidRDefault="00EB2CFA" w:rsidP="007851A4">
            <w:pPr>
              <w:pStyle w:val="ListParagraph"/>
              <w:numPr>
                <w:ilvl w:val="0"/>
                <w:numId w:val="86"/>
              </w:numPr>
              <w:rPr>
                <w:szCs w:val="18"/>
              </w:rPr>
            </w:pPr>
            <w:r w:rsidRPr="007851A4">
              <w:rPr>
                <w:rFonts w:ascii="Arial" w:hAnsi="Arial" w:cs="Arial"/>
                <w:sz w:val="18"/>
                <w:szCs w:val="18"/>
              </w:rPr>
              <w:t xml:space="preserve">0x08: Modify – </w:t>
            </w:r>
            <w:r w:rsidR="00273F25">
              <w:rPr>
                <w:rFonts w:ascii="Arial" w:hAnsi="Arial" w:cs="Arial"/>
                <w:sz w:val="18"/>
                <w:szCs w:val="18"/>
              </w:rPr>
              <w:t>s</w:t>
            </w:r>
            <w:r w:rsidRPr="007851A4">
              <w:rPr>
                <w:rFonts w:ascii="Arial" w:hAnsi="Arial" w:cs="Arial"/>
                <w:sz w:val="18"/>
                <w:szCs w:val="18"/>
              </w:rPr>
              <w:t xml:space="preserve">et properties </w:t>
            </w:r>
            <w:r w:rsidR="00273F25">
              <w:rPr>
                <w:rFonts w:ascii="Arial" w:hAnsi="Arial" w:cs="Arial"/>
                <w:sz w:val="18"/>
                <w:szCs w:val="18"/>
              </w:rPr>
              <w:t xml:space="preserve">and make </w:t>
            </w:r>
            <w:r w:rsidRPr="007851A4">
              <w:rPr>
                <w:rFonts w:ascii="Arial" w:hAnsi="Arial" w:cs="Arial"/>
                <w:sz w:val="18"/>
                <w:szCs w:val="18"/>
              </w:rPr>
              <w:t>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3759F898" w:rsidR="00EB2CFA" w:rsidRDefault="00EB2CFA" w:rsidP="006C04EC">
            <w:pPr>
              <w:pStyle w:val="tableentry"/>
            </w:pPr>
            <w:r>
              <w:t xml:space="preserve">Mutual authorization required. </w:t>
            </w:r>
            <w:r w:rsidRPr="00CE4500">
              <w:t xml:space="preserve">Both peers (local and remote) are required to be </w:t>
            </w:r>
            <w:r w:rsidR="007828DD">
              <w:t>authorized</w:t>
            </w:r>
            <w:r w:rsidRPr="00CE4500">
              <w:t>.</w:t>
            </w:r>
            <w:r w:rsidR="007828DD">
              <w:t xml:space="preserve">  Specifying </w:t>
            </w:r>
            <w:r w:rsidR="009C3615">
              <w:t xml:space="preserve">a </w:t>
            </w:r>
            <w:r w:rsidR="007828DD">
              <w:t xml:space="preserve">no </w:t>
            </w:r>
            <w:r w:rsidR="009C3615">
              <w:t xml:space="preserve">value means </w:t>
            </w:r>
            <w:r w:rsidR="007828DD">
              <w:t>enabl</w:t>
            </w:r>
            <w:r w:rsidR="009C3615">
              <w:t>ing a</w:t>
            </w:r>
            <w:r w:rsidR="007828DD">
              <w:t xml:space="preserve"> one-way authorization.</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7B681DDA" w:rsidR="00BD54B2" w:rsidRDefault="00BD54B2" w:rsidP="001F03FC">
      <w:pPr>
        <w:pStyle w:val="figureanchor"/>
      </w:pPr>
      <w:r w:rsidRPr="00BD54B2">
        <w:t xml:space="preserve">The following table </w:t>
      </w:r>
      <w:r w:rsidR="00144F5E">
        <w:t>lists the required action mask base on the message.</w:t>
      </w:r>
      <w:r w:rsidR="00144F5E" w:rsidRPr="00BD54B2">
        <w:t xml:space="preserve"> </w:t>
      </w:r>
    </w:p>
    <w:p w14:paraId="00874F78" w14:textId="644E2D0E" w:rsidR="00CF28F7" w:rsidRDefault="00CF28F7" w:rsidP="007851A4">
      <w:pPr>
        <w:pStyle w:val="Caption"/>
        <w:keepNext/>
      </w:pPr>
      <w:bookmarkStart w:id="1282" w:name="_Ref409079083"/>
      <w:bookmarkStart w:id="1283" w:name="_Toc414364106"/>
      <w:r>
        <w:t xml:space="preserve">Table </w:t>
      </w:r>
      <w:r w:rsidR="00107425">
        <w:fldChar w:fldCharType="begin"/>
      </w:r>
      <w:r w:rsidR="00107425">
        <w:instrText xml:space="preserve"> SEQ Table \* ARABIC </w:instrText>
      </w:r>
      <w:r w:rsidR="00107425">
        <w:fldChar w:fldCharType="separate"/>
      </w:r>
      <w:r w:rsidR="00ED726C">
        <w:rPr>
          <w:noProof/>
        </w:rPr>
        <w:t>2</w:t>
      </w:r>
      <w:r w:rsidR="00107425">
        <w:rPr>
          <w:noProof/>
        </w:rPr>
        <w:fldChar w:fldCharType="end"/>
      </w:r>
      <w:r>
        <w:t xml:space="preserve">-2: </w:t>
      </w:r>
      <w:r w:rsidR="00144F5E">
        <w:t xml:space="preserve">Action Mask </w:t>
      </w:r>
      <w:r>
        <w:t>Matrix</w:t>
      </w:r>
      <w:bookmarkEnd w:id="1282"/>
      <w:bookmarkEnd w:id="1283"/>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trPr>
        <w:tc>
          <w:tcPr>
            <w:tcW w:w="2864" w:type="dxa"/>
          </w:tcPr>
          <w:p w14:paraId="40E8C314" w14:textId="2510C553" w:rsidR="002848E6" w:rsidRPr="003522EA" w:rsidRDefault="002848E6" w:rsidP="00DF0AF6">
            <w:pPr>
              <w:pStyle w:val="body"/>
              <w:ind w:left="0"/>
              <w:rPr>
                <w:b/>
                <w:sz w:val="18"/>
                <w:szCs w:val="18"/>
              </w:rPr>
            </w:pPr>
            <w:r w:rsidRPr="003522EA">
              <w:rPr>
                <w:b/>
                <w:sz w:val="18"/>
                <w:szCs w:val="18"/>
              </w:rPr>
              <w:t>Message Action</w:t>
            </w:r>
          </w:p>
        </w:tc>
        <w:tc>
          <w:tcPr>
            <w:tcW w:w="2847" w:type="dxa"/>
          </w:tcPr>
          <w:p w14:paraId="0F6EB694" w14:textId="77777777" w:rsidR="002848E6" w:rsidRPr="003522EA" w:rsidRDefault="002848E6" w:rsidP="00DF0AF6">
            <w:pPr>
              <w:pStyle w:val="body"/>
              <w:ind w:left="0"/>
              <w:rPr>
                <w:b/>
                <w:sz w:val="18"/>
                <w:szCs w:val="18"/>
              </w:rPr>
            </w:pPr>
            <w:r w:rsidRPr="003522EA">
              <w:rPr>
                <w:b/>
                <w:sz w:val="18"/>
                <w:szCs w:val="18"/>
              </w:rPr>
              <w:t>Local Policy</w:t>
            </w:r>
          </w:p>
          <w:p w14:paraId="3C90A82A" w14:textId="4B60FD71" w:rsidR="002848E6" w:rsidRPr="003522EA" w:rsidRDefault="002848E6" w:rsidP="00DF0AF6">
            <w:pPr>
              <w:pStyle w:val="body"/>
              <w:ind w:left="0"/>
              <w:rPr>
                <w:b/>
                <w:sz w:val="18"/>
                <w:szCs w:val="18"/>
              </w:rPr>
            </w:pPr>
            <w:r w:rsidRPr="003522EA">
              <w:rPr>
                <w:b/>
                <w:sz w:val="18"/>
                <w:szCs w:val="18"/>
              </w:rPr>
              <w:t>If there is no local policy, the default action is denied.  Admin user has full access.</w:t>
            </w:r>
          </w:p>
        </w:tc>
        <w:tc>
          <w:tcPr>
            <w:tcW w:w="2913" w:type="dxa"/>
          </w:tcPr>
          <w:p w14:paraId="408A0478" w14:textId="7E9A8176" w:rsidR="002848E6" w:rsidRPr="003522EA" w:rsidRDefault="002848E6" w:rsidP="00DF0AF6">
            <w:pPr>
              <w:pStyle w:val="body"/>
              <w:ind w:left="0"/>
              <w:rPr>
                <w:b/>
                <w:sz w:val="18"/>
                <w:szCs w:val="18"/>
              </w:rPr>
            </w:pPr>
            <w:r w:rsidRPr="003522EA">
              <w:rPr>
                <w:b/>
                <w:sz w:val="18"/>
                <w:szCs w:val="18"/>
              </w:rPr>
              <w:t xml:space="preserve">Remote peer’s membership </w:t>
            </w:r>
            <w:r w:rsidR="00844EB4">
              <w:rPr>
                <w:b/>
                <w:sz w:val="18"/>
                <w:szCs w:val="18"/>
              </w:rPr>
              <w:t xml:space="preserve">ACL </w:t>
            </w:r>
            <w:r w:rsidRPr="003522EA">
              <w:rPr>
                <w:b/>
                <w:sz w:val="18"/>
                <w:szCs w:val="18"/>
              </w:rPr>
              <w:t>data</w:t>
            </w:r>
            <w:r w:rsidR="002E11C7" w:rsidRPr="003522EA">
              <w:rPr>
                <w:b/>
                <w:sz w:val="18"/>
                <w:szCs w:val="18"/>
              </w:rPr>
              <w:t>.</w:t>
            </w:r>
          </w:p>
          <w:p w14:paraId="14901B31" w14:textId="08657D50" w:rsidR="002E11C7" w:rsidRPr="003522EA" w:rsidRDefault="002E11C7" w:rsidP="00B453FF">
            <w:pPr>
              <w:pStyle w:val="body"/>
              <w:ind w:left="0"/>
              <w:rPr>
                <w:b/>
                <w:sz w:val="18"/>
                <w:szCs w:val="18"/>
              </w:rPr>
            </w:pPr>
            <w:r w:rsidRPr="003522EA">
              <w:rPr>
                <w:b/>
                <w:sz w:val="18"/>
                <w:szCs w:val="18"/>
              </w:rPr>
              <w:t xml:space="preserve">Check when the authorization is </w:t>
            </w:r>
            <w:r w:rsidR="00B66698">
              <w:rPr>
                <w:b/>
                <w:sz w:val="18"/>
                <w:szCs w:val="18"/>
              </w:rPr>
              <w:t>security group</w:t>
            </w:r>
            <w:r w:rsidRPr="003522EA">
              <w:rPr>
                <w:b/>
                <w:sz w:val="18"/>
                <w:szCs w:val="18"/>
              </w:rPr>
              <w:t xml:space="preserve"> specific.</w:t>
            </w:r>
          </w:p>
        </w:tc>
      </w:tr>
      <w:tr w:rsidR="002848E6" w14:paraId="0D066E4B" w14:textId="77777777" w:rsidTr="002848E6">
        <w:tc>
          <w:tcPr>
            <w:tcW w:w="2864" w:type="dxa"/>
          </w:tcPr>
          <w:p w14:paraId="1B3D8EA3" w14:textId="09DA4A8F" w:rsidR="002848E6" w:rsidRPr="003522EA" w:rsidRDefault="002848E6" w:rsidP="00DF0AF6">
            <w:pPr>
              <w:pStyle w:val="body"/>
              <w:ind w:left="0"/>
              <w:rPr>
                <w:sz w:val="18"/>
                <w:szCs w:val="18"/>
              </w:rPr>
            </w:pPr>
            <w:r w:rsidRPr="003522EA">
              <w:rPr>
                <w:sz w:val="18"/>
                <w:szCs w:val="18"/>
              </w:rPr>
              <w:t>send GetProperty</w:t>
            </w:r>
          </w:p>
        </w:tc>
        <w:tc>
          <w:tcPr>
            <w:tcW w:w="2847" w:type="dxa"/>
          </w:tcPr>
          <w:p w14:paraId="2395C4C7" w14:textId="388519D7" w:rsidR="002848E6" w:rsidRPr="003522EA" w:rsidRDefault="00144F5E" w:rsidP="00DF0AF6">
            <w:pPr>
              <w:pStyle w:val="body"/>
              <w:ind w:left="0"/>
              <w:rPr>
                <w:sz w:val="18"/>
                <w:szCs w:val="18"/>
              </w:rPr>
            </w:pPr>
            <w:r>
              <w:rPr>
                <w:sz w:val="18"/>
                <w:szCs w:val="18"/>
              </w:rPr>
              <w:t>Remote peer</w:t>
            </w:r>
            <w:r w:rsidR="002E11C7" w:rsidRPr="003522EA">
              <w:rPr>
                <w:sz w:val="18"/>
                <w:szCs w:val="18"/>
              </w:rPr>
              <w:t xml:space="preserve"> has PROVIDE permission for </w:t>
            </w:r>
            <w:r w:rsidR="002848E6" w:rsidRPr="003522EA">
              <w:rPr>
                <w:sz w:val="18"/>
                <w:szCs w:val="18"/>
              </w:rPr>
              <w:t>this property</w:t>
            </w:r>
          </w:p>
        </w:tc>
        <w:tc>
          <w:tcPr>
            <w:tcW w:w="2913" w:type="dxa"/>
          </w:tcPr>
          <w:p w14:paraId="43AADDA9" w14:textId="653D1449"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r>
      <w:tr w:rsidR="002848E6" w14:paraId="2313CC92" w14:textId="77777777" w:rsidTr="002848E6">
        <w:tc>
          <w:tcPr>
            <w:tcW w:w="2864" w:type="dxa"/>
          </w:tcPr>
          <w:p w14:paraId="4AC1FB2D" w14:textId="68A03698" w:rsidR="002848E6" w:rsidRPr="003522EA" w:rsidRDefault="002848E6" w:rsidP="00DF0AF6">
            <w:pPr>
              <w:pStyle w:val="body"/>
              <w:ind w:left="0"/>
              <w:rPr>
                <w:sz w:val="18"/>
                <w:szCs w:val="18"/>
              </w:rPr>
            </w:pPr>
            <w:r w:rsidRPr="003522EA">
              <w:rPr>
                <w:sz w:val="18"/>
                <w:szCs w:val="18"/>
              </w:rPr>
              <w:t>receive GetProperty</w:t>
            </w:r>
          </w:p>
        </w:tc>
        <w:tc>
          <w:tcPr>
            <w:tcW w:w="2847" w:type="dxa"/>
          </w:tcPr>
          <w:p w14:paraId="0ECDD594" w14:textId="734023C9"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OBSERVE permission for this property</w:t>
            </w:r>
          </w:p>
        </w:tc>
        <w:tc>
          <w:tcPr>
            <w:tcW w:w="2913" w:type="dxa"/>
          </w:tcPr>
          <w:p w14:paraId="09873548" w14:textId="7EA9CC1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OBSERVE permission for this property</w:t>
            </w:r>
          </w:p>
        </w:tc>
      </w:tr>
      <w:tr w:rsidR="002848E6" w14:paraId="5B4299BD" w14:textId="77777777" w:rsidTr="002848E6">
        <w:tc>
          <w:tcPr>
            <w:tcW w:w="2864" w:type="dxa"/>
          </w:tcPr>
          <w:p w14:paraId="499BC678" w14:textId="655B4C78" w:rsidR="002848E6" w:rsidRPr="003522EA" w:rsidRDefault="002848E6" w:rsidP="00DF0AF6">
            <w:pPr>
              <w:pStyle w:val="body"/>
              <w:ind w:left="0"/>
              <w:rPr>
                <w:sz w:val="18"/>
                <w:szCs w:val="18"/>
              </w:rPr>
            </w:pPr>
            <w:r w:rsidRPr="003522EA">
              <w:rPr>
                <w:sz w:val="18"/>
                <w:szCs w:val="18"/>
              </w:rPr>
              <w:lastRenderedPageBreak/>
              <w:t>send SetProperty</w:t>
            </w:r>
          </w:p>
        </w:tc>
        <w:tc>
          <w:tcPr>
            <w:tcW w:w="2847" w:type="dxa"/>
          </w:tcPr>
          <w:p w14:paraId="7819C3BB" w14:textId="53080BD6"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c>
          <w:tcPr>
            <w:tcW w:w="2913" w:type="dxa"/>
          </w:tcPr>
          <w:p w14:paraId="0F76CA7B" w14:textId="76BAFD76"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PROVIDE permission for this property</w:t>
            </w:r>
          </w:p>
        </w:tc>
      </w:tr>
      <w:tr w:rsidR="002848E6" w14:paraId="3D57E3DF" w14:textId="77777777" w:rsidTr="002848E6">
        <w:tc>
          <w:tcPr>
            <w:tcW w:w="2864" w:type="dxa"/>
          </w:tcPr>
          <w:p w14:paraId="0A0869FF" w14:textId="6FCDC2BE" w:rsidR="002848E6" w:rsidRPr="003522EA" w:rsidRDefault="002848E6" w:rsidP="00DF0AF6">
            <w:pPr>
              <w:pStyle w:val="body"/>
              <w:ind w:left="0"/>
              <w:rPr>
                <w:sz w:val="18"/>
                <w:szCs w:val="18"/>
              </w:rPr>
            </w:pPr>
            <w:r w:rsidRPr="003522EA">
              <w:rPr>
                <w:sz w:val="18"/>
                <w:szCs w:val="18"/>
              </w:rPr>
              <w:t>receive SetProperty</w:t>
            </w:r>
          </w:p>
        </w:tc>
        <w:tc>
          <w:tcPr>
            <w:tcW w:w="2847" w:type="dxa"/>
          </w:tcPr>
          <w:p w14:paraId="7FD72224" w14:textId="7E9A8735" w:rsidR="002848E6" w:rsidRPr="003522EA" w:rsidRDefault="00144F5E">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MODIFY permission for this property</w:t>
            </w:r>
          </w:p>
        </w:tc>
        <w:tc>
          <w:tcPr>
            <w:tcW w:w="2913" w:type="dxa"/>
          </w:tcPr>
          <w:p w14:paraId="7B45BC5B" w14:textId="0941F976"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has MODIFY permission for this property</w:t>
            </w:r>
          </w:p>
        </w:tc>
      </w:tr>
      <w:tr w:rsidR="002848E6" w14:paraId="527DF0EB" w14:textId="77777777" w:rsidTr="002848E6">
        <w:tc>
          <w:tcPr>
            <w:tcW w:w="2864" w:type="dxa"/>
          </w:tcPr>
          <w:p w14:paraId="44799B67" w14:textId="44903E70" w:rsidR="002848E6" w:rsidRPr="003522EA" w:rsidRDefault="002848E6" w:rsidP="00DF0AF6">
            <w:pPr>
              <w:pStyle w:val="body"/>
              <w:ind w:left="0"/>
              <w:rPr>
                <w:sz w:val="18"/>
                <w:szCs w:val="18"/>
              </w:rPr>
            </w:pPr>
            <w:r w:rsidRPr="003522EA">
              <w:rPr>
                <w:sz w:val="18"/>
                <w:szCs w:val="18"/>
              </w:rPr>
              <w:t>send method call</w:t>
            </w:r>
          </w:p>
        </w:tc>
        <w:tc>
          <w:tcPr>
            <w:tcW w:w="2847" w:type="dxa"/>
          </w:tcPr>
          <w:p w14:paraId="084BA1B4" w14:textId="3B5379FB"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method call</w:t>
            </w:r>
          </w:p>
        </w:tc>
        <w:tc>
          <w:tcPr>
            <w:tcW w:w="2913" w:type="dxa"/>
          </w:tcPr>
          <w:p w14:paraId="58871D5A" w14:textId="771126A8"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method call</w:t>
            </w:r>
          </w:p>
        </w:tc>
      </w:tr>
      <w:tr w:rsidR="002848E6" w14:paraId="68ED8E58" w14:textId="77777777" w:rsidTr="002848E6">
        <w:tc>
          <w:tcPr>
            <w:tcW w:w="2864" w:type="dxa"/>
          </w:tcPr>
          <w:p w14:paraId="00D72536" w14:textId="7C7AC472" w:rsidR="002848E6" w:rsidRPr="003522EA" w:rsidRDefault="002848E6" w:rsidP="00DF0AF6">
            <w:pPr>
              <w:pStyle w:val="body"/>
              <w:ind w:left="0"/>
              <w:rPr>
                <w:sz w:val="18"/>
                <w:szCs w:val="18"/>
              </w:rPr>
            </w:pPr>
            <w:r w:rsidRPr="003522EA">
              <w:rPr>
                <w:sz w:val="18"/>
                <w:szCs w:val="18"/>
              </w:rPr>
              <w:t>receive method call</w:t>
            </w:r>
          </w:p>
        </w:tc>
        <w:tc>
          <w:tcPr>
            <w:tcW w:w="2847" w:type="dxa"/>
          </w:tcPr>
          <w:p w14:paraId="58BB3054" w14:textId="2254FC7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MODIFY permission for this </w:t>
            </w:r>
            <w:r w:rsidR="003A5B30">
              <w:rPr>
                <w:sz w:val="18"/>
                <w:szCs w:val="18"/>
              </w:rPr>
              <w:t>method call</w:t>
            </w:r>
          </w:p>
        </w:tc>
        <w:tc>
          <w:tcPr>
            <w:tcW w:w="2913" w:type="dxa"/>
          </w:tcPr>
          <w:p w14:paraId="2039EAB3" w14:textId="480C70E8"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MODIFY permission for this </w:t>
            </w:r>
            <w:r w:rsidR="003A5B30">
              <w:rPr>
                <w:sz w:val="18"/>
                <w:szCs w:val="18"/>
              </w:rPr>
              <w:t>method call</w:t>
            </w:r>
          </w:p>
        </w:tc>
      </w:tr>
      <w:tr w:rsidR="002848E6" w14:paraId="1F27BCB1" w14:textId="77777777" w:rsidTr="002848E6">
        <w:tc>
          <w:tcPr>
            <w:tcW w:w="2864" w:type="dxa"/>
          </w:tcPr>
          <w:p w14:paraId="779EDD05" w14:textId="527EA0E6" w:rsidR="002848E6" w:rsidRPr="003522EA" w:rsidRDefault="002848E6" w:rsidP="00DF0AF6">
            <w:pPr>
              <w:pStyle w:val="body"/>
              <w:ind w:left="0"/>
              <w:rPr>
                <w:sz w:val="18"/>
                <w:szCs w:val="18"/>
              </w:rPr>
            </w:pPr>
            <w:r w:rsidRPr="003522EA">
              <w:rPr>
                <w:sz w:val="18"/>
                <w:szCs w:val="18"/>
              </w:rPr>
              <w:t>send signal</w:t>
            </w:r>
          </w:p>
        </w:tc>
        <w:tc>
          <w:tcPr>
            <w:tcW w:w="2847" w:type="dxa"/>
          </w:tcPr>
          <w:p w14:paraId="24920918" w14:textId="5E45A16C"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OBSERVE permission for this </w:t>
            </w:r>
            <w:r w:rsidR="003A5B30">
              <w:rPr>
                <w:sz w:val="18"/>
                <w:szCs w:val="18"/>
              </w:rPr>
              <w:t>signal</w:t>
            </w:r>
          </w:p>
        </w:tc>
        <w:tc>
          <w:tcPr>
            <w:tcW w:w="2913" w:type="dxa"/>
          </w:tcPr>
          <w:p w14:paraId="1173B65D" w14:textId="51EFDC40"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OBSERVE permission for this </w:t>
            </w:r>
            <w:r w:rsidR="003A5B30">
              <w:rPr>
                <w:sz w:val="18"/>
                <w:szCs w:val="18"/>
              </w:rPr>
              <w:t>signal</w:t>
            </w:r>
          </w:p>
        </w:tc>
      </w:tr>
      <w:tr w:rsidR="002848E6" w14:paraId="104415F9" w14:textId="77777777" w:rsidTr="002848E6">
        <w:tc>
          <w:tcPr>
            <w:tcW w:w="2864" w:type="dxa"/>
          </w:tcPr>
          <w:p w14:paraId="1F0BA143" w14:textId="77777777" w:rsidR="002848E6" w:rsidRPr="003A5B30" w:rsidRDefault="002848E6" w:rsidP="002848E6">
            <w:pPr>
              <w:pStyle w:val="tableentry"/>
              <w:rPr>
                <w:szCs w:val="18"/>
              </w:rPr>
            </w:pPr>
          </w:p>
          <w:p w14:paraId="054322BE" w14:textId="1C365CD6" w:rsidR="002848E6" w:rsidRPr="003522EA" w:rsidRDefault="002848E6" w:rsidP="00DF0AF6">
            <w:pPr>
              <w:pStyle w:val="body"/>
              <w:ind w:left="0"/>
              <w:rPr>
                <w:sz w:val="18"/>
                <w:szCs w:val="18"/>
              </w:rPr>
            </w:pPr>
            <w:r w:rsidRPr="003522EA">
              <w:rPr>
                <w:sz w:val="18"/>
                <w:szCs w:val="18"/>
              </w:rPr>
              <w:t>receive signal</w:t>
            </w:r>
          </w:p>
        </w:tc>
        <w:tc>
          <w:tcPr>
            <w:tcW w:w="2847" w:type="dxa"/>
          </w:tcPr>
          <w:p w14:paraId="7B988E5D" w14:textId="58664E60"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signal</w:t>
            </w:r>
          </w:p>
        </w:tc>
        <w:tc>
          <w:tcPr>
            <w:tcW w:w="2913" w:type="dxa"/>
          </w:tcPr>
          <w:p w14:paraId="269A8098" w14:textId="23EC24FA" w:rsidR="002848E6" w:rsidRPr="003522EA" w:rsidRDefault="00144F5E" w:rsidP="00DF0AF6">
            <w:pPr>
              <w:pStyle w:val="body"/>
              <w:ind w:left="0"/>
              <w:rPr>
                <w:sz w:val="18"/>
                <w:szCs w:val="18"/>
              </w:rPr>
            </w:pPr>
            <w:r>
              <w:rPr>
                <w:sz w:val="18"/>
                <w:szCs w:val="18"/>
              </w:rPr>
              <w:t>Remote peer</w:t>
            </w:r>
            <w:r w:rsidRPr="000E3A66">
              <w:rPr>
                <w:sz w:val="18"/>
                <w:szCs w:val="18"/>
              </w:rPr>
              <w:t xml:space="preserve"> </w:t>
            </w:r>
            <w:r w:rsidR="002E11C7" w:rsidRPr="003522EA">
              <w:rPr>
                <w:sz w:val="18"/>
                <w:szCs w:val="18"/>
              </w:rPr>
              <w:t xml:space="preserve">has PROVIDE permission for this </w:t>
            </w:r>
            <w:r w:rsidR="003A5B30">
              <w:rPr>
                <w:sz w:val="18"/>
                <w:szCs w:val="18"/>
              </w:rPr>
              <w:t>signal</w:t>
            </w:r>
          </w:p>
        </w:tc>
      </w:tr>
    </w:tbl>
    <w:p w14:paraId="4B37497E" w14:textId="77777777" w:rsidR="002848E6" w:rsidRPr="003A5B30" w:rsidRDefault="002848E6" w:rsidP="003522EA">
      <w:pPr>
        <w:pStyle w:val="body"/>
      </w:pPr>
    </w:p>
    <w:p w14:paraId="26768A1B" w14:textId="0F55CE3E" w:rsidR="007565A5" w:rsidRDefault="00FE7492">
      <w:pPr>
        <w:pStyle w:val="Heading4"/>
      </w:pPr>
      <w:r>
        <w:t xml:space="preserve">Search </w:t>
      </w:r>
      <w:r w:rsidR="00B55323">
        <w:t>Algorithm</w:t>
      </w:r>
    </w:p>
    <w:p w14:paraId="2C9D0208" w14:textId="659042F9"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w:t>
      </w:r>
      <w:r w:rsidR="00144F5E">
        <w:t xml:space="preserve">in </w:t>
      </w:r>
      <w:r w:rsidR="00144F5E">
        <w:fldChar w:fldCharType="begin"/>
      </w:r>
      <w:r w:rsidR="00144F5E">
        <w:instrText xml:space="preserve"> REF _Ref409079083 \h </w:instrText>
      </w:r>
      <w:r w:rsidR="00144F5E">
        <w:fldChar w:fldCharType="separate"/>
      </w:r>
      <w:r w:rsidR="00144F5E">
        <w:t xml:space="preserve">Table </w:t>
      </w:r>
      <w:r w:rsidR="00144F5E">
        <w:rPr>
          <w:noProof/>
        </w:rPr>
        <w:t>2</w:t>
      </w:r>
      <w:r w:rsidR="00144F5E">
        <w:t>-2: Action Mask Matrix</w:t>
      </w:r>
      <w:r w:rsidR="00144F5E">
        <w:fldChar w:fldCharType="end"/>
      </w:r>
      <w:r w:rsidR="00144F5E">
        <w:t>.</w:t>
      </w:r>
    </w:p>
    <w:p w14:paraId="3550AD95" w14:textId="6A663620" w:rsidR="00B55323" w:rsidRDefault="00B55323" w:rsidP="00B55323">
      <w:pPr>
        <w:pStyle w:val="Heading4"/>
      </w:pPr>
      <w:r>
        <w:t xml:space="preserve">Matching Algorithm within a Policy </w:t>
      </w:r>
      <w:r w:rsidR="00955553">
        <w:t>ACL</w:t>
      </w:r>
    </w:p>
    <w:p w14:paraId="241CA834" w14:textId="6E376A80" w:rsidR="00B25DFB" w:rsidRDefault="00B25DFB" w:rsidP="007851A4">
      <w:pPr>
        <w:pStyle w:val="body"/>
      </w:pPr>
      <w:r>
        <w:t>The following matching algorithm is used to fi</w:t>
      </w:r>
      <w:r w:rsidR="008F424D">
        <w:t xml:space="preserve">nd a match within a policy </w:t>
      </w:r>
      <w:r w:rsidR="00B66698">
        <w:t>ACL</w:t>
      </w:r>
      <w:r w:rsidR="008F424D">
        <w:t>.  Once a match is found within the rules, the search stops.</w:t>
      </w:r>
    </w:p>
    <w:p w14:paraId="16A9A93C" w14:textId="421DE16B" w:rsidR="00B25DFB" w:rsidRDefault="00B25DFB" w:rsidP="007851A4">
      <w:pPr>
        <w:pStyle w:val="body"/>
        <w:numPr>
          <w:ilvl w:val="0"/>
          <w:numId w:val="91"/>
        </w:numPr>
      </w:pPr>
      <w:r>
        <w:t xml:space="preserve">If the rule </w:t>
      </w:r>
      <w:r w:rsidR="00B66698">
        <w:t xml:space="preserve">specifies </w:t>
      </w:r>
      <w:r>
        <w:t>both object path and interface name, the message must match both.</w:t>
      </w:r>
    </w:p>
    <w:p w14:paraId="7C07B8C1" w14:textId="695D48A1" w:rsidR="00B25DFB" w:rsidRDefault="00B25DFB" w:rsidP="007851A4">
      <w:pPr>
        <w:pStyle w:val="body"/>
        <w:numPr>
          <w:ilvl w:val="0"/>
          <w:numId w:val="91"/>
        </w:numPr>
      </w:pPr>
      <w:r>
        <w:t xml:space="preserve">If the rule </w:t>
      </w:r>
      <w:r w:rsidR="00B66698">
        <w:t xml:space="preserve">specifies </w:t>
      </w:r>
      <w:r>
        <w:t>object path, the message must match the object path.</w:t>
      </w:r>
    </w:p>
    <w:p w14:paraId="194C3440" w14:textId="48179F03" w:rsidR="00B25DFB" w:rsidRDefault="00B25DFB" w:rsidP="007851A4">
      <w:pPr>
        <w:pStyle w:val="body"/>
        <w:numPr>
          <w:ilvl w:val="0"/>
          <w:numId w:val="91"/>
        </w:numPr>
      </w:pPr>
      <w:r>
        <w:t xml:space="preserve">If the rule </w:t>
      </w:r>
      <w:r w:rsidR="00B66698">
        <w:t xml:space="preserve">specifies </w:t>
      </w:r>
      <w:r>
        <w:t>interface name, the message must match the interface name.</w:t>
      </w:r>
    </w:p>
    <w:p w14:paraId="7905EACE" w14:textId="12E8BE65" w:rsidR="00B25DFB" w:rsidRDefault="00B66698" w:rsidP="007851A4">
      <w:pPr>
        <w:pStyle w:val="body"/>
        <w:numPr>
          <w:ilvl w:val="0"/>
          <w:numId w:val="91"/>
        </w:numPr>
      </w:pPr>
      <w:r>
        <w:t>If the rule specifies member name, the message must match the</w:t>
      </w:r>
      <w:r w:rsidR="00B25DFB">
        <w:t xml:space="preserve"> member name</w:t>
      </w:r>
    </w:p>
    <w:p w14:paraId="068C4F37" w14:textId="5873D3CA" w:rsidR="00B25DFB" w:rsidRDefault="00B25DFB" w:rsidP="007851A4">
      <w:pPr>
        <w:pStyle w:val="body"/>
        <w:numPr>
          <w:ilvl w:val="0"/>
          <w:numId w:val="91"/>
        </w:numPr>
      </w:pPr>
      <w:r>
        <w:t>Verify whether the requested permission is allowed by the authorization mask at the member.</w:t>
      </w:r>
    </w:p>
    <w:p w14:paraId="75336E7B" w14:textId="05DCF5A6" w:rsidR="00B25DFB" w:rsidRDefault="00B25DFB" w:rsidP="007851A4">
      <w:pPr>
        <w:pStyle w:val="body"/>
        <w:numPr>
          <w:ilvl w:val="1"/>
          <w:numId w:val="91"/>
        </w:numPr>
      </w:pPr>
      <w:r>
        <w:t xml:space="preserve">When a member name has an exact match and is explicitly denied access then the </w:t>
      </w:r>
      <w:r w:rsidR="00B66698">
        <w:t xml:space="preserve">access is </w:t>
      </w:r>
      <w:r w:rsidR="00955553">
        <w:t xml:space="preserve">explicitly </w:t>
      </w:r>
      <w:r w:rsidR="00B66698">
        <w:t>denied</w:t>
      </w:r>
      <w:r>
        <w:t>.</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08C88353" w:rsidR="00B25DFB" w:rsidRDefault="00B25DFB" w:rsidP="007851A4">
      <w:pPr>
        <w:pStyle w:val="body"/>
        <w:numPr>
          <w:ilvl w:val="1"/>
          <w:numId w:val="91"/>
        </w:numPr>
      </w:pPr>
      <w:r>
        <w:t xml:space="preserve">When a member name has a prefix match and is explicitly denied access then the rule is </w:t>
      </w:r>
      <w:r w:rsidR="00144F5E">
        <w:t>explicitly denied</w:t>
      </w:r>
      <w:r>
        <w:t>.</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0F62CC77" w:rsidR="00B55323" w:rsidRDefault="00B55323" w:rsidP="00B55323">
      <w:pPr>
        <w:pStyle w:val="Heading4"/>
      </w:pPr>
      <w:r>
        <w:lastRenderedPageBreak/>
        <w:t xml:space="preserve">Search Priorities for Policy </w:t>
      </w:r>
      <w:r w:rsidR="00955553">
        <w:t>ACLs</w:t>
      </w:r>
    </w:p>
    <w:p w14:paraId="32E8CE4B" w14:textId="5C4AA561" w:rsidR="00B55323" w:rsidRDefault="00B55323" w:rsidP="00B55323">
      <w:pPr>
        <w:pStyle w:val="body"/>
      </w:pPr>
      <w:r>
        <w:t xml:space="preserve">Policy </w:t>
      </w:r>
      <w:r w:rsidR="00955553">
        <w:t xml:space="preserve">ACLs </w:t>
      </w:r>
      <w:r>
        <w:t xml:space="preserve">are searched in this order.  Once a match </w:t>
      </w:r>
      <w:r w:rsidR="00231A09">
        <w:t xml:space="preserve">or an explicit deny </w:t>
      </w:r>
      <w:r>
        <w:t>is found, the search stops.</w:t>
      </w:r>
    </w:p>
    <w:p w14:paraId="2D4DDAD7" w14:textId="348E3901" w:rsidR="008F76C7" w:rsidRDefault="008F76C7" w:rsidP="00B55323">
      <w:pPr>
        <w:pStyle w:val="numbrdlist"/>
        <w:numPr>
          <w:ilvl w:val="0"/>
          <w:numId w:val="74"/>
        </w:numPr>
      </w:pPr>
      <w:r>
        <w:t xml:space="preserve">All </w:t>
      </w:r>
      <w:r w:rsidR="00955553">
        <w:t>public key</w:t>
      </w:r>
      <w:r>
        <w:t xml:space="preserve"> policy </w:t>
      </w:r>
      <w:r w:rsidR="00955553">
        <w:t>ACLs</w:t>
      </w:r>
    </w:p>
    <w:p w14:paraId="03BEB024" w14:textId="76B3EF4F" w:rsidR="008F76C7" w:rsidRDefault="008F76C7">
      <w:pPr>
        <w:pStyle w:val="numbrdlist"/>
        <w:numPr>
          <w:ilvl w:val="0"/>
          <w:numId w:val="74"/>
        </w:numPr>
      </w:pPr>
      <w:r>
        <w:t xml:space="preserve">All </w:t>
      </w:r>
      <w:r w:rsidR="00955553">
        <w:t xml:space="preserve">security group </w:t>
      </w:r>
      <w:r>
        <w:t xml:space="preserve">policy </w:t>
      </w:r>
      <w:r w:rsidR="00955553">
        <w:t>ACLs</w:t>
      </w:r>
      <w:r>
        <w:t xml:space="preserve"> are applied in undefined order. Per </w:t>
      </w:r>
      <w:r w:rsidR="00955553">
        <w:t>security-group</w:t>
      </w:r>
      <w:r>
        <w:t>-in-common, the materialized authorization rules are the intersection of the authorization rules between the consumer and pro</w:t>
      </w:r>
      <w:r w:rsidR="00955553">
        <w:t>ducer</w:t>
      </w:r>
      <w:r>
        <w:t>.</w:t>
      </w:r>
    </w:p>
    <w:p w14:paraId="47FC8840" w14:textId="0F2812F8" w:rsidR="00955553" w:rsidRDefault="00B55323" w:rsidP="008F76C7">
      <w:pPr>
        <w:pStyle w:val="numbrdlist"/>
        <w:numPr>
          <w:ilvl w:val="0"/>
          <w:numId w:val="74"/>
        </w:numPr>
      </w:pPr>
      <w:r>
        <w:t xml:space="preserve">The </w:t>
      </w:r>
      <w:r w:rsidR="00955553">
        <w:t>any-user</w:t>
      </w:r>
      <w:r>
        <w:t xml:space="preserve"> policy </w:t>
      </w:r>
      <w:r w:rsidR="00955553">
        <w:t>ACLs.</w:t>
      </w:r>
    </w:p>
    <w:p w14:paraId="542CD1F9" w14:textId="5A8656A9" w:rsidR="006A2AF2" w:rsidRDefault="00955553" w:rsidP="003522EA">
      <w:pPr>
        <w:pStyle w:val="numbrdlist"/>
        <w:numPr>
          <w:ilvl w:val="0"/>
          <w:numId w:val="74"/>
        </w:numPr>
      </w:pPr>
      <w:r>
        <w:t>The anonymous policy ACLs</w:t>
      </w:r>
    </w:p>
    <w:p w14:paraId="5680212F" w14:textId="1832EF8E" w:rsidR="001C4402" w:rsidRDefault="00040EBF" w:rsidP="00373FF5">
      <w:pPr>
        <w:pStyle w:val="Heading3"/>
      </w:pPr>
      <w:bookmarkStart w:id="1284" w:name="_Ref397602622"/>
      <w:bookmarkStart w:id="1285" w:name="_Toc414364165"/>
      <w:r>
        <w:t>Policy Templates</w:t>
      </w:r>
      <w:bookmarkEnd w:id="1284"/>
      <w:bookmarkEnd w:id="1285"/>
    </w:p>
    <w:p w14:paraId="0C85FF37" w14:textId="7A84518A" w:rsidR="008329EF" w:rsidRDefault="00040EBF" w:rsidP="00373FF5">
      <w:pPr>
        <w:pStyle w:val="body"/>
      </w:pPr>
      <w:r>
        <w:t xml:space="preserve">An application developer can define policy templates to help the Security Manager </w:t>
      </w:r>
      <w:r w:rsidR="0076532B">
        <w:t xml:space="preserve">to </w:t>
      </w:r>
      <w:r>
        <w:t>build consumer and pro</w:t>
      </w:r>
      <w:r w:rsidR="00955553">
        <w:t>ducer</w:t>
      </w:r>
      <w:r>
        <w:t xml:space="preserve">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1286" w:name="_Toc402426209"/>
      <w:bookmarkStart w:id="1287" w:name="_Toc407091997"/>
      <w:bookmarkStart w:id="1288" w:name="_Toc407106166"/>
      <w:bookmarkStart w:id="1289" w:name="_Toc407107266"/>
      <w:bookmarkStart w:id="1290" w:name="_Toc408820894"/>
      <w:bookmarkStart w:id="1291" w:name="_Toc408922055"/>
      <w:bookmarkStart w:id="1292" w:name="_Toc409079287"/>
      <w:bookmarkStart w:id="1293" w:name="_Toc402426210"/>
      <w:bookmarkStart w:id="1294" w:name="_Toc407091998"/>
      <w:bookmarkStart w:id="1295" w:name="_Toc407106167"/>
      <w:bookmarkStart w:id="1296" w:name="_Toc407107267"/>
      <w:bookmarkStart w:id="1297" w:name="_Toc408820895"/>
      <w:bookmarkStart w:id="1298" w:name="_Toc408922056"/>
      <w:bookmarkStart w:id="1299" w:name="_Toc409079288"/>
      <w:bookmarkStart w:id="1300" w:name="_Toc402426211"/>
      <w:bookmarkStart w:id="1301" w:name="_Toc407091999"/>
      <w:bookmarkStart w:id="1302" w:name="_Toc407106168"/>
      <w:bookmarkStart w:id="1303" w:name="_Toc407107268"/>
      <w:bookmarkStart w:id="1304" w:name="_Toc408820896"/>
      <w:bookmarkStart w:id="1305" w:name="_Toc408922057"/>
      <w:bookmarkStart w:id="1306" w:name="_Toc409079289"/>
      <w:bookmarkStart w:id="1307" w:name="_Toc402426271"/>
      <w:bookmarkStart w:id="1308" w:name="_Toc407092059"/>
      <w:bookmarkStart w:id="1309" w:name="_Toc407106228"/>
      <w:bookmarkStart w:id="1310" w:name="_Toc407107328"/>
      <w:bookmarkStart w:id="1311" w:name="_Toc408820956"/>
      <w:bookmarkStart w:id="1312" w:name="_Toc408922117"/>
      <w:bookmarkStart w:id="1313" w:name="_Toc409079349"/>
      <w:bookmarkStart w:id="1314" w:name="_Toc402426272"/>
      <w:bookmarkStart w:id="1315" w:name="_Toc407092060"/>
      <w:bookmarkStart w:id="1316" w:name="_Toc407106229"/>
      <w:bookmarkStart w:id="1317" w:name="_Toc407107329"/>
      <w:bookmarkStart w:id="1318" w:name="_Toc408820957"/>
      <w:bookmarkStart w:id="1319" w:name="_Toc408922118"/>
      <w:bookmarkStart w:id="1320" w:name="_Toc409079350"/>
      <w:bookmarkStart w:id="1321" w:name="_Toc414364166"/>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r>
        <w:t>Certificates</w:t>
      </w:r>
      <w:bookmarkEnd w:id="1321"/>
      <w:r w:rsidR="002208AD">
        <w:t xml:space="preserve"> </w:t>
      </w:r>
    </w:p>
    <w:p w14:paraId="207E9471" w14:textId="41391D49"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r w:rsidR="001D00BA">
        <w:t>However, certain devices do not have access to a trusted real time clock.  In such cases, the application on those devices will not be able to validate the certificate lifetime, thus relying on certificate revocation.</w:t>
      </w:r>
    </w:p>
    <w:p w14:paraId="6131BDF8" w14:textId="77777777" w:rsidR="00D718F0" w:rsidRDefault="00D718F0" w:rsidP="007851A4">
      <w:pPr>
        <w:pStyle w:val="Heading3"/>
      </w:pPr>
      <w:bookmarkStart w:id="1322" w:name="_Toc414364167"/>
      <w:r>
        <w:t>Main Certificate Structure</w:t>
      </w:r>
      <w:bookmarkEnd w:id="1322"/>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1323" w:name="_Toc414364168"/>
      <w:r>
        <w:t>Identity certificate</w:t>
      </w:r>
      <w:bookmarkEnd w:id="1323"/>
    </w:p>
    <w:p w14:paraId="633725BD" w14:textId="472540A0" w:rsidR="00CB33F8" w:rsidRPr="00CB33F8" w:rsidRDefault="00CB33F8" w:rsidP="007851A4">
      <w:pPr>
        <w:pStyle w:val="body"/>
        <w:rPr>
          <w:rFonts w:ascii="Times New Roman" w:hAnsi="Times New Roman"/>
        </w:rPr>
      </w:pPr>
      <w:r w:rsidRPr="00CB33F8">
        <w:t>The identity certificate is used to associate application</w:t>
      </w:r>
      <w:r w:rsidR="00173AB6">
        <w:t>, user or device</w:t>
      </w:r>
      <w:r w:rsidRPr="00CB33F8">
        <w:t xml:space="preserve">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58F5EA82" w14:textId="77777777" w:rsidR="00E37DF9" w:rsidRDefault="00F14159" w:rsidP="00E37DF9">
      <w:pPr>
        <w:pStyle w:val="Heading3"/>
      </w:pPr>
      <w:bookmarkStart w:id="1324" w:name="_Toc413769284"/>
      <w:bookmarkStart w:id="1325" w:name="_Toc413829252"/>
      <w:bookmarkStart w:id="1326" w:name="_Toc413849896"/>
      <w:bookmarkStart w:id="1327" w:name="_Toc413850032"/>
      <w:bookmarkStart w:id="1328" w:name="_Toc407106233"/>
      <w:bookmarkStart w:id="1329" w:name="_Toc407107333"/>
      <w:bookmarkStart w:id="1330" w:name="_Toc408820961"/>
      <w:bookmarkStart w:id="1331" w:name="_Toc408922122"/>
      <w:bookmarkStart w:id="1332" w:name="_Toc409079354"/>
      <w:bookmarkStart w:id="1333" w:name="_Toc407106234"/>
      <w:bookmarkStart w:id="1334" w:name="_Toc407107334"/>
      <w:bookmarkStart w:id="1335" w:name="_Toc408820962"/>
      <w:bookmarkStart w:id="1336" w:name="_Toc408922123"/>
      <w:bookmarkStart w:id="1337" w:name="_Toc409079355"/>
      <w:bookmarkStart w:id="1338" w:name="_Toc407106235"/>
      <w:bookmarkStart w:id="1339" w:name="_Toc407107335"/>
      <w:bookmarkStart w:id="1340" w:name="_Toc408820963"/>
      <w:bookmarkStart w:id="1341" w:name="_Toc408922124"/>
      <w:bookmarkStart w:id="1342" w:name="_Toc409079356"/>
      <w:bookmarkStart w:id="1343" w:name="_Toc414364169"/>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r>
        <w:t>Membership</w:t>
      </w:r>
      <w:r w:rsidR="00E37DF9">
        <w:t xml:space="preserve"> certificate</w:t>
      </w:r>
      <w:bookmarkEnd w:id="1343"/>
    </w:p>
    <w:p w14:paraId="65539AB1" w14:textId="35CA14A0" w:rsidR="002459D4" w:rsidRPr="002459D4" w:rsidRDefault="002459D4" w:rsidP="007851A4">
      <w:pPr>
        <w:pStyle w:val="body"/>
        <w:rPr>
          <w:rFonts w:ascii="Times New Roman" w:hAnsi="Times New Roman"/>
        </w:rPr>
      </w:pPr>
      <w:r w:rsidRPr="002459D4">
        <w:t>The membership certificate is used to assert an application</w:t>
      </w:r>
      <w:r w:rsidR="000C4651">
        <w:t xml:space="preserve">, user or device </w:t>
      </w:r>
      <w:r w:rsidRPr="002459D4">
        <w:t xml:space="preserve">is part of a </w:t>
      </w:r>
      <w:r w:rsidR="000C4651">
        <w:t>security group</w:t>
      </w:r>
      <w:r w:rsidRPr="002459D4">
        <w:t>.</w:t>
      </w:r>
    </w:p>
    <w:p w14:paraId="53626060" w14:textId="453E6854" w:rsidR="002459D4" w:rsidRPr="002459D4" w:rsidRDefault="002459D4" w:rsidP="007851A4">
      <w:pPr>
        <w:pStyle w:val="body"/>
        <w:rPr>
          <w:rFonts w:ascii="Times New Roman" w:hAnsi="Times New Roman"/>
        </w:rPr>
      </w:pPr>
      <w:r w:rsidRPr="002459D4">
        <w:t xml:space="preserve">The </w:t>
      </w:r>
      <w:r w:rsidR="000C4651">
        <w:t>security group</w:t>
      </w:r>
      <w:r w:rsidR="000C4651" w:rsidRPr="002459D4">
        <w:t xml:space="preserve"> </w:t>
      </w:r>
      <w:r w:rsidRPr="002459D4">
        <w:t>identifier is encoded</w:t>
      </w:r>
      <w:r w:rsidR="000C4651">
        <w:t xml:space="preserve"> with a 16 network byte order octets</w:t>
      </w:r>
      <w:r w:rsidRPr="002459D4">
        <w:t xml:space="preserve"> in the Organization Unit Name within the Subject Distinguished Name fie</w:t>
      </w:r>
      <w:r w:rsidR="000C4651">
        <w:t>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lastRenderedPageBreak/>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7ED70C7A" w14:textId="77777777" w:rsidR="002C4E0B" w:rsidRPr="00742354" w:rsidRDefault="002C4E0B" w:rsidP="007851A4">
      <w:pPr>
        <w:spacing w:before="0" w:after="0" w:line="240" w:lineRule="auto"/>
      </w:pPr>
      <w:bookmarkStart w:id="1344" w:name="_Toc407106267"/>
      <w:bookmarkStart w:id="1345" w:name="_Toc407107367"/>
      <w:bookmarkStart w:id="1346" w:name="_Toc408820995"/>
      <w:bookmarkStart w:id="1347" w:name="_Toc408922156"/>
      <w:bookmarkStart w:id="1348" w:name="_Toc409079388"/>
      <w:bookmarkStart w:id="1349" w:name="_Toc407106268"/>
      <w:bookmarkStart w:id="1350" w:name="_Toc407107368"/>
      <w:bookmarkStart w:id="1351" w:name="_Toc408820996"/>
      <w:bookmarkStart w:id="1352" w:name="_Toc408922157"/>
      <w:bookmarkStart w:id="1353" w:name="_Toc409079389"/>
      <w:bookmarkStart w:id="1354" w:name="_Toc407106302"/>
      <w:bookmarkStart w:id="1355" w:name="_Toc407107402"/>
      <w:bookmarkStart w:id="1356" w:name="_Toc408821030"/>
      <w:bookmarkStart w:id="1357" w:name="_Toc408922191"/>
      <w:bookmarkStart w:id="1358" w:name="_Toc409079423"/>
      <w:bookmarkStart w:id="1359" w:name="_Toc407106303"/>
      <w:bookmarkStart w:id="1360" w:name="_Toc407107403"/>
      <w:bookmarkStart w:id="1361" w:name="_Toc408821031"/>
      <w:bookmarkStart w:id="1362" w:name="_Toc408922192"/>
      <w:bookmarkStart w:id="1363" w:name="_Toc409079424"/>
      <w:bookmarkStart w:id="1364" w:name="_Toc407106304"/>
      <w:bookmarkStart w:id="1365" w:name="_Toc407107404"/>
      <w:bookmarkStart w:id="1366" w:name="_Toc408821032"/>
      <w:bookmarkStart w:id="1367" w:name="_Toc408922193"/>
      <w:bookmarkStart w:id="1368" w:name="_Toc409079425"/>
      <w:bookmarkStart w:id="1369" w:name="_Toc407106332"/>
      <w:bookmarkStart w:id="1370" w:name="_Toc407107432"/>
      <w:bookmarkStart w:id="1371" w:name="_Toc408821060"/>
      <w:bookmarkStart w:id="1372" w:name="_Toc408922221"/>
      <w:bookmarkStart w:id="1373" w:name="_Toc409079453"/>
      <w:bookmarkStart w:id="1374" w:name="_Toc407106333"/>
      <w:bookmarkStart w:id="1375" w:name="_Toc407107433"/>
      <w:bookmarkStart w:id="1376" w:name="_Toc408821061"/>
      <w:bookmarkStart w:id="1377" w:name="_Toc408922222"/>
      <w:bookmarkStart w:id="1378" w:name="_Toc409079454"/>
      <w:bookmarkStart w:id="1379" w:name="_Toc407106334"/>
      <w:bookmarkStart w:id="1380" w:name="_Toc407107434"/>
      <w:bookmarkStart w:id="1381" w:name="_Toc408821062"/>
      <w:bookmarkStart w:id="1382" w:name="_Toc408922223"/>
      <w:bookmarkStart w:id="1383" w:name="_Toc409079455"/>
      <w:bookmarkStart w:id="1384" w:name="_Toc407106371"/>
      <w:bookmarkStart w:id="1385" w:name="_Toc407107471"/>
      <w:bookmarkStart w:id="1386" w:name="_Toc408821099"/>
      <w:bookmarkStart w:id="1387" w:name="_Toc408922260"/>
      <w:bookmarkStart w:id="1388" w:name="_Toc409079492"/>
      <w:bookmarkStart w:id="1389" w:name="_Toc407106372"/>
      <w:bookmarkStart w:id="1390" w:name="_Toc407107472"/>
      <w:bookmarkStart w:id="1391" w:name="_Toc408821100"/>
      <w:bookmarkStart w:id="1392" w:name="_Toc408922261"/>
      <w:bookmarkStart w:id="1393" w:name="_Toc40907949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59D229AA" w14:textId="77777777" w:rsidR="00032431" w:rsidRDefault="00032431" w:rsidP="00032431">
      <w:pPr>
        <w:pStyle w:val="Heading2"/>
      </w:pPr>
      <w:bookmarkStart w:id="1394" w:name="_Toc407106374"/>
      <w:bookmarkStart w:id="1395" w:name="_Toc407107474"/>
      <w:bookmarkStart w:id="1396" w:name="_Toc408821102"/>
      <w:bookmarkStart w:id="1397" w:name="_Toc408922263"/>
      <w:bookmarkStart w:id="1398" w:name="_Toc409079495"/>
      <w:bookmarkStart w:id="1399" w:name="_Toc407106375"/>
      <w:bookmarkStart w:id="1400" w:name="_Toc407107475"/>
      <w:bookmarkStart w:id="1401" w:name="_Toc408821103"/>
      <w:bookmarkStart w:id="1402" w:name="_Toc408922264"/>
      <w:bookmarkStart w:id="1403" w:name="_Toc409079496"/>
      <w:bookmarkStart w:id="1404" w:name="_Toc414364170"/>
      <w:bookmarkEnd w:id="1394"/>
      <w:bookmarkEnd w:id="1395"/>
      <w:bookmarkEnd w:id="1396"/>
      <w:bookmarkEnd w:id="1397"/>
      <w:bookmarkEnd w:id="1398"/>
      <w:bookmarkEnd w:id="1399"/>
      <w:bookmarkEnd w:id="1400"/>
      <w:bookmarkEnd w:id="1401"/>
      <w:bookmarkEnd w:id="1402"/>
      <w:bookmarkEnd w:id="1403"/>
      <w:r>
        <w:t>Sample use cases</w:t>
      </w:r>
      <w:bookmarkEnd w:id="1404"/>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1405" w:name="_Toc414364171"/>
      <w:r>
        <w:t>Users and devices</w:t>
      </w:r>
      <w:bookmarkEnd w:id="1405"/>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1406" w:name="_Toc414364172"/>
      <w:r>
        <w:lastRenderedPageBreak/>
        <w:t>Users set up by Dad</w:t>
      </w:r>
      <w:bookmarkEnd w:id="1406"/>
    </w:p>
    <w:p w14:paraId="3014E9E0" w14:textId="3CBA6571" w:rsidR="005700B0" w:rsidRDefault="00D215FD" w:rsidP="003522EA">
      <w:pPr>
        <w:pStyle w:val="figureanchor"/>
        <w:ind w:left="0"/>
      </w:pPr>
      <w:r>
        <w:object w:dxaOrig="9680" w:dyaOrig="13258" w14:anchorId="4DB3E9AC">
          <v:shape id="_x0000_i1043" type="#_x0000_t75" style="width:414pt;height:567.75pt" o:ole="">
            <v:imagedata r:id="rId63" o:title=""/>
          </v:shape>
          <o:OLEObject Type="Embed" ProgID="Visio.Drawing.11" ShapeID="_x0000_i1043" DrawAspect="Content" ObjectID="_1488106541" r:id="rId64"/>
        </w:object>
      </w:r>
      <w:r w:rsidDel="00D215FD">
        <w:t xml:space="preserve"> </w:t>
      </w:r>
    </w:p>
    <w:p w14:paraId="2D5CF4CB" w14:textId="014EB200" w:rsidR="005700B0" w:rsidRDefault="005700B0" w:rsidP="005700B0">
      <w:pPr>
        <w:pStyle w:val="Caption"/>
      </w:pPr>
      <w:bookmarkStart w:id="1407" w:name="_Toc414364130"/>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17</w:t>
      </w:r>
      <w:r w:rsidR="00010924">
        <w:fldChar w:fldCharType="end"/>
      </w:r>
      <w:r>
        <w:t xml:space="preserve">. Use case - </w:t>
      </w:r>
      <w:r w:rsidR="007C706C">
        <w:t xml:space="preserve">users set up by </w:t>
      </w:r>
      <w:r>
        <w:t>Dad</w:t>
      </w:r>
      <w:bookmarkEnd w:id="1407"/>
    </w:p>
    <w:p w14:paraId="6227CEFC" w14:textId="77777777" w:rsidR="005700B0" w:rsidRDefault="007C706C" w:rsidP="006229E9">
      <w:pPr>
        <w:pStyle w:val="Heading3"/>
      </w:pPr>
      <w:bookmarkStart w:id="1408" w:name="_Toc414364173"/>
      <w:r>
        <w:lastRenderedPageBreak/>
        <w:t>Living room set up by Dad</w:t>
      </w:r>
      <w:bookmarkEnd w:id="1408"/>
    </w:p>
    <w:p w14:paraId="2C3C7F14" w14:textId="5561058F" w:rsidR="006229E9" w:rsidRDefault="000C4651" w:rsidP="003522EA">
      <w:pPr>
        <w:pStyle w:val="figureanchor"/>
        <w:ind w:left="0"/>
      </w:pPr>
      <w:r>
        <w:object w:dxaOrig="9476" w:dyaOrig="13626" w14:anchorId="78B50A24">
          <v:shape id="_x0000_i1044" type="#_x0000_t75" style="width:393.75pt;height:565.5pt" o:ole="">
            <v:imagedata r:id="rId65" o:title=""/>
          </v:shape>
          <o:OLEObject Type="Embed" ProgID="Visio.Drawing.11" ShapeID="_x0000_i1044" DrawAspect="Content" ObjectID="_1488106542" r:id="rId66"/>
        </w:object>
      </w:r>
    </w:p>
    <w:p w14:paraId="27E3DA77" w14:textId="2DB551B2" w:rsidR="006229E9" w:rsidRDefault="006229E9" w:rsidP="006229E9">
      <w:pPr>
        <w:pStyle w:val="Caption"/>
      </w:pPr>
      <w:bookmarkStart w:id="1409" w:name="_Toc414364131"/>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18</w:t>
      </w:r>
      <w:r w:rsidR="00010924">
        <w:fldChar w:fldCharType="end"/>
      </w:r>
      <w:r>
        <w:t xml:space="preserve">. </w:t>
      </w:r>
      <w:r w:rsidR="007C706C">
        <w:t>Use c</w:t>
      </w:r>
      <w:r w:rsidRPr="006229E9">
        <w:t xml:space="preserve">ase - </w:t>
      </w:r>
      <w:r w:rsidR="007C706C">
        <w:t xml:space="preserve">living room set up by </w:t>
      </w:r>
      <w:r w:rsidRPr="006229E9">
        <w:t>Dad</w:t>
      </w:r>
      <w:bookmarkEnd w:id="1409"/>
    </w:p>
    <w:p w14:paraId="6B40C38C" w14:textId="77777777" w:rsidR="006229E9" w:rsidRDefault="007C706C" w:rsidP="006229E9">
      <w:pPr>
        <w:pStyle w:val="Heading3"/>
      </w:pPr>
      <w:bookmarkStart w:id="1410" w:name="_Toc414364174"/>
      <w:r>
        <w:lastRenderedPageBreak/>
        <w:t>Son's bedroom set up by s</w:t>
      </w:r>
      <w:r w:rsidR="006229E9">
        <w:t>o</w:t>
      </w:r>
      <w:r>
        <w:t>n</w:t>
      </w:r>
      <w:bookmarkEnd w:id="1410"/>
    </w:p>
    <w:p w14:paraId="2E9AB42B" w14:textId="6CCB987D" w:rsidR="006229E9" w:rsidRDefault="00D215FD" w:rsidP="003522EA">
      <w:pPr>
        <w:pStyle w:val="figureanchor"/>
        <w:ind w:left="0"/>
      </w:pPr>
      <w:r>
        <w:object w:dxaOrig="8811" w:dyaOrig="3978" w14:anchorId="26E07CA0">
          <v:shape id="_x0000_i1045" type="#_x0000_t75" style="width:440.25pt;height:198.75pt" o:ole="">
            <v:imagedata r:id="rId67" o:title=""/>
          </v:shape>
          <o:OLEObject Type="Embed" ProgID="Visio.Drawing.11" ShapeID="_x0000_i1045" DrawAspect="Content" ObjectID="_1488106543" r:id="rId68"/>
        </w:object>
      </w:r>
      <w:r w:rsidDel="00D215FD">
        <w:t xml:space="preserve"> </w:t>
      </w:r>
    </w:p>
    <w:p w14:paraId="7FFE9515" w14:textId="3F102568" w:rsidR="006229E9" w:rsidRDefault="006229E9" w:rsidP="006229E9">
      <w:pPr>
        <w:pStyle w:val="Caption"/>
      </w:pPr>
      <w:bookmarkStart w:id="1411" w:name="_Toc414364132"/>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19</w:t>
      </w:r>
      <w:r w:rsidR="00010924">
        <w:fldChar w:fldCharType="end"/>
      </w:r>
      <w:r>
        <w:t xml:space="preserve">. Use case - </w:t>
      </w:r>
      <w:r w:rsidR="007C706C">
        <w:t>son's bedroom set up by s</w:t>
      </w:r>
      <w:r>
        <w:t>on</w:t>
      </w:r>
      <w:bookmarkEnd w:id="1411"/>
    </w:p>
    <w:p w14:paraId="64AA410F" w14:textId="77777777" w:rsidR="006229E9" w:rsidRDefault="007C706C" w:rsidP="00F44246">
      <w:pPr>
        <w:pStyle w:val="Heading3"/>
      </w:pPr>
      <w:bookmarkStart w:id="1412" w:name="_Toc414364175"/>
      <w:r>
        <w:lastRenderedPageBreak/>
        <w:t>M</w:t>
      </w:r>
      <w:r w:rsidR="00F44246">
        <w:t>aster bedroom</w:t>
      </w:r>
      <w:r>
        <w:t xml:space="preserve"> set up by Dad</w:t>
      </w:r>
      <w:bookmarkEnd w:id="1412"/>
    </w:p>
    <w:p w14:paraId="728ED528" w14:textId="50043B8B" w:rsidR="00F44246" w:rsidRDefault="00AB7A7C" w:rsidP="003522EA">
      <w:pPr>
        <w:pStyle w:val="figureanchor"/>
        <w:ind w:left="0"/>
      </w:pPr>
      <w:r>
        <w:object w:dxaOrig="9567" w:dyaOrig="10993" w14:anchorId="5B37837B">
          <v:shape id="_x0000_i1046" type="#_x0000_t75" style="width:468pt;height:537.75pt" o:ole="">
            <v:imagedata r:id="rId69" o:title=""/>
          </v:shape>
          <o:OLEObject Type="Embed" ProgID="Visio.Drawing.11" ShapeID="_x0000_i1046" DrawAspect="Content" ObjectID="_1488106544" r:id="rId70"/>
        </w:object>
      </w:r>
    </w:p>
    <w:p w14:paraId="6C945145" w14:textId="4E00A72A" w:rsidR="00F44246" w:rsidRDefault="00F44246" w:rsidP="00F44246">
      <w:pPr>
        <w:pStyle w:val="Caption"/>
      </w:pPr>
      <w:bookmarkStart w:id="1413" w:name="_Toc414364133"/>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20</w:t>
      </w:r>
      <w:r w:rsidR="00010924">
        <w:fldChar w:fldCharType="end"/>
      </w:r>
      <w:r>
        <w:t>. Use case -</w:t>
      </w:r>
      <w:r w:rsidR="007C706C">
        <w:t xml:space="preserve"> master bedroom set up by </w:t>
      </w:r>
      <w:r>
        <w:t>Dad</w:t>
      </w:r>
      <w:bookmarkEnd w:id="1413"/>
    </w:p>
    <w:p w14:paraId="10FEBA15" w14:textId="77777777" w:rsidR="001C52B8" w:rsidRDefault="0042104D" w:rsidP="001C52B8">
      <w:pPr>
        <w:pStyle w:val="Heading3"/>
      </w:pPr>
      <w:bookmarkStart w:id="1414" w:name="_Toc414364176"/>
      <w:r>
        <w:lastRenderedPageBreak/>
        <w:t>Son can control different TVs in the house</w:t>
      </w:r>
      <w:bookmarkEnd w:id="1414"/>
    </w:p>
    <w:p w14:paraId="17356E68" w14:textId="211CBF14" w:rsidR="00F44246" w:rsidRPr="00F44246" w:rsidRDefault="00AB7A7C" w:rsidP="003522EA">
      <w:pPr>
        <w:pStyle w:val="figureanchor"/>
        <w:ind w:left="0"/>
      </w:pPr>
      <w:r>
        <w:object w:dxaOrig="10647" w:dyaOrig="11458" w14:anchorId="21CFCDC9">
          <v:shape id="_x0000_i1047" type="#_x0000_t75" style="width:468pt;height:503.25pt" o:ole="">
            <v:imagedata r:id="rId71" o:title=""/>
          </v:shape>
          <o:OLEObject Type="Embed" ProgID="Visio.Drawing.11" ShapeID="_x0000_i1047" DrawAspect="Content" ObjectID="_1488106545" r:id="rId72"/>
        </w:object>
      </w:r>
    </w:p>
    <w:p w14:paraId="77D936C9" w14:textId="027037A4" w:rsidR="00F44246" w:rsidRPr="00F44246" w:rsidRDefault="00F44246" w:rsidP="00F44246">
      <w:pPr>
        <w:pStyle w:val="Caption"/>
      </w:pPr>
      <w:bookmarkStart w:id="1415" w:name="_Toc414364134"/>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21</w:t>
      </w:r>
      <w:r w:rsidR="00010924">
        <w:fldChar w:fldCharType="end"/>
      </w:r>
      <w:r>
        <w:t xml:space="preserve">. Use case </w:t>
      </w:r>
      <w:r w:rsidR="00B34584">
        <w:t>–</w:t>
      </w:r>
      <w:r>
        <w:t xml:space="preserve"> </w:t>
      </w:r>
      <w:r w:rsidR="00B34584">
        <w:t>Son can control different TVs in the house</w:t>
      </w:r>
      <w:bookmarkEnd w:id="1415"/>
    </w:p>
    <w:p w14:paraId="6317C743" w14:textId="77777777" w:rsidR="006229E9" w:rsidRDefault="00F44246" w:rsidP="00F44246">
      <w:pPr>
        <w:pStyle w:val="Heading3"/>
      </w:pPr>
      <w:bookmarkStart w:id="1416" w:name="_Toc414364177"/>
      <w:r w:rsidRPr="00F44246">
        <w:lastRenderedPageBreak/>
        <w:t xml:space="preserve">Living </w:t>
      </w:r>
      <w:r w:rsidR="007C706C">
        <w:t>room t</w:t>
      </w:r>
      <w:r w:rsidRPr="00F44246">
        <w:t xml:space="preserve">ablet </w:t>
      </w:r>
      <w:r w:rsidR="007C706C">
        <w:t>c</w:t>
      </w:r>
      <w:r w:rsidRPr="00F44246">
        <w:t>ontrols TVs in the house</w:t>
      </w:r>
      <w:bookmarkEnd w:id="1416"/>
    </w:p>
    <w:p w14:paraId="22443420" w14:textId="30C62813" w:rsidR="00F44246" w:rsidRDefault="00AB7A7C" w:rsidP="003522EA">
      <w:pPr>
        <w:pStyle w:val="figureanchor"/>
        <w:ind w:left="0"/>
      </w:pPr>
      <w:r>
        <w:object w:dxaOrig="10658" w:dyaOrig="11458" w14:anchorId="35B237C5">
          <v:shape id="_x0000_i1048" type="#_x0000_t75" style="width:468pt;height:503.25pt" o:ole="">
            <v:imagedata r:id="rId73" o:title=""/>
          </v:shape>
          <o:OLEObject Type="Embed" ProgID="Visio.Drawing.11" ShapeID="_x0000_i1048" DrawAspect="Content" ObjectID="_1488106546" r:id="rId74"/>
        </w:object>
      </w:r>
    </w:p>
    <w:p w14:paraId="2D9080D9" w14:textId="51FC37EC" w:rsidR="00F44246" w:rsidRDefault="00F44246" w:rsidP="00F44246">
      <w:pPr>
        <w:pStyle w:val="Caption"/>
      </w:pPr>
      <w:bookmarkStart w:id="1417" w:name="_Toc414364135"/>
      <w:r>
        <w:t xml:space="preserve">Figure </w:t>
      </w:r>
      <w:r w:rsidR="00010924">
        <w:fldChar w:fldCharType="begin"/>
      </w:r>
      <w:r w:rsidR="00010924">
        <w:instrText xml:space="preserve"> STYLEREF 1 \s </w:instrText>
      </w:r>
      <w:r w:rsidR="00010924">
        <w:fldChar w:fldCharType="separate"/>
      </w:r>
      <w:r w:rsidR="00ED726C">
        <w:rPr>
          <w:noProof/>
        </w:rPr>
        <w:t>2</w:t>
      </w:r>
      <w:r w:rsidR="00010924">
        <w:fldChar w:fldCharType="end"/>
      </w:r>
      <w:r w:rsidR="00010924">
        <w:noBreakHyphen/>
      </w:r>
      <w:r w:rsidR="00010924">
        <w:fldChar w:fldCharType="begin"/>
      </w:r>
      <w:r w:rsidR="00010924">
        <w:instrText xml:space="preserve"> SEQ Figure \* ARABIC \s 1 </w:instrText>
      </w:r>
      <w:r w:rsidR="00010924">
        <w:fldChar w:fldCharType="separate"/>
      </w:r>
      <w:r w:rsidR="00ED726C">
        <w:rPr>
          <w:noProof/>
        </w:rPr>
        <w:t>22</w:t>
      </w:r>
      <w:r w:rsidR="00010924">
        <w:fldChar w:fldCharType="end"/>
      </w:r>
      <w:r>
        <w:t>. Use case -</w:t>
      </w:r>
      <w:r w:rsidR="006450C1">
        <w:t xml:space="preserve"> </w:t>
      </w:r>
      <w:r>
        <w:t>Living room table</w:t>
      </w:r>
      <w:r w:rsidR="006450C1">
        <w:t>t</w:t>
      </w:r>
      <w:r>
        <w:t xml:space="preserve"> controls TVs</w:t>
      </w:r>
      <w:bookmarkEnd w:id="1417"/>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1418" w:name="_Toc414364178"/>
      <w:r>
        <w:lastRenderedPageBreak/>
        <w:t xml:space="preserve">Enhancements </w:t>
      </w:r>
      <w:r w:rsidR="00515DF4">
        <w:t>t</w:t>
      </w:r>
      <w:r>
        <w:t>o Existing Framework</w:t>
      </w:r>
      <w:bookmarkEnd w:id="1418"/>
    </w:p>
    <w:p w14:paraId="12C2AA6B" w14:textId="77777777" w:rsidR="00EC58AD" w:rsidRPr="00853F0A" w:rsidRDefault="00EC58AD" w:rsidP="002B7CB7">
      <w:pPr>
        <w:pStyle w:val="Heading2"/>
        <w:rPr>
          <w:szCs w:val="20"/>
        </w:rPr>
      </w:pPr>
      <w:bookmarkStart w:id="1419" w:name="_Toc414364179"/>
      <w:r>
        <w:t>Crypto Agility Exchange</w:t>
      </w:r>
      <w:bookmarkEnd w:id="1419"/>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75"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76" w:history="1">
        <w:r w:rsidR="00813531" w:rsidRPr="00813531">
          <w:rPr>
            <w:rStyle w:val="Hyperlink"/>
          </w:rPr>
          <w:t>RFC6655</w:t>
        </w:r>
      </w:hyperlink>
      <w:r w:rsidR="00923ACB">
        <w:t xml:space="preserve">, and </w:t>
      </w:r>
      <w:hyperlink r:id="rId77"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5E8C33B0" w:rsidR="00290C6F" w:rsidRPr="002B7CB7" w:rsidRDefault="00AB7A7C" w:rsidP="00B453FF">
            <w:pPr>
              <w:pStyle w:val="body"/>
              <w:numPr>
                <w:ilvl w:val="0"/>
                <w:numId w:val="80"/>
              </w:numPr>
              <w:rPr>
                <w:sz w:val="20"/>
              </w:rPr>
            </w:pPr>
            <w:r>
              <w:rPr>
                <w:sz w:val="20"/>
              </w:rPr>
              <w:t>X.509</w:t>
            </w:r>
            <w:r w:rsidR="00290C6F" w:rsidRPr="002B7CB7">
              <w:rPr>
                <w:sz w:val="20"/>
              </w:rPr>
              <w:t xml:space="preserve">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15AD1B4E" w14:textId="36BCD078" w:rsidR="00290C6F" w:rsidRPr="00391E2F" w:rsidRDefault="00290C6F">
            <w:pPr>
              <w:pStyle w:val="body"/>
              <w:numPr>
                <w:ilvl w:val="0"/>
                <w:numId w:val="80"/>
              </w:numPr>
              <w:rPr>
                <w:sz w:val="20"/>
              </w:rPr>
            </w:pPr>
            <w:r w:rsidRPr="002B7CB7">
              <w:rPr>
                <w:sz w:val="20"/>
              </w:rPr>
              <w:t>Thin Client</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0496575A" w:rsidR="00961CA7" w:rsidRDefault="00290C6F" w:rsidP="00290C6F">
      <w:pPr>
        <w:pStyle w:val="body"/>
      </w:pPr>
      <w:r>
        <w:lastRenderedPageBreak/>
        <w:t xml:space="preserve">The following table shows the </w:t>
      </w:r>
      <w:r w:rsidR="00961CA7">
        <w:t>potential list of T</w:t>
      </w:r>
      <w:r w:rsidR="00AB7A7C">
        <w:t>LS</w:t>
      </w:r>
      <w:r w:rsidR="00961CA7">
        <w:t xml:space="preserve">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107425" w:rsidP="00961CA7">
            <w:pPr>
              <w:pStyle w:val="body"/>
              <w:ind w:left="0"/>
              <w:rPr>
                <w:sz w:val="20"/>
              </w:rPr>
            </w:pPr>
            <w:hyperlink r:id="rId78"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107425" w:rsidP="000E2BDE">
            <w:pPr>
              <w:pStyle w:val="body"/>
              <w:ind w:left="0"/>
              <w:rPr>
                <w:sz w:val="20"/>
              </w:rPr>
            </w:pPr>
            <w:hyperlink r:id="rId79"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1420" w:name="_Toc414364180"/>
      <w:r>
        <w:t xml:space="preserve">Permission NotifyConfig </w:t>
      </w:r>
      <w:r w:rsidR="00997C42">
        <w:t>Announcement</w:t>
      </w:r>
      <w:bookmarkEnd w:id="1420"/>
    </w:p>
    <w:p w14:paraId="35B84A96" w14:textId="512E9DF2" w:rsidR="009438D8" w:rsidRDefault="009438D8" w:rsidP="002B7CB7">
      <w:pPr>
        <w:pStyle w:val="body"/>
      </w:pPr>
      <w:r>
        <w:t xml:space="preserve">The Permission module provides a session-less signal </w:t>
      </w:r>
      <w:r w:rsidR="00906C51">
        <w:t>to allow the Security Manager discover</w:t>
      </w:r>
      <w:r w:rsidR="00D215FD">
        <w:t>ing</w:t>
      </w:r>
      <w:r w:rsidR="00906C51">
        <w:t xml:space="preserve"> the applications to claim or to distribute updated policy or certificates.   The signal provide</w:t>
      </w:r>
      <w:r w:rsidR="00D215FD">
        <w:t>s</w:t>
      </w:r>
      <w:r w:rsidR="00906C51">
        <w:t xml:space="preserve"> t</w:t>
      </w:r>
      <w:r>
        <w: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54EAF3D0" w:rsidR="009438D8" w:rsidRDefault="009438D8" w:rsidP="007851A4">
      <w:pPr>
        <w:pStyle w:val="body"/>
        <w:numPr>
          <w:ilvl w:val="0"/>
          <w:numId w:val="89"/>
        </w:numPr>
      </w:pPr>
      <w:r>
        <w:t xml:space="preserve">The </w:t>
      </w:r>
      <w:r w:rsidR="00D215FD">
        <w:t xml:space="preserve">authentication GUID and </w:t>
      </w:r>
      <w:r>
        <w:t xml:space="preserve">public key </w:t>
      </w:r>
    </w:p>
    <w:p w14:paraId="33845087" w14:textId="14549486" w:rsidR="001B6ED3" w:rsidRDefault="009438D8" w:rsidP="007851A4">
      <w:pPr>
        <w:pStyle w:val="body"/>
        <w:numPr>
          <w:ilvl w:val="0"/>
          <w:numId w:val="89"/>
        </w:numPr>
      </w:pPr>
      <w:r>
        <w:t>The permission policy serial number</w:t>
      </w:r>
    </w:p>
    <w:p w14:paraId="549849EE" w14:textId="7159015B" w:rsidR="00D215FD" w:rsidRDefault="00D215FD" w:rsidP="007851A4">
      <w:pPr>
        <w:pStyle w:val="body"/>
        <w:numPr>
          <w:ilvl w:val="0"/>
          <w:numId w:val="89"/>
        </w:numPr>
      </w:pPr>
      <w:r>
        <w:t>The list of acceptable key exchange suites for claiming</w:t>
      </w:r>
    </w:p>
    <w:p w14:paraId="0705E5F8" w14:textId="77777777" w:rsidR="001B6ED3" w:rsidRDefault="001B6ED3" w:rsidP="007851A4">
      <w:pPr>
        <w:pStyle w:val="body"/>
      </w:pPr>
      <w:r>
        <w:t>This signal is emitted when</w:t>
      </w:r>
    </w:p>
    <w:p w14:paraId="4EDA2AF9" w14:textId="664216A1" w:rsidR="001B6ED3" w:rsidRDefault="001B6ED3" w:rsidP="007851A4">
      <w:pPr>
        <w:pStyle w:val="body"/>
        <w:numPr>
          <w:ilvl w:val="0"/>
          <w:numId w:val="90"/>
        </w:numPr>
      </w:pPr>
      <w:r>
        <w:t>The bus attachment is enable</w:t>
      </w:r>
      <w:r w:rsidR="00AB7A7C">
        <w:t>d</w:t>
      </w:r>
      <w:r>
        <w:t xml:space="preserv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1421" w:name="_Toc414364181"/>
      <w:r>
        <w:lastRenderedPageBreak/>
        <w:t>Future Considerations</w:t>
      </w:r>
      <w:bookmarkEnd w:id="1421"/>
    </w:p>
    <w:p w14:paraId="0625FD94" w14:textId="77777777" w:rsidR="00F44246" w:rsidRDefault="006450C1" w:rsidP="00F44246">
      <w:pPr>
        <w:pStyle w:val="Heading2"/>
      </w:pPr>
      <w:bookmarkStart w:id="1422" w:name="_Toc414364182"/>
      <w:r>
        <w:t>Broadcast signals and m</w:t>
      </w:r>
      <w:r w:rsidR="00F44246">
        <w:t xml:space="preserve">ultipoint </w:t>
      </w:r>
      <w:r>
        <w:t>s</w:t>
      </w:r>
      <w:r w:rsidR="00F44246">
        <w:t>essions</w:t>
      </w:r>
      <w:bookmarkEnd w:id="1422"/>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81652" w14:textId="77777777" w:rsidR="00576528" w:rsidRDefault="00576528">
      <w:r>
        <w:separator/>
      </w:r>
    </w:p>
    <w:p w14:paraId="728CF006" w14:textId="77777777" w:rsidR="00576528" w:rsidRDefault="00576528"/>
    <w:p w14:paraId="23E104C7" w14:textId="77777777" w:rsidR="00576528" w:rsidRDefault="00576528"/>
    <w:p w14:paraId="0A80FDAB" w14:textId="77777777" w:rsidR="00576528" w:rsidRDefault="00576528"/>
  </w:endnote>
  <w:endnote w:type="continuationSeparator" w:id="0">
    <w:p w14:paraId="66C79BDD" w14:textId="77777777" w:rsidR="00576528" w:rsidRDefault="00576528">
      <w:r>
        <w:continuationSeparator/>
      </w:r>
    </w:p>
    <w:p w14:paraId="12B34EFF" w14:textId="77777777" w:rsidR="00576528" w:rsidRDefault="00576528"/>
    <w:p w14:paraId="03EA3AB9" w14:textId="77777777" w:rsidR="00576528" w:rsidRDefault="00576528"/>
    <w:p w14:paraId="4BDB7385" w14:textId="77777777" w:rsidR="00576528" w:rsidRDefault="005765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107425" w:rsidRDefault="00107425" w:rsidP="00C31F4D">
    <w:pPr>
      <w:pStyle w:val="Footer"/>
    </w:pPr>
  </w:p>
  <w:p w14:paraId="235FB0E5" w14:textId="77777777" w:rsidR="00107425" w:rsidRDefault="0010742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107425" w:rsidRDefault="00107425"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107425" w:rsidRPr="00CF535A" w:rsidRDefault="00107425"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107425" w:rsidRPr="004C1EE2" w:rsidRDefault="00107425"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107425" w:rsidRPr="004C1EE2" w:rsidRDefault="00107425" w:rsidP="00614FA1">
    <w:pPr>
      <w:pStyle w:val="Spacer"/>
    </w:pPr>
  </w:p>
  <w:p w14:paraId="087D003A" w14:textId="77777777" w:rsidR="00107425" w:rsidRPr="004C1EE2" w:rsidRDefault="00107425"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14:paraId="3E7E6452" w14:textId="77777777" w:rsidR="00107425" w:rsidRDefault="00107425" w:rsidP="00614FA1">
    <w:pPr>
      <w:pStyle w:val="Spacer"/>
    </w:pPr>
  </w:p>
  <w:p w14:paraId="11DB80EC" w14:textId="77777777" w:rsidR="00107425" w:rsidRDefault="00107425"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107425" w:rsidRDefault="00107425" w:rsidP="00614FA1">
    <w:pPr>
      <w:pStyle w:val="Spacer"/>
    </w:pPr>
  </w:p>
  <w:p w14:paraId="32B1A1BA" w14:textId="77777777" w:rsidR="00107425" w:rsidRPr="00614FA1" w:rsidRDefault="00107425"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14:paraId="639632E3" w14:textId="77777777" w:rsidR="00107425" w:rsidRDefault="00107425" w:rsidP="00614FA1">
    <w:pPr>
      <w:pStyle w:val="Spacer"/>
    </w:pPr>
  </w:p>
  <w:p w14:paraId="142B11E6" w14:textId="77777777" w:rsidR="00107425" w:rsidRDefault="00107425"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107425" w:rsidRDefault="00107425" w:rsidP="00614FA1">
    <w:pPr>
      <w:pStyle w:val="Spacer"/>
    </w:pPr>
  </w:p>
  <w:p w14:paraId="4C269A1F" w14:textId="77777777" w:rsidR="00107425" w:rsidRPr="00614FA1" w:rsidRDefault="00107425"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107425" w:rsidRDefault="00107425"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r>
      <w:fldChar w:fldCharType="begin"/>
    </w:r>
    <w:r>
      <w:instrText xml:space="preserve"> PAGE </w:instrText>
    </w:r>
    <w:r>
      <w:fldChar w:fldCharType="separate"/>
    </w:r>
    <w:r w:rsidR="00CC468A">
      <w:rPr>
        <w:noProof/>
      </w:rPr>
      <w:t>21</w:t>
    </w:r>
    <w:r>
      <w:rPr>
        <w:noProof/>
      </w:rPr>
      <w:fldChar w:fldCharType="end"/>
    </w:r>
    <w:r>
      <w:tab/>
    </w:r>
    <w:r>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107425" w:rsidRPr="009A6A08" w:rsidRDefault="00107425"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CC468A">
      <w:rPr>
        <w:noProof/>
        <w:szCs w:val="14"/>
      </w:rPr>
      <w:t>ii</w:t>
    </w:r>
    <w:r w:rsidRPr="009A6A08">
      <w:rPr>
        <w:szCs w:val="14"/>
      </w:rPr>
      <w:fldChar w:fldCharType="end"/>
    </w:r>
    <w:r w:rsidRPr="009A6A08">
      <w:rPr>
        <w:szCs w:val="14"/>
      </w:rPr>
      <w:tab/>
    </w:r>
    <w:r>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C0B32" w14:textId="77777777" w:rsidR="00576528" w:rsidRDefault="00576528">
      <w:r>
        <w:separator/>
      </w:r>
    </w:p>
    <w:p w14:paraId="7F667A11" w14:textId="77777777" w:rsidR="00576528" w:rsidRDefault="00576528"/>
    <w:p w14:paraId="1965D683" w14:textId="77777777" w:rsidR="00576528" w:rsidRDefault="00576528"/>
    <w:p w14:paraId="72E32EA3" w14:textId="77777777" w:rsidR="00576528" w:rsidRDefault="00576528"/>
  </w:footnote>
  <w:footnote w:type="continuationSeparator" w:id="0">
    <w:p w14:paraId="43194A23" w14:textId="77777777" w:rsidR="00576528" w:rsidRDefault="00576528">
      <w:r>
        <w:continuationSeparator/>
      </w:r>
    </w:p>
    <w:p w14:paraId="3C3DED4B" w14:textId="77777777" w:rsidR="00576528" w:rsidRDefault="00576528"/>
    <w:p w14:paraId="2EC52226" w14:textId="77777777" w:rsidR="00576528" w:rsidRDefault="00576528"/>
    <w:p w14:paraId="5BBBE5B8" w14:textId="77777777" w:rsidR="00576528" w:rsidRDefault="005765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107425" w:rsidRDefault="00107425" w:rsidP="006F59BD"/>
  <w:p w14:paraId="690EDA7C" w14:textId="77777777" w:rsidR="00107425" w:rsidRDefault="0010742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107425" w:rsidRPr="00C2377F" w:rsidRDefault="00107425" w:rsidP="00C76273">
    <w:pPr>
      <w:pStyle w:val="Header"/>
    </w:pPr>
    <w:fldSimple w:instr=" STYLEREF  DocTitle  \* MERGEFORMAT ">
      <w:r>
        <w:rPr>
          <w:noProof/>
        </w:rPr>
        <w:t>AllJoyn™ Security 2.0 Feature</w:t>
      </w:r>
    </w:fldSimple>
    <w:r>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107425" w:rsidRPr="0041767B" w:rsidRDefault="00107425"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107425" w:rsidRPr="00C2377F" w:rsidRDefault="00107425" w:rsidP="00AE4C57">
    <w:pPr>
      <w:pStyle w:val="Header"/>
    </w:pPr>
    <w:fldSimple w:instr=" STYLEREF  DocTitle  \* MERGEFORMAT ">
      <w:r w:rsidR="00CC468A">
        <w:rPr>
          <w:noProof/>
        </w:rPr>
        <w:t>AllJoyn™ Security 2.0 Feature</w:t>
      </w:r>
    </w:fldSimple>
    <w:r>
      <w:t xml:space="preserve"> </w:t>
    </w:r>
    <w:fldSimple w:instr=" STYLEREF  DocSubtitle  \* MERGEFORMAT ">
      <w:r w:rsidR="00CC468A">
        <w:rPr>
          <w:noProof/>
        </w:rPr>
        <w:t>High-Level Design Document</w:t>
      </w:r>
    </w:fldSimple>
    <w:r>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107425" w:rsidRPr="00EF56CF" w:rsidRDefault="00107425"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107425" w:rsidRPr="00815093" w:rsidRDefault="00107425" w:rsidP="00815093">
    <w:pPr>
      <w:pStyle w:val="Header"/>
    </w:pPr>
    <w:fldSimple w:instr=" STYLEREF  DocTitle  \* MERGEFORMAT ">
      <w:r w:rsidR="00CC468A">
        <w:rPr>
          <w:noProof/>
        </w:rPr>
        <w:t>AllJoyn™ Security 2.0 Feature</w:t>
      </w:r>
    </w:fldSimple>
    <w:r>
      <w:t xml:space="preserve"> </w:t>
    </w:r>
    <w:fldSimple w:instr=" STYLEREF  DocSubtitle  \* MERGEFORMAT ">
      <w:r w:rsidR="00CC468A">
        <w:rPr>
          <w:noProof/>
        </w:rPr>
        <w:t>High-Level Design Document</w:t>
      </w:r>
    </w:fldSimple>
    <w:r>
      <w:tab/>
    </w:r>
    <w:fldSimple w:instr=" STYLEREF  &quot;Heading 1&quot;  \* MERGEFORMAT ">
      <w:r w:rsidR="00CC468A">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F683A34"/>
    <w:multiLevelType w:val="hybridMultilevel"/>
    <w:tmpl w:val="497EC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00A1301"/>
    <w:multiLevelType w:val="hybridMultilevel"/>
    <w:tmpl w:val="904E7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4">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7">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2">
    <w:nsid w:val="20D424A3"/>
    <w:multiLevelType w:val="multilevel"/>
    <w:tmpl w:val="66B468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9">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40">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A8565CA"/>
    <w:multiLevelType w:val="hybridMultilevel"/>
    <w:tmpl w:val="296C70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5">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6">
    <w:nsid w:val="315E1F7A"/>
    <w:multiLevelType w:val="hybridMultilevel"/>
    <w:tmpl w:val="68C4B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8">
    <w:nsid w:val="32AB11D0"/>
    <w:multiLevelType w:val="multilevel"/>
    <w:tmpl w:val="FE02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51">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38F1336E"/>
    <w:multiLevelType w:val="hybridMultilevel"/>
    <w:tmpl w:val="6E02A0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3A4105AB"/>
    <w:multiLevelType w:val="multilevel"/>
    <w:tmpl w:val="22EE4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B7A27"/>
    <w:multiLevelType w:val="hybridMultilevel"/>
    <w:tmpl w:val="D4740A4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A9F34E3"/>
    <w:multiLevelType w:val="hybridMultilevel"/>
    <w:tmpl w:val="69ECF0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3B1843E9"/>
    <w:multiLevelType w:val="hybridMultilevel"/>
    <w:tmpl w:val="19E4A3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59">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60">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2">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41871DB5"/>
    <w:multiLevelType w:val="hybridMultilevel"/>
    <w:tmpl w:val="C9F8D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8">
    <w:nsid w:val="48E13204"/>
    <w:multiLevelType w:val="multilevel"/>
    <w:tmpl w:val="117652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B32DC3"/>
    <w:multiLevelType w:val="multilevel"/>
    <w:tmpl w:val="A7B66B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71">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nsid w:val="510744D5"/>
    <w:multiLevelType w:val="multilevel"/>
    <w:tmpl w:val="CC0C9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543B1B09"/>
    <w:multiLevelType w:val="hybridMultilevel"/>
    <w:tmpl w:val="C7B27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83">
    <w:nsid w:val="5A290ED8"/>
    <w:multiLevelType w:val="hybridMultilevel"/>
    <w:tmpl w:val="4BD218E6"/>
    <w:lvl w:ilvl="0" w:tplc="04090005">
      <w:start w:val="1"/>
      <w:numFmt w:val="bullet"/>
      <w:lvlText w:val=""/>
      <w:lvlJc w:val="left"/>
      <w:pPr>
        <w:ind w:left="965" w:hanging="360"/>
      </w:pPr>
      <w:rPr>
        <w:rFonts w:ascii="Wingdings" w:hAnsi="Wingdings"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84">
    <w:nsid w:val="5B477832"/>
    <w:multiLevelType w:val="multilevel"/>
    <w:tmpl w:val="F4DA07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CA910B3"/>
    <w:multiLevelType w:val="hybridMultilevel"/>
    <w:tmpl w:val="C86C5D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nsid w:val="5F702544"/>
    <w:multiLevelType w:val="hybridMultilevel"/>
    <w:tmpl w:val="AD5AD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60B0064B"/>
    <w:multiLevelType w:val="hybridMultilevel"/>
    <w:tmpl w:val="3C784C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93">
    <w:nsid w:val="673F2381"/>
    <w:multiLevelType w:val="multilevel"/>
    <w:tmpl w:val="A0E02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5">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6">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nsid w:val="6F806272"/>
    <w:multiLevelType w:val="multilevel"/>
    <w:tmpl w:val="EDC66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F846924"/>
    <w:multiLevelType w:val="hybridMultilevel"/>
    <w:tmpl w:val="A9080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70FB1F67"/>
    <w:multiLevelType w:val="multilevel"/>
    <w:tmpl w:val="E40C35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16D2434"/>
    <w:multiLevelType w:val="multilevel"/>
    <w:tmpl w:val="14EADB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105">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6">
    <w:nsid w:val="72B43CED"/>
    <w:multiLevelType w:val="multilevel"/>
    <w:tmpl w:val="3C76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3236847"/>
    <w:multiLevelType w:val="hybridMultilevel"/>
    <w:tmpl w:val="83FCE9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09">
    <w:nsid w:val="743F6128"/>
    <w:multiLevelType w:val="multilevel"/>
    <w:tmpl w:val="1536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11">
    <w:nsid w:val="76FD18DD"/>
    <w:multiLevelType w:val="multilevel"/>
    <w:tmpl w:val="186642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11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11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0"/>
  </w:num>
  <w:num w:numId="2">
    <w:abstractNumId w:val="104"/>
  </w:num>
  <w:num w:numId="3">
    <w:abstractNumId w:val="14"/>
  </w:num>
  <w:num w:numId="4">
    <w:abstractNumId w:val="92"/>
  </w:num>
  <w:num w:numId="5">
    <w:abstractNumId w:val="95"/>
  </w:num>
  <w:num w:numId="6">
    <w:abstractNumId w:val="9"/>
  </w:num>
  <w:num w:numId="7">
    <w:abstractNumId w:val="6"/>
  </w:num>
  <w:num w:numId="8">
    <w:abstractNumId w:val="23"/>
    <w:lvlOverride w:ilvl="0">
      <w:startOverride w:val="1"/>
    </w:lvlOverride>
  </w:num>
  <w:num w:numId="9">
    <w:abstractNumId w:val="38"/>
  </w:num>
  <w:num w:numId="10">
    <w:abstractNumId w:val="45"/>
  </w:num>
  <w:num w:numId="11">
    <w:abstractNumId w:val="114"/>
  </w:num>
  <w:num w:numId="12">
    <w:abstractNumId w:val="47"/>
  </w:num>
  <w:num w:numId="13">
    <w:abstractNumId w:val="82"/>
  </w:num>
  <w:num w:numId="14">
    <w:abstractNumId w:val="67"/>
  </w:num>
  <w:num w:numId="15">
    <w:abstractNumId w:val="7"/>
  </w:num>
  <w:num w:numId="16">
    <w:abstractNumId w:val="5"/>
  </w:num>
  <w:num w:numId="17">
    <w:abstractNumId w:val="8"/>
  </w:num>
  <w:num w:numId="18">
    <w:abstractNumId w:val="3"/>
  </w:num>
  <w:num w:numId="19">
    <w:abstractNumId w:val="2"/>
  </w:num>
  <w:num w:numId="20">
    <w:abstractNumId w:val="78"/>
  </w:num>
  <w:num w:numId="21">
    <w:abstractNumId w:val="11"/>
  </w:num>
  <w:num w:numId="22">
    <w:abstractNumId w:val="18"/>
  </w:num>
  <w:num w:numId="23">
    <w:abstractNumId w:val="4"/>
  </w:num>
  <w:num w:numId="24">
    <w:abstractNumId w:val="1"/>
  </w:num>
  <w:num w:numId="25">
    <w:abstractNumId w:val="0"/>
  </w:num>
  <w:num w:numId="26">
    <w:abstractNumId w:val="44"/>
  </w:num>
  <w:num w:numId="27">
    <w:abstractNumId w:val="16"/>
  </w:num>
  <w:num w:numId="28">
    <w:abstractNumId w:val="58"/>
  </w:num>
  <w:num w:numId="29">
    <w:abstractNumId w:val="108"/>
  </w:num>
  <w:num w:numId="30">
    <w:abstractNumId w:val="75"/>
  </w:num>
  <w:num w:numId="31">
    <w:abstractNumId w:val="39"/>
  </w:num>
  <w:num w:numId="32">
    <w:abstractNumId w:val="81"/>
    <w:lvlOverride w:ilvl="0">
      <w:startOverride w:val="1"/>
    </w:lvlOverride>
  </w:num>
  <w:num w:numId="33">
    <w:abstractNumId w:val="17"/>
  </w:num>
  <w:num w:numId="34">
    <w:abstractNumId w:val="70"/>
  </w:num>
  <w:num w:numId="35">
    <w:abstractNumId w:val="26"/>
  </w:num>
  <w:num w:numId="36">
    <w:abstractNumId w:val="72"/>
  </w:num>
  <w:num w:numId="37">
    <w:abstractNumId w:val="74"/>
  </w:num>
  <w:num w:numId="38">
    <w:abstractNumId w:val="24"/>
  </w:num>
  <w:num w:numId="39">
    <w:abstractNumId w:val="65"/>
  </w:num>
  <w:num w:numId="40">
    <w:abstractNumId w:val="36"/>
  </w:num>
  <w:num w:numId="41">
    <w:abstractNumId w:val="73"/>
  </w:num>
  <w:num w:numId="42">
    <w:abstractNumId w:val="110"/>
  </w:num>
  <w:num w:numId="43">
    <w:abstractNumId w:val="27"/>
  </w:num>
  <w:num w:numId="44">
    <w:abstractNumId w:val="49"/>
  </w:num>
  <w:num w:numId="45">
    <w:abstractNumId w:val="90"/>
  </w:num>
  <w:num w:numId="46">
    <w:abstractNumId w:val="66"/>
  </w:num>
  <w:num w:numId="47">
    <w:abstractNumId w:val="28"/>
  </w:num>
  <w:num w:numId="48">
    <w:abstractNumId w:val="19"/>
  </w:num>
  <w:num w:numId="49">
    <w:abstractNumId w:val="25"/>
  </w:num>
  <w:num w:numId="50">
    <w:abstractNumId w:val="81"/>
  </w:num>
  <w:num w:numId="51">
    <w:abstractNumId w:val="91"/>
  </w:num>
  <w:num w:numId="52">
    <w:abstractNumId w:val="115"/>
  </w:num>
  <w:num w:numId="53">
    <w:abstractNumId w:val="112"/>
  </w:num>
  <w:num w:numId="54">
    <w:abstractNumId w:val="87"/>
  </w:num>
  <w:num w:numId="55">
    <w:abstractNumId w:val="15"/>
  </w:num>
  <w:num w:numId="56">
    <w:abstractNumId w:val="51"/>
  </w:num>
  <w:num w:numId="57">
    <w:abstractNumId w:val="13"/>
  </w:num>
  <w:num w:numId="58">
    <w:abstractNumId w:val="13"/>
  </w:num>
  <w:num w:numId="59">
    <w:abstractNumId w:val="30"/>
  </w:num>
  <w:num w:numId="60">
    <w:abstractNumId w:val="31"/>
  </w:num>
  <w:num w:numId="61">
    <w:abstractNumId w:val="77"/>
  </w:num>
  <w:num w:numId="62">
    <w:abstractNumId w:val="50"/>
  </w:num>
  <w:num w:numId="63">
    <w:abstractNumId w:val="63"/>
  </w:num>
  <w:num w:numId="64">
    <w:abstractNumId w:val="62"/>
  </w:num>
  <w:num w:numId="65">
    <w:abstractNumId w:val="10"/>
  </w:num>
  <w:num w:numId="66">
    <w:abstractNumId w:val="101"/>
  </w:num>
  <w:num w:numId="67">
    <w:abstractNumId w:val="59"/>
  </w:num>
  <w:num w:numId="68">
    <w:abstractNumId w:val="94"/>
  </w:num>
  <w:num w:numId="69">
    <w:abstractNumId w:val="71"/>
  </w:num>
  <w:num w:numId="70">
    <w:abstractNumId w:val="61"/>
  </w:num>
  <w:num w:numId="71">
    <w:abstractNumId w:val="23"/>
    <w:lvlOverride w:ilvl="0">
      <w:startOverride w:val="1"/>
    </w:lvlOverride>
  </w:num>
  <w:num w:numId="72">
    <w:abstractNumId w:val="92"/>
  </w:num>
  <w:num w:numId="73">
    <w:abstractNumId w:val="33"/>
  </w:num>
  <w:num w:numId="74">
    <w:abstractNumId w:val="23"/>
    <w:lvlOverride w:ilvl="0">
      <w:startOverride w:val="1"/>
    </w:lvlOverride>
  </w:num>
  <w:num w:numId="75">
    <w:abstractNumId w:val="96"/>
  </w:num>
  <w:num w:numId="76">
    <w:abstractNumId w:val="105"/>
  </w:num>
  <w:num w:numId="77">
    <w:abstractNumId w:val="12"/>
  </w:num>
  <w:num w:numId="78">
    <w:abstractNumId w:val="43"/>
  </w:num>
  <w:num w:numId="79">
    <w:abstractNumId w:val="97"/>
  </w:num>
  <w:num w:numId="80">
    <w:abstractNumId w:val="53"/>
  </w:num>
  <w:num w:numId="81">
    <w:abstractNumId w:val="29"/>
  </w:num>
  <w:num w:numId="82">
    <w:abstractNumId w:val="113"/>
  </w:num>
  <w:num w:numId="83">
    <w:abstractNumId w:val="34"/>
  </w:num>
  <w:num w:numId="84">
    <w:abstractNumId w:val="60"/>
  </w:num>
  <w:num w:numId="85">
    <w:abstractNumId w:val="20"/>
  </w:num>
  <w:num w:numId="86">
    <w:abstractNumId w:val="89"/>
  </w:num>
  <w:num w:numId="87">
    <w:abstractNumId w:val="79"/>
  </w:num>
  <w:num w:numId="88">
    <w:abstractNumId w:val="42"/>
  </w:num>
  <w:num w:numId="89">
    <w:abstractNumId w:val="37"/>
  </w:num>
  <w:num w:numId="90">
    <w:abstractNumId w:val="35"/>
  </w:num>
  <w:num w:numId="91">
    <w:abstractNumId w:val="98"/>
  </w:num>
  <w:num w:numId="92">
    <w:abstractNumId w:val="83"/>
  </w:num>
  <w:num w:numId="93">
    <w:abstractNumId w:val="109"/>
  </w:num>
  <w:num w:numId="94">
    <w:abstractNumId w:val="64"/>
  </w:num>
  <w:num w:numId="95">
    <w:abstractNumId w:val="103"/>
  </w:num>
  <w:num w:numId="96">
    <w:abstractNumId w:val="80"/>
  </w:num>
  <w:num w:numId="97">
    <w:abstractNumId w:val="69"/>
  </w:num>
  <w:num w:numId="98">
    <w:abstractNumId w:val="93"/>
  </w:num>
  <w:num w:numId="99">
    <w:abstractNumId w:val="22"/>
  </w:num>
  <w:num w:numId="100">
    <w:abstractNumId w:val="21"/>
  </w:num>
  <w:num w:numId="101">
    <w:abstractNumId w:val="32"/>
  </w:num>
  <w:num w:numId="102">
    <w:abstractNumId w:val="76"/>
  </w:num>
  <w:num w:numId="103">
    <w:abstractNumId w:val="102"/>
  </w:num>
  <w:num w:numId="104">
    <w:abstractNumId w:val="84"/>
  </w:num>
  <w:num w:numId="105">
    <w:abstractNumId w:val="86"/>
  </w:num>
  <w:num w:numId="106">
    <w:abstractNumId w:val="46"/>
  </w:num>
  <w:num w:numId="107">
    <w:abstractNumId w:val="48"/>
  </w:num>
  <w:num w:numId="108">
    <w:abstractNumId w:val="54"/>
  </w:num>
  <w:num w:numId="109">
    <w:abstractNumId w:val="57"/>
  </w:num>
  <w:num w:numId="110">
    <w:abstractNumId w:val="100"/>
  </w:num>
  <w:num w:numId="111">
    <w:abstractNumId w:val="111"/>
  </w:num>
  <w:num w:numId="112">
    <w:abstractNumId w:val="41"/>
  </w:num>
  <w:num w:numId="113">
    <w:abstractNumId w:val="68"/>
  </w:num>
  <w:num w:numId="114">
    <w:abstractNumId w:val="107"/>
  </w:num>
  <w:num w:numId="115">
    <w:abstractNumId w:val="88"/>
  </w:num>
  <w:num w:numId="116">
    <w:abstractNumId w:val="55"/>
  </w:num>
  <w:num w:numId="117">
    <w:abstractNumId w:val="106"/>
  </w:num>
  <w:num w:numId="118">
    <w:abstractNumId w:val="52"/>
  </w:num>
  <w:num w:numId="119">
    <w:abstractNumId w:val="56"/>
  </w:num>
  <w:num w:numId="120">
    <w:abstractNumId w:val="99"/>
  </w:num>
  <w:num w:numId="121">
    <w:abstractNumId w:val="85"/>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0D23"/>
    <w:rsid w:val="00001BAC"/>
    <w:rsid w:val="000057E9"/>
    <w:rsid w:val="00005840"/>
    <w:rsid w:val="00006AC6"/>
    <w:rsid w:val="0000727B"/>
    <w:rsid w:val="00007DE2"/>
    <w:rsid w:val="00010744"/>
    <w:rsid w:val="00010924"/>
    <w:rsid w:val="00010C99"/>
    <w:rsid w:val="00010F2A"/>
    <w:rsid w:val="000115FA"/>
    <w:rsid w:val="0001169E"/>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C7A"/>
    <w:rsid w:val="00035DB6"/>
    <w:rsid w:val="00037506"/>
    <w:rsid w:val="00037B06"/>
    <w:rsid w:val="000402FD"/>
    <w:rsid w:val="000403E6"/>
    <w:rsid w:val="00040E2D"/>
    <w:rsid w:val="00040EBD"/>
    <w:rsid w:val="00040EBF"/>
    <w:rsid w:val="00043A87"/>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BC6"/>
    <w:rsid w:val="000B2ECB"/>
    <w:rsid w:val="000B38BE"/>
    <w:rsid w:val="000B3B9D"/>
    <w:rsid w:val="000B3D13"/>
    <w:rsid w:val="000B3E37"/>
    <w:rsid w:val="000B4140"/>
    <w:rsid w:val="000B4222"/>
    <w:rsid w:val="000B518E"/>
    <w:rsid w:val="000B6269"/>
    <w:rsid w:val="000B6639"/>
    <w:rsid w:val="000B7409"/>
    <w:rsid w:val="000B7AC7"/>
    <w:rsid w:val="000B7B59"/>
    <w:rsid w:val="000C0882"/>
    <w:rsid w:val="000C0BA9"/>
    <w:rsid w:val="000C0C8E"/>
    <w:rsid w:val="000C0DA4"/>
    <w:rsid w:val="000C10B6"/>
    <w:rsid w:val="000C24D3"/>
    <w:rsid w:val="000C2626"/>
    <w:rsid w:val="000C2629"/>
    <w:rsid w:val="000C3303"/>
    <w:rsid w:val="000C392B"/>
    <w:rsid w:val="000C3A6C"/>
    <w:rsid w:val="000C4651"/>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02"/>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425"/>
    <w:rsid w:val="001076C2"/>
    <w:rsid w:val="00107A80"/>
    <w:rsid w:val="001101A4"/>
    <w:rsid w:val="0011033B"/>
    <w:rsid w:val="00110561"/>
    <w:rsid w:val="00110D1E"/>
    <w:rsid w:val="00110E93"/>
    <w:rsid w:val="001112AC"/>
    <w:rsid w:val="00113629"/>
    <w:rsid w:val="0011448B"/>
    <w:rsid w:val="00115441"/>
    <w:rsid w:val="00116291"/>
    <w:rsid w:val="001163C8"/>
    <w:rsid w:val="00116A1B"/>
    <w:rsid w:val="00120257"/>
    <w:rsid w:val="001205C3"/>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4F5E"/>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AB6"/>
    <w:rsid w:val="00173EB4"/>
    <w:rsid w:val="00174688"/>
    <w:rsid w:val="0017510D"/>
    <w:rsid w:val="00175190"/>
    <w:rsid w:val="00175932"/>
    <w:rsid w:val="00175CD5"/>
    <w:rsid w:val="0017625E"/>
    <w:rsid w:val="0017670F"/>
    <w:rsid w:val="00183304"/>
    <w:rsid w:val="00184221"/>
    <w:rsid w:val="00184A8B"/>
    <w:rsid w:val="00184ACC"/>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3C4"/>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05F0B"/>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4F67"/>
    <w:rsid w:val="00226AA1"/>
    <w:rsid w:val="002302E0"/>
    <w:rsid w:val="00230AEE"/>
    <w:rsid w:val="00231944"/>
    <w:rsid w:val="00231952"/>
    <w:rsid w:val="00231A09"/>
    <w:rsid w:val="0023235B"/>
    <w:rsid w:val="00232628"/>
    <w:rsid w:val="00232B4A"/>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3F25"/>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1DE"/>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72"/>
    <w:rsid w:val="002E41A6"/>
    <w:rsid w:val="002E531D"/>
    <w:rsid w:val="002E5378"/>
    <w:rsid w:val="002E6770"/>
    <w:rsid w:val="002E73B2"/>
    <w:rsid w:val="002F0351"/>
    <w:rsid w:val="002F0463"/>
    <w:rsid w:val="002F08BD"/>
    <w:rsid w:val="002F0962"/>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9D6"/>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22EA"/>
    <w:rsid w:val="00353EB2"/>
    <w:rsid w:val="003547C2"/>
    <w:rsid w:val="00354F24"/>
    <w:rsid w:val="00355889"/>
    <w:rsid w:val="00355F5D"/>
    <w:rsid w:val="003568B7"/>
    <w:rsid w:val="0035744C"/>
    <w:rsid w:val="003577FB"/>
    <w:rsid w:val="0035792F"/>
    <w:rsid w:val="00357EFD"/>
    <w:rsid w:val="003600C4"/>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3F7E"/>
    <w:rsid w:val="003859AA"/>
    <w:rsid w:val="0038629C"/>
    <w:rsid w:val="00387158"/>
    <w:rsid w:val="0038760A"/>
    <w:rsid w:val="00387941"/>
    <w:rsid w:val="003901F3"/>
    <w:rsid w:val="00390D25"/>
    <w:rsid w:val="00391A22"/>
    <w:rsid w:val="00391E2F"/>
    <w:rsid w:val="00392323"/>
    <w:rsid w:val="0039241C"/>
    <w:rsid w:val="0039371E"/>
    <w:rsid w:val="0039405F"/>
    <w:rsid w:val="0039636A"/>
    <w:rsid w:val="00396F1F"/>
    <w:rsid w:val="00397033"/>
    <w:rsid w:val="00397735"/>
    <w:rsid w:val="003A09D3"/>
    <w:rsid w:val="003A0E08"/>
    <w:rsid w:val="003A2385"/>
    <w:rsid w:val="003A2BF0"/>
    <w:rsid w:val="003A2D03"/>
    <w:rsid w:val="003A35B5"/>
    <w:rsid w:val="003A3831"/>
    <w:rsid w:val="003A384D"/>
    <w:rsid w:val="003A4119"/>
    <w:rsid w:val="003A4280"/>
    <w:rsid w:val="003A4D3C"/>
    <w:rsid w:val="003A5874"/>
    <w:rsid w:val="003A5B30"/>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310"/>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984"/>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1A73"/>
    <w:rsid w:val="00422693"/>
    <w:rsid w:val="00422DBF"/>
    <w:rsid w:val="00423013"/>
    <w:rsid w:val="00423477"/>
    <w:rsid w:val="0042547B"/>
    <w:rsid w:val="004255DC"/>
    <w:rsid w:val="00426167"/>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2C4"/>
    <w:rsid w:val="004528F5"/>
    <w:rsid w:val="00452D87"/>
    <w:rsid w:val="004536FE"/>
    <w:rsid w:val="00454DA2"/>
    <w:rsid w:val="004567EE"/>
    <w:rsid w:val="00457082"/>
    <w:rsid w:val="00457B86"/>
    <w:rsid w:val="004603F2"/>
    <w:rsid w:val="00460DA4"/>
    <w:rsid w:val="00461B94"/>
    <w:rsid w:val="00461DCC"/>
    <w:rsid w:val="00462070"/>
    <w:rsid w:val="00464127"/>
    <w:rsid w:val="00464A9F"/>
    <w:rsid w:val="00464F90"/>
    <w:rsid w:val="0046538D"/>
    <w:rsid w:val="004666C5"/>
    <w:rsid w:val="0046735A"/>
    <w:rsid w:val="0047004A"/>
    <w:rsid w:val="00470517"/>
    <w:rsid w:val="004706A3"/>
    <w:rsid w:val="004710C0"/>
    <w:rsid w:val="0047146B"/>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4719"/>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013"/>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61E"/>
    <w:rsid w:val="00531A44"/>
    <w:rsid w:val="00531F19"/>
    <w:rsid w:val="005321BC"/>
    <w:rsid w:val="00533979"/>
    <w:rsid w:val="005347D0"/>
    <w:rsid w:val="0053508D"/>
    <w:rsid w:val="00537140"/>
    <w:rsid w:val="00537537"/>
    <w:rsid w:val="005376D1"/>
    <w:rsid w:val="0054045A"/>
    <w:rsid w:val="00540582"/>
    <w:rsid w:val="00540EEB"/>
    <w:rsid w:val="0054130D"/>
    <w:rsid w:val="0054135B"/>
    <w:rsid w:val="00541E1C"/>
    <w:rsid w:val="0054209B"/>
    <w:rsid w:val="005421AB"/>
    <w:rsid w:val="0054251E"/>
    <w:rsid w:val="005426D4"/>
    <w:rsid w:val="00542C0A"/>
    <w:rsid w:val="00545264"/>
    <w:rsid w:val="005468E8"/>
    <w:rsid w:val="00546D86"/>
    <w:rsid w:val="00547049"/>
    <w:rsid w:val="00547143"/>
    <w:rsid w:val="005473D9"/>
    <w:rsid w:val="00547658"/>
    <w:rsid w:val="00547905"/>
    <w:rsid w:val="00551139"/>
    <w:rsid w:val="005515FF"/>
    <w:rsid w:val="00552D95"/>
    <w:rsid w:val="00553169"/>
    <w:rsid w:val="005541DC"/>
    <w:rsid w:val="005548B5"/>
    <w:rsid w:val="00556405"/>
    <w:rsid w:val="0055645D"/>
    <w:rsid w:val="00556BE6"/>
    <w:rsid w:val="0055708C"/>
    <w:rsid w:val="005573C7"/>
    <w:rsid w:val="00557479"/>
    <w:rsid w:val="00557B98"/>
    <w:rsid w:val="00557F53"/>
    <w:rsid w:val="00560055"/>
    <w:rsid w:val="005606F8"/>
    <w:rsid w:val="00560724"/>
    <w:rsid w:val="00564AC2"/>
    <w:rsid w:val="00566BD8"/>
    <w:rsid w:val="005700B0"/>
    <w:rsid w:val="00571605"/>
    <w:rsid w:val="0057217D"/>
    <w:rsid w:val="005725D2"/>
    <w:rsid w:val="00572C5F"/>
    <w:rsid w:val="00572F83"/>
    <w:rsid w:val="005735E8"/>
    <w:rsid w:val="00574001"/>
    <w:rsid w:val="00575322"/>
    <w:rsid w:val="00576528"/>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8D3"/>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36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7F6"/>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07B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CE5"/>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3F9"/>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1F65"/>
    <w:rsid w:val="006A21B7"/>
    <w:rsid w:val="006A22F8"/>
    <w:rsid w:val="006A26D1"/>
    <w:rsid w:val="006A2AF2"/>
    <w:rsid w:val="006A2D05"/>
    <w:rsid w:val="006A3DAB"/>
    <w:rsid w:val="006A3DB5"/>
    <w:rsid w:val="006A3F7E"/>
    <w:rsid w:val="006A44FC"/>
    <w:rsid w:val="006A45EC"/>
    <w:rsid w:val="006A4B57"/>
    <w:rsid w:val="006A5524"/>
    <w:rsid w:val="006A614A"/>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764"/>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3F0E"/>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28DD"/>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487"/>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4EB4"/>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8F76C7"/>
    <w:rsid w:val="00900189"/>
    <w:rsid w:val="00900E58"/>
    <w:rsid w:val="009016C7"/>
    <w:rsid w:val="00902E9C"/>
    <w:rsid w:val="009031B4"/>
    <w:rsid w:val="009049C7"/>
    <w:rsid w:val="00904C7C"/>
    <w:rsid w:val="00904FEE"/>
    <w:rsid w:val="00905757"/>
    <w:rsid w:val="00905BF7"/>
    <w:rsid w:val="00906C51"/>
    <w:rsid w:val="00906F8E"/>
    <w:rsid w:val="00907805"/>
    <w:rsid w:val="009105EA"/>
    <w:rsid w:val="00910867"/>
    <w:rsid w:val="00910AE5"/>
    <w:rsid w:val="00910C8A"/>
    <w:rsid w:val="0091126D"/>
    <w:rsid w:val="009114F3"/>
    <w:rsid w:val="00911776"/>
    <w:rsid w:val="00911D3A"/>
    <w:rsid w:val="00912B1C"/>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553"/>
    <w:rsid w:val="00955B93"/>
    <w:rsid w:val="00955F25"/>
    <w:rsid w:val="00957A25"/>
    <w:rsid w:val="00957CED"/>
    <w:rsid w:val="00960ED3"/>
    <w:rsid w:val="00961CA7"/>
    <w:rsid w:val="00961D44"/>
    <w:rsid w:val="009628C1"/>
    <w:rsid w:val="009628EF"/>
    <w:rsid w:val="00963130"/>
    <w:rsid w:val="00963250"/>
    <w:rsid w:val="00963665"/>
    <w:rsid w:val="0096519D"/>
    <w:rsid w:val="00965632"/>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15"/>
    <w:rsid w:val="009C36DC"/>
    <w:rsid w:val="009C3AEA"/>
    <w:rsid w:val="009C3EC7"/>
    <w:rsid w:val="009C429A"/>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9ED"/>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32A"/>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05E"/>
    <w:rsid w:val="00A56628"/>
    <w:rsid w:val="00A57B4E"/>
    <w:rsid w:val="00A605AD"/>
    <w:rsid w:val="00A607C5"/>
    <w:rsid w:val="00A60CFF"/>
    <w:rsid w:val="00A60EA9"/>
    <w:rsid w:val="00A626D2"/>
    <w:rsid w:val="00A626DF"/>
    <w:rsid w:val="00A62811"/>
    <w:rsid w:val="00A62A57"/>
    <w:rsid w:val="00A62C2D"/>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12D8"/>
    <w:rsid w:val="00A922AE"/>
    <w:rsid w:val="00A9274B"/>
    <w:rsid w:val="00A93056"/>
    <w:rsid w:val="00A930D8"/>
    <w:rsid w:val="00A9381B"/>
    <w:rsid w:val="00A93824"/>
    <w:rsid w:val="00A94A39"/>
    <w:rsid w:val="00A94FE8"/>
    <w:rsid w:val="00A95E43"/>
    <w:rsid w:val="00A96946"/>
    <w:rsid w:val="00A96FC5"/>
    <w:rsid w:val="00A97024"/>
    <w:rsid w:val="00A970E2"/>
    <w:rsid w:val="00AA0374"/>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B7A7C"/>
    <w:rsid w:val="00AC07A3"/>
    <w:rsid w:val="00AC0E2B"/>
    <w:rsid w:val="00AC1047"/>
    <w:rsid w:val="00AC12C7"/>
    <w:rsid w:val="00AC20DE"/>
    <w:rsid w:val="00AC3058"/>
    <w:rsid w:val="00AC3C30"/>
    <w:rsid w:val="00AC3EA7"/>
    <w:rsid w:val="00AC6226"/>
    <w:rsid w:val="00AC6511"/>
    <w:rsid w:val="00AC6BEE"/>
    <w:rsid w:val="00AC7FBC"/>
    <w:rsid w:val="00AD055C"/>
    <w:rsid w:val="00AD08AD"/>
    <w:rsid w:val="00AD21C2"/>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16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1C7C"/>
    <w:rsid w:val="00B22548"/>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53FF"/>
    <w:rsid w:val="00B46631"/>
    <w:rsid w:val="00B46CBE"/>
    <w:rsid w:val="00B46F66"/>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124"/>
    <w:rsid w:val="00B63C28"/>
    <w:rsid w:val="00B64EB8"/>
    <w:rsid w:val="00B6669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8B"/>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4"/>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966"/>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2D60"/>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4D29"/>
    <w:rsid w:val="00C753C0"/>
    <w:rsid w:val="00C75692"/>
    <w:rsid w:val="00C7580B"/>
    <w:rsid w:val="00C758D6"/>
    <w:rsid w:val="00C759E9"/>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44"/>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68A"/>
    <w:rsid w:val="00CC47A0"/>
    <w:rsid w:val="00CC4AB4"/>
    <w:rsid w:val="00CC4BD7"/>
    <w:rsid w:val="00CC4C3F"/>
    <w:rsid w:val="00CC527A"/>
    <w:rsid w:val="00CC5327"/>
    <w:rsid w:val="00CC54B8"/>
    <w:rsid w:val="00CC5B75"/>
    <w:rsid w:val="00CC7790"/>
    <w:rsid w:val="00CD0759"/>
    <w:rsid w:val="00CD0F8E"/>
    <w:rsid w:val="00CD141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1DC2"/>
    <w:rsid w:val="00CF255A"/>
    <w:rsid w:val="00CF2726"/>
    <w:rsid w:val="00CF28F7"/>
    <w:rsid w:val="00CF2B77"/>
    <w:rsid w:val="00CF4A7A"/>
    <w:rsid w:val="00CF4E74"/>
    <w:rsid w:val="00CF535A"/>
    <w:rsid w:val="00CF621C"/>
    <w:rsid w:val="00CF68AE"/>
    <w:rsid w:val="00CF6D1A"/>
    <w:rsid w:val="00CF6EB5"/>
    <w:rsid w:val="00D01C24"/>
    <w:rsid w:val="00D01CBD"/>
    <w:rsid w:val="00D02600"/>
    <w:rsid w:val="00D02C31"/>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5FD"/>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0D"/>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C7E9D"/>
    <w:rsid w:val="00DD0383"/>
    <w:rsid w:val="00DD0890"/>
    <w:rsid w:val="00DD14E8"/>
    <w:rsid w:val="00DD167A"/>
    <w:rsid w:val="00DD2F74"/>
    <w:rsid w:val="00DD4D13"/>
    <w:rsid w:val="00DD4D64"/>
    <w:rsid w:val="00DD50F4"/>
    <w:rsid w:val="00DD5993"/>
    <w:rsid w:val="00DD66E4"/>
    <w:rsid w:val="00DD6EBD"/>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5C1"/>
    <w:rsid w:val="00DE6BD9"/>
    <w:rsid w:val="00DE6E9F"/>
    <w:rsid w:val="00DE7383"/>
    <w:rsid w:val="00DE7391"/>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A38"/>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5EC0"/>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D726C"/>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EF7A33"/>
    <w:rsid w:val="00F00367"/>
    <w:rsid w:val="00F0173D"/>
    <w:rsid w:val="00F01EBD"/>
    <w:rsid w:val="00F02078"/>
    <w:rsid w:val="00F02408"/>
    <w:rsid w:val="00F02635"/>
    <w:rsid w:val="00F027F8"/>
    <w:rsid w:val="00F034B3"/>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542"/>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5CF"/>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6A9D"/>
    <w:rsid w:val="00F87502"/>
    <w:rsid w:val="00F901BC"/>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0E69"/>
    <w:rsid w:val="00FF11A6"/>
    <w:rsid w:val="00FF1B3C"/>
    <w:rsid w:val="00FF22C3"/>
    <w:rsid w:val="00FF275F"/>
    <w:rsid w:val="00FF3B84"/>
    <w:rsid w:val="00FF4D9F"/>
    <w:rsid w:val="00FF4FAE"/>
    <w:rsid w:val="00FF5F91"/>
    <w:rsid w:val="00FF65FB"/>
    <w:rsid w:val="00FF692A"/>
    <w:rsid w:val="00FF7C75"/>
    <w:rsid w:val="00FF7CAB"/>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5679">
      <w:bodyDiv w:val="1"/>
      <w:marLeft w:val="0"/>
      <w:marRight w:val="0"/>
      <w:marTop w:val="0"/>
      <w:marBottom w:val="0"/>
      <w:divBdr>
        <w:top w:val="none" w:sz="0" w:space="0" w:color="auto"/>
        <w:left w:val="none" w:sz="0" w:space="0" w:color="auto"/>
        <w:bottom w:val="none" w:sz="0" w:space="0" w:color="auto"/>
        <w:right w:val="none" w:sz="0" w:space="0" w:color="auto"/>
      </w:divBdr>
      <w:divsChild>
        <w:div w:id="1730379295">
          <w:marLeft w:val="0"/>
          <w:marRight w:val="0"/>
          <w:marTop w:val="0"/>
          <w:marBottom w:val="0"/>
          <w:divBdr>
            <w:top w:val="none" w:sz="0" w:space="0" w:color="auto"/>
            <w:left w:val="none" w:sz="0" w:space="0" w:color="auto"/>
            <w:bottom w:val="none" w:sz="0" w:space="0" w:color="auto"/>
            <w:right w:val="none" w:sz="0" w:space="0" w:color="auto"/>
          </w:divBdr>
        </w:div>
        <w:div w:id="243343606">
          <w:marLeft w:val="0"/>
          <w:marRight w:val="0"/>
          <w:marTop w:val="0"/>
          <w:marBottom w:val="0"/>
          <w:divBdr>
            <w:top w:val="none" w:sz="0" w:space="0" w:color="auto"/>
            <w:left w:val="none" w:sz="0" w:space="0" w:color="auto"/>
            <w:bottom w:val="none" w:sz="0" w:space="0" w:color="auto"/>
            <w:right w:val="none" w:sz="0" w:space="0" w:color="auto"/>
          </w:divBdr>
        </w:div>
        <w:div w:id="318778088">
          <w:marLeft w:val="0"/>
          <w:marRight w:val="0"/>
          <w:marTop w:val="0"/>
          <w:marBottom w:val="0"/>
          <w:divBdr>
            <w:top w:val="none" w:sz="0" w:space="0" w:color="auto"/>
            <w:left w:val="none" w:sz="0" w:space="0" w:color="auto"/>
            <w:bottom w:val="none" w:sz="0" w:space="0" w:color="auto"/>
            <w:right w:val="none" w:sz="0" w:space="0" w:color="auto"/>
          </w:divBdr>
        </w:div>
        <w:div w:id="144319012">
          <w:marLeft w:val="0"/>
          <w:marRight w:val="0"/>
          <w:marTop w:val="0"/>
          <w:marBottom w:val="0"/>
          <w:divBdr>
            <w:top w:val="none" w:sz="0" w:space="0" w:color="auto"/>
            <w:left w:val="none" w:sz="0" w:space="0" w:color="auto"/>
            <w:bottom w:val="none" w:sz="0" w:space="0" w:color="auto"/>
            <w:right w:val="none" w:sz="0" w:space="0" w:color="auto"/>
          </w:divBdr>
        </w:div>
        <w:div w:id="1332024446">
          <w:marLeft w:val="0"/>
          <w:marRight w:val="0"/>
          <w:marTop w:val="0"/>
          <w:marBottom w:val="0"/>
          <w:divBdr>
            <w:top w:val="none" w:sz="0" w:space="0" w:color="auto"/>
            <w:left w:val="none" w:sz="0" w:space="0" w:color="auto"/>
            <w:bottom w:val="none" w:sz="0" w:space="0" w:color="auto"/>
            <w:right w:val="none" w:sz="0" w:space="0" w:color="auto"/>
          </w:divBdr>
        </w:div>
        <w:div w:id="1076632725">
          <w:marLeft w:val="0"/>
          <w:marRight w:val="0"/>
          <w:marTop w:val="0"/>
          <w:marBottom w:val="0"/>
          <w:divBdr>
            <w:top w:val="none" w:sz="0" w:space="0" w:color="auto"/>
            <w:left w:val="none" w:sz="0" w:space="0" w:color="auto"/>
            <w:bottom w:val="none" w:sz="0" w:space="0" w:color="auto"/>
            <w:right w:val="none" w:sz="0" w:space="0" w:color="auto"/>
          </w:divBdr>
        </w:div>
      </w:divsChild>
    </w:div>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249626960">
      <w:bodyDiv w:val="1"/>
      <w:marLeft w:val="0"/>
      <w:marRight w:val="0"/>
      <w:marTop w:val="0"/>
      <w:marBottom w:val="0"/>
      <w:divBdr>
        <w:top w:val="none" w:sz="0" w:space="0" w:color="auto"/>
        <w:left w:val="none" w:sz="0" w:space="0" w:color="auto"/>
        <w:bottom w:val="none" w:sz="0" w:space="0" w:color="auto"/>
        <w:right w:val="none" w:sz="0" w:space="0" w:color="auto"/>
      </w:divBdr>
    </w:div>
    <w:div w:id="268856018">
      <w:bodyDiv w:val="1"/>
      <w:marLeft w:val="0"/>
      <w:marRight w:val="0"/>
      <w:marTop w:val="0"/>
      <w:marBottom w:val="0"/>
      <w:divBdr>
        <w:top w:val="none" w:sz="0" w:space="0" w:color="auto"/>
        <w:left w:val="none" w:sz="0" w:space="0" w:color="auto"/>
        <w:bottom w:val="none" w:sz="0" w:space="0" w:color="auto"/>
        <w:right w:val="none" w:sz="0" w:space="0" w:color="auto"/>
      </w:divBdr>
    </w:div>
    <w:div w:id="292711680">
      <w:bodyDiv w:val="1"/>
      <w:marLeft w:val="0"/>
      <w:marRight w:val="0"/>
      <w:marTop w:val="0"/>
      <w:marBottom w:val="0"/>
      <w:divBdr>
        <w:top w:val="none" w:sz="0" w:space="0" w:color="auto"/>
        <w:left w:val="none" w:sz="0" w:space="0" w:color="auto"/>
        <w:bottom w:val="none" w:sz="0" w:space="0" w:color="auto"/>
        <w:right w:val="none" w:sz="0" w:space="0" w:color="auto"/>
      </w:divBdr>
      <w:divsChild>
        <w:div w:id="509755555">
          <w:marLeft w:val="0"/>
          <w:marRight w:val="0"/>
          <w:marTop w:val="0"/>
          <w:marBottom w:val="0"/>
          <w:divBdr>
            <w:top w:val="none" w:sz="0" w:space="0" w:color="auto"/>
            <w:left w:val="none" w:sz="0" w:space="0" w:color="auto"/>
            <w:bottom w:val="none" w:sz="0" w:space="0" w:color="auto"/>
            <w:right w:val="none" w:sz="0" w:space="0" w:color="auto"/>
          </w:divBdr>
        </w:div>
        <w:div w:id="1220092029">
          <w:marLeft w:val="0"/>
          <w:marRight w:val="0"/>
          <w:marTop w:val="0"/>
          <w:marBottom w:val="0"/>
          <w:divBdr>
            <w:top w:val="none" w:sz="0" w:space="0" w:color="auto"/>
            <w:left w:val="none" w:sz="0" w:space="0" w:color="auto"/>
            <w:bottom w:val="none" w:sz="0" w:space="0" w:color="auto"/>
            <w:right w:val="none" w:sz="0" w:space="0" w:color="auto"/>
          </w:divBdr>
        </w:div>
        <w:div w:id="786658411">
          <w:marLeft w:val="0"/>
          <w:marRight w:val="0"/>
          <w:marTop w:val="0"/>
          <w:marBottom w:val="0"/>
          <w:divBdr>
            <w:top w:val="none" w:sz="0" w:space="0" w:color="auto"/>
            <w:left w:val="none" w:sz="0" w:space="0" w:color="auto"/>
            <w:bottom w:val="none" w:sz="0" w:space="0" w:color="auto"/>
            <w:right w:val="none" w:sz="0" w:space="0" w:color="auto"/>
          </w:divBdr>
        </w:div>
        <w:div w:id="1434590899">
          <w:marLeft w:val="0"/>
          <w:marRight w:val="0"/>
          <w:marTop w:val="0"/>
          <w:marBottom w:val="0"/>
          <w:divBdr>
            <w:top w:val="none" w:sz="0" w:space="0" w:color="auto"/>
            <w:left w:val="none" w:sz="0" w:space="0" w:color="auto"/>
            <w:bottom w:val="none" w:sz="0" w:space="0" w:color="auto"/>
            <w:right w:val="none" w:sz="0" w:space="0" w:color="auto"/>
          </w:divBdr>
        </w:div>
        <w:div w:id="977998269">
          <w:marLeft w:val="0"/>
          <w:marRight w:val="0"/>
          <w:marTop w:val="0"/>
          <w:marBottom w:val="0"/>
          <w:divBdr>
            <w:top w:val="none" w:sz="0" w:space="0" w:color="auto"/>
            <w:left w:val="none" w:sz="0" w:space="0" w:color="auto"/>
            <w:bottom w:val="none" w:sz="0" w:space="0" w:color="auto"/>
            <w:right w:val="none" w:sz="0" w:space="0" w:color="auto"/>
          </w:divBdr>
        </w:div>
      </w:divsChild>
    </w:div>
    <w:div w:id="398017829">
      <w:bodyDiv w:val="1"/>
      <w:marLeft w:val="0"/>
      <w:marRight w:val="0"/>
      <w:marTop w:val="0"/>
      <w:marBottom w:val="0"/>
      <w:divBdr>
        <w:top w:val="none" w:sz="0" w:space="0" w:color="auto"/>
        <w:left w:val="none" w:sz="0" w:space="0" w:color="auto"/>
        <w:bottom w:val="none" w:sz="0" w:space="0" w:color="auto"/>
        <w:right w:val="none" w:sz="0" w:space="0" w:color="auto"/>
      </w:divBdr>
      <w:divsChild>
        <w:div w:id="1202016908">
          <w:marLeft w:val="0"/>
          <w:marRight w:val="0"/>
          <w:marTop w:val="0"/>
          <w:marBottom w:val="0"/>
          <w:divBdr>
            <w:top w:val="none" w:sz="0" w:space="0" w:color="auto"/>
            <w:left w:val="none" w:sz="0" w:space="0" w:color="auto"/>
            <w:bottom w:val="none" w:sz="0" w:space="0" w:color="auto"/>
            <w:right w:val="none" w:sz="0" w:space="0" w:color="auto"/>
          </w:divBdr>
        </w:div>
        <w:div w:id="1771076007">
          <w:marLeft w:val="0"/>
          <w:marRight w:val="0"/>
          <w:marTop w:val="0"/>
          <w:marBottom w:val="0"/>
          <w:divBdr>
            <w:top w:val="none" w:sz="0" w:space="0" w:color="auto"/>
            <w:left w:val="none" w:sz="0" w:space="0" w:color="auto"/>
            <w:bottom w:val="none" w:sz="0" w:space="0" w:color="auto"/>
            <w:right w:val="none" w:sz="0" w:space="0" w:color="auto"/>
          </w:divBdr>
        </w:div>
        <w:div w:id="864253717">
          <w:marLeft w:val="0"/>
          <w:marRight w:val="0"/>
          <w:marTop w:val="0"/>
          <w:marBottom w:val="0"/>
          <w:divBdr>
            <w:top w:val="none" w:sz="0" w:space="0" w:color="auto"/>
            <w:left w:val="none" w:sz="0" w:space="0" w:color="auto"/>
            <w:bottom w:val="none" w:sz="0" w:space="0" w:color="auto"/>
            <w:right w:val="none" w:sz="0" w:space="0" w:color="auto"/>
          </w:divBdr>
        </w:div>
        <w:div w:id="241136363">
          <w:marLeft w:val="0"/>
          <w:marRight w:val="0"/>
          <w:marTop w:val="0"/>
          <w:marBottom w:val="0"/>
          <w:divBdr>
            <w:top w:val="none" w:sz="0" w:space="0" w:color="auto"/>
            <w:left w:val="none" w:sz="0" w:space="0" w:color="auto"/>
            <w:bottom w:val="none" w:sz="0" w:space="0" w:color="auto"/>
            <w:right w:val="none" w:sz="0" w:space="0" w:color="auto"/>
          </w:divBdr>
        </w:div>
        <w:div w:id="1084448423">
          <w:marLeft w:val="0"/>
          <w:marRight w:val="0"/>
          <w:marTop w:val="0"/>
          <w:marBottom w:val="0"/>
          <w:divBdr>
            <w:top w:val="none" w:sz="0" w:space="0" w:color="auto"/>
            <w:left w:val="none" w:sz="0" w:space="0" w:color="auto"/>
            <w:bottom w:val="none" w:sz="0" w:space="0" w:color="auto"/>
            <w:right w:val="none" w:sz="0" w:space="0" w:color="auto"/>
          </w:divBdr>
        </w:div>
        <w:div w:id="1449202474">
          <w:marLeft w:val="0"/>
          <w:marRight w:val="0"/>
          <w:marTop w:val="0"/>
          <w:marBottom w:val="0"/>
          <w:divBdr>
            <w:top w:val="none" w:sz="0" w:space="0" w:color="auto"/>
            <w:left w:val="none" w:sz="0" w:space="0" w:color="auto"/>
            <w:bottom w:val="none" w:sz="0" w:space="0" w:color="auto"/>
            <w:right w:val="none" w:sz="0" w:space="0" w:color="auto"/>
          </w:divBdr>
        </w:div>
        <w:div w:id="897086884">
          <w:marLeft w:val="0"/>
          <w:marRight w:val="0"/>
          <w:marTop w:val="0"/>
          <w:marBottom w:val="0"/>
          <w:divBdr>
            <w:top w:val="none" w:sz="0" w:space="0" w:color="auto"/>
            <w:left w:val="none" w:sz="0" w:space="0" w:color="auto"/>
            <w:bottom w:val="none" w:sz="0" w:space="0" w:color="auto"/>
            <w:right w:val="none" w:sz="0" w:space="0" w:color="auto"/>
          </w:divBdr>
        </w:div>
        <w:div w:id="1048601528">
          <w:marLeft w:val="0"/>
          <w:marRight w:val="0"/>
          <w:marTop w:val="0"/>
          <w:marBottom w:val="0"/>
          <w:divBdr>
            <w:top w:val="none" w:sz="0" w:space="0" w:color="auto"/>
            <w:left w:val="none" w:sz="0" w:space="0" w:color="auto"/>
            <w:bottom w:val="none" w:sz="0" w:space="0" w:color="auto"/>
            <w:right w:val="none" w:sz="0" w:space="0" w:color="auto"/>
          </w:divBdr>
        </w:div>
        <w:div w:id="597711318">
          <w:marLeft w:val="0"/>
          <w:marRight w:val="0"/>
          <w:marTop w:val="0"/>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5716993">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93356124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140970411">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5400146">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13956869">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125">
      <w:bodyDiv w:val="1"/>
      <w:marLeft w:val="0"/>
      <w:marRight w:val="0"/>
      <w:marTop w:val="0"/>
      <w:marBottom w:val="0"/>
      <w:divBdr>
        <w:top w:val="none" w:sz="0" w:space="0" w:color="auto"/>
        <w:left w:val="none" w:sz="0" w:space="0" w:color="auto"/>
        <w:bottom w:val="none" w:sz="0" w:space="0" w:color="auto"/>
        <w:right w:val="none" w:sz="0" w:space="0" w:color="auto"/>
      </w:divBdr>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109669826">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929310011">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41323">
      <w:bodyDiv w:val="1"/>
      <w:marLeft w:val="0"/>
      <w:marRight w:val="0"/>
      <w:marTop w:val="0"/>
      <w:marBottom w:val="0"/>
      <w:divBdr>
        <w:top w:val="none" w:sz="0" w:space="0" w:color="auto"/>
        <w:left w:val="none" w:sz="0" w:space="0" w:color="auto"/>
        <w:bottom w:val="none" w:sz="0" w:space="0" w:color="auto"/>
        <w:right w:val="none" w:sz="0" w:space="0" w:color="auto"/>
      </w:divBdr>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25252372">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8272099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8757">
      <w:bodyDiv w:val="1"/>
      <w:marLeft w:val="0"/>
      <w:marRight w:val="0"/>
      <w:marTop w:val="0"/>
      <w:marBottom w:val="0"/>
      <w:divBdr>
        <w:top w:val="none" w:sz="0" w:space="0" w:color="auto"/>
        <w:left w:val="none" w:sz="0" w:space="0" w:color="auto"/>
        <w:bottom w:val="none" w:sz="0" w:space="0" w:color="auto"/>
        <w:right w:val="none" w:sz="0" w:space="0" w:color="auto"/>
      </w:divBdr>
      <w:divsChild>
        <w:div w:id="55859222">
          <w:marLeft w:val="0"/>
          <w:marRight w:val="0"/>
          <w:marTop w:val="0"/>
          <w:marBottom w:val="0"/>
          <w:divBdr>
            <w:top w:val="none" w:sz="0" w:space="0" w:color="auto"/>
            <w:left w:val="none" w:sz="0" w:space="0" w:color="auto"/>
            <w:bottom w:val="none" w:sz="0" w:space="0" w:color="auto"/>
            <w:right w:val="none" w:sz="0" w:space="0" w:color="auto"/>
          </w:divBdr>
        </w:div>
        <w:div w:id="1474372780">
          <w:marLeft w:val="0"/>
          <w:marRight w:val="0"/>
          <w:marTop w:val="0"/>
          <w:marBottom w:val="0"/>
          <w:divBdr>
            <w:top w:val="none" w:sz="0" w:space="0" w:color="auto"/>
            <w:left w:val="none" w:sz="0" w:space="0" w:color="auto"/>
            <w:bottom w:val="none" w:sz="0" w:space="0" w:color="auto"/>
            <w:right w:val="none" w:sz="0" w:space="0" w:color="auto"/>
          </w:divBdr>
        </w:div>
        <w:div w:id="1784569494">
          <w:marLeft w:val="0"/>
          <w:marRight w:val="0"/>
          <w:marTop w:val="0"/>
          <w:marBottom w:val="0"/>
          <w:divBdr>
            <w:top w:val="none" w:sz="0" w:space="0" w:color="auto"/>
            <w:left w:val="none" w:sz="0" w:space="0" w:color="auto"/>
            <w:bottom w:val="none" w:sz="0" w:space="0" w:color="auto"/>
            <w:right w:val="none" w:sz="0" w:space="0" w:color="auto"/>
          </w:divBdr>
        </w:div>
      </w:divsChild>
    </w:div>
    <w:div w:id="1193179743">
      <w:bodyDiv w:val="1"/>
      <w:marLeft w:val="0"/>
      <w:marRight w:val="0"/>
      <w:marTop w:val="0"/>
      <w:marBottom w:val="0"/>
      <w:divBdr>
        <w:top w:val="none" w:sz="0" w:space="0" w:color="auto"/>
        <w:left w:val="none" w:sz="0" w:space="0" w:color="auto"/>
        <w:bottom w:val="none" w:sz="0" w:space="0" w:color="auto"/>
        <w:right w:val="none" w:sz="0" w:space="0" w:color="auto"/>
      </w:divBdr>
      <w:divsChild>
        <w:div w:id="1051657619">
          <w:marLeft w:val="0"/>
          <w:marRight w:val="0"/>
          <w:marTop w:val="0"/>
          <w:marBottom w:val="0"/>
          <w:divBdr>
            <w:top w:val="none" w:sz="0" w:space="0" w:color="auto"/>
            <w:left w:val="none" w:sz="0" w:space="0" w:color="auto"/>
            <w:bottom w:val="none" w:sz="0" w:space="0" w:color="auto"/>
            <w:right w:val="none" w:sz="0" w:space="0" w:color="auto"/>
          </w:divBdr>
        </w:div>
        <w:div w:id="1821577826">
          <w:marLeft w:val="0"/>
          <w:marRight w:val="0"/>
          <w:marTop w:val="0"/>
          <w:marBottom w:val="0"/>
          <w:divBdr>
            <w:top w:val="none" w:sz="0" w:space="0" w:color="auto"/>
            <w:left w:val="none" w:sz="0" w:space="0" w:color="auto"/>
            <w:bottom w:val="none" w:sz="0" w:space="0" w:color="auto"/>
            <w:right w:val="none" w:sz="0" w:space="0" w:color="auto"/>
          </w:divBdr>
        </w:div>
        <w:div w:id="1503355961">
          <w:marLeft w:val="0"/>
          <w:marRight w:val="0"/>
          <w:marTop w:val="0"/>
          <w:marBottom w:val="0"/>
          <w:divBdr>
            <w:top w:val="none" w:sz="0" w:space="0" w:color="auto"/>
            <w:left w:val="none" w:sz="0" w:space="0" w:color="auto"/>
            <w:bottom w:val="none" w:sz="0" w:space="0" w:color="auto"/>
            <w:right w:val="none" w:sz="0" w:space="0" w:color="auto"/>
          </w:divBdr>
        </w:div>
        <w:div w:id="183248430">
          <w:marLeft w:val="0"/>
          <w:marRight w:val="0"/>
          <w:marTop w:val="0"/>
          <w:marBottom w:val="0"/>
          <w:divBdr>
            <w:top w:val="none" w:sz="0" w:space="0" w:color="auto"/>
            <w:left w:val="none" w:sz="0" w:space="0" w:color="auto"/>
            <w:bottom w:val="none" w:sz="0" w:space="0" w:color="auto"/>
            <w:right w:val="none" w:sz="0" w:space="0" w:color="auto"/>
          </w:divBdr>
        </w:div>
      </w:divsChild>
    </w:div>
    <w:div w:id="1297681945">
      <w:bodyDiv w:val="1"/>
      <w:marLeft w:val="0"/>
      <w:marRight w:val="0"/>
      <w:marTop w:val="0"/>
      <w:marBottom w:val="0"/>
      <w:divBdr>
        <w:top w:val="none" w:sz="0" w:space="0" w:color="auto"/>
        <w:left w:val="none" w:sz="0" w:space="0" w:color="auto"/>
        <w:bottom w:val="none" w:sz="0" w:space="0" w:color="auto"/>
        <w:right w:val="none" w:sz="0" w:space="0" w:color="auto"/>
      </w:divBdr>
      <w:divsChild>
        <w:div w:id="1557278014">
          <w:marLeft w:val="0"/>
          <w:marRight w:val="0"/>
          <w:marTop w:val="0"/>
          <w:marBottom w:val="0"/>
          <w:divBdr>
            <w:top w:val="none" w:sz="0" w:space="0" w:color="auto"/>
            <w:left w:val="none" w:sz="0" w:space="0" w:color="auto"/>
            <w:bottom w:val="none" w:sz="0" w:space="0" w:color="auto"/>
            <w:right w:val="none" w:sz="0" w:space="0" w:color="auto"/>
          </w:divBdr>
        </w:div>
        <w:div w:id="1022631583">
          <w:marLeft w:val="0"/>
          <w:marRight w:val="0"/>
          <w:marTop w:val="0"/>
          <w:marBottom w:val="0"/>
          <w:divBdr>
            <w:top w:val="none" w:sz="0" w:space="0" w:color="auto"/>
            <w:left w:val="none" w:sz="0" w:space="0" w:color="auto"/>
            <w:bottom w:val="none" w:sz="0" w:space="0" w:color="auto"/>
            <w:right w:val="none" w:sz="0" w:space="0" w:color="auto"/>
          </w:divBdr>
        </w:div>
        <w:div w:id="955986093">
          <w:marLeft w:val="0"/>
          <w:marRight w:val="0"/>
          <w:marTop w:val="0"/>
          <w:marBottom w:val="0"/>
          <w:divBdr>
            <w:top w:val="none" w:sz="0" w:space="0" w:color="auto"/>
            <w:left w:val="none" w:sz="0" w:space="0" w:color="auto"/>
            <w:bottom w:val="none" w:sz="0" w:space="0" w:color="auto"/>
            <w:right w:val="none" w:sz="0" w:space="0" w:color="auto"/>
          </w:divBdr>
        </w:div>
        <w:div w:id="1847329531">
          <w:marLeft w:val="0"/>
          <w:marRight w:val="0"/>
          <w:marTop w:val="0"/>
          <w:marBottom w:val="0"/>
          <w:divBdr>
            <w:top w:val="none" w:sz="0" w:space="0" w:color="auto"/>
            <w:left w:val="none" w:sz="0" w:space="0" w:color="auto"/>
            <w:bottom w:val="none" w:sz="0" w:space="0" w:color="auto"/>
            <w:right w:val="none" w:sz="0" w:space="0" w:color="auto"/>
          </w:divBdr>
        </w:div>
        <w:div w:id="471755243">
          <w:marLeft w:val="0"/>
          <w:marRight w:val="0"/>
          <w:marTop w:val="0"/>
          <w:marBottom w:val="0"/>
          <w:divBdr>
            <w:top w:val="none" w:sz="0" w:space="0" w:color="auto"/>
            <w:left w:val="none" w:sz="0" w:space="0" w:color="auto"/>
            <w:bottom w:val="none" w:sz="0" w:space="0" w:color="auto"/>
            <w:right w:val="none" w:sz="0" w:space="0" w:color="auto"/>
          </w:divBdr>
        </w:div>
        <w:div w:id="375740591">
          <w:marLeft w:val="0"/>
          <w:marRight w:val="0"/>
          <w:marTop w:val="0"/>
          <w:marBottom w:val="0"/>
          <w:divBdr>
            <w:top w:val="none" w:sz="0" w:space="0" w:color="auto"/>
            <w:left w:val="none" w:sz="0" w:space="0" w:color="auto"/>
            <w:bottom w:val="none" w:sz="0" w:space="0" w:color="auto"/>
            <w:right w:val="none" w:sz="0" w:space="0" w:color="auto"/>
          </w:divBdr>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502742546">
      <w:bodyDiv w:val="1"/>
      <w:marLeft w:val="0"/>
      <w:marRight w:val="0"/>
      <w:marTop w:val="0"/>
      <w:marBottom w:val="0"/>
      <w:divBdr>
        <w:top w:val="none" w:sz="0" w:space="0" w:color="auto"/>
        <w:left w:val="none" w:sz="0" w:space="0" w:color="auto"/>
        <w:bottom w:val="none" w:sz="0" w:space="0" w:color="auto"/>
        <w:right w:val="none" w:sz="0" w:space="0" w:color="auto"/>
      </w:divBdr>
      <w:divsChild>
        <w:div w:id="588782064">
          <w:marLeft w:val="0"/>
          <w:marRight w:val="0"/>
          <w:marTop w:val="0"/>
          <w:marBottom w:val="0"/>
          <w:divBdr>
            <w:top w:val="none" w:sz="0" w:space="0" w:color="auto"/>
            <w:left w:val="none" w:sz="0" w:space="0" w:color="auto"/>
            <w:bottom w:val="none" w:sz="0" w:space="0" w:color="auto"/>
            <w:right w:val="none" w:sz="0" w:space="0" w:color="auto"/>
          </w:divBdr>
        </w:div>
        <w:div w:id="538519257">
          <w:marLeft w:val="0"/>
          <w:marRight w:val="0"/>
          <w:marTop w:val="0"/>
          <w:marBottom w:val="0"/>
          <w:divBdr>
            <w:top w:val="none" w:sz="0" w:space="0" w:color="auto"/>
            <w:left w:val="none" w:sz="0" w:space="0" w:color="auto"/>
            <w:bottom w:val="none" w:sz="0" w:space="0" w:color="auto"/>
            <w:right w:val="none" w:sz="0" w:space="0" w:color="auto"/>
          </w:divBdr>
        </w:div>
      </w:divsChild>
    </w:div>
    <w:div w:id="1583299695">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613779011">
      <w:bodyDiv w:val="1"/>
      <w:marLeft w:val="0"/>
      <w:marRight w:val="0"/>
      <w:marTop w:val="0"/>
      <w:marBottom w:val="0"/>
      <w:divBdr>
        <w:top w:val="none" w:sz="0" w:space="0" w:color="auto"/>
        <w:left w:val="none" w:sz="0" w:space="0" w:color="auto"/>
        <w:bottom w:val="none" w:sz="0" w:space="0" w:color="auto"/>
        <w:right w:val="none" w:sz="0" w:space="0" w:color="auto"/>
      </w:divBdr>
      <w:divsChild>
        <w:div w:id="255554468">
          <w:marLeft w:val="0"/>
          <w:marRight w:val="0"/>
          <w:marTop w:val="0"/>
          <w:marBottom w:val="0"/>
          <w:divBdr>
            <w:top w:val="none" w:sz="0" w:space="0" w:color="auto"/>
            <w:left w:val="none" w:sz="0" w:space="0" w:color="auto"/>
            <w:bottom w:val="none" w:sz="0" w:space="0" w:color="auto"/>
            <w:right w:val="none" w:sz="0" w:space="0" w:color="auto"/>
          </w:divBdr>
        </w:div>
        <w:div w:id="351538997">
          <w:marLeft w:val="0"/>
          <w:marRight w:val="0"/>
          <w:marTop w:val="0"/>
          <w:marBottom w:val="0"/>
          <w:divBdr>
            <w:top w:val="none" w:sz="0" w:space="0" w:color="auto"/>
            <w:left w:val="none" w:sz="0" w:space="0" w:color="auto"/>
            <w:bottom w:val="none" w:sz="0" w:space="0" w:color="auto"/>
            <w:right w:val="none" w:sz="0" w:space="0" w:color="auto"/>
          </w:divBdr>
        </w:div>
      </w:divsChild>
    </w:div>
    <w:div w:id="1833445881">
      <w:bodyDiv w:val="1"/>
      <w:marLeft w:val="0"/>
      <w:marRight w:val="0"/>
      <w:marTop w:val="0"/>
      <w:marBottom w:val="0"/>
      <w:divBdr>
        <w:top w:val="none" w:sz="0" w:space="0" w:color="auto"/>
        <w:left w:val="none" w:sz="0" w:space="0" w:color="auto"/>
        <w:bottom w:val="none" w:sz="0" w:space="0" w:color="auto"/>
        <w:right w:val="none" w:sz="0" w:space="0" w:color="auto"/>
      </w:divBdr>
      <w:divsChild>
        <w:div w:id="2053572913">
          <w:marLeft w:val="0"/>
          <w:marRight w:val="0"/>
          <w:marTop w:val="0"/>
          <w:marBottom w:val="0"/>
          <w:divBdr>
            <w:top w:val="none" w:sz="0" w:space="0" w:color="auto"/>
            <w:left w:val="none" w:sz="0" w:space="0" w:color="auto"/>
            <w:bottom w:val="none" w:sz="0" w:space="0" w:color="auto"/>
            <w:right w:val="none" w:sz="0" w:space="0" w:color="auto"/>
          </w:divBdr>
        </w:div>
        <w:div w:id="388656623">
          <w:marLeft w:val="0"/>
          <w:marRight w:val="0"/>
          <w:marTop w:val="0"/>
          <w:marBottom w:val="0"/>
          <w:divBdr>
            <w:top w:val="none" w:sz="0" w:space="0" w:color="auto"/>
            <w:left w:val="none" w:sz="0" w:space="0" w:color="auto"/>
            <w:bottom w:val="none" w:sz="0" w:space="0" w:color="auto"/>
            <w:right w:val="none" w:sz="0" w:space="0" w:color="auto"/>
          </w:divBdr>
        </w:div>
        <w:div w:id="232353409">
          <w:marLeft w:val="0"/>
          <w:marRight w:val="0"/>
          <w:marTop w:val="0"/>
          <w:marBottom w:val="0"/>
          <w:divBdr>
            <w:top w:val="none" w:sz="0" w:space="0" w:color="auto"/>
            <w:left w:val="none" w:sz="0" w:space="0" w:color="auto"/>
            <w:bottom w:val="none" w:sz="0" w:space="0" w:color="auto"/>
            <w:right w:val="none" w:sz="0" w:space="0" w:color="auto"/>
          </w:divBdr>
        </w:div>
        <w:div w:id="1889415649">
          <w:marLeft w:val="0"/>
          <w:marRight w:val="0"/>
          <w:marTop w:val="0"/>
          <w:marBottom w:val="0"/>
          <w:divBdr>
            <w:top w:val="none" w:sz="0" w:space="0" w:color="auto"/>
            <w:left w:val="none" w:sz="0" w:space="0" w:color="auto"/>
            <w:bottom w:val="none" w:sz="0" w:space="0" w:color="auto"/>
            <w:right w:val="none" w:sz="0" w:space="0" w:color="auto"/>
          </w:divBdr>
        </w:div>
        <w:div w:id="647133459">
          <w:marLeft w:val="0"/>
          <w:marRight w:val="0"/>
          <w:marTop w:val="0"/>
          <w:marBottom w:val="0"/>
          <w:divBdr>
            <w:top w:val="none" w:sz="0" w:space="0" w:color="auto"/>
            <w:left w:val="none" w:sz="0" w:space="0" w:color="auto"/>
            <w:bottom w:val="none" w:sz="0" w:space="0" w:color="auto"/>
            <w:right w:val="none" w:sz="0" w:space="0" w:color="auto"/>
          </w:divBdr>
        </w:div>
        <w:div w:id="1870876605">
          <w:marLeft w:val="0"/>
          <w:marRight w:val="0"/>
          <w:marTop w:val="0"/>
          <w:marBottom w:val="0"/>
          <w:divBdr>
            <w:top w:val="none" w:sz="0" w:space="0" w:color="auto"/>
            <w:left w:val="none" w:sz="0" w:space="0" w:color="auto"/>
            <w:bottom w:val="none" w:sz="0" w:space="0" w:color="auto"/>
            <w:right w:val="none" w:sz="0" w:space="0" w:color="auto"/>
          </w:divBdr>
        </w:div>
        <w:div w:id="891890330">
          <w:marLeft w:val="0"/>
          <w:marRight w:val="0"/>
          <w:marTop w:val="0"/>
          <w:marBottom w:val="0"/>
          <w:divBdr>
            <w:top w:val="none" w:sz="0" w:space="0" w:color="auto"/>
            <w:left w:val="none" w:sz="0" w:space="0" w:color="auto"/>
            <w:bottom w:val="none" w:sz="0" w:space="0" w:color="auto"/>
            <w:right w:val="none" w:sz="0" w:space="0" w:color="auto"/>
          </w:divBdr>
        </w:div>
      </w:divsChild>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 w:id="1928536931">
      <w:bodyDiv w:val="1"/>
      <w:marLeft w:val="0"/>
      <w:marRight w:val="0"/>
      <w:marTop w:val="0"/>
      <w:marBottom w:val="0"/>
      <w:divBdr>
        <w:top w:val="none" w:sz="0" w:space="0" w:color="auto"/>
        <w:left w:val="none" w:sz="0" w:space="0" w:color="auto"/>
        <w:bottom w:val="none" w:sz="0" w:space="0" w:color="auto"/>
        <w:right w:val="none" w:sz="0" w:space="0" w:color="auto"/>
      </w:divBdr>
    </w:div>
    <w:div w:id="2031760326">
      <w:bodyDiv w:val="1"/>
      <w:marLeft w:val="0"/>
      <w:marRight w:val="0"/>
      <w:marTop w:val="0"/>
      <w:marBottom w:val="0"/>
      <w:divBdr>
        <w:top w:val="none" w:sz="0" w:space="0" w:color="auto"/>
        <w:left w:val="none" w:sz="0" w:space="0" w:color="auto"/>
        <w:bottom w:val="none" w:sz="0" w:space="0" w:color="auto"/>
        <w:right w:val="none" w:sz="0" w:space="0" w:color="auto"/>
      </w:divBdr>
    </w:div>
    <w:div w:id="2032296012">
      <w:bodyDiv w:val="1"/>
      <w:marLeft w:val="0"/>
      <w:marRight w:val="0"/>
      <w:marTop w:val="0"/>
      <w:marBottom w:val="0"/>
      <w:divBdr>
        <w:top w:val="none" w:sz="0" w:space="0" w:color="auto"/>
        <w:left w:val="none" w:sz="0" w:space="0" w:color="auto"/>
        <w:bottom w:val="none" w:sz="0" w:space="0" w:color="auto"/>
        <w:right w:val="none" w:sz="0" w:space="0" w:color="auto"/>
      </w:divBdr>
    </w:div>
    <w:div w:id="2054651898">
      <w:bodyDiv w:val="1"/>
      <w:marLeft w:val="0"/>
      <w:marRight w:val="0"/>
      <w:marTop w:val="0"/>
      <w:marBottom w:val="0"/>
      <w:divBdr>
        <w:top w:val="none" w:sz="0" w:space="0" w:color="auto"/>
        <w:left w:val="none" w:sz="0" w:space="0" w:color="auto"/>
        <w:bottom w:val="none" w:sz="0" w:space="0" w:color="auto"/>
        <w:right w:val="none" w:sz="0" w:space="0" w:color="auto"/>
      </w:divBdr>
      <w:divsChild>
        <w:div w:id="688678374">
          <w:marLeft w:val="0"/>
          <w:marRight w:val="0"/>
          <w:marTop w:val="0"/>
          <w:marBottom w:val="0"/>
          <w:divBdr>
            <w:top w:val="none" w:sz="0" w:space="0" w:color="auto"/>
            <w:left w:val="none" w:sz="0" w:space="0" w:color="auto"/>
            <w:bottom w:val="none" w:sz="0" w:space="0" w:color="auto"/>
            <w:right w:val="none" w:sz="0" w:space="0" w:color="auto"/>
          </w:divBdr>
        </w:div>
        <w:div w:id="1536844044">
          <w:marLeft w:val="0"/>
          <w:marRight w:val="0"/>
          <w:marTop w:val="0"/>
          <w:marBottom w:val="0"/>
          <w:divBdr>
            <w:top w:val="none" w:sz="0" w:space="0" w:color="auto"/>
            <w:left w:val="none" w:sz="0" w:space="0" w:color="auto"/>
            <w:bottom w:val="none" w:sz="0" w:space="0" w:color="auto"/>
            <w:right w:val="none" w:sz="0" w:space="0" w:color="auto"/>
          </w:divBdr>
        </w:div>
        <w:div w:id="850026499">
          <w:marLeft w:val="0"/>
          <w:marRight w:val="0"/>
          <w:marTop w:val="0"/>
          <w:marBottom w:val="0"/>
          <w:divBdr>
            <w:top w:val="none" w:sz="0" w:space="0" w:color="auto"/>
            <w:left w:val="none" w:sz="0" w:space="0" w:color="auto"/>
            <w:bottom w:val="none" w:sz="0" w:space="0" w:color="auto"/>
            <w:right w:val="none" w:sz="0" w:space="0" w:color="auto"/>
          </w:divBdr>
        </w:div>
        <w:div w:id="1743017139">
          <w:marLeft w:val="0"/>
          <w:marRight w:val="0"/>
          <w:marTop w:val="0"/>
          <w:marBottom w:val="0"/>
          <w:divBdr>
            <w:top w:val="none" w:sz="0" w:space="0" w:color="auto"/>
            <w:left w:val="none" w:sz="0" w:space="0" w:color="auto"/>
            <w:bottom w:val="none" w:sz="0" w:space="0" w:color="auto"/>
            <w:right w:val="none" w:sz="0" w:space="0" w:color="auto"/>
          </w:divBdr>
        </w:div>
      </w:divsChild>
    </w:div>
    <w:div w:id="2145731791">
      <w:bodyDiv w:val="1"/>
      <w:marLeft w:val="0"/>
      <w:marRight w:val="0"/>
      <w:marTop w:val="0"/>
      <w:marBottom w:val="0"/>
      <w:divBdr>
        <w:top w:val="none" w:sz="0" w:space="0" w:color="auto"/>
        <w:left w:val="none" w:sz="0" w:space="0" w:color="auto"/>
        <w:bottom w:val="none" w:sz="0" w:space="0" w:color="auto"/>
        <w:right w:val="none" w:sz="0" w:space="0" w:color="auto"/>
      </w:divBdr>
      <w:divsChild>
        <w:div w:id="606233580">
          <w:marLeft w:val="0"/>
          <w:marRight w:val="0"/>
          <w:marTop w:val="0"/>
          <w:marBottom w:val="0"/>
          <w:divBdr>
            <w:top w:val="none" w:sz="0" w:space="0" w:color="auto"/>
            <w:left w:val="none" w:sz="0" w:space="0" w:color="auto"/>
            <w:bottom w:val="none" w:sz="0" w:space="0" w:color="auto"/>
            <w:right w:val="none" w:sz="0" w:space="0" w:color="auto"/>
          </w:divBdr>
        </w:div>
        <w:div w:id="2025016537">
          <w:marLeft w:val="0"/>
          <w:marRight w:val="0"/>
          <w:marTop w:val="0"/>
          <w:marBottom w:val="0"/>
          <w:divBdr>
            <w:top w:val="none" w:sz="0" w:space="0" w:color="auto"/>
            <w:left w:val="none" w:sz="0" w:space="0" w:color="auto"/>
            <w:bottom w:val="none" w:sz="0" w:space="0" w:color="auto"/>
            <w:right w:val="none" w:sz="0" w:space="0" w:color="auto"/>
          </w:divBdr>
        </w:div>
        <w:div w:id="441073508">
          <w:marLeft w:val="0"/>
          <w:marRight w:val="0"/>
          <w:marTop w:val="0"/>
          <w:marBottom w:val="0"/>
          <w:divBdr>
            <w:top w:val="none" w:sz="0" w:space="0" w:color="auto"/>
            <w:left w:val="none" w:sz="0" w:space="0" w:color="auto"/>
            <w:bottom w:val="none" w:sz="0" w:space="0" w:color="auto"/>
            <w:right w:val="none" w:sz="0" w:space="0" w:color="auto"/>
          </w:divBdr>
        </w:div>
        <w:div w:id="1177957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9.emf"/><Relationship Id="rId21" Type="http://schemas.openxmlformats.org/officeDocument/2006/relationships/footer" Target="footer5.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3.emf"/><Relationship Id="rId50" Type="http://schemas.openxmlformats.org/officeDocument/2006/relationships/oleObject" Target="embeddings/oleObject13.bin"/><Relationship Id="rId55" Type="http://schemas.openxmlformats.org/officeDocument/2006/relationships/image" Target="media/image17.emf"/><Relationship Id="rId63" Type="http://schemas.openxmlformats.org/officeDocument/2006/relationships/image" Target="media/image21.emf"/><Relationship Id="rId68" Type="http://schemas.openxmlformats.org/officeDocument/2006/relationships/oleObject" Target="embeddings/oleObject22.bin"/><Relationship Id="rId76" Type="http://schemas.openxmlformats.org/officeDocument/2006/relationships/hyperlink" Target="http://tools.ietf.org/html/rfc6655" TargetMode="External"/><Relationship Id="rId7" Type="http://schemas.openxmlformats.org/officeDocument/2006/relationships/styles" Target="styles.xml"/><Relationship Id="rId71" Type="http://schemas.openxmlformats.org/officeDocument/2006/relationships/image" Target="media/image25.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4.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4.bin"/><Relationship Id="rId37" Type="http://schemas.openxmlformats.org/officeDocument/2006/relationships/image" Target="media/image8.emf"/><Relationship Id="rId40" Type="http://schemas.openxmlformats.org/officeDocument/2006/relationships/oleObject" Target="embeddings/oleObject8.bin"/><Relationship Id="rId45" Type="http://schemas.openxmlformats.org/officeDocument/2006/relationships/image" Target="media/image12.emf"/><Relationship Id="rId53" Type="http://schemas.openxmlformats.org/officeDocument/2006/relationships/image" Target="media/image16.e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hyperlink" Target="http://tools.ietf.org/html/rfc6655" TargetMode="External"/><Relationship Id="rId5" Type="http://schemas.openxmlformats.org/officeDocument/2006/relationships/customXml" Target="../customXml/item5.xml"/><Relationship Id="rId61" Type="http://schemas.openxmlformats.org/officeDocument/2006/relationships/image" Target="media/image20.emf"/><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image" Target="media/image5.e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22.emf"/><Relationship Id="rId73" Type="http://schemas.openxmlformats.org/officeDocument/2006/relationships/image" Target="media/image26.emf"/><Relationship Id="rId78" Type="http://schemas.openxmlformats.org/officeDocument/2006/relationships/hyperlink" Target="http://tools.ietf.org/html/rfc7251"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hyperlink" Target="http://tools.ietf.org/html/rfc7251" TargetMode="External"/><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oleObject" Target="embeddings/oleObject24.bin"/><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image" Target="media/image19.emf"/><Relationship Id="rId67" Type="http://schemas.openxmlformats.org/officeDocument/2006/relationships/image" Target="media/image23.emf"/><Relationship Id="rId20" Type="http://schemas.openxmlformats.org/officeDocument/2006/relationships/header" Target="header5.xml"/><Relationship Id="rId41" Type="http://schemas.openxmlformats.org/officeDocument/2006/relationships/image" Target="media/image10.emf"/><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oleObject" Target="embeddings/oleObject23.bin"/><Relationship Id="rId75" Type="http://schemas.openxmlformats.org/officeDocument/2006/relationships/hyperlink" Target="http://tools.ietf.org/html/rfc5246"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14.emf"/><Relationship Id="rId57" Type="http://schemas.openxmlformats.org/officeDocument/2006/relationships/image" Target="media/image18.emf"/></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63AD2BA-524A-428D-901A-2F3B8858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10182</Words>
  <Characters>58040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68086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2015-01-23T22:56:00Z</dcterms:created>
  <dcterms:modified xsi:type="dcterms:W3CDTF">2015-03-17T21:00:00Z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