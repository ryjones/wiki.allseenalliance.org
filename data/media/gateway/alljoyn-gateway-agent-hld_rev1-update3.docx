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6273" w:rsidRPr="00F0473D" w:rsidRDefault="00ED6961" w:rsidP="00B94E70">
      <w:pPr>
        <w:pStyle w:val="DocTitle"/>
      </w:pPr>
      <w:proofErr w:type="spellStart"/>
      <w:r w:rsidRPr="00F0473D">
        <w:t>AllJoyn</w:t>
      </w:r>
      <w:proofErr w:type="spellEnd"/>
      <w:r w:rsidR="002E082B">
        <w:t>™</w:t>
      </w:r>
      <w:r w:rsidRPr="00F0473D">
        <w:t xml:space="preserve"> Gateway Agent</w:t>
      </w:r>
    </w:p>
    <w:p w:rsidR="00ED6961" w:rsidRPr="00B94E70" w:rsidRDefault="00ED6961" w:rsidP="00B94E70">
      <w:pPr>
        <w:pStyle w:val="DocSubtitle"/>
      </w:pPr>
      <w:r w:rsidRPr="00B94E70">
        <w:t>High</w:t>
      </w:r>
      <w:r w:rsidR="00B94E70">
        <w:t>-</w:t>
      </w:r>
      <w:r w:rsidRPr="00B94E70">
        <w:t>Level Design</w:t>
      </w:r>
    </w:p>
    <w:p w:rsidR="00ED6961" w:rsidRPr="00F0473D" w:rsidRDefault="00D266B8" w:rsidP="00ED6961">
      <w:pPr>
        <w:pStyle w:val="DCN"/>
        <w:rPr>
          <w:rFonts w:ascii="Times New Roman" w:hAnsi="Times New Roman"/>
        </w:rPr>
      </w:pPr>
      <w:r>
        <w:rPr>
          <w:rFonts w:ascii="Times New Roman" w:hAnsi="Times New Roman"/>
        </w:rPr>
        <w:t xml:space="preserve"> </w:t>
      </w:r>
      <w:r w:rsidR="00513957">
        <w:rPr>
          <w:rFonts w:ascii="Times New Roman" w:hAnsi="Times New Roman"/>
        </w:rPr>
        <w:t>Rev</w:t>
      </w:r>
      <w:r>
        <w:rPr>
          <w:rFonts w:ascii="Times New Roman" w:hAnsi="Times New Roman"/>
        </w:rPr>
        <w:t xml:space="preserve"> </w:t>
      </w:r>
      <w:r w:rsidR="004B00F0">
        <w:rPr>
          <w:rFonts w:ascii="Times New Roman" w:hAnsi="Times New Roman"/>
        </w:rPr>
        <w:t xml:space="preserve">1 Update </w:t>
      </w:r>
      <w:ins w:id="0" w:author="Author" w:date="2016-04-19T11:05:00Z">
        <w:r w:rsidR="00D670A4">
          <w:rPr>
            <w:rFonts w:ascii="Times New Roman" w:hAnsi="Times New Roman"/>
          </w:rPr>
          <w:t>3</w:t>
        </w:r>
      </w:ins>
      <w:del w:id="1" w:author="Author" w:date="2016-04-19T11:05:00Z">
        <w:r w:rsidR="007522CA" w:rsidDel="00D670A4">
          <w:rPr>
            <w:rFonts w:ascii="Times New Roman" w:hAnsi="Times New Roman"/>
          </w:rPr>
          <w:delText>2</w:delText>
        </w:r>
      </w:del>
    </w:p>
    <w:p w:rsidR="00C76273" w:rsidRDefault="007522CA" w:rsidP="00C76273">
      <w:pPr>
        <w:pStyle w:val="coverpageline"/>
      </w:pPr>
      <w:del w:id="2" w:author="Author" w:date="2016-04-19T11:06:00Z">
        <w:r w:rsidDel="00D670A4">
          <w:delText>November 2</w:delText>
        </w:r>
        <w:r w:rsidR="00FD127C" w:rsidDel="00D670A4">
          <w:delText>4</w:delText>
        </w:r>
        <w:r w:rsidDel="00D670A4">
          <w:delText>, 201</w:delText>
        </w:r>
        <w:r w:rsidR="00C57F02" w:rsidDel="00D670A4">
          <w:delText>4</w:delText>
        </w:r>
      </w:del>
      <w:ins w:id="3" w:author="Author" w:date="2016-04-19T11:06:00Z">
        <w:r w:rsidR="00D670A4">
          <w:t>April 19, 2016</w:t>
        </w:r>
      </w:ins>
    </w:p>
    <w:p w:rsidR="00A25FF0" w:rsidRPr="00A25FF0" w:rsidRDefault="00A25FF0" w:rsidP="008531EC">
      <w:pPr>
        <w:pStyle w:val="body"/>
      </w:pPr>
    </w:p>
    <w:p w:rsidR="00C34E63" w:rsidRPr="00FE774D" w:rsidRDefault="00C34E63" w:rsidP="00C76273">
      <w:pPr>
        <w:pStyle w:val="body"/>
        <w:rPr>
          <w:sz w:val="28"/>
          <w:szCs w:val="28"/>
        </w:rPr>
        <w:sectPr w:rsidR="00C34E63" w:rsidRPr="00FE774D" w:rsidSect="00AA63BE">
          <w:headerReference w:type="even" r:id="rId8"/>
          <w:headerReference w:type="default" r:id="rId9"/>
          <w:footerReference w:type="even" r:id="rId10"/>
          <w:footerReference w:type="default" r:id="rId11"/>
          <w:headerReference w:type="first" r:id="rId12"/>
          <w:footerReference w:type="first" r:id="rId13"/>
          <w:pgSz w:w="12240" w:h="15840" w:code="1"/>
          <w:pgMar w:top="2160" w:right="1440" w:bottom="1440" w:left="1440" w:header="720" w:footer="720" w:gutter="0"/>
          <w:cols w:space="720"/>
          <w:titlePg/>
          <w:docGrid w:linePitch="360"/>
        </w:sectPr>
      </w:pPr>
    </w:p>
    <w:p w:rsidR="00C76273" w:rsidRPr="00093BB8" w:rsidRDefault="00C76273" w:rsidP="00093BB8">
      <w:pPr>
        <w:pStyle w:val="HeadingTOC"/>
      </w:pPr>
      <w:r w:rsidRPr="00093BB8">
        <w:lastRenderedPageBreak/>
        <w:t>Contents</w:t>
      </w:r>
    </w:p>
    <w:p w:rsidR="00F567A2" w:rsidRDefault="009644C4">
      <w:pPr>
        <w:pStyle w:val="TOC1"/>
        <w:rPr>
          <w:rFonts w:asciiTheme="minorHAnsi" w:eastAsiaTheme="minorEastAsia" w:hAnsiTheme="minorHAnsi" w:cstheme="minorBidi"/>
          <w:b w:val="0"/>
          <w:bCs w:val="0"/>
          <w:sz w:val="22"/>
        </w:rPr>
      </w:pPr>
      <w:r w:rsidRPr="009644C4">
        <w:rPr>
          <w:rFonts w:ascii="Times New Roman" w:hAnsi="Times New Roman" w:cs="Times New Roman"/>
        </w:rPr>
        <w:fldChar w:fldCharType="begin"/>
      </w:r>
      <w:r w:rsidR="00C76273" w:rsidRPr="00F0473D">
        <w:rPr>
          <w:rFonts w:ascii="Times New Roman" w:hAnsi="Times New Roman" w:cs="Times New Roman"/>
        </w:rPr>
        <w:instrText xml:space="preserve"> TOC \o "2-3" \t "Heading 1,1,Heading 7,1,Heading 8,2,Heading 9,3" </w:instrText>
      </w:r>
      <w:r w:rsidRPr="009644C4">
        <w:rPr>
          <w:rFonts w:ascii="Times New Roman" w:hAnsi="Times New Roman" w:cs="Times New Roman"/>
        </w:rPr>
        <w:fldChar w:fldCharType="separate"/>
      </w:r>
      <w:r w:rsidR="00F567A2">
        <w:t>1 Introduction</w:t>
      </w:r>
      <w:r w:rsidR="00F567A2">
        <w:tab/>
      </w:r>
      <w:r>
        <w:fldChar w:fldCharType="begin"/>
      </w:r>
      <w:r w:rsidR="00F567A2">
        <w:instrText xml:space="preserve"> PAGEREF _Toc404604536 \h </w:instrText>
      </w:r>
      <w:r>
        <w:fldChar w:fldCharType="separate"/>
      </w:r>
      <w:r w:rsidR="00F567A2">
        <w:t>7</w:t>
      </w:r>
      <w:r>
        <w:fldChar w:fldCharType="end"/>
      </w:r>
    </w:p>
    <w:p w:rsidR="00F567A2" w:rsidRDefault="00F567A2">
      <w:pPr>
        <w:pStyle w:val="TOC2"/>
        <w:rPr>
          <w:rFonts w:asciiTheme="minorHAnsi" w:eastAsiaTheme="minorEastAsia" w:hAnsiTheme="minorHAnsi" w:cstheme="minorBidi"/>
          <w:sz w:val="22"/>
        </w:rPr>
      </w:pPr>
      <w:r>
        <w:t>1.1 Document scope</w:t>
      </w:r>
      <w:r>
        <w:tab/>
      </w:r>
      <w:r w:rsidR="009644C4">
        <w:fldChar w:fldCharType="begin"/>
      </w:r>
      <w:r>
        <w:instrText xml:space="preserve"> PAGEREF _Toc404604537 \h </w:instrText>
      </w:r>
      <w:r w:rsidR="009644C4">
        <w:fldChar w:fldCharType="separate"/>
      </w:r>
      <w:r>
        <w:t>7</w:t>
      </w:r>
      <w:r w:rsidR="009644C4">
        <w:fldChar w:fldCharType="end"/>
      </w:r>
    </w:p>
    <w:p w:rsidR="00F567A2" w:rsidRDefault="00F567A2">
      <w:pPr>
        <w:pStyle w:val="TOC2"/>
        <w:rPr>
          <w:rFonts w:asciiTheme="minorHAnsi" w:eastAsiaTheme="minorEastAsia" w:hAnsiTheme="minorHAnsi" w:cstheme="minorBidi"/>
          <w:sz w:val="22"/>
        </w:rPr>
      </w:pPr>
      <w:r>
        <w:t>1.2 Document organization</w:t>
      </w:r>
      <w:r>
        <w:tab/>
      </w:r>
      <w:r w:rsidR="009644C4">
        <w:fldChar w:fldCharType="begin"/>
      </w:r>
      <w:r>
        <w:instrText xml:space="preserve"> PAGEREF _Toc404604538 \h </w:instrText>
      </w:r>
      <w:r w:rsidR="009644C4">
        <w:fldChar w:fldCharType="separate"/>
      </w:r>
      <w:r>
        <w:t>7</w:t>
      </w:r>
      <w:r w:rsidR="009644C4">
        <w:fldChar w:fldCharType="end"/>
      </w:r>
    </w:p>
    <w:p w:rsidR="00F567A2" w:rsidRDefault="00F567A2">
      <w:pPr>
        <w:pStyle w:val="TOC2"/>
        <w:rPr>
          <w:rFonts w:asciiTheme="minorHAnsi" w:eastAsiaTheme="minorEastAsia" w:hAnsiTheme="minorHAnsi" w:cstheme="minorBidi"/>
          <w:sz w:val="22"/>
        </w:rPr>
      </w:pPr>
      <w:r>
        <w:t>1.3 Reference documents</w:t>
      </w:r>
      <w:r>
        <w:tab/>
      </w:r>
      <w:r w:rsidR="009644C4">
        <w:fldChar w:fldCharType="begin"/>
      </w:r>
      <w:r>
        <w:instrText xml:space="preserve"> PAGEREF _Toc404604539 \h </w:instrText>
      </w:r>
      <w:r w:rsidR="009644C4">
        <w:fldChar w:fldCharType="separate"/>
      </w:r>
      <w:r>
        <w:t>7</w:t>
      </w:r>
      <w:r w:rsidR="009644C4">
        <w:fldChar w:fldCharType="end"/>
      </w:r>
    </w:p>
    <w:p w:rsidR="00F567A2" w:rsidRDefault="00F567A2">
      <w:pPr>
        <w:pStyle w:val="TOC2"/>
        <w:rPr>
          <w:rFonts w:asciiTheme="minorHAnsi" w:eastAsiaTheme="minorEastAsia" w:hAnsiTheme="minorHAnsi" w:cstheme="minorBidi"/>
          <w:sz w:val="22"/>
        </w:rPr>
      </w:pPr>
      <w:r>
        <w:t>1.4 Revision History</w:t>
      </w:r>
      <w:r>
        <w:tab/>
      </w:r>
      <w:r w:rsidR="009644C4">
        <w:fldChar w:fldCharType="begin"/>
      </w:r>
      <w:r>
        <w:instrText xml:space="preserve"> PAGEREF _Toc404604540 \h </w:instrText>
      </w:r>
      <w:r w:rsidR="009644C4">
        <w:fldChar w:fldCharType="separate"/>
      </w:r>
      <w:r>
        <w:t>7</w:t>
      </w:r>
      <w:r w:rsidR="009644C4">
        <w:fldChar w:fldCharType="end"/>
      </w:r>
    </w:p>
    <w:p w:rsidR="00F567A2" w:rsidRDefault="00F567A2">
      <w:pPr>
        <w:pStyle w:val="TOC2"/>
        <w:rPr>
          <w:rFonts w:asciiTheme="minorHAnsi" w:eastAsiaTheme="minorEastAsia" w:hAnsiTheme="minorHAnsi" w:cstheme="minorBidi"/>
          <w:sz w:val="22"/>
        </w:rPr>
      </w:pPr>
      <w:r>
        <w:t>1.5 Acronyms and terms</w:t>
      </w:r>
      <w:r>
        <w:tab/>
      </w:r>
      <w:r w:rsidR="009644C4">
        <w:fldChar w:fldCharType="begin"/>
      </w:r>
      <w:r>
        <w:instrText xml:space="preserve"> PAGEREF _Toc404604541 \h </w:instrText>
      </w:r>
      <w:r w:rsidR="009644C4">
        <w:fldChar w:fldCharType="separate"/>
      </w:r>
      <w:r>
        <w:t>8</w:t>
      </w:r>
      <w:r w:rsidR="009644C4">
        <w:fldChar w:fldCharType="end"/>
      </w:r>
    </w:p>
    <w:p w:rsidR="00F567A2" w:rsidRDefault="00F567A2">
      <w:pPr>
        <w:pStyle w:val="TOC2"/>
        <w:rPr>
          <w:rFonts w:asciiTheme="minorHAnsi" w:eastAsiaTheme="minorEastAsia" w:hAnsiTheme="minorHAnsi" w:cstheme="minorBidi"/>
          <w:sz w:val="22"/>
        </w:rPr>
      </w:pPr>
      <w:r>
        <w:t>1.6 Product requirements</w:t>
      </w:r>
      <w:r>
        <w:tab/>
      </w:r>
      <w:r w:rsidR="009644C4">
        <w:fldChar w:fldCharType="begin"/>
      </w:r>
      <w:r>
        <w:instrText xml:space="preserve"> PAGEREF _Toc404604542 \h </w:instrText>
      </w:r>
      <w:r w:rsidR="009644C4">
        <w:fldChar w:fldCharType="separate"/>
      </w:r>
      <w:r>
        <w:t>8</w:t>
      </w:r>
      <w:r w:rsidR="009644C4">
        <w:fldChar w:fldCharType="end"/>
      </w:r>
    </w:p>
    <w:p w:rsidR="00F567A2" w:rsidRDefault="00F567A2">
      <w:pPr>
        <w:pStyle w:val="TOC2"/>
        <w:rPr>
          <w:rFonts w:asciiTheme="minorHAnsi" w:eastAsiaTheme="minorEastAsia" w:hAnsiTheme="minorHAnsi" w:cstheme="minorBidi"/>
          <w:sz w:val="22"/>
        </w:rPr>
      </w:pPr>
      <w:r>
        <w:t>1.7 Design scope</w:t>
      </w:r>
      <w:r>
        <w:tab/>
      </w:r>
      <w:r w:rsidR="009644C4">
        <w:fldChar w:fldCharType="begin"/>
      </w:r>
      <w:r>
        <w:instrText xml:space="preserve"> PAGEREF _Toc404604543 \h </w:instrText>
      </w:r>
      <w:r w:rsidR="009644C4">
        <w:fldChar w:fldCharType="separate"/>
      </w:r>
      <w:r>
        <w:t>8</w:t>
      </w:r>
      <w:r w:rsidR="009644C4">
        <w:fldChar w:fldCharType="end"/>
      </w:r>
    </w:p>
    <w:p w:rsidR="00F567A2" w:rsidRDefault="00F567A2">
      <w:pPr>
        <w:pStyle w:val="TOC3"/>
        <w:rPr>
          <w:rFonts w:asciiTheme="minorHAnsi" w:eastAsiaTheme="minorEastAsia" w:hAnsiTheme="minorHAnsi" w:cstheme="minorBidi"/>
          <w:bCs w:val="0"/>
          <w:sz w:val="22"/>
          <w:szCs w:val="22"/>
        </w:rPr>
      </w:pPr>
      <w:r>
        <w:t>1.7.1 Design assumptions</w:t>
      </w:r>
      <w:r>
        <w:tab/>
      </w:r>
      <w:r w:rsidR="009644C4">
        <w:fldChar w:fldCharType="begin"/>
      </w:r>
      <w:r>
        <w:instrText xml:space="preserve"> PAGEREF _Toc404604544 \h </w:instrText>
      </w:r>
      <w:r w:rsidR="009644C4">
        <w:fldChar w:fldCharType="separate"/>
      </w:r>
      <w:r>
        <w:t>8</w:t>
      </w:r>
      <w:r w:rsidR="009644C4">
        <w:fldChar w:fldCharType="end"/>
      </w:r>
    </w:p>
    <w:p w:rsidR="00F567A2" w:rsidRDefault="00F567A2">
      <w:pPr>
        <w:pStyle w:val="TOC3"/>
        <w:rPr>
          <w:rFonts w:asciiTheme="minorHAnsi" w:eastAsiaTheme="minorEastAsia" w:hAnsiTheme="minorHAnsi" w:cstheme="minorBidi"/>
          <w:bCs w:val="0"/>
          <w:sz w:val="22"/>
          <w:szCs w:val="22"/>
        </w:rPr>
      </w:pPr>
      <w:r>
        <w:t>1.7.2 Current dependencies</w:t>
      </w:r>
      <w:r>
        <w:tab/>
      </w:r>
      <w:r w:rsidR="009644C4">
        <w:fldChar w:fldCharType="begin"/>
      </w:r>
      <w:r>
        <w:instrText xml:space="preserve"> PAGEREF _Toc404604545 \h </w:instrText>
      </w:r>
      <w:r w:rsidR="009644C4">
        <w:fldChar w:fldCharType="separate"/>
      </w:r>
      <w:r>
        <w:t>8</w:t>
      </w:r>
      <w:r w:rsidR="009644C4">
        <w:fldChar w:fldCharType="end"/>
      </w:r>
    </w:p>
    <w:p w:rsidR="00F567A2" w:rsidRDefault="00F567A2">
      <w:pPr>
        <w:pStyle w:val="TOC3"/>
        <w:rPr>
          <w:rFonts w:asciiTheme="minorHAnsi" w:eastAsiaTheme="minorEastAsia" w:hAnsiTheme="minorHAnsi" w:cstheme="minorBidi"/>
          <w:bCs w:val="0"/>
          <w:sz w:val="22"/>
          <w:szCs w:val="22"/>
        </w:rPr>
      </w:pPr>
      <w:r>
        <w:t>1.7.3 Ongoing dependencies</w:t>
      </w:r>
      <w:r>
        <w:tab/>
      </w:r>
      <w:r w:rsidR="009644C4">
        <w:fldChar w:fldCharType="begin"/>
      </w:r>
      <w:r>
        <w:instrText xml:space="preserve"> PAGEREF _Toc404604546 \h </w:instrText>
      </w:r>
      <w:r w:rsidR="009644C4">
        <w:fldChar w:fldCharType="separate"/>
      </w:r>
      <w:r>
        <w:t>9</w:t>
      </w:r>
      <w:r w:rsidR="009644C4">
        <w:fldChar w:fldCharType="end"/>
      </w:r>
    </w:p>
    <w:p w:rsidR="00F567A2" w:rsidRDefault="00F567A2">
      <w:pPr>
        <w:pStyle w:val="TOC3"/>
        <w:rPr>
          <w:rFonts w:asciiTheme="minorHAnsi" w:eastAsiaTheme="minorEastAsia" w:hAnsiTheme="minorHAnsi" w:cstheme="minorBidi"/>
          <w:bCs w:val="0"/>
          <w:sz w:val="22"/>
          <w:szCs w:val="22"/>
        </w:rPr>
      </w:pPr>
      <w:r>
        <w:t>1.7.4 Out of scope</w:t>
      </w:r>
      <w:r>
        <w:tab/>
      </w:r>
      <w:r w:rsidR="009644C4">
        <w:fldChar w:fldCharType="begin"/>
      </w:r>
      <w:r>
        <w:instrText xml:space="preserve"> PAGEREF _Toc404604547 \h </w:instrText>
      </w:r>
      <w:r w:rsidR="009644C4">
        <w:fldChar w:fldCharType="separate"/>
      </w:r>
      <w:r>
        <w:t>9</w:t>
      </w:r>
      <w:r w:rsidR="009644C4">
        <w:fldChar w:fldCharType="end"/>
      </w:r>
    </w:p>
    <w:p w:rsidR="00F567A2" w:rsidRDefault="00F567A2">
      <w:pPr>
        <w:pStyle w:val="TOC1"/>
        <w:rPr>
          <w:rFonts w:asciiTheme="minorHAnsi" w:eastAsiaTheme="minorEastAsia" w:hAnsiTheme="minorHAnsi" w:cstheme="minorBidi"/>
          <w:b w:val="0"/>
          <w:bCs w:val="0"/>
          <w:sz w:val="22"/>
        </w:rPr>
      </w:pPr>
      <w:r>
        <w:t>2 Gateway Agent Design</w:t>
      </w:r>
      <w:r>
        <w:tab/>
      </w:r>
      <w:r w:rsidR="009644C4">
        <w:fldChar w:fldCharType="begin"/>
      </w:r>
      <w:r>
        <w:instrText xml:space="preserve"> PAGEREF _Toc404604548 \h </w:instrText>
      </w:r>
      <w:r w:rsidR="009644C4">
        <w:fldChar w:fldCharType="separate"/>
      </w:r>
      <w:r>
        <w:t>10</w:t>
      </w:r>
      <w:r w:rsidR="009644C4">
        <w:fldChar w:fldCharType="end"/>
      </w:r>
    </w:p>
    <w:p w:rsidR="00F567A2" w:rsidRDefault="00F567A2">
      <w:pPr>
        <w:pStyle w:val="TOC2"/>
        <w:rPr>
          <w:rFonts w:asciiTheme="minorHAnsi" w:eastAsiaTheme="minorEastAsia" w:hAnsiTheme="minorHAnsi" w:cstheme="minorBidi"/>
          <w:sz w:val="22"/>
        </w:rPr>
      </w:pPr>
      <w:r>
        <w:t>2.1 Overview</w:t>
      </w:r>
      <w:r>
        <w:tab/>
      </w:r>
      <w:r w:rsidR="009644C4">
        <w:fldChar w:fldCharType="begin"/>
      </w:r>
      <w:r>
        <w:instrText xml:space="preserve"> PAGEREF _Toc404604549 \h </w:instrText>
      </w:r>
      <w:r w:rsidR="009644C4">
        <w:fldChar w:fldCharType="separate"/>
      </w:r>
      <w:r>
        <w:t>10</w:t>
      </w:r>
      <w:r w:rsidR="009644C4">
        <w:fldChar w:fldCharType="end"/>
      </w:r>
    </w:p>
    <w:p w:rsidR="00F567A2" w:rsidRDefault="00F567A2">
      <w:pPr>
        <w:pStyle w:val="TOC2"/>
        <w:rPr>
          <w:rFonts w:asciiTheme="minorHAnsi" w:eastAsiaTheme="minorEastAsia" w:hAnsiTheme="minorHAnsi" w:cstheme="minorBidi"/>
          <w:sz w:val="22"/>
        </w:rPr>
      </w:pPr>
      <w:r>
        <w:t>2.2 Gateway concepts</w:t>
      </w:r>
      <w:r>
        <w:tab/>
      </w:r>
      <w:r w:rsidR="009644C4">
        <w:fldChar w:fldCharType="begin"/>
      </w:r>
      <w:r>
        <w:instrText xml:space="preserve"> PAGEREF _Toc404604550 \h </w:instrText>
      </w:r>
      <w:r w:rsidR="009644C4">
        <w:fldChar w:fldCharType="separate"/>
      </w:r>
      <w:r>
        <w:t>11</w:t>
      </w:r>
      <w:r w:rsidR="009644C4">
        <w:fldChar w:fldCharType="end"/>
      </w:r>
    </w:p>
    <w:p w:rsidR="00F567A2" w:rsidRDefault="00F567A2">
      <w:pPr>
        <w:pStyle w:val="TOC3"/>
        <w:rPr>
          <w:rFonts w:asciiTheme="minorHAnsi" w:eastAsiaTheme="minorEastAsia" w:hAnsiTheme="minorHAnsi" w:cstheme="minorBidi"/>
          <w:bCs w:val="0"/>
          <w:sz w:val="22"/>
          <w:szCs w:val="22"/>
        </w:rPr>
      </w:pPr>
      <w:r>
        <w:t>2.2.1 Service provider</w:t>
      </w:r>
      <w:r>
        <w:tab/>
      </w:r>
      <w:r w:rsidR="009644C4">
        <w:fldChar w:fldCharType="begin"/>
      </w:r>
      <w:r>
        <w:instrText xml:space="preserve"> PAGEREF _Toc404604551 \h </w:instrText>
      </w:r>
      <w:r w:rsidR="009644C4">
        <w:fldChar w:fldCharType="separate"/>
      </w:r>
      <w:r>
        <w:t>11</w:t>
      </w:r>
      <w:r w:rsidR="009644C4">
        <w:fldChar w:fldCharType="end"/>
      </w:r>
    </w:p>
    <w:p w:rsidR="00F567A2" w:rsidRDefault="00F567A2">
      <w:pPr>
        <w:pStyle w:val="TOC3"/>
        <w:rPr>
          <w:rFonts w:asciiTheme="minorHAnsi" w:eastAsiaTheme="minorEastAsia" w:hAnsiTheme="minorHAnsi" w:cstheme="minorBidi"/>
          <w:bCs w:val="0"/>
          <w:sz w:val="22"/>
          <w:szCs w:val="22"/>
        </w:rPr>
      </w:pPr>
      <w:r>
        <w:t>2.2.2 Remote profile</w:t>
      </w:r>
      <w:r>
        <w:tab/>
      </w:r>
      <w:r w:rsidR="009644C4">
        <w:fldChar w:fldCharType="begin"/>
      </w:r>
      <w:r>
        <w:instrText xml:space="preserve"> PAGEREF _Toc404604552 \h </w:instrText>
      </w:r>
      <w:r w:rsidR="009644C4">
        <w:fldChar w:fldCharType="separate"/>
      </w:r>
      <w:r>
        <w:t>12</w:t>
      </w:r>
      <w:r w:rsidR="009644C4">
        <w:fldChar w:fldCharType="end"/>
      </w:r>
    </w:p>
    <w:p w:rsidR="00F567A2" w:rsidRDefault="00F567A2">
      <w:pPr>
        <w:pStyle w:val="TOC3"/>
        <w:rPr>
          <w:rFonts w:asciiTheme="minorHAnsi" w:eastAsiaTheme="minorEastAsia" w:hAnsiTheme="minorHAnsi" w:cstheme="minorBidi"/>
          <w:bCs w:val="0"/>
          <w:sz w:val="22"/>
          <w:szCs w:val="22"/>
        </w:rPr>
      </w:pPr>
      <w:r>
        <w:t>2.2.3 Remoted AllJoyn device/app/interface</w:t>
      </w:r>
      <w:r>
        <w:tab/>
      </w:r>
      <w:r w:rsidR="009644C4">
        <w:fldChar w:fldCharType="begin"/>
      </w:r>
      <w:r>
        <w:instrText xml:space="preserve"> PAGEREF _Toc404604553 \h </w:instrText>
      </w:r>
      <w:r w:rsidR="009644C4">
        <w:fldChar w:fldCharType="separate"/>
      </w:r>
      <w:r>
        <w:t>12</w:t>
      </w:r>
      <w:r w:rsidR="009644C4">
        <w:fldChar w:fldCharType="end"/>
      </w:r>
    </w:p>
    <w:p w:rsidR="00F567A2" w:rsidRDefault="00F567A2">
      <w:pPr>
        <w:pStyle w:val="TOC2"/>
        <w:rPr>
          <w:rFonts w:asciiTheme="minorHAnsi" w:eastAsiaTheme="minorEastAsia" w:hAnsiTheme="minorHAnsi" w:cstheme="minorBidi"/>
          <w:sz w:val="22"/>
        </w:rPr>
      </w:pPr>
      <w:r>
        <w:t>2.3 System architecture</w:t>
      </w:r>
      <w:r>
        <w:tab/>
      </w:r>
      <w:r w:rsidR="009644C4">
        <w:fldChar w:fldCharType="begin"/>
      </w:r>
      <w:r>
        <w:instrText xml:space="preserve"> PAGEREF _Toc404604554 \h </w:instrText>
      </w:r>
      <w:r w:rsidR="009644C4">
        <w:fldChar w:fldCharType="separate"/>
      </w:r>
      <w:r>
        <w:t>12</w:t>
      </w:r>
      <w:r w:rsidR="009644C4">
        <w:fldChar w:fldCharType="end"/>
      </w:r>
    </w:p>
    <w:p w:rsidR="00F567A2" w:rsidRDefault="00F567A2">
      <w:pPr>
        <w:pStyle w:val="TOC3"/>
        <w:rPr>
          <w:rFonts w:asciiTheme="minorHAnsi" w:eastAsiaTheme="minorEastAsia" w:hAnsiTheme="minorHAnsi" w:cstheme="minorBidi"/>
          <w:bCs w:val="0"/>
          <w:sz w:val="22"/>
          <w:szCs w:val="22"/>
        </w:rPr>
      </w:pPr>
      <w:r>
        <w:t>2.3.1 Gateway Management application</w:t>
      </w:r>
      <w:r>
        <w:tab/>
      </w:r>
      <w:r w:rsidR="009644C4">
        <w:fldChar w:fldCharType="begin"/>
      </w:r>
      <w:r>
        <w:instrText xml:space="preserve"> PAGEREF _Toc404604555 \h </w:instrText>
      </w:r>
      <w:r w:rsidR="009644C4">
        <w:fldChar w:fldCharType="separate"/>
      </w:r>
      <w:r>
        <w:t>13</w:t>
      </w:r>
      <w:r w:rsidR="009644C4">
        <w:fldChar w:fldCharType="end"/>
      </w:r>
    </w:p>
    <w:p w:rsidR="00F567A2" w:rsidRDefault="00F567A2">
      <w:pPr>
        <w:pStyle w:val="TOC3"/>
        <w:rPr>
          <w:rFonts w:asciiTheme="minorHAnsi" w:eastAsiaTheme="minorEastAsia" w:hAnsiTheme="minorHAnsi" w:cstheme="minorBidi"/>
          <w:bCs w:val="0"/>
          <w:sz w:val="22"/>
          <w:szCs w:val="22"/>
        </w:rPr>
      </w:pPr>
      <w:r>
        <w:t>2.3.2 Connector app</w:t>
      </w:r>
      <w:r>
        <w:tab/>
      </w:r>
      <w:r w:rsidR="009644C4">
        <w:fldChar w:fldCharType="begin"/>
      </w:r>
      <w:r>
        <w:instrText xml:space="preserve"> PAGEREF _Toc404604556 \h </w:instrText>
      </w:r>
      <w:r w:rsidR="009644C4">
        <w:fldChar w:fldCharType="separate"/>
      </w:r>
      <w:r>
        <w:t>14</w:t>
      </w:r>
      <w:r w:rsidR="009644C4">
        <w:fldChar w:fldCharType="end"/>
      </w:r>
    </w:p>
    <w:p w:rsidR="00F567A2" w:rsidRDefault="00F567A2">
      <w:pPr>
        <w:pStyle w:val="TOC3"/>
        <w:rPr>
          <w:rFonts w:asciiTheme="minorHAnsi" w:eastAsiaTheme="minorEastAsia" w:hAnsiTheme="minorHAnsi" w:cstheme="minorBidi"/>
          <w:bCs w:val="0"/>
          <w:sz w:val="22"/>
          <w:szCs w:val="22"/>
        </w:rPr>
      </w:pPr>
      <w:r>
        <w:t>2.3.3 AllJoyn Router</w:t>
      </w:r>
      <w:r>
        <w:tab/>
      </w:r>
      <w:r w:rsidR="009644C4">
        <w:fldChar w:fldCharType="begin"/>
      </w:r>
      <w:r>
        <w:instrText xml:space="preserve"> PAGEREF _Toc404604557 \h </w:instrText>
      </w:r>
      <w:r w:rsidR="009644C4">
        <w:fldChar w:fldCharType="separate"/>
      </w:r>
      <w:r>
        <w:t>16</w:t>
      </w:r>
      <w:r w:rsidR="009644C4">
        <w:fldChar w:fldCharType="end"/>
      </w:r>
    </w:p>
    <w:p w:rsidR="00F567A2" w:rsidRDefault="00F567A2">
      <w:pPr>
        <w:pStyle w:val="TOC3"/>
        <w:rPr>
          <w:rFonts w:asciiTheme="minorHAnsi" w:eastAsiaTheme="minorEastAsia" w:hAnsiTheme="minorHAnsi" w:cstheme="minorBidi"/>
          <w:bCs w:val="0"/>
          <w:sz w:val="22"/>
          <w:szCs w:val="22"/>
        </w:rPr>
      </w:pPr>
      <w:r>
        <w:t>2.3.4 Control app</w:t>
      </w:r>
      <w:r>
        <w:tab/>
      </w:r>
      <w:r w:rsidR="009644C4">
        <w:fldChar w:fldCharType="begin"/>
      </w:r>
      <w:r>
        <w:instrText xml:space="preserve"> PAGEREF _Toc404604558 \h </w:instrText>
      </w:r>
      <w:r w:rsidR="009644C4">
        <w:fldChar w:fldCharType="separate"/>
      </w:r>
      <w:r>
        <w:t>17</w:t>
      </w:r>
      <w:r w:rsidR="009644C4">
        <w:fldChar w:fldCharType="end"/>
      </w:r>
    </w:p>
    <w:p w:rsidR="00F567A2" w:rsidRDefault="00F567A2">
      <w:pPr>
        <w:pStyle w:val="TOC3"/>
        <w:rPr>
          <w:rFonts w:asciiTheme="minorHAnsi" w:eastAsiaTheme="minorEastAsia" w:hAnsiTheme="minorHAnsi" w:cstheme="minorBidi"/>
          <w:bCs w:val="0"/>
          <w:sz w:val="22"/>
          <w:szCs w:val="22"/>
        </w:rPr>
      </w:pPr>
      <w:r>
        <w:t>2.3.5 Entity relationship</w:t>
      </w:r>
      <w:r>
        <w:tab/>
      </w:r>
      <w:r w:rsidR="009644C4">
        <w:fldChar w:fldCharType="begin"/>
      </w:r>
      <w:r>
        <w:instrText xml:space="preserve"> PAGEREF _Toc404604559 \h </w:instrText>
      </w:r>
      <w:r w:rsidR="009644C4">
        <w:fldChar w:fldCharType="separate"/>
      </w:r>
      <w:r>
        <w:t>18</w:t>
      </w:r>
      <w:r w:rsidR="009644C4">
        <w:fldChar w:fldCharType="end"/>
      </w:r>
    </w:p>
    <w:p w:rsidR="00F567A2" w:rsidRDefault="00F567A2">
      <w:pPr>
        <w:pStyle w:val="TOC3"/>
        <w:rPr>
          <w:rFonts w:asciiTheme="minorHAnsi" w:eastAsiaTheme="minorEastAsia" w:hAnsiTheme="minorHAnsi" w:cstheme="minorBidi"/>
          <w:bCs w:val="0"/>
          <w:sz w:val="22"/>
          <w:szCs w:val="22"/>
        </w:rPr>
      </w:pPr>
      <w:r>
        <w:t>2.3.6 Accessing secure interfaces</w:t>
      </w:r>
      <w:r>
        <w:tab/>
      </w:r>
      <w:r w:rsidR="009644C4">
        <w:fldChar w:fldCharType="begin"/>
      </w:r>
      <w:r>
        <w:instrText xml:space="preserve"> PAGEREF _Toc404604560 \h </w:instrText>
      </w:r>
      <w:r w:rsidR="009644C4">
        <w:fldChar w:fldCharType="separate"/>
      </w:r>
      <w:r>
        <w:t>19</w:t>
      </w:r>
      <w:r w:rsidR="009644C4">
        <w:fldChar w:fldCharType="end"/>
      </w:r>
    </w:p>
    <w:p w:rsidR="00F567A2" w:rsidRDefault="00F567A2">
      <w:pPr>
        <w:pStyle w:val="TOC3"/>
        <w:rPr>
          <w:rFonts w:asciiTheme="minorHAnsi" w:eastAsiaTheme="minorEastAsia" w:hAnsiTheme="minorHAnsi" w:cstheme="minorBidi"/>
          <w:bCs w:val="0"/>
          <w:sz w:val="22"/>
          <w:szCs w:val="22"/>
        </w:rPr>
      </w:pPr>
      <w:r>
        <w:t>2.3.7 Secure Gateway Management app interfaces</w:t>
      </w:r>
      <w:r>
        <w:tab/>
      </w:r>
      <w:r w:rsidR="009644C4">
        <w:fldChar w:fldCharType="begin"/>
      </w:r>
      <w:r>
        <w:instrText xml:space="preserve"> PAGEREF _Toc404604561 \h </w:instrText>
      </w:r>
      <w:r w:rsidR="009644C4">
        <w:fldChar w:fldCharType="separate"/>
      </w:r>
      <w:r>
        <w:t>20</w:t>
      </w:r>
      <w:r w:rsidR="009644C4">
        <w:fldChar w:fldCharType="end"/>
      </w:r>
    </w:p>
    <w:p w:rsidR="00F567A2" w:rsidRDefault="00F567A2">
      <w:pPr>
        <w:pStyle w:val="TOC2"/>
        <w:rPr>
          <w:rFonts w:asciiTheme="minorHAnsi" w:eastAsiaTheme="minorEastAsia" w:hAnsiTheme="minorHAnsi" w:cstheme="minorBidi"/>
          <w:sz w:val="22"/>
        </w:rPr>
      </w:pPr>
      <w:r>
        <w:t>2.4 Call flows</w:t>
      </w:r>
      <w:r>
        <w:tab/>
      </w:r>
      <w:r w:rsidR="009644C4">
        <w:fldChar w:fldCharType="begin"/>
      </w:r>
      <w:r>
        <w:instrText xml:space="preserve"> PAGEREF _Toc404604562 \h </w:instrText>
      </w:r>
      <w:r w:rsidR="009644C4">
        <w:fldChar w:fldCharType="separate"/>
      </w:r>
      <w:r>
        <w:t>20</w:t>
      </w:r>
      <w:r w:rsidR="009644C4">
        <w:fldChar w:fldCharType="end"/>
      </w:r>
    </w:p>
    <w:p w:rsidR="00F567A2" w:rsidRDefault="00F567A2">
      <w:pPr>
        <w:pStyle w:val="TOC3"/>
        <w:rPr>
          <w:rFonts w:asciiTheme="minorHAnsi" w:eastAsiaTheme="minorEastAsia" w:hAnsiTheme="minorHAnsi" w:cstheme="minorBidi"/>
          <w:bCs w:val="0"/>
          <w:sz w:val="22"/>
          <w:szCs w:val="22"/>
        </w:rPr>
      </w:pPr>
      <w:r>
        <w:t>2.4.1 Gateway Agent discovery</w:t>
      </w:r>
      <w:r>
        <w:tab/>
      </w:r>
      <w:r w:rsidR="009644C4">
        <w:fldChar w:fldCharType="begin"/>
      </w:r>
      <w:r>
        <w:instrText xml:space="preserve"> PAGEREF _Toc404604563 \h </w:instrText>
      </w:r>
      <w:r w:rsidR="009644C4">
        <w:fldChar w:fldCharType="separate"/>
      </w:r>
      <w:r>
        <w:t>20</w:t>
      </w:r>
      <w:r w:rsidR="009644C4">
        <w:fldChar w:fldCharType="end"/>
      </w:r>
    </w:p>
    <w:p w:rsidR="00F567A2" w:rsidRDefault="00F567A2">
      <w:pPr>
        <w:pStyle w:val="TOC3"/>
        <w:rPr>
          <w:rFonts w:asciiTheme="minorHAnsi" w:eastAsiaTheme="minorEastAsia" w:hAnsiTheme="minorHAnsi" w:cstheme="minorBidi"/>
          <w:bCs w:val="0"/>
          <w:sz w:val="22"/>
          <w:szCs w:val="22"/>
        </w:rPr>
      </w:pPr>
      <w:r>
        <w:t>2.4.2 Profile management</w:t>
      </w:r>
      <w:r>
        <w:tab/>
      </w:r>
      <w:r w:rsidR="009644C4">
        <w:fldChar w:fldCharType="begin"/>
      </w:r>
      <w:r>
        <w:instrText xml:space="preserve"> PAGEREF _Toc404604564 \h </w:instrText>
      </w:r>
      <w:r w:rsidR="009644C4">
        <w:fldChar w:fldCharType="separate"/>
      </w:r>
      <w:r>
        <w:t>22</w:t>
      </w:r>
      <w:r w:rsidR="009644C4">
        <w:fldChar w:fldCharType="end"/>
      </w:r>
    </w:p>
    <w:p w:rsidR="00F567A2" w:rsidRDefault="00F567A2">
      <w:pPr>
        <w:pStyle w:val="TOC3"/>
        <w:rPr>
          <w:rFonts w:asciiTheme="minorHAnsi" w:eastAsiaTheme="minorEastAsia" w:hAnsiTheme="minorHAnsi" w:cstheme="minorBidi"/>
          <w:bCs w:val="0"/>
          <w:sz w:val="22"/>
          <w:szCs w:val="22"/>
        </w:rPr>
      </w:pPr>
      <w:r>
        <w:t>2.4.3 Notification</w:t>
      </w:r>
      <w:r>
        <w:tab/>
      </w:r>
      <w:r w:rsidR="009644C4">
        <w:fldChar w:fldCharType="begin"/>
      </w:r>
      <w:r>
        <w:instrText xml:space="preserve"> PAGEREF _Toc404604565 \h </w:instrText>
      </w:r>
      <w:r w:rsidR="009644C4">
        <w:fldChar w:fldCharType="separate"/>
      </w:r>
      <w:r>
        <w:t>28</w:t>
      </w:r>
      <w:r w:rsidR="009644C4">
        <w:fldChar w:fldCharType="end"/>
      </w:r>
    </w:p>
    <w:p w:rsidR="00F567A2" w:rsidRDefault="00F567A2">
      <w:pPr>
        <w:pStyle w:val="TOC3"/>
        <w:rPr>
          <w:rFonts w:asciiTheme="minorHAnsi" w:eastAsiaTheme="minorEastAsia" w:hAnsiTheme="minorHAnsi" w:cstheme="minorBidi"/>
          <w:bCs w:val="0"/>
          <w:sz w:val="22"/>
          <w:szCs w:val="22"/>
        </w:rPr>
      </w:pPr>
      <w:r>
        <w:t>2.4.4 AllJoyn device access</w:t>
      </w:r>
      <w:r>
        <w:tab/>
      </w:r>
      <w:r w:rsidR="009644C4">
        <w:fldChar w:fldCharType="begin"/>
      </w:r>
      <w:r>
        <w:instrText xml:space="preserve"> PAGEREF _Toc404604566 \h </w:instrText>
      </w:r>
      <w:r w:rsidR="009644C4">
        <w:fldChar w:fldCharType="separate"/>
      </w:r>
      <w:r>
        <w:t>30</w:t>
      </w:r>
      <w:r w:rsidR="009644C4">
        <w:fldChar w:fldCharType="end"/>
      </w:r>
    </w:p>
    <w:p w:rsidR="00F567A2" w:rsidRDefault="00F567A2">
      <w:pPr>
        <w:pStyle w:val="TOC2"/>
        <w:rPr>
          <w:rFonts w:asciiTheme="minorHAnsi" w:eastAsiaTheme="minorEastAsia" w:hAnsiTheme="minorHAnsi" w:cstheme="minorBidi"/>
          <w:sz w:val="22"/>
        </w:rPr>
      </w:pPr>
      <w:r>
        <w:t>2.5 Functional design</w:t>
      </w:r>
      <w:r>
        <w:tab/>
      </w:r>
      <w:r w:rsidR="009644C4">
        <w:fldChar w:fldCharType="begin"/>
      </w:r>
      <w:r>
        <w:instrText xml:space="preserve"> PAGEREF _Toc404604567 \h </w:instrText>
      </w:r>
      <w:r w:rsidR="009644C4">
        <w:fldChar w:fldCharType="separate"/>
      </w:r>
      <w:r>
        <w:t>33</w:t>
      </w:r>
      <w:r w:rsidR="009644C4">
        <w:fldChar w:fldCharType="end"/>
      </w:r>
    </w:p>
    <w:p w:rsidR="00F567A2" w:rsidRDefault="00F567A2">
      <w:pPr>
        <w:pStyle w:val="TOC3"/>
        <w:rPr>
          <w:rFonts w:asciiTheme="minorHAnsi" w:eastAsiaTheme="minorEastAsia" w:hAnsiTheme="minorHAnsi" w:cstheme="minorBidi"/>
          <w:bCs w:val="0"/>
          <w:sz w:val="22"/>
          <w:szCs w:val="22"/>
        </w:rPr>
      </w:pPr>
      <w:r>
        <w:t>2.5.1 Profile management interface</w:t>
      </w:r>
      <w:r>
        <w:tab/>
      </w:r>
      <w:r w:rsidR="009644C4">
        <w:fldChar w:fldCharType="begin"/>
      </w:r>
      <w:r>
        <w:instrText xml:space="preserve"> PAGEREF _Toc404604568 \h </w:instrText>
      </w:r>
      <w:r w:rsidR="009644C4">
        <w:fldChar w:fldCharType="separate"/>
      </w:r>
      <w:r>
        <w:t>33</w:t>
      </w:r>
      <w:r w:rsidR="009644C4">
        <w:fldChar w:fldCharType="end"/>
      </w:r>
    </w:p>
    <w:p w:rsidR="00F567A2" w:rsidRDefault="00F567A2">
      <w:pPr>
        <w:pStyle w:val="TOC3"/>
        <w:rPr>
          <w:rFonts w:asciiTheme="minorHAnsi" w:eastAsiaTheme="minorEastAsia" w:hAnsiTheme="minorHAnsi" w:cstheme="minorBidi"/>
          <w:bCs w:val="0"/>
          <w:sz w:val="22"/>
          <w:szCs w:val="22"/>
        </w:rPr>
      </w:pPr>
      <w:r>
        <w:t>2.5.2 App Access interface</w:t>
      </w:r>
      <w:r>
        <w:tab/>
      </w:r>
      <w:r w:rsidR="009644C4">
        <w:fldChar w:fldCharType="begin"/>
      </w:r>
      <w:r>
        <w:instrText xml:space="preserve"> PAGEREF _Toc404604569 \h </w:instrText>
      </w:r>
      <w:r w:rsidR="009644C4">
        <w:fldChar w:fldCharType="separate"/>
      </w:r>
      <w:r>
        <w:t>39</w:t>
      </w:r>
      <w:r w:rsidR="009644C4">
        <w:fldChar w:fldCharType="end"/>
      </w:r>
    </w:p>
    <w:p w:rsidR="00F567A2" w:rsidRDefault="00F567A2">
      <w:pPr>
        <w:pStyle w:val="TOC3"/>
        <w:rPr>
          <w:rFonts w:asciiTheme="minorHAnsi" w:eastAsiaTheme="minorEastAsia" w:hAnsiTheme="minorHAnsi" w:cstheme="minorBidi"/>
          <w:bCs w:val="0"/>
          <w:sz w:val="22"/>
          <w:szCs w:val="22"/>
        </w:rPr>
      </w:pPr>
      <w:r>
        <w:t>2.5.3 Fields</w:t>
      </w:r>
      <w:r>
        <w:tab/>
      </w:r>
      <w:r w:rsidR="009644C4">
        <w:fldChar w:fldCharType="begin"/>
      </w:r>
      <w:r>
        <w:instrText xml:space="preserve"> PAGEREF _Toc404604570 \h </w:instrText>
      </w:r>
      <w:r w:rsidR="009644C4">
        <w:fldChar w:fldCharType="separate"/>
      </w:r>
      <w:r>
        <w:t>43</w:t>
      </w:r>
      <w:r w:rsidR="009644C4">
        <w:fldChar w:fldCharType="end"/>
      </w:r>
    </w:p>
    <w:p w:rsidR="00F567A2" w:rsidRDefault="00F567A2">
      <w:pPr>
        <w:pStyle w:val="TOC3"/>
        <w:rPr>
          <w:rFonts w:asciiTheme="minorHAnsi" w:eastAsiaTheme="minorEastAsia" w:hAnsiTheme="minorHAnsi" w:cstheme="minorBidi"/>
          <w:bCs w:val="0"/>
          <w:sz w:val="22"/>
          <w:szCs w:val="22"/>
        </w:rPr>
      </w:pPr>
      <w:r>
        <w:t>2.5.4 Config file policy enforcement</w:t>
      </w:r>
      <w:r>
        <w:tab/>
      </w:r>
      <w:r w:rsidR="009644C4">
        <w:fldChar w:fldCharType="begin"/>
      </w:r>
      <w:r>
        <w:instrText xml:space="preserve"> PAGEREF _Toc404604571 \h </w:instrText>
      </w:r>
      <w:r w:rsidR="009644C4">
        <w:fldChar w:fldCharType="separate"/>
      </w:r>
      <w:r>
        <w:t>43</w:t>
      </w:r>
      <w:r w:rsidR="009644C4">
        <w:fldChar w:fldCharType="end"/>
      </w:r>
    </w:p>
    <w:p w:rsidR="00F567A2" w:rsidRDefault="00F567A2">
      <w:pPr>
        <w:pStyle w:val="TOC2"/>
        <w:rPr>
          <w:rFonts w:asciiTheme="minorHAnsi" w:eastAsiaTheme="minorEastAsia" w:hAnsiTheme="minorHAnsi" w:cstheme="minorBidi"/>
          <w:sz w:val="22"/>
        </w:rPr>
      </w:pPr>
      <w:r>
        <w:t>2.6 Versioning</w:t>
      </w:r>
      <w:r>
        <w:tab/>
      </w:r>
      <w:r w:rsidR="009644C4">
        <w:fldChar w:fldCharType="begin"/>
      </w:r>
      <w:r>
        <w:instrText xml:space="preserve"> PAGEREF _Toc404604572 \h </w:instrText>
      </w:r>
      <w:r w:rsidR="009644C4">
        <w:fldChar w:fldCharType="separate"/>
      </w:r>
      <w:r>
        <w:t>45</w:t>
      </w:r>
      <w:r w:rsidR="009644C4">
        <w:fldChar w:fldCharType="end"/>
      </w:r>
    </w:p>
    <w:p w:rsidR="00F567A2" w:rsidRDefault="00F567A2">
      <w:pPr>
        <w:pStyle w:val="TOC1"/>
        <w:rPr>
          <w:rFonts w:asciiTheme="minorHAnsi" w:eastAsiaTheme="minorEastAsia" w:hAnsiTheme="minorHAnsi" w:cstheme="minorBidi"/>
          <w:b w:val="0"/>
          <w:bCs w:val="0"/>
          <w:sz w:val="22"/>
        </w:rPr>
      </w:pPr>
      <w:r>
        <w:lastRenderedPageBreak/>
        <w:t>3</w:t>
      </w:r>
      <w:r w:rsidRPr="002062C7">
        <w:t xml:space="preserve"> App Management</w:t>
      </w:r>
      <w:r>
        <w:tab/>
      </w:r>
      <w:r w:rsidR="009644C4">
        <w:fldChar w:fldCharType="begin"/>
      </w:r>
      <w:r>
        <w:instrText xml:space="preserve"> PAGEREF _Toc404604573 \h </w:instrText>
      </w:r>
      <w:r w:rsidR="009644C4">
        <w:fldChar w:fldCharType="separate"/>
      </w:r>
      <w:r>
        <w:t>46</w:t>
      </w:r>
      <w:r w:rsidR="009644C4">
        <w:fldChar w:fldCharType="end"/>
      </w:r>
    </w:p>
    <w:p w:rsidR="00F567A2" w:rsidRDefault="00F567A2">
      <w:pPr>
        <w:pStyle w:val="TOC2"/>
        <w:rPr>
          <w:rFonts w:asciiTheme="minorHAnsi" w:eastAsiaTheme="minorEastAsia" w:hAnsiTheme="minorHAnsi" w:cstheme="minorBidi"/>
          <w:sz w:val="22"/>
        </w:rPr>
      </w:pPr>
      <w:r>
        <w:t>3.1 Architecture</w:t>
      </w:r>
      <w:r>
        <w:tab/>
      </w:r>
      <w:r w:rsidR="009644C4">
        <w:fldChar w:fldCharType="begin"/>
      </w:r>
      <w:r>
        <w:instrText xml:space="preserve"> PAGEREF _Toc404604574 \h </w:instrText>
      </w:r>
      <w:r w:rsidR="009644C4">
        <w:fldChar w:fldCharType="separate"/>
      </w:r>
      <w:r>
        <w:t>46</w:t>
      </w:r>
      <w:r w:rsidR="009644C4">
        <w:fldChar w:fldCharType="end"/>
      </w:r>
    </w:p>
    <w:p w:rsidR="00F567A2" w:rsidRDefault="00F567A2">
      <w:pPr>
        <w:pStyle w:val="TOC3"/>
        <w:rPr>
          <w:rFonts w:asciiTheme="minorHAnsi" w:eastAsiaTheme="minorEastAsia" w:hAnsiTheme="minorHAnsi" w:cstheme="minorBidi"/>
          <w:bCs w:val="0"/>
          <w:sz w:val="22"/>
          <w:szCs w:val="22"/>
        </w:rPr>
      </w:pPr>
      <w:r>
        <w:t>3.1.1 App management at the Gateway Management app</w:t>
      </w:r>
      <w:r>
        <w:tab/>
      </w:r>
      <w:r w:rsidR="009644C4">
        <w:fldChar w:fldCharType="begin"/>
      </w:r>
      <w:r>
        <w:instrText xml:space="preserve"> PAGEREF _Toc404604575 \h </w:instrText>
      </w:r>
      <w:r w:rsidR="009644C4">
        <w:fldChar w:fldCharType="separate"/>
      </w:r>
      <w:r>
        <w:t>47</w:t>
      </w:r>
      <w:r w:rsidR="009644C4">
        <w:fldChar w:fldCharType="end"/>
      </w:r>
    </w:p>
    <w:p w:rsidR="00F567A2" w:rsidRDefault="00F567A2">
      <w:pPr>
        <w:pStyle w:val="TOC3"/>
        <w:rPr>
          <w:rFonts w:asciiTheme="minorHAnsi" w:eastAsiaTheme="minorEastAsia" w:hAnsiTheme="minorHAnsi" w:cstheme="minorBidi"/>
          <w:bCs w:val="0"/>
          <w:sz w:val="22"/>
          <w:szCs w:val="22"/>
        </w:rPr>
      </w:pPr>
      <w:r>
        <w:t>3.1.2 Package Manager app</w:t>
      </w:r>
      <w:r>
        <w:tab/>
      </w:r>
      <w:r w:rsidR="009644C4">
        <w:fldChar w:fldCharType="begin"/>
      </w:r>
      <w:r>
        <w:instrText xml:space="preserve"> PAGEREF _Toc404604576 \h </w:instrText>
      </w:r>
      <w:r w:rsidR="009644C4">
        <w:fldChar w:fldCharType="separate"/>
      </w:r>
      <w:r>
        <w:t>48</w:t>
      </w:r>
      <w:r w:rsidR="009644C4">
        <w:fldChar w:fldCharType="end"/>
      </w:r>
    </w:p>
    <w:p w:rsidR="00F567A2" w:rsidRDefault="00F567A2">
      <w:pPr>
        <w:pStyle w:val="TOC3"/>
        <w:rPr>
          <w:rFonts w:asciiTheme="minorHAnsi" w:eastAsiaTheme="minorEastAsia" w:hAnsiTheme="minorHAnsi" w:cstheme="minorBidi"/>
          <w:bCs w:val="0"/>
          <w:sz w:val="22"/>
          <w:szCs w:val="22"/>
        </w:rPr>
      </w:pPr>
      <w:r>
        <w:t>3.1.3 App management at the Control app</w:t>
      </w:r>
      <w:r>
        <w:tab/>
      </w:r>
      <w:r w:rsidR="009644C4">
        <w:fldChar w:fldCharType="begin"/>
      </w:r>
      <w:r>
        <w:instrText xml:space="preserve"> PAGEREF _Toc404604577 \h </w:instrText>
      </w:r>
      <w:r w:rsidR="009644C4">
        <w:fldChar w:fldCharType="separate"/>
      </w:r>
      <w:r>
        <w:t>49</w:t>
      </w:r>
      <w:r w:rsidR="009644C4">
        <w:fldChar w:fldCharType="end"/>
      </w:r>
    </w:p>
    <w:p w:rsidR="00F567A2" w:rsidRDefault="00F567A2">
      <w:pPr>
        <w:pStyle w:val="TOC2"/>
        <w:rPr>
          <w:rFonts w:asciiTheme="minorHAnsi" w:eastAsiaTheme="minorEastAsia" w:hAnsiTheme="minorHAnsi" w:cstheme="minorBidi"/>
          <w:sz w:val="22"/>
        </w:rPr>
      </w:pPr>
      <w:r>
        <w:t>3.2 Call flows</w:t>
      </w:r>
      <w:r>
        <w:tab/>
      </w:r>
      <w:r w:rsidR="009644C4">
        <w:fldChar w:fldCharType="begin"/>
      </w:r>
      <w:r>
        <w:instrText xml:space="preserve"> PAGEREF _Toc404604578 \h </w:instrText>
      </w:r>
      <w:r w:rsidR="009644C4">
        <w:fldChar w:fldCharType="separate"/>
      </w:r>
      <w:r>
        <w:t>49</w:t>
      </w:r>
      <w:r w:rsidR="009644C4">
        <w:fldChar w:fldCharType="end"/>
      </w:r>
    </w:p>
    <w:p w:rsidR="00F567A2" w:rsidRDefault="00F567A2">
      <w:pPr>
        <w:pStyle w:val="TOC3"/>
        <w:rPr>
          <w:rFonts w:asciiTheme="minorHAnsi" w:eastAsiaTheme="minorEastAsia" w:hAnsiTheme="minorHAnsi" w:cstheme="minorBidi"/>
          <w:bCs w:val="0"/>
          <w:sz w:val="22"/>
          <w:szCs w:val="22"/>
        </w:rPr>
      </w:pPr>
      <w:r>
        <w:t>3.2.1 Connector app install</w:t>
      </w:r>
      <w:r>
        <w:tab/>
      </w:r>
      <w:r w:rsidR="009644C4">
        <w:fldChar w:fldCharType="begin"/>
      </w:r>
      <w:r>
        <w:instrText xml:space="preserve"> PAGEREF _Toc404604579 \h </w:instrText>
      </w:r>
      <w:r w:rsidR="009644C4">
        <w:fldChar w:fldCharType="separate"/>
      </w:r>
      <w:r>
        <w:t>50</w:t>
      </w:r>
      <w:r w:rsidR="009644C4">
        <w:fldChar w:fldCharType="end"/>
      </w:r>
    </w:p>
    <w:p w:rsidR="00F567A2" w:rsidRDefault="00F567A2">
      <w:pPr>
        <w:pStyle w:val="TOC3"/>
        <w:rPr>
          <w:rFonts w:asciiTheme="minorHAnsi" w:eastAsiaTheme="minorEastAsia" w:hAnsiTheme="minorHAnsi" w:cstheme="minorBidi"/>
          <w:bCs w:val="0"/>
          <w:sz w:val="22"/>
          <w:szCs w:val="22"/>
        </w:rPr>
      </w:pPr>
      <w:r>
        <w:t>3.2.2 Connector app upgrade</w:t>
      </w:r>
      <w:r>
        <w:tab/>
      </w:r>
      <w:r w:rsidR="009644C4">
        <w:fldChar w:fldCharType="begin"/>
      </w:r>
      <w:r>
        <w:instrText xml:space="preserve"> PAGEREF _Toc404604580 \h </w:instrText>
      </w:r>
      <w:r w:rsidR="009644C4">
        <w:fldChar w:fldCharType="separate"/>
      </w:r>
      <w:r>
        <w:t>51</w:t>
      </w:r>
      <w:r w:rsidR="009644C4">
        <w:fldChar w:fldCharType="end"/>
      </w:r>
    </w:p>
    <w:p w:rsidR="00F567A2" w:rsidRDefault="00F567A2">
      <w:pPr>
        <w:pStyle w:val="TOC3"/>
        <w:rPr>
          <w:rFonts w:asciiTheme="minorHAnsi" w:eastAsiaTheme="minorEastAsia" w:hAnsiTheme="minorHAnsi" w:cstheme="minorBidi"/>
          <w:bCs w:val="0"/>
          <w:sz w:val="22"/>
          <w:szCs w:val="22"/>
        </w:rPr>
      </w:pPr>
      <w:r>
        <w:t>3.2.3 Connector app uninstall</w:t>
      </w:r>
      <w:r>
        <w:tab/>
      </w:r>
      <w:r w:rsidR="009644C4">
        <w:fldChar w:fldCharType="begin"/>
      </w:r>
      <w:r>
        <w:instrText xml:space="preserve"> PAGEREF _Toc404604581 \h </w:instrText>
      </w:r>
      <w:r w:rsidR="009644C4">
        <w:fldChar w:fldCharType="separate"/>
      </w:r>
      <w:r>
        <w:t>52</w:t>
      </w:r>
      <w:r w:rsidR="009644C4">
        <w:fldChar w:fldCharType="end"/>
      </w:r>
    </w:p>
    <w:p w:rsidR="00F567A2" w:rsidRDefault="00F567A2">
      <w:pPr>
        <w:pStyle w:val="TOC3"/>
        <w:rPr>
          <w:rFonts w:asciiTheme="minorHAnsi" w:eastAsiaTheme="minorEastAsia" w:hAnsiTheme="minorHAnsi" w:cstheme="minorBidi"/>
          <w:bCs w:val="0"/>
          <w:sz w:val="22"/>
          <w:szCs w:val="22"/>
        </w:rPr>
      </w:pPr>
      <w:r>
        <w:t>3.2.4 Connector app restart</w:t>
      </w:r>
      <w:r>
        <w:tab/>
      </w:r>
      <w:r w:rsidR="009644C4">
        <w:fldChar w:fldCharType="begin"/>
      </w:r>
      <w:r>
        <w:instrText xml:space="preserve"> PAGEREF _Toc404604582 \h </w:instrText>
      </w:r>
      <w:r w:rsidR="009644C4">
        <w:fldChar w:fldCharType="separate"/>
      </w:r>
      <w:r>
        <w:t>53</w:t>
      </w:r>
      <w:r w:rsidR="009644C4">
        <w:fldChar w:fldCharType="end"/>
      </w:r>
    </w:p>
    <w:p w:rsidR="00F567A2" w:rsidRDefault="00F567A2">
      <w:pPr>
        <w:pStyle w:val="TOC3"/>
        <w:rPr>
          <w:rFonts w:asciiTheme="minorHAnsi" w:eastAsiaTheme="minorEastAsia" w:hAnsiTheme="minorHAnsi" w:cstheme="minorBidi"/>
          <w:bCs w:val="0"/>
          <w:sz w:val="22"/>
          <w:szCs w:val="22"/>
        </w:rPr>
      </w:pPr>
      <w:r>
        <w:t>3.2.5 Add a new device/app</w:t>
      </w:r>
      <w:r>
        <w:tab/>
      </w:r>
      <w:r w:rsidR="009644C4">
        <w:fldChar w:fldCharType="begin"/>
      </w:r>
      <w:r>
        <w:instrText xml:space="preserve"> PAGEREF _Toc404604583 \h </w:instrText>
      </w:r>
      <w:r w:rsidR="009644C4">
        <w:fldChar w:fldCharType="separate"/>
      </w:r>
      <w:r>
        <w:t>54</w:t>
      </w:r>
      <w:r w:rsidR="009644C4">
        <w:fldChar w:fldCharType="end"/>
      </w:r>
    </w:p>
    <w:p w:rsidR="00F567A2" w:rsidRDefault="00F567A2">
      <w:pPr>
        <w:pStyle w:val="TOC3"/>
        <w:rPr>
          <w:rFonts w:asciiTheme="minorHAnsi" w:eastAsiaTheme="minorEastAsia" w:hAnsiTheme="minorHAnsi" w:cstheme="minorBidi"/>
          <w:bCs w:val="0"/>
          <w:sz w:val="22"/>
          <w:szCs w:val="22"/>
        </w:rPr>
      </w:pPr>
      <w:r>
        <w:t>3.2.6 Remove a device</w:t>
      </w:r>
      <w:r>
        <w:tab/>
      </w:r>
      <w:r w:rsidR="009644C4">
        <w:fldChar w:fldCharType="begin"/>
      </w:r>
      <w:r>
        <w:instrText xml:space="preserve"> PAGEREF _Toc404604584 \h </w:instrText>
      </w:r>
      <w:r w:rsidR="009644C4">
        <w:fldChar w:fldCharType="separate"/>
      </w:r>
      <w:r>
        <w:t>55</w:t>
      </w:r>
      <w:r w:rsidR="009644C4">
        <w:fldChar w:fldCharType="end"/>
      </w:r>
    </w:p>
    <w:p w:rsidR="00F567A2" w:rsidRDefault="00F567A2">
      <w:pPr>
        <w:pStyle w:val="TOC2"/>
        <w:rPr>
          <w:rFonts w:asciiTheme="minorHAnsi" w:eastAsiaTheme="minorEastAsia" w:hAnsiTheme="minorHAnsi" w:cstheme="minorBidi"/>
          <w:sz w:val="22"/>
        </w:rPr>
      </w:pPr>
      <w:r>
        <w:t>3.3 Functional design</w:t>
      </w:r>
      <w:r>
        <w:tab/>
      </w:r>
      <w:r w:rsidR="009644C4">
        <w:fldChar w:fldCharType="begin"/>
      </w:r>
      <w:r>
        <w:instrText xml:space="preserve"> PAGEREF _Toc404604585 \h </w:instrText>
      </w:r>
      <w:r w:rsidR="009644C4">
        <w:fldChar w:fldCharType="separate"/>
      </w:r>
      <w:r>
        <w:t>55</w:t>
      </w:r>
      <w:r w:rsidR="009644C4">
        <w:fldChar w:fldCharType="end"/>
      </w:r>
    </w:p>
    <w:p w:rsidR="00F567A2" w:rsidRDefault="00F567A2">
      <w:pPr>
        <w:pStyle w:val="TOC3"/>
        <w:rPr>
          <w:rFonts w:asciiTheme="minorHAnsi" w:eastAsiaTheme="minorEastAsia" w:hAnsiTheme="minorHAnsi" w:cstheme="minorBidi"/>
          <w:bCs w:val="0"/>
          <w:sz w:val="22"/>
          <w:szCs w:val="22"/>
        </w:rPr>
      </w:pPr>
      <w:r>
        <w:t>3.3.1 App Management interface</w:t>
      </w:r>
      <w:r>
        <w:tab/>
      </w:r>
      <w:r w:rsidR="009644C4">
        <w:fldChar w:fldCharType="begin"/>
      </w:r>
      <w:r>
        <w:instrText xml:space="preserve"> PAGEREF _Toc404604586 \h </w:instrText>
      </w:r>
      <w:r w:rsidR="009644C4">
        <w:fldChar w:fldCharType="separate"/>
      </w:r>
      <w:r>
        <w:t>55</w:t>
      </w:r>
      <w:r w:rsidR="009644C4">
        <w:fldChar w:fldCharType="end"/>
      </w:r>
    </w:p>
    <w:p w:rsidR="00F567A2" w:rsidRDefault="00F567A2">
      <w:pPr>
        <w:pStyle w:val="TOC3"/>
        <w:rPr>
          <w:rFonts w:asciiTheme="minorHAnsi" w:eastAsiaTheme="minorEastAsia" w:hAnsiTheme="minorHAnsi" w:cstheme="minorBidi"/>
          <w:bCs w:val="0"/>
          <w:sz w:val="22"/>
          <w:szCs w:val="22"/>
        </w:rPr>
      </w:pPr>
      <w:r>
        <w:t>3.3.2 Package Manager app functions</w:t>
      </w:r>
      <w:r>
        <w:tab/>
      </w:r>
      <w:r w:rsidR="009644C4">
        <w:fldChar w:fldCharType="begin"/>
      </w:r>
      <w:r>
        <w:instrText xml:space="preserve"> PAGEREF _Toc404604587 \h </w:instrText>
      </w:r>
      <w:r w:rsidR="009644C4">
        <w:fldChar w:fldCharType="separate"/>
      </w:r>
      <w:r>
        <w:t>59</w:t>
      </w:r>
      <w:r w:rsidR="009644C4">
        <w:fldChar w:fldCharType="end"/>
      </w:r>
    </w:p>
    <w:p w:rsidR="00F567A2" w:rsidRDefault="00F567A2">
      <w:pPr>
        <w:pStyle w:val="TOC3"/>
        <w:rPr>
          <w:rFonts w:asciiTheme="minorHAnsi" w:eastAsiaTheme="minorEastAsia" w:hAnsiTheme="minorHAnsi" w:cstheme="minorBidi"/>
          <w:bCs w:val="0"/>
          <w:sz w:val="22"/>
          <w:szCs w:val="22"/>
        </w:rPr>
      </w:pPr>
      <w:r>
        <w:t>3.3.3 AllJoyn package format</w:t>
      </w:r>
      <w:r>
        <w:tab/>
      </w:r>
      <w:r w:rsidR="009644C4">
        <w:fldChar w:fldCharType="begin"/>
      </w:r>
      <w:r>
        <w:instrText xml:space="preserve"> PAGEREF _Toc404604588 \h </w:instrText>
      </w:r>
      <w:r w:rsidR="009644C4">
        <w:fldChar w:fldCharType="separate"/>
      </w:r>
      <w:r>
        <w:t>60</w:t>
      </w:r>
      <w:r w:rsidR="009644C4">
        <w:fldChar w:fldCharType="end"/>
      </w:r>
    </w:p>
    <w:p w:rsidR="00F567A2" w:rsidRDefault="00F567A2">
      <w:pPr>
        <w:pStyle w:val="TOC3"/>
        <w:rPr>
          <w:rFonts w:asciiTheme="minorHAnsi" w:eastAsiaTheme="minorEastAsia" w:hAnsiTheme="minorHAnsi" w:cstheme="minorBidi"/>
          <w:bCs w:val="0"/>
          <w:sz w:val="22"/>
          <w:szCs w:val="22"/>
        </w:rPr>
      </w:pPr>
      <w:r>
        <w:t>3.3.4 Fields</w:t>
      </w:r>
      <w:r>
        <w:tab/>
      </w:r>
      <w:r w:rsidR="009644C4">
        <w:fldChar w:fldCharType="begin"/>
      </w:r>
      <w:r>
        <w:instrText xml:space="preserve"> PAGEREF _Toc404604589 \h </w:instrText>
      </w:r>
      <w:r w:rsidR="009644C4">
        <w:fldChar w:fldCharType="separate"/>
      </w:r>
      <w:r>
        <w:t>61</w:t>
      </w:r>
      <w:r w:rsidR="009644C4">
        <w:fldChar w:fldCharType="end"/>
      </w:r>
    </w:p>
    <w:p w:rsidR="00F567A2" w:rsidRDefault="00F567A2">
      <w:pPr>
        <w:pStyle w:val="TOC1"/>
        <w:rPr>
          <w:rFonts w:asciiTheme="minorHAnsi" w:eastAsiaTheme="minorEastAsia" w:hAnsiTheme="minorHAnsi" w:cstheme="minorBidi"/>
          <w:b w:val="0"/>
          <w:bCs w:val="0"/>
          <w:sz w:val="22"/>
        </w:rPr>
      </w:pPr>
      <w:r>
        <w:t>4 Performance</w:t>
      </w:r>
      <w:r>
        <w:tab/>
      </w:r>
      <w:r w:rsidR="009644C4">
        <w:fldChar w:fldCharType="begin"/>
      </w:r>
      <w:r>
        <w:instrText xml:space="preserve"> PAGEREF _Toc404604590 \h </w:instrText>
      </w:r>
      <w:r w:rsidR="009644C4">
        <w:fldChar w:fldCharType="separate"/>
      </w:r>
      <w:r>
        <w:t>63</w:t>
      </w:r>
      <w:r w:rsidR="009644C4">
        <w:fldChar w:fldCharType="end"/>
      </w:r>
    </w:p>
    <w:p w:rsidR="00F567A2" w:rsidRDefault="00F567A2">
      <w:pPr>
        <w:pStyle w:val="TOC1"/>
        <w:rPr>
          <w:rFonts w:asciiTheme="minorHAnsi" w:eastAsiaTheme="minorEastAsia" w:hAnsiTheme="minorHAnsi" w:cstheme="minorBidi"/>
          <w:b w:val="0"/>
          <w:bCs w:val="0"/>
          <w:sz w:val="22"/>
        </w:rPr>
      </w:pPr>
      <w:r>
        <w:t>5 Requirements</w:t>
      </w:r>
      <w:r>
        <w:tab/>
      </w:r>
      <w:r w:rsidR="009644C4">
        <w:fldChar w:fldCharType="begin"/>
      </w:r>
      <w:r>
        <w:instrText xml:space="preserve"> PAGEREF _Toc404604591 \h </w:instrText>
      </w:r>
      <w:r w:rsidR="009644C4">
        <w:fldChar w:fldCharType="separate"/>
      </w:r>
      <w:r>
        <w:t>64</w:t>
      </w:r>
      <w:r w:rsidR="009644C4">
        <w:fldChar w:fldCharType="end"/>
      </w:r>
    </w:p>
    <w:p w:rsidR="00F567A2" w:rsidRDefault="00F567A2">
      <w:pPr>
        <w:pStyle w:val="TOC2"/>
        <w:rPr>
          <w:rFonts w:asciiTheme="minorHAnsi" w:eastAsiaTheme="minorEastAsia" w:hAnsiTheme="minorHAnsi" w:cstheme="minorBidi"/>
          <w:sz w:val="22"/>
        </w:rPr>
      </w:pPr>
      <w:r>
        <w:t>5.1 Overall requirements</w:t>
      </w:r>
      <w:r>
        <w:tab/>
      </w:r>
      <w:r w:rsidR="009644C4">
        <w:fldChar w:fldCharType="begin"/>
      </w:r>
      <w:r>
        <w:instrText xml:space="preserve"> PAGEREF _Toc404604592 \h </w:instrText>
      </w:r>
      <w:r w:rsidR="009644C4">
        <w:fldChar w:fldCharType="separate"/>
      </w:r>
      <w:r>
        <w:t>64</w:t>
      </w:r>
      <w:r w:rsidR="009644C4">
        <w:fldChar w:fldCharType="end"/>
      </w:r>
    </w:p>
    <w:p w:rsidR="00F567A2" w:rsidRDefault="00F567A2">
      <w:pPr>
        <w:pStyle w:val="TOC2"/>
        <w:rPr>
          <w:rFonts w:asciiTheme="minorHAnsi" w:eastAsiaTheme="minorEastAsia" w:hAnsiTheme="minorHAnsi" w:cstheme="minorBidi"/>
          <w:sz w:val="22"/>
        </w:rPr>
      </w:pPr>
      <w:r>
        <w:t>5.2 Gateway discovery</w:t>
      </w:r>
      <w:r>
        <w:tab/>
      </w:r>
      <w:r w:rsidR="009644C4">
        <w:fldChar w:fldCharType="begin"/>
      </w:r>
      <w:r>
        <w:instrText xml:space="preserve"> PAGEREF _Toc404604593 \h </w:instrText>
      </w:r>
      <w:r w:rsidR="009644C4">
        <w:fldChar w:fldCharType="separate"/>
      </w:r>
      <w:r>
        <w:t>65</w:t>
      </w:r>
      <w:r w:rsidR="009644C4">
        <w:fldChar w:fldCharType="end"/>
      </w:r>
    </w:p>
    <w:p w:rsidR="00F567A2" w:rsidRDefault="00F567A2">
      <w:pPr>
        <w:pStyle w:val="TOC2"/>
        <w:rPr>
          <w:rFonts w:asciiTheme="minorHAnsi" w:eastAsiaTheme="minorEastAsia" w:hAnsiTheme="minorHAnsi" w:cstheme="minorBidi"/>
          <w:sz w:val="22"/>
        </w:rPr>
      </w:pPr>
      <w:r>
        <w:t>5.3 Profile management</w:t>
      </w:r>
      <w:r>
        <w:tab/>
      </w:r>
      <w:r w:rsidR="009644C4">
        <w:fldChar w:fldCharType="begin"/>
      </w:r>
      <w:r>
        <w:instrText xml:space="preserve"> PAGEREF _Toc404604594 \h </w:instrText>
      </w:r>
      <w:r w:rsidR="009644C4">
        <w:fldChar w:fldCharType="separate"/>
      </w:r>
      <w:r>
        <w:t>65</w:t>
      </w:r>
      <w:r w:rsidR="009644C4">
        <w:fldChar w:fldCharType="end"/>
      </w:r>
    </w:p>
    <w:p w:rsidR="00F567A2" w:rsidRDefault="00F567A2">
      <w:pPr>
        <w:pStyle w:val="TOC2"/>
        <w:rPr>
          <w:rFonts w:asciiTheme="minorHAnsi" w:eastAsiaTheme="minorEastAsia" w:hAnsiTheme="minorHAnsi" w:cstheme="minorBidi"/>
          <w:sz w:val="22"/>
        </w:rPr>
      </w:pPr>
      <w:r>
        <w:t>5.4 App access for Connector apps</w:t>
      </w:r>
      <w:r>
        <w:tab/>
      </w:r>
      <w:r w:rsidR="009644C4">
        <w:fldChar w:fldCharType="begin"/>
      </w:r>
      <w:r>
        <w:instrText xml:space="preserve"> PAGEREF _Toc404604595 \h </w:instrText>
      </w:r>
      <w:r w:rsidR="009644C4">
        <w:fldChar w:fldCharType="separate"/>
      </w:r>
      <w:r>
        <w:t>66</w:t>
      </w:r>
      <w:r w:rsidR="009644C4">
        <w:fldChar w:fldCharType="end"/>
      </w:r>
    </w:p>
    <w:p w:rsidR="00F567A2" w:rsidRDefault="00F567A2">
      <w:pPr>
        <w:pStyle w:val="TOC2"/>
        <w:rPr>
          <w:rFonts w:asciiTheme="minorHAnsi" w:eastAsiaTheme="minorEastAsia" w:hAnsiTheme="minorHAnsi" w:cstheme="minorBidi"/>
          <w:sz w:val="22"/>
        </w:rPr>
      </w:pPr>
      <w:r>
        <w:t>5.5 Config file policy</w:t>
      </w:r>
      <w:r>
        <w:tab/>
      </w:r>
      <w:r w:rsidR="009644C4">
        <w:fldChar w:fldCharType="begin"/>
      </w:r>
      <w:r>
        <w:instrText xml:space="preserve"> PAGEREF _Toc404604596 \h </w:instrText>
      </w:r>
      <w:r w:rsidR="009644C4">
        <w:fldChar w:fldCharType="separate"/>
      </w:r>
      <w:r>
        <w:t>66</w:t>
      </w:r>
      <w:r w:rsidR="009644C4">
        <w:fldChar w:fldCharType="end"/>
      </w:r>
    </w:p>
    <w:p w:rsidR="00F567A2" w:rsidRDefault="00F567A2">
      <w:pPr>
        <w:pStyle w:val="TOC2"/>
        <w:rPr>
          <w:rFonts w:asciiTheme="minorHAnsi" w:eastAsiaTheme="minorEastAsia" w:hAnsiTheme="minorHAnsi" w:cstheme="minorBidi"/>
          <w:sz w:val="22"/>
        </w:rPr>
      </w:pPr>
      <w:r>
        <w:t>5.6 App management</w:t>
      </w:r>
      <w:r>
        <w:tab/>
      </w:r>
      <w:r w:rsidR="009644C4">
        <w:fldChar w:fldCharType="begin"/>
      </w:r>
      <w:r>
        <w:instrText xml:space="preserve"> PAGEREF _Toc404604597 \h </w:instrText>
      </w:r>
      <w:r w:rsidR="009644C4">
        <w:fldChar w:fldCharType="separate"/>
      </w:r>
      <w:r>
        <w:t>67</w:t>
      </w:r>
      <w:r w:rsidR="009644C4">
        <w:fldChar w:fldCharType="end"/>
      </w:r>
    </w:p>
    <w:p w:rsidR="00F567A2" w:rsidRDefault="00F567A2">
      <w:pPr>
        <w:pStyle w:val="TOC1"/>
        <w:rPr>
          <w:rFonts w:asciiTheme="minorHAnsi" w:eastAsiaTheme="minorEastAsia" w:hAnsiTheme="minorHAnsi" w:cstheme="minorBidi"/>
          <w:b w:val="0"/>
          <w:bCs w:val="0"/>
          <w:sz w:val="22"/>
        </w:rPr>
      </w:pPr>
      <w:r>
        <w:t>6 Configuration Parameters</w:t>
      </w:r>
      <w:r>
        <w:tab/>
      </w:r>
      <w:r w:rsidR="009644C4">
        <w:fldChar w:fldCharType="begin"/>
      </w:r>
      <w:r>
        <w:instrText xml:space="preserve"> PAGEREF _Toc404604598 \h </w:instrText>
      </w:r>
      <w:r w:rsidR="009644C4">
        <w:fldChar w:fldCharType="separate"/>
      </w:r>
      <w:r>
        <w:t>69</w:t>
      </w:r>
      <w:r w:rsidR="009644C4">
        <w:fldChar w:fldCharType="end"/>
      </w:r>
    </w:p>
    <w:p w:rsidR="00F567A2" w:rsidRDefault="00F567A2">
      <w:pPr>
        <w:pStyle w:val="TOC1"/>
        <w:rPr>
          <w:rFonts w:asciiTheme="minorHAnsi" w:eastAsiaTheme="minorEastAsia" w:hAnsiTheme="minorHAnsi" w:cstheme="minorBidi"/>
          <w:b w:val="0"/>
          <w:bCs w:val="0"/>
          <w:sz w:val="22"/>
        </w:rPr>
      </w:pPr>
      <w:r>
        <w:rPr>
          <w:lang w:eastAsia="ja-JP"/>
        </w:rPr>
        <w:t>Appendix A Gateway Agent Architecture with Security 2.0</w:t>
      </w:r>
      <w:r>
        <w:tab/>
      </w:r>
      <w:r w:rsidR="009644C4">
        <w:fldChar w:fldCharType="begin"/>
      </w:r>
      <w:r>
        <w:instrText xml:space="preserve"> PAGEREF _Toc404604599 \h </w:instrText>
      </w:r>
      <w:r w:rsidR="009644C4">
        <w:fldChar w:fldCharType="separate"/>
      </w:r>
      <w:r>
        <w:t>70</w:t>
      </w:r>
      <w:r w:rsidR="009644C4">
        <w:fldChar w:fldCharType="end"/>
      </w:r>
    </w:p>
    <w:p w:rsidR="00F567A2" w:rsidRDefault="00F567A2">
      <w:pPr>
        <w:pStyle w:val="TOC2"/>
        <w:rPr>
          <w:rFonts w:asciiTheme="minorHAnsi" w:eastAsiaTheme="minorEastAsia" w:hAnsiTheme="minorHAnsi" w:cstheme="minorBidi"/>
          <w:sz w:val="22"/>
        </w:rPr>
      </w:pPr>
      <w:r>
        <w:t>A.1 Accessing secure interfaces with Security 2.0</w:t>
      </w:r>
      <w:r>
        <w:tab/>
      </w:r>
      <w:r w:rsidR="009644C4">
        <w:fldChar w:fldCharType="begin"/>
      </w:r>
      <w:r>
        <w:instrText xml:space="preserve"> PAGEREF _Toc404604600 \h </w:instrText>
      </w:r>
      <w:r w:rsidR="009644C4">
        <w:fldChar w:fldCharType="separate"/>
      </w:r>
      <w:r>
        <w:t>70</w:t>
      </w:r>
      <w:r w:rsidR="009644C4">
        <w:fldChar w:fldCharType="end"/>
      </w:r>
    </w:p>
    <w:p w:rsidR="00C76273" w:rsidRPr="00F0473D" w:rsidRDefault="009644C4" w:rsidP="00C76273">
      <w:pPr>
        <w:pStyle w:val="body"/>
        <w:rPr>
          <w:rFonts w:ascii="Times New Roman" w:hAnsi="Times New Roman" w:cs="Times New Roman"/>
        </w:rPr>
      </w:pPr>
      <w:r w:rsidRPr="00F0473D">
        <w:rPr>
          <w:rFonts w:ascii="Times New Roman" w:hAnsi="Times New Roman" w:cs="Times New Roman"/>
          <w:noProof/>
        </w:rPr>
        <w:fldChar w:fldCharType="end"/>
      </w:r>
    </w:p>
    <w:p w:rsidR="00C76273" w:rsidRPr="00F0473D" w:rsidRDefault="00C76273" w:rsidP="00581BC2">
      <w:pPr>
        <w:pStyle w:val="body"/>
        <w:rPr>
          <w:rFonts w:ascii="Times New Roman" w:hAnsi="Times New Roman" w:cs="Times New Roman"/>
        </w:rPr>
      </w:pPr>
    </w:p>
    <w:p w:rsidR="00C76273" w:rsidRPr="00B94E70" w:rsidRDefault="00C76273" w:rsidP="00B94E70">
      <w:pPr>
        <w:pStyle w:val="LOF-LOT"/>
      </w:pPr>
      <w:r w:rsidRPr="00F0473D">
        <w:br w:type="page"/>
      </w:r>
      <w:r w:rsidRPr="00F0473D">
        <w:lastRenderedPageBreak/>
        <w:t>Figures</w:t>
      </w:r>
    </w:p>
    <w:p w:rsidR="00F567A2" w:rsidRDefault="009644C4">
      <w:pPr>
        <w:pStyle w:val="TableofFigures"/>
        <w:rPr>
          <w:rFonts w:asciiTheme="minorHAnsi" w:eastAsiaTheme="minorEastAsia" w:hAnsiTheme="minorHAnsi" w:cstheme="minorBidi"/>
          <w:sz w:val="22"/>
          <w:szCs w:val="22"/>
        </w:rPr>
      </w:pPr>
      <w:r w:rsidRPr="009644C4">
        <w:rPr>
          <w:rFonts w:ascii="Times New Roman" w:hAnsi="Times New Roman"/>
        </w:rPr>
        <w:fldChar w:fldCharType="begin"/>
      </w:r>
      <w:r w:rsidR="00C76273" w:rsidRPr="00F0473D">
        <w:rPr>
          <w:rFonts w:ascii="Times New Roman" w:hAnsi="Times New Roman"/>
        </w:rPr>
        <w:instrText xml:space="preserve"> TOC \c "Figure" </w:instrText>
      </w:r>
      <w:r w:rsidRPr="009644C4">
        <w:rPr>
          <w:rFonts w:ascii="Times New Roman" w:hAnsi="Times New Roman"/>
        </w:rPr>
        <w:fldChar w:fldCharType="separate"/>
      </w:r>
      <w:r w:rsidR="00F567A2">
        <w:t>Figure 2</w:t>
      </w:r>
      <w:r w:rsidR="00F567A2">
        <w:noBreakHyphen/>
        <w:t>1 Gateway Agent context architecture</w:t>
      </w:r>
      <w:r w:rsidR="00F567A2">
        <w:tab/>
      </w:r>
      <w:r>
        <w:fldChar w:fldCharType="begin"/>
      </w:r>
      <w:r w:rsidR="00F567A2">
        <w:instrText xml:space="preserve"> PAGEREF _Toc404604601 \h </w:instrText>
      </w:r>
      <w:r>
        <w:fldChar w:fldCharType="separate"/>
      </w:r>
      <w:r w:rsidR="00F567A2">
        <w:t>11</w:t>
      </w:r>
      <w:r>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2: Gateway Agent architecture</w:t>
      </w:r>
      <w:r>
        <w:tab/>
      </w:r>
      <w:r w:rsidR="009644C4">
        <w:fldChar w:fldCharType="begin"/>
      </w:r>
      <w:r>
        <w:instrText xml:space="preserve"> PAGEREF _Toc404604602 \h </w:instrText>
      </w:r>
      <w:r w:rsidR="009644C4">
        <w:fldChar w:fldCharType="separate"/>
      </w:r>
      <w:r>
        <w:t>13</w:t>
      </w:r>
      <w:r w:rsidR="009644C4">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3 Gateway Agent Entity Relationship</w:t>
      </w:r>
      <w:r>
        <w:tab/>
      </w:r>
      <w:r w:rsidR="009644C4">
        <w:fldChar w:fldCharType="begin"/>
      </w:r>
      <w:r>
        <w:instrText xml:space="preserve"> PAGEREF _Toc404604603 \h </w:instrText>
      </w:r>
      <w:r w:rsidR="009644C4">
        <w:fldChar w:fldCharType="separate"/>
      </w:r>
      <w:r>
        <w:t>18</w:t>
      </w:r>
      <w:r w:rsidR="009644C4">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4 Gateway Agent Security 1.0</w:t>
      </w:r>
      <w:r>
        <w:tab/>
      </w:r>
      <w:r w:rsidR="009644C4">
        <w:fldChar w:fldCharType="begin"/>
      </w:r>
      <w:r>
        <w:instrText xml:space="preserve"> PAGEREF _Toc404604604 \h </w:instrText>
      </w:r>
      <w:r w:rsidR="009644C4">
        <w:fldChar w:fldCharType="separate"/>
      </w:r>
      <w:r>
        <w:t>20</w:t>
      </w:r>
      <w:r w:rsidR="009644C4">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5 Gateway Agent discovery</w:t>
      </w:r>
      <w:r>
        <w:tab/>
      </w:r>
      <w:r w:rsidR="009644C4">
        <w:fldChar w:fldCharType="begin"/>
      </w:r>
      <w:r>
        <w:instrText xml:space="preserve"> PAGEREF _Toc404604605 \h </w:instrText>
      </w:r>
      <w:r w:rsidR="009644C4">
        <w:fldChar w:fldCharType="separate"/>
      </w:r>
      <w:r>
        <w:t>21</w:t>
      </w:r>
      <w:r w:rsidR="009644C4">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6 Create profile</w:t>
      </w:r>
      <w:r>
        <w:tab/>
      </w:r>
      <w:r w:rsidR="009644C4">
        <w:fldChar w:fldCharType="begin"/>
      </w:r>
      <w:r>
        <w:instrText xml:space="preserve"> PAGEREF _Toc404604606 \h </w:instrText>
      </w:r>
      <w:r w:rsidR="009644C4">
        <w:fldChar w:fldCharType="separate"/>
      </w:r>
      <w:r>
        <w:t>22</w:t>
      </w:r>
      <w:r w:rsidR="009644C4">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7 Activate profile</w:t>
      </w:r>
      <w:r>
        <w:tab/>
      </w:r>
      <w:r w:rsidR="009644C4">
        <w:fldChar w:fldCharType="begin"/>
      </w:r>
      <w:r>
        <w:instrText xml:space="preserve"> PAGEREF _Toc404604607 \h </w:instrText>
      </w:r>
      <w:r w:rsidR="009644C4">
        <w:fldChar w:fldCharType="separate"/>
      </w:r>
      <w:r>
        <w:t>23</w:t>
      </w:r>
      <w:r w:rsidR="009644C4">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8 Connector app startup</w:t>
      </w:r>
      <w:r>
        <w:tab/>
      </w:r>
      <w:r w:rsidR="009644C4">
        <w:fldChar w:fldCharType="begin"/>
      </w:r>
      <w:r>
        <w:instrText xml:space="preserve"> PAGEREF _Toc404604608 \h </w:instrText>
      </w:r>
      <w:r w:rsidR="009644C4">
        <w:fldChar w:fldCharType="separate"/>
      </w:r>
      <w:r>
        <w:t>24</w:t>
      </w:r>
      <w:r w:rsidR="009644C4">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9 Update profile</w:t>
      </w:r>
      <w:r>
        <w:tab/>
      </w:r>
      <w:r w:rsidR="009644C4">
        <w:fldChar w:fldCharType="begin"/>
      </w:r>
      <w:r>
        <w:instrText xml:space="preserve"> PAGEREF _Toc404604609 \h </w:instrText>
      </w:r>
      <w:r w:rsidR="009644C4">
        <w:fldChar w:fldCharType="separate"/>
      </w:r>
      <w:r>
        <w:t>25</w:t>
      </w:r>
      <w:r w:rsidR="009644C4">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10 Delete profile</w:t>
      </w:r>
      <w:r>
        <w:tab/>
      </w:r>
      <w:r w:rsidR="009644C4">
        <w:fldChar w:fldCharType="begin"/>
      </w:r>
      <w:r>
        <w:instrText xml:space="preserve"> PAGEREF _Toc404604610 \h </w:instrText>
      </w:r>
      <w:r w:rsidR="009644C4">
        <w:fldChar w:fldCharType="separate"/>
      </w:r>
      <w:r>
        <w:t>26</w:t>
      </w:r>
      <w:r w:rsidR="009644C4">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11 Deactivate profile</w:t>
      </w:r>
      <w:r>
        <w:tab/>
      </w:r>
      <w:r w:rsidR="009644C4">
        <w:fldChar w:fldCharType="begin"/>
      </w:r>
      <w:r>
        <w:instrText xml:space="preserve"> PAGEREF _Toc404604611 \h </w:instrText>
      </w:r>
      <w:r w:rsidR="009644C4">
        <w:fldChar w:fldCharType="separate"/>
      </w:r>
      <w:r>
        <w:t>27</w:t>
      </w:r>
      <w:r w:rsidR="009644C4">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12 Outgoing notification</w:t>
      </w:r>
      <w:r>
        <w:tab/>
      </w:r>
      <w:r w:rsidR="009644C4">
        <w:fldChar w:fldCharType="begin"/>
      </w:r>
      <w:r>
        <w:instrText xml:space="preserve"> PAGEREF _Toc404604612 \h </w:instrText>
      </w:r>
      <w:r w:rsidR="009644C4">
        <w:fldChar w:fldCharType="separate"/>
      </w:r>
      <w:r>
        <w:t>28</w:t>
      </w:r>
      <w:r w:rsidR="009644C4">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13 Incoming notification</w:t>
      </w:r>
      <w:r>
        <w:tab/>
      </w:r>
      <w:r w:rsidR="009644C4">
        <w:fldChar w:fldCharType="begin"/>
      </w:r>
      <w:r>
        <w:instrText xml:space="preserve"> PAGEREF _Toc404604613 \h </w:instrText>
      </w:r>
      <w:r w:rsidR="009644C4">
        <w:fldChar w:fldCharType="separate"/>
      </w:r>
      <w:r>
        <w:t>29</w:t>
      </w:r>
      <w:r w:rsidR="009644C4">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14 Method invocation</w:t>
      </w:r>
      <w:r>
        <w:tab/>
      </w:r>
      <w:r w:rsidR="009644C4">
        <w:fldChar w:fldCharType="begin"/>
      </w:r>
      <w:r>
        <w:instrText xml:space="preserve"> PAGEREF _Toc404604614 \h </w:instrText>
      </w:r>
      <w:r w:rsidR="009644C4">
        <w:fldChar w:fldCharType="separate"/>
      </w:r>
      <w:r>
        <w:t>30</w:t>
      </w:r>
      <w:r w:rsidR="009644C4">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15 Get property</w:t>
      </w:r>
      <w:r>
        <w:tab/>
      </w:r>
      <w:r w:rsidR="009644C4">
        <w:fldChar w:fldCharType="begin"/>
      </w:r>
      <w:r>
        <w:instrText xml:space="preserve"> PAGEREF _Toc404604615 \h </w:instrText>
      </w:r>
      <w:r w:rsidR="009644C4">
        <w:fldChar w:fldCharType="separate"/>
      </w:r>
      <w:r>
        <w:t>31</w:t>
      </w:r>
      <w:r w:rsidR="009644C4">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16 Set property</w:t>
      </w:r>
      <w:r>
        <w:tab/>
      </w:r>
      <w:r w:rsidR="009644C4">
        <w:fldChar w:fldCharType="begin"/>
      </w:r>
      <w:r>
        <w:instrText xml:space="preserve"> PAGEREF _Toc404604616 \h </w:instrText>
      </w:r>
      <w:r w:rsidR="009644C4">
        <w:fldChar w:fldCharType="separate"/>
      </w:r>
      <w:r>
        <w:t>32</w:t>
      </w:r>
      <w:r w:rsidR="009644C4">
        <w:fldChar w:fldCharType="end"/>
      </w:r>
    </w:p>
    <w:p w:rsidR="00F567A2" w:rsidRDefault="00F567A2">
      <w:pPr>
        <w:pStyle w:val="TableofFigures"/>
        <w:rPr>
          <w:rFonts w:asciiTheme="minorHAnsi" w:eastAsiaTheme="minorEastAsia" w:hAnsiTheme="minorHAnsi" w:cstheme="minorBidi"/>
          <w:sz w:val="22"/>
          <w:szCs w:val="22"/>
        </w:rPr>
      </w:pPr>
      <w:r>
        <w:t>Figure 2</w:t>
      </w:r>
      <w:r>
        <w:noBreakHyphen/>
        <w:t>17 Remoting session-based signals</w:t>
      </w:r>
      <w:r>
        <w:tab/>
      </w:r>
      <w:r w:rsidR="009644C4">
        <w:fldChar w:fldCharType="begin"/>
      </w:r>
      <w:r>
        <w:instrText xml:space="preserve"> PAGEREF _Toc404604617 \h </w:instrText>
      </w:r>
      <w:r w:rsidR="009644C4">
        <w:fldChar w:fldCharType="separate"/>
      </w:r>
      <w:r>
        <w:t>33</w:t>
      </w:r>
      <w:r w:rsidR="009644C4">
        <w:fldChar w:fldCharType="end"/>
      </w:r>
    </w:p>
    <w:p w:rsidR="00F567A2" w:rsidRDefault="00F567A2">
      <w:pPr>
        <w:pStyle w:val="TableofFigures"/>
        <w:rPr>
          <w:rFonts w:asciiTheme="minorHAnsi" w:eastAsiaTheme="minorEastAsia" w:hAnsiTheme="minorHAnsi" w:cstheme="minorBidi"/>
          <w:sz w:val="22"/>
          <w:szCs w:val="22"/>
        </w:rPr>
      </w:pPr>
      <w:r>
        <w:t>Figure 3</w:t>
      </w:r>
      <w:r>
        <w:noBreakHyphen/>
        <w:t>1 Gateway Agent app management architecture</w:t>
      </w:r>
      <w:r>
        <w:tab/>
      </w:r>
      <w:r w:rsidR="009644C4">
        <w:fldChar w:fldCharType="begin"/>
      </w:r>
      <w:r>
        <w:instrText xml:space="preserve"> PAGEREF _Toc404604618 \h </w:instrText>
      </w:r>
      <w:r w:rsidR="009644C4">
        <w:fldChar w:fldCharType="separate"/>
      </w:r>
      <w:r>
        <w:t>47</w:t>
      </w:r>
      <w:r w:rsidR="009644C4">
        <w:fldChar w:fldCharType="end"/>
      </w:r>
    </w:p>
    <w:p w:rsidR="00F567A2" w:rsidRDefault="00F567A2">
      <w:pPr>
        <w:pStyle w:val="TableofFigures"/>
        <w:rPr>
          <w:rFonts w:asciiTheme="minorHAnsi" w:eastAsiaTheme="minorEastAsia" w:hAnsiTheme="minorHAnsi" w:cstheme="minorBidi"/>
          <w:sz w:val="22"/>
          <w:szCs w:val="22"/>
        </w:rPr>
      </w:pPr>
      <w:r>
        <w:t>Figure 3</w:t>
      </w:r>
      <w:r>
        <w:noBreakHyphen/>
        <w:t>2 Connector app install</w:t>
      </w:r>
      <w:r>
        <w:tab/>
      </w:r>
      <w:r w:rsidR="009644C4">
        <w:fldChar w:fldCharType="begin"/>
      </w:r>
      <w:r>
        <w:instrText xml:space="preserve"> PAGEREF _Toc404604619 \h </w:instrText>
      </w:r>
      <w:r w:rsidR="009644C4">
        <w:fldChar w:fldCharType="separate"/>
      </w:r>
      <w:r>
        <w:t>50</w:t>
      </w:r>
      <w:r w:rsidR="009644C4">
        <w:fldChar w:fldCharType="end"/>
      </w:r>
    </w:p>
    <w:p w:rsidR="00F567A2" w:rsidRDefault="00F567A2">
      <w:pPr>
        <w:pStyle w:val="TableofFigures"/>
        <w:rPr>
          <w:rFonts w:asciiTheme="minorHAnsi" w:eastAsiaTheme="minorEastAsia" w:hAnsiTheme="minorHAnsi" w:cstheme="minorBidi"/>
          <w:sz w:val="22"/>
          <w:szCs w:val="22"/>
        </w:rPr>
      </w:pPr>
      <w:r>
        <w:t>Figure 3</w:t>
      </w:r>
      <w:r>
        <w:noBreakHyphen/>
        <w:t>3 Connector app upgrade</w:t>
      </w:r>
      <w:r>
        <w:tab/>
      </w:r>
      <w:r w:rsidR="009644C4">
        <w:fldChar w:fldCharType="begin"/>
      </w:r>
      <w:r>
        <w:instrText xml:space="preserve"> PAGEREF _Toc404604620 \h </w:instrText>
      </w:r>
      <w:r w:rsidR="009644C4">
        <w:fldChar w:fldCharType="separate"/>
      </w:r>
      <w:r>
        <w:t>51</w:t>
      </w:r>
      <w:r w:rsidR="009644C4">
        <w:fldChar w:fldCharType="end"/>
      </w:r>
    </w:p>
    <w:p w:rsidR="00F567A2" w:rsidRDefault="00F567A2">
      <w:pPr>
        <w:pStyle w:val="TableofFigures"/>
        <w:rPr>
          <w:rFonts w:asciiTheme="minorHAnsi" w:eastAsiaTheme="minorEastAsia" w:hAnsiTheme="minorHAnsi" w:cstheme="minorBidi"/>
          <w:sz w:val="22"/>
          <w:szCs w:val="22"/>
        </w:rPr>
      </w:pPr>
      <w:r>
        <w:t>Figure 3</w:t>
      </w:r>
      <w:r>
        <w:noBreakHyphen/>
        <w:t>4 Connector app uninstall</w:t>
      </w:r>
      <w:r>
        <w:tab/>
      </w:r>
      <w:r w:rsidR="009644C4">
        <w:fldChar w:fldCharType="begin"/>
      </w:r>
      <w:r>
        <w:instrText xml:space="preserve"> PAGEREF _Toc404604621 \h </w:instrText>
      </w:r>
      <w:r w:rsidR="009644C4">
        <w:fldChar w:fldCharType="separate"/>
      </w:r>
      <w:r>
        <w:t>52</w:t>
      </w:r>
      <w:r w:rsidR="009644C4">
        <w:fldChar w:fldCharType="end"/>
      </w:r>
    </w:p>
    <w:p w:rsidR="00F567A2" w:rsidRDefault="00F567A2">
      <w:pPr>
        <w:pStyle w:val="TableofFigures"/>
        <w:rPr>
          <w:rFonts w:asciiTheme="minorHAnsi" w:eastAsiaTheme="minorEastAsia" w:hAnsiTheme="minorHAnsi" w:cstheme="minorBidi"/>
          <w:sz w:val="22"/>
          <w:szCs w:val="22"/>
        </w:rPr>
      </w:pPr>
      <w:r>
        <w:t>Figure 3</w:t>
      </w:r>
      <w:r>
        <w:noBreakHyphen/>
        <w:t>5 Connector app restart</w:t>
      </w:r>
      <w:r>
        <w:tab/>
      </w:r>
      <w:r w:rsidR="009644C4">
        <w:fldChar w:fldCharType="begin"/>
      </w:r>
      <w:r>
        <w:instrText xml:space="preserve"> PAGEREF _Toc404604622 \h </w:instrText>
      </w:r>
      <w:r w:rsidR="009644C4">
        <w:fldChar w:fldCharType="separate"/>
      </w:r>
      <w:r>
        <w:t>53</w:t>
      </w:r>
      <w:r w:rsidR="009644C4">
        <w:fldChar w:fldCharType="end"/>
      </w:r>
    </w:p>
    <w:p w:rsidR="00F567A2" w:rsidRDefault="00F567A2">
      <w:pPr>
        <w:pStyle w:val="TableofFigures"/>
        <w:rPr>
          <w:rFonts w:asciiTheme="minorHAnsi" w:eastAsiaTheme="minorEastAsia" w:hAnsiTheme="minorHAnsi" w:cstheme="minorBidi"/>
          <w:sz w:val="22"/>
          <w:szCs w:val="22"/>
        </w:rPr>
      </w:pPr>
      <w:r>
        <w:t>Figure 3</w:t>
      </w:r>
      <w:r>
        <w:noBreakHyphen/>
        <w:t>6 Add a new device/app</w:t>
      </w:r>
      <w:r>
        <w:tab/>
      </w:r>
      <w:r w:rsidR="009644C4">
        <w:fldChar w:fldCharType="begin"/>
      </w:r>
      <w:r>
        <w:instrText xml:space="preserve"> PAGEREF _Toc404604623 \h </w:instrText>
      </w:r>
      <w:r w:rsidR="009644C4">
        <w:fldChar w:fldCharType="separate"/>
      </w:r>
      <w:r>
        <w:t>54</w:t>
      </w:r>
      <w:r w:rsidR="009644C4">
        <w:fldChar w:fldCharType="end"/>
      </w:r>
    </w:p>
    <w:p w:rsidR="00F567A2" w:rsidRDefault="00F567A2">
      <w:pPr>
        <w:pStyle w:val="TableofFigures"/>
        <w:rPr>
          <w:rFonts w:asciiTheme="minorHAnsi" w:eastAsiaTheme="minorEastAsia" w:hAnsiTheme="minorHAnsi" w:cstheme="minorBidi"/>
          <w:sz w:val="22"/>
          <w:szCs w:val="22"/>
        </w:rPr>
      </w:pPr>
      <w:r>
        <w:t>Figure 6</w:t>
      </w:r>
      <w:r>
        <w:noBreakHyphen/>
        <w:t>1 Gateway Agent Security 2.0</w:t>
      </w:r>
      <w:r>
        <w:tab/>
      </w:r>
      <w:r w:rsidR="009644C4">
        <w:fldChar w:fldCharType="begin"/>
      </w:r>
      <w:r>
        <w:instrText xml:space="preserve"> PAGEREF _Toc404604624 \h </w:instrText>
      </w:r>
      <w:r w:rsidR="009644C4">
        <w:fldChar w:fldCharType="separate"/>
      </w:r>
      <w:r>
        <w:t>70</w:t>
      </w:r>
      <w:r w:rsidR="009644C4">
        <w:fldChar w:fldCharType="end"/>
      </w:r>
    </w:p>
    <w:p w:rsidR="00C76273" w:rsidRPr="00F0473D" w:rsidRDefault="009644C4" w:rsidP="00C76273">
      <w:pPr>
        <w:pStyle w:val="body"/>
        <w:rPr>
          <w:rFonts w:ascii="Times New Roman" w:hAnsi="Times New Roman" w:cs="Times New Roman"/>
        </w:rPr>
      </w:pPr>
      <w:r w:rsidRPr="00F0473D">
        <w:rPr>
          <w:rFonts w:ascii="Times New Roman" w:hAnsi="Times New Roman" w:cs="Times New Roman"/>
        </w:rPr>
        <w:fldChar w:fldCharType="end"/>
      </w:r>
    </w:p>
    <w:p w:rsidR="00C76273" w:rsidRPr="00B94E70" w:rsidRDefault="00C76273" w:rsidP="00B94E70">
      <w:pPr>
        <w:pStyle w:val="LOF-LOT"/>
      </w:pPr>
      <w:r w:rsidRPr="00F0473D">
        <w:t>Tables</w:t>
      </w:r>
    </w:p>
    <w:p w:rsidR="00F567A2" w:rsidRDefault="009644C4">
      <w:pPr>
        <w:pStyle w:val="TableofFigures"/>
        <w:rPr>
          <w:rFonts w:asciiTheme="minorHAnsi" w:eastAsiaTheme="minorEastAsia" w:hAnsiTheme="minorHAnsi" w:cstheme="minorBidi"/>
          <w:sz w:val="22"/>
          <w:szCs w:val="22"/>
        </w:rPr>
      </w:pPr>
      <w:r w:rsidRPr="009644C4">
        <w:rPr>
          <w:rFonts w:ascii="Times New Roman" w:hAnsi="Times New Roman"/>
        </w:rPr>
        <w:fldChar w:fldCharType="begin"/>
      </w:r>
      <w:r w:rsidR="00C76273" w:rsidRPr="00F0473D">
        <w:rPr>
          <w:rFonts w:ascii="Times New Roman" w:hAnsi="Times New Roman"/>
        </w:rPr>
        <w:instrText xml:space="preserve"> TOC \c "Table" </w:instrText>
      </w:r>
      <w:r w:rsidRPr="009644C4">
        <w:rPr>
          <w:rFonts w:ascii="Times New Roman" w:hAnsi="Times New Roman"/>
        </w:rPr>
        <w:fldChar w:fldCharType="separate"/>
      </w:r>
      <w:r w:rsidR="00F567A2">
        <w:t>Table 1</w:t>
      </w:r>
      <w:r w:rsidR="00F567A2">
        <w:noBreakHyphen/>
        <w:t>1 Gateway Agent design dependencies</w:t>
      </w:r>
      <w:r w:rsidR="00F567A2">
        <w:tab/>
      </w:r>
      <w:r>
        <w:fldChar w:fldCharType="begin"/>
      </w:r>
      <w:r w:rsidR="00F567A2">
        <w:instrText xml:space="preserve"> PAGEREF _Toc404604625 \h </w:instrText>
      </w:r>
      <w:r>
        <w:fldChar w:fldCharType="separate"/>
      </w:r>
      <w:r w:rsidR="00F567A2">
        <w:t>8</w:t>
      </w:r>
      <w:r>
        <w:fldChar w:fldCharType="end"/>
      </w:r>
    </w:p>
    <w:p w:rsidR="00F567A2" w:rsidRDefault="00F567A2">
      <w:pPr>
        <w:pStyle w:val="TableofFigures"/>
        <w:rPr>
          <w:rFonts w:asciiTheme="minorHAnsi" w:eastAsiaTheme="minorEastAsia" w:hAnsiTheme="minorHAnsi" w:cstheme="minorBidi"/>
          <w:sz w:val="22"/>
          <w:szCs w:val="22"/>
        </w:rPr>
      </w:pPr>
      <w:r>
        <w:t>Table 1</w:t>
      </w:r>
      <w:r>
        <w:noBreakHyphen/>
        <w:t>2 Out of scope items</w:t>
      </w:r>
      <w:r>
        <w:tab/>
      </w:r>
      <w:r w:rsidR="009644C4">
        <w:fldChar w:fldCharType="begin"/>
      </w:r>
      <w:r>
        <w:instrText xml:space="preserve"> PAGEREF _Toc404604626 \h </w:instrText>
      </w:r>
      <w:r w:rsidR="009644C4">
        <w:fldChar w:fldCharType="separate"/>
      </w:r>
      <w:r>
        <w:t>9</w:t>
      </w:r>
      <w:r w:rsidR="009644C4">
        <w:fldChar w:fldCharType="end"/>
      </w:r>
    </w:p>
    <w:p w:rsidR="00F567A2" w:rsidRDefault="00F567A2">
      <w:pPr>
        <w:pStyle w:val="TableofFigures"/>
        <w:rPr>
          <w:rFonts w:asciiTheme="minorHAnsi" w:eastAsiaTheme="minorEastAsia" w:hAnsiTheme="minorHAnsi" w:cstheme="minorBidi"/>
          <w:sz w:val="22"/>
          <w:szCs w:val="22"/>
        </w:rPr>
      </w:pPr>
      <w:r>
        <w:t>Table 2</w:t>
      </w:r>
      <w:r>
        <w:noBreakHyphen/>
        <w:t>1 Profile management interface functions</w:t>
      </w:r>
      <w:r>
        <w:tab/>
      </w:r>
      <w:r w:rsidR="009644C4">
        <w:fldChar w:fldCharType="begin"/>
      </w:r>
      <w:r>
        <w:instrText xml:space="preserve"> PAGEREF _Toc404604627 \h </w:instrText>
      </w:r>
      <w:r w:rsidR="009644C4">
        <w:fldChar w:fldCharType="separate"/>
      </w:r>
      <w:r>
        <w:t>34</w:t>
      </w:r>
      <w:r w:rsidR="009644C4">
        <w:fldChar w:fldCharType="end"/>
      </w:r>
    </w:p>
    <w:p w:rsidR="00F567A2" w:rsidRDefault="00F567A2">
      <w:pPr>
        <w:pStyle w:val="TableofFigures"/>
        <w:rPr>
          <w:rFonts w:asciiTheme="minorHAnsi" w:eastAsiaTheme="minorEastAsia" w:hAnsiTheme="minorHAnsi" w:cstheme="minorBidi"/>
          <w:sz w:val="22"/>
          <w:szCs w:val="22"/>
        </w:rPr>
      </w:pPr>
      <w:r>
        <w:t>Table 2</w:t>
      </w:r>
      <w:r>
        <w:noBreakHyphen/>
        <w:t>2 Create profile method</w:t>
      </w:r>
      <w:r>
        <w:tab/>
      </w:r>
      <w:r w:rsidR="009644C4">
        <w:fldChar w:fldCharType="begin"/>
      </w:r>
      <w:r>
        <w:instrText xml:space="preserve"> PAGEREF _Toc404604628 \h </w:instrText>
      </w:r>
      <w:r w:rsidR="009644C4">
        <w:fldChar w:fldCharType="separate"/>
      </w:r>
      <w:r>
        <w:t>34</w:t>
      </w:r>
      <w:r w:rsidR="009644C4">
        <w:fldChar w:fldCharType="end"/>
      </w:r>
    </w:p>
    <w:p w:rsidR="00F567A2" w:rsidRDefault="00F567A2">
      <w:pPr>
        <w:pStyle w:val="TableofFigures"/>
        <w:rPr>
          <w:rFonts w:asciiTheme="minorHAnsi" w:eastAsiaTheme="minorEastAsia" w:hAnsiTheme="minorHAnsi" w:cstheme="minorBidi"/>
          <w:sz w:val="22"/>
          <w:szCs w:val="22"/>
        </w:rPr>
      </w:pPr>
      <w:r>
        <w:t>Table 2</w:t>
      </w:r>
      <w:r>
        <w:noBreakHyphen/>
        <w:t>3 Activate profile method</w:t>
      </w:r>
      <w:r>
        <w:tab/>
      </w:r>
      <w:r w:rsidR="009644C4">
        <w:fldChar w:fldCharType="begin"/>
      </w:r>
      <w:r>
        <w:instrText xml:space="preserve"> PAGEREF _Toc404604629 \h </w:instrText>
      </w:r>
      <w:r w:rsidR="009644C4">
        <w:fldChar w:fldCharType="separate"/>
      </w:r>
      <w:r>
        <w:t>36</w:t>
      </w:r>
      <w:r w:rsidR="009644C4">
        <w:fldChar w:fldCharType="end"/>
      </w:r>
    </w:p>
    <w:p w:rsidR="00F567A2" w:rsidRDefault="00F567A2">
      <w:pPr>
        <w:pStyle w:val="TableofFigures"/>
        <w:rPr>
          <w:rFonts w:asciiTheme="minorHAnsi" w:eastAsiaTheme="minorEastAsia" w:hAnsiTheme="minorHAnsi" w:cstheme="minorBidi"/>
          <w:sz w:val="22"/>
          <w:szCs w:val="22"/>
        </w:rPr>
      </w:pPr>
      <w:r>
        <w:lastRenderedPageBreak/>
        <w:t>Table 2</w:t>
      </w:r>
      <w:r>
        <w:noBreakHyphen/>
        <w:t>4 Get profile method</w:t>
      </w:r>
      <w:r>
        <w:tab/>
      </w:r>
      <w:r w:rsidR="009644C4">
        <w:fldChar w:fldCharType="begin"/>
      </w:r>
      <w:r>
        <w:instrText xml:space="preserve"> PAGEREF _Toc404604630 \h </w:instrText>
      </w:r>
      <w:r w:rsidR="009644C4">
        <w:fldChar w:fldCharType="separate"/>
      </w:r>
      <w:r>
        <w:t>36</w:t>
      </w:r>
      <w:r w:rsidR="009644C4">
        <w:fldChar w:fldCharType="end"/>
      </w:r>
    </w:p>
    <w:p w:rsidR="00F567A2" w:rsidRDefault="00F567A2">
      <w:pPr>
        <w:pStyle w:val="TableofFigures"/>
        <w:rPr>
          <w:rFonts w:asciiTheme="minorHAnsi" w:eastAsiaTheme="minorEastAsia" w:hAnsiTheme="minorHAnsi" w:cstheme="minorBidi"/>
          <w:sz w:val="22"/>
          <w:szCs w:val="22"/>
        </w:rPr>
      </w:pPr>
      <w:r>
        <w:t>Table 2</w:t>
      </w:r>
      <w:r>
        <w:noBreakHyphen/>
        <w:t>5 Get profile status method</w:t>
      </w:r>
      <w:r>
        <w:tab/>
      </w:r>
      <w:r w:rsidR="009644C4">
        <w:fldChar w:fldCharType="begin"/>
      </w:r>
      <w:r>
        <w:instrText xml:space="preserve"> PAGEREF _Toc404604631 \h </w:instrText>
      </w:r>
      <w:r w:rsidR="009644C4">
        <w:fldChar w:fldCharType="separate"/>
      </w:r>
      <w:r>
        <w:t>37</w:t>
      </w:r>
      <w:r w:rsidR="009644C4">
        <w:fldChar w:fldCharType="end"/>
      </w:r>
    </w:p>
    <w:p w:rsidR="00F567A2" w:rsidRDefault="00F567A2">
      <w:pPr>
        <w:pStyle w:val="TableofFigures"/>
        <w:rPr>
          <w:rFonts w:asciiTheme="minorHAnsi" w:eastAsiaTheme="minorEastAsia" w:hAnsiTheme="minorHAnsi" w:cstheme="minorBidi"/>
          <w:sz w:val="22"/>
          <w:szCs w:val="22"/>
        </w:rPr>
      </w:pPr>
      <w:r>
        <w:t>Table 2</w:t>
      </w:r>
      <w:r>
        <w:noBreakHyphen/>
        <w:t>6 Get profile list method</w:t>
      </w:r>
      <w:r>
        <w:tab/>
      </w:r>
      <w:r w:rsidR="009644C4">
        <w:fldChar w:fldCharType="begin"/>
      </w:r>
      <w:r>
        <w:instrText xml:space="preserve"> PAGEREF _Toc404604632 \h </w:instrText>
      </w:r>
      <w:r w:rsidR="009644C4">
        <w:fldChar w:fldCharType="separate"/>
      </w:r>
      <w:r>
        <w:t>37</w:t>
      </w:r>
      <w:r w:rsidR="009644C4">
        <w:fldChar w:fldCharType="end"/>
      </w:r>
    </w:p>
    <w:p w:rsidR="00F567A2" w:rsidRDefault="00F567A2">
      <w:pPr>
        <w:pStyle w:val="TableofFigures"/>
        <w:rPr>
          <w:rFonts w:asciiTheme="minorHAnsi" w:eastAsiaTheme="minorEastAsia" w:hAnsiTheme="minorHAnsi" w:cstheme="minorBidi"/>
          <w:sz w:val="22"/>
          <w:szCs w:val="22"/>
        </w:rPr>
      </w:pPr>
      <w:r>
        <w:t>Table 2</w:t>
      </w:r>
      <w:r>
        <w:noBreakHyphen/>
        <w:t>7 Update profile method</w:t>
      </w:r>
      <w:r>
        <w:tab/>
      </w:r>
      <w:r w:rsidR="009644C4">
        <w:fldChar w:fldCharType="begin"/>
      </w:r>
      <w:r>
        <w:instrText xml:space="preserve"> PAGEREF _Toc404604633 \h </w:instrText>
      </w:r>
      <w:r w:rsidR="009644C4">
        <w:fldChar w:fldCharType="separate"/>
      </w:r>
      <w:r>
        <w:t>38</w:t>
      </w:r>
      <w:r w:rsidR="009644C4">
        <w:fldChar w:fldCharType="end"/>
      </w:r>
    </w:p>
    <w:p w:rsidR="00F567A2" w:rsidRDefault="00F567A2">
      <w:pPr>
        <w:pStyle w:val="TableofFigures"/>
        <w:rPr>
          <w:rFonts w:asciiTheme="minorHAnsi" w:eastAsiaTheme="minorEastAsia" w:hAnsiTheme="minorHAnsi" w:cstheme="minorBidi"/>
          <w:sz w:val="22"/>
          <w:szCs w:val="22"/>
        </w:rPr>
      </w:pPr>
      <w:r>
        <w:t>Table 2</w:t>
      </w:r>
      <w:r>
        <w:noBreakHyphen/>
        <w:t>8 Delete profile method</w:t>
      </w:r>
      <w:r>
        <w:tab/>
      </w:r>
      <w:r w:rsidR="009644C4">
        <w:fldChar w:fldCharType="begin"/>
      </w:r>
      <w:r>
        <w:instrText xml:space="preserve"> PAGEREF _Toc404604634 \h </w:instrText>
      </w:r>
      <w:r w:rsidR="009644C4">
        <w:fldChar w:fldCharType="separate"/>
      </w:r>
      <w:r>
        <w:t>39</w:t>
      </w:r>
      <w:r w:rsidR="009644C4">
        <w:fldChar w:fldCharType="end"/>
      </w:r>
    </w:p>
    <w:p w:rsidR="00F567A2" w:rsidRDefault="00F567A2">
      <w:pPr>
        <w:pStyle w:val="TableofFigures"/>
        <w:rPr>
          <w:rFonts w:asciiTheme="minorHAnsi" w:eastAsiaTheme="minorEastAsia" w:hAnsiTheme="minorHAnsi" w:cstheme="minorBidi"/>
          <w:sz w:val="22"/>
          <w:szCs w:val="22"/>
        </w:rPr>
      </w:pPr>
      <w:r>
        <w:t>Table 2</w:t>
      </w:r>
      <w:r>
        <w:noBreakHyphen/>
        <w:t>9 Deactivate profile method</w:t>
      </w:r>
      <w:r>
        <w:tab/>
      </w:r>
      <w:r w:rsidR="009644C4">
        <w:fldChar w:fldCharType="begin"/>
      </w:r>
      <w:r>
        <w:instrText xml:space="preserve"> PAGEREF _Toc404604635 \h </w:instrText>
      </w:r>
      <w:r w:rsidR="009644C4">
        <w:fldChar w:fldCharType="separate"/>
      </w:r>
      <w:r>
        <w:t>39</w:t>
      </w:r>
      <w:r w:rsidR="009644C4">
        <w:fldChar w:fldCharType="end"/>
      </w:r>
    </w:p>
    <w:p w:rsidR="00F567A2" w:rsidRDefault="00F567A2">
      <w:pPr>
        <w:pStyle w:val="TableofFigures"/>
        <w:rPr>
          <w:rFonts w:asciiTheme="minorHAnsi" w:eastAsiaTheme="minorEastAsia" w:hAnsiTheme="minorHAnsi" w:cstheme="minorBidi"/>
          <w:sz w:val="22"/>
          <w:szCs w:val="22"/>
        </w:rPr>
      </w:pPr>
      <w:r>
        <w:t>Table 2</w:t>
      </w:r>
      <w:r>
        <w:noBreakHyphen/>
        <w:t>10 App Access interface functions</w:t>
      </w:r>
      <w:r>
        <w:tab/>
      </w:r>
      <w:r w:rsidR="009644C4">
        <w:fldChar w:fldCharType="begin"/>
      </w:r>
      <w:r>
        <w:instrText xml:space="preserve"> PAGEREF _Toc404604636 \h </w:instrText>
      </w:r>
      <w:r w:rsidR="009644C4">
        <w:fldChar w:fldCharType="separate"/>
      </w:r>
      <w:r>
        <w:t>40</w:t>
      </w:r>
      <w:r w:rsidR="009644C4">
        <w:fldChar w:fldCharType="end"/>
      </w:r>
    </w:p>
    <w:p w:rsidR="00F567A2" w:rsidRDefault="00F567A2">
      <w:pPr>
        <w:pStyle w:val="TableofFigures"/>
        <w:rPr>
          <w:rFonts w:asciiTheme="minorHAnsi" w:eastAsiaTheme="minorEastAsia" w:hAnsiTheme="minorHAnsi" w:cstheme="minorBidi"/>
          <w:sz w:val="22"/>
          <w:szCs w:val="22"/>
        </w:rPr>
      </w:pPr>
      <w:r>
        <w:t>Table 2</w:t>
      </w:r>
      <w:r>
        <w:noBreakHyphen/>
        <w:t>11 Get profile method</w:t>
      </w:r>
      <w:r>
        <w:tab/>
      </w:r>
      <w:r w:rsidR="009644C4">
        <w:fldChar w:fldCharType="begin"/>
      </w:r>
      <w:r>
        <w:instrText xml:space="preserve"> PAGEREF _Toc404604637 \h </w:instrText>
      </w:r>
      <w:r w:rsidR="009644C4">
        <w:fldChar w:fldCharType="separate"/>
      </w:r>
      <w:r>
        <w:t>40</w:t>
      </w:r>
      <w:r w:rsidR="009644C4">
        <w:fldChar w:fldCharType="end"/>
      </w:r>
    </w:p>
    <w:p w:rsidR="00F567A2" w:rsidRDefault="00F567A2">
      <w:pPr>
        <w:pStyle w:val="TableofFigures"/>
        <w:rPr>
          <w:rFonts w:asciiTheme="minorHAnsi" w:eastAsiaTheme="minorEastAsia" w:hAnsiTheme="minorHAnsi" w:cstheme="minorBidi"/>
          <w:sz w:val="22"/>
          <w:szCs w:val="22"/>
        </w:rPr>
      </w:pPr>
      <w:r>
        <w:t>Table 2</w:t>
      </w:r>
      <w:r>
        <w:noBreakHyphen/>
        <w:t>12 Update connection status method</w:t>
      </w:r>
      <w:r>
        <w:tab/>
      </w:r>
      <w:r w:rsidR="009644C4">
        <w:fldChar w:fldCharType="begin"/>
      </w:r>
      <w:r>
        <w:instrText xml:space="preserve"> PAGEREF _Toc404604638 \h </w:instrText>
      </w:r>
      <w:r w:rsidR="009644C4">
        <w:fldChar w:fldCharType="separate"/>
      </w:r>
      <w:r>
        <w:t>42</w:t>
      </w:r>
      <w:r w:rsidR="009644C4">
        <w:fldChar w:fldCharType="end"/>
      </w:r>
    </w:p>
    <w:p w:rsidR="00F567A2" w:rsidRDefault="00F567A2">
      <w:pPr>
        <w:pStyle w:val="TableofFigures"/>
        <w:rPr>
          <w:rFonts w:asciiTheme="minorHAnsi" w:eastAsiaTheme="minorEastAsia" w:hAnsiTheme="minorHAnsi" w:cstheme="minorBidi"/>
          <w:sz w:val="22"/>
          <w:szCs w:val="22"/>
        </w:rPr>
      </w:pPr>
      <w:r>
        <w:t>Table 2</w:t>
      </w:r>
      <w:r>
        <w:noBreakHyphen/>
        <w:t>13 Profile updated signal</w:t>
      </w:r>
      <w:r>
        <w:tab/>
      </w:r>
      <w:r w:rsidR="009644C4">
        <w:fldChar w:fldCharType="begin"/>
      </w:r>
      <w:r>
        <w:instrText xml:space="preserve"> PAGEREF _Toc404604639 \h </w:instrText>
      </w:r>
      <w:r w:rsidR="009644C4">
        <w:fldChar w:fldCharType="separate"/>
      </w:r>
      <w:r>
        <w:t>42</w:t>
      </w:r>
      <w:r w:rsidR="009644C4">
        <w:fldChar w:fldCharType="end"/>
      </w:r>
    </w:p>
    <w:p w:rsidR="00F567A2" w:rsidRDefault="00F567A2">
      <w:pPr>
        <w:pStyle w:val="TableofFigures"/>
        <w:rPr>
          <w:rFonts w:asciiTheme="minorHAnsi" w:eastAsiaTheme="minorEastAsia" w:hAnsiTheme="minorHAnsi" w:cstheme="minorBidi"/>
          <w:sz w:val="22"/>
          <w:szCs w:val="22"/>
        </w:rPr>
      </w:pPr>
      <w:r>
        <w:t>Table 2</w:t>
      </w:r>
      <w:r>
        <w:noBreakHyphen/>
        <w:t>14 Profile deleted signal</w:t>
      </w:r>
      <w:r>
        <w:tab/>
      </w:r>
      <w:r w:rsidR="009644C4">
        <w:fldChar w:fldCharType="begin"/>
      </w:r>
      <w:r>
        <w:instrText xml:space="preserve"> PAGEREF _Toc404604640 \h </w:instrText>
      </w:r>
      <w:r w:rsidR="009644C4">
        <w:fldChar w:fldCharType="separate"/>
      </w:r>
      <w:r>
        <w:t>42</w:t>
      </w:r>
      <w:r w:rsidR="009644C4">
        <w:fldChar w:fldCharType="end"/>
      </w:r>
    </w:p>
    <w:p w:rsidR="00F567A2" w:rsidRDefault="00F567A2">
      <w:pPr>
        <w:pStyle w:val="TableofFigures"/>
        <w:rPr>
          <w:rFonts w:asciiTheme="minorHAnsi" w:eastAsiaTheme="minorEastAsia" w:hAnsiTheme="minorHAnsi" w:cstheme="minorBidi"/>
          <w:sz w:val="22"/>
          <w:szCs w:val="22"/>
        </w:rPr>
      </w:pPr>
      <w:r>
        <w:t>Table 2</w:t>
      </w:r>
      <w:r>
        <w:noBreakHyphen/>
        <w:t>15 Shutdown app signal</w:t>
      </w:r>
      <w:r>
        <w:tab/>
      </w:r>
      <w:r w:rsidR="009644C4">
        <w:fldChar w:fldCharType="begin"/>
      </w:r>
      <w:r>
        <w:instrText xml:space="preserve"> PAGEREF _Toc404604641 \h </w:instrText>
      </w:r>
      <w:r w:rsidR="009644C4">
        <w:fldChar w:fldCharType="separate"/>
      </w:r>
      <w:r>
        <w:t>43</w:t>
      </w:r>
      <w:r w:rsidR="009644C4">
        <w:fldChar w:fldCharType="end"/>
      </w:r>
    </w:p>
    <w:p w:rsidR="00F567A2" w:rsidRDefault="00F567A2">
      <w:pPr>
        <w:pStyle w:val="TableofFigures"/>
        <w:rPr>
          <w:rFonts w:asciiTheme="minorHAnsi" w:eastAsiaTheme="minorEastAsia" w:hAnsiTheme="minorHAnsi" w:cstheme="minorBidi"/>
          <w:sz w:val="22"/>
          <w:szCs w:val="22"/>
        </w:rPr>
      </w:pPr>
      <w:r>
        <w:t>Table 2</w:t>
      </w:r>
      <w:r>
        <w:noBreakHyphen/>
        <w:t>16 Profile status</w:t>
      </w:r>
      <w:r>
        <w:tab/>
      </w:r>
      <w:r w:rsidR="009644C4">
        <w:fldChar w:fldCharType="begin"/>
      </w:r>
      <w:r>
        <w:instrText xml:space="preserve"> PAGEREF _Toc404604642 \h </w:instrText>
      </w:r>
      <w:r w:rsidR="009644C4">
        <w:fldChar w:fldCharType="separate"/>
      </w:r>
      <w:r>
        <w:t>43</w:t>
      </w:r>
      <w:r w:rsidR="009644C4">
        <w:fldChar w:fldCharType="end"/>
      </w:r>
    </w:p>
    <w:p w:rsidR="00F567A2" w:rsidRDefault="00F567A2">
      <w:pPr>
        <w:pStyle w:val="TableofFigures"/>
        <w:rPr>
          <w:rFonts w:asciiTheme="minorHAnsi" w:eastAsiaTheme="minorEastAsia" w:hAnsiTheme="minorHAnsi" w:cstheme="minorBidi"/>
          <w:sz w:val="22"/>
          <w:szCs w:val="22"/>
        </w:rPr>
      </w:pPr>
      <w:r>
        <w:t>Table 2</w:t>
      </w:r>
      <w:r>
        <w:noBreakHyphen/>
        <w:t>17 Config file allow rules</w:t>
      </w:r>
      <w:r>
        <w:tab/>
      </w:r>
      <w:r w:rsidR="009644C4">
        <w:fldChar w:fldCharType="begin"/>
      </w:r>
      <w:r>
        <w:instrText xml:space="preserve"> PAGEREF _Toc404604643 \h </w:instrText>
      </w:r>
      <w:r w:rsidR="009644C4">
        <w:fldChar w:fldCharType="separate"/>
      </w:r>
      <w:r>
        <w:t>44</w:t>
      </w:r>
      <w:r w:rsidR="009644C4">
        <w:fldChar w:fldCharType="end"/>
      </w:r>
    </w:p>
    <w:p w:rsidR="00F567A2" w:rsidRDefault="00F567A2">
      <w:pPr>
        <w:pStyle w:val="TableofFigures"/>
        <w:rPr>
          <w:rFonts w:asciiTheme="minorHAnsi" w:eastAsiaTheme="minorEastAsia" w:hAnsiTheme="minorHAnsi" w:cstheme="minorBidi"/>
          <w:sz w:val="22"/>
          <w:szCs w:val="22"/>
        </w:rPr>
      </w:pPr>
      <w:r>
        <w:t>Table 3</w:t>
      </w:r>
      <w:r>
        <w:noBreakHyphen/>
        <w:t>1 App details maintained at the Gateway Management app</w:t>
      </w:r>
      <w:r>
        <w:tab/>
      </w:r>
      <w:r w:rsidR="009644C4">
        <w:fldChar w:fldCharType="begin"/>
      </w:r>
      <w:r>
        <w:instrText xml:space="preserve"> PAGEREF _Toc404604644 \h </w:instrText>
      </w:r>
      <w:r w:rsidR="009644C4">
        <w:fldChar w:fldCharType="separate"/>
      </w:r>
      <w:r>
        <w:t>48</w:t>
      </w:r>
      <w:r w:rsidR="009644C4">
        <w:fldChar w:fldCharType="end"/>
      </w:r>
    </w:p>
    <w:p w:rsidR="00F567A2" w:rsidRDefault="00F567A2">
      <w:pPr>
        <w:pStyle w:val="TableofFigures"/>
        <w:rPr>
          <w:rFonts w:asciiTheme="minorHAnsi" w:eastAsiaTheme="minorEastAsia" w:hAnsiTheme="minorHAnsi" w:cstheme="minorBidi"/>
          <w:sz w:val="22"/>
          <w:szCs w:val="22"/>
        </w:rPr>
      </w:pPr>
      <w:r>
        <w:t>Table 3</w:t>
      </w:r>
      <w:r>
        <w:noBreakHyphen/>
        <w:t>2 App Management interface functions</w:t>
      </w:r>
      <w:r>
        <w:tab/>
      </w:r>
      <w:r w:rsidR="009644C4">
        <w:fldChar w:fldCharType="begin"/>
      </w:r>
      <w:r>
        <w:instrText xml:space="preserve"> PAGEREF _Toc404604645 \h </w:instrText>
      </w:r>
      <w:r w:rsidR="009644C4">
        <w:fldChar w:fldCharType="separate"/>
      </w:r>
      <w:r>
        <w:t>55</w:t>
      </w:r>
      <w:r w:rsidR="009644C4">
        <w:fldChar w:fldCharType="end"/>
      </w:r>
    </w:p>
    <w:p w:rsidR="00F567A2" w:rsidRDefault="00F567A2">
      <w:pPr>
        <w:pStyle w:val="TableofFigures"/>
        <w:rPr>
          <w:rFonts w:asciiTheme="minorHAnsi" w:eastAsiaTheme="minorEastAsia" w:hAnsiTheme="minorHAnsi" w:cstheme="minorBidi"/>
          <w:sz w:val="22"/>
          <w:szCs w:val="22"/>
        </w:rPr>
      </w:pPr>
      <w:r>
        <w:t>Table 3</w:t>
      </w:r>
      <w:r>
        <w:noBreakHyphen/>
        <w:t>3 Install App method</w:t>
      </w:r>
      <w:r>
        <w:tab/>
      </w:r>
      <w:r w:rsidR="009644C4">
        <w:fldChar w:fldCharType="begin"/>
      </w:r>
      <w:r>
        <w:instrText xml:space="preserve"> PAGEREF _Toc404604646 \h </w:instrText>
      </w:r>
      <w:r w:rsidR="009644C4">
        <w:fldChar w:fldCharType="separate"/>
      </w:r>
      <w:r>
        <w:t>56</w:t>
      </w:r>
      <w:r w:rsidR="009644C4">
        <w:fldChar w:fldCharType="end"/>
      </w:r>
    </w:p>
    <w:p w:rsidR="00F567A2" w:rsidRDefault="00F567A2">
      <w:pPr>
        <w:pStyle w:val="TableofFigures"/>
        <w:rPr>
          <w:rFonts w:asciiTheme="minorHAnsi" w:eastAsiaTheme="minorEastAsia" w:hAnsiTheme="minorHAnsi" w:cstheme="minorBidi"/>
          <w:sz w:val="22"/>
          <w:szCs w:val="22"/>
        </w:rPr>
      </w:pPr>
      <w:r>
        <w:t>Table 3</w:t>
      </w:r>
      <w:r>
        <w:noBreakHyphen/>
        <w:t>4 Uninstall App method</w:t>
      </w:r>
      <w:r>
        <w:tab/>
      </w:r>
      <w:r w:rsidR="009644C4">
        <w:fldChar w:fldCharType="begin"/>
      </w:r>
      <w:r>
        <w:instrText xml:space="preserve"> PAGEREF _Toc404604647 \h </w:instrText>
      </w:r>
      <w:r w:rsidR="009644C4">
        <w:fldChar w:fldCharType="separate"/>
      </w:r>
      <w:r>
        <w:t>56</w:t>
      </w:r>
      <w:r w:rsidR="009644C4">
        <w:fldChar w:fldCharType="end"/>
      </w:r>
    </w:p>
    <w:p w:rsidR="00F567A2" w:rsidRDefault="00F567A2">
      <w:pPr>
        <w:pStyle w:val="TableofFigures"/>
        <w:rPr>
          <w:rFonts w:asciiTheme="minorHAnsi" w:eastAsiaTheme="minorEastAsia" w:hAnsiTheme="minorHAnsi" w:cstheme="minorBidi"/>
          <w:sz w:val="22"/>
          <w:szCs w:val="22"/>
        </w:rPr>
      </w:pPr>
      <w:r>
        <w:t>Table 3</w:t>
      </w:r>
      <w:r>
        <w:noBreakHyphen/>
        <w:t>5 Restart App method</w:t>
      </w:r>
      <w:r>
        <w:tab/>
      </w:r>
      <w:r w:rsidR="009644C4">
        <w:fldChar w:fldCharType="begin"/>
      </w:r>
      <w:r>
        <w:instrText xml:space="preserve"> PAGEREF _Toc404604648 \h </w:instrText>
      </w:r>
      <w:r w:rsidR="009644C4">
        <w:fldChar w:fldCharType="separate"/>
      </w:r>
      <w:r>
        <w:t>57</w:t>
      </w:r>
      <w:r w:rsidR="009644C4">
        <w:fldChar w:fldCharType="end"/>
      </w:r>
    </w:p>
    <w:p w:rsidR="00F567A2" w:rsidRDefault="00F567A2">
      <w:pPr>
        <w:pStyle w:val="TableofFigures"/>
        <w:rPr>
          <w:rFonts w:asciiTheme="minorHAnsi" w:eastAsiaTheme="minorEastAsia" w:hAnsiTheme="minorHAnsi" w:cstheme="minorBidi"/>
          <w:sz w:val="22"/>
          <w:szCs w:val="22"/>
        </w:rPr>
      </w:pPr>
      <w:r>
        <w:t>Table 3</w:t>
      </w:r>
      <w:r>
        <w:noBreakHyphen/>
        <w:t>6 Get App Status method</w:t>
      </w:r>
      <w:r>
        <w:tab/>
      </w:r>
      <w:r w:rsidR="009644C4">
        <w:fldChar w:fldCharType="begin"/>
      </w:r>
      <w:r>
        <w:instrText xml:space="preserve"> PAGEREF _Toc404604649 \h </w:instrText>
      </w:r>
      <w:r w:rsidR="009644C4">
        <w:fldChar w:fldCharType="separate"/>
      </w:r>
      <w:r>
        <w:t>57</w:t>
      </w:r>
      <w:r w:rsidR="009644C4">
        <w:fldChar w:fldCharType="end"/>
      </w:r>
    </w:p>
    <w:p w:rsidR="00F567A2" w:rsidRDefault="00F567A2">
      <w:pPr>
        <w:pStyle w:val="TableofFigures"/>
        <w:rPr>
          <w:rFonts w:asciiTheme="minorHAnsi" w:eastAsiaTheme="minorEastAsia" w:hAnsiTheme="minorHAnsi" w:cstheme="minorBidi"/>
          <w:sz w:val="22"/>
          <w:szCs w:val="22"/>
        </w:rPr>
      </w:pPr>
      <w:r>
        <w:t>Table 3</w:t>
      </w:r>
      <w:r>
        <w:noBreakHyphen/>
        <w:t>7 Get Installed App method</w:t>
      </w:r>
      <w:r>
        <w:tab/>
      </w:r>
      <w:r w:rsidR="009644C4">
        <w:fldChar w:fldCharType="begin"/>
      </w:r>
      <w:r>
        <w:instrText xml:space="preserve"> PAGEREF _Toc404604650 \h </w:instrText>
      </w:r>
      <w:r w:rsidR="009644C4">
        <w:fldChar w:fldCharType="separate"/>
      </w:r>
      <w:r>
        <w:t>57</w:t>
      </w:r>
      <w:r w:rsidR="009644C4">
        <w:fldChar w:fldCharType="end"/>
      </w:r>
    </w:p>
    <w:p w:rsidR="00F567A2" w:rsidRDefault="00F567A2">
      <w:pPr>
        <w:pStyle w:val="TableofFigures"/>
        <w:rPr>
          <w:rFonts w:asciiTheme="minorHAnsi" w:eastAsiaTheme="minorEastAsia" w:hAnsiTheme="minorHAnsi" w:cstheme="minorBidi"/>
          <w:sz w:val="22"/>
          <w:szCs w:val="22"/>
        </w:rPr>
      </w:pPr>
      <w:r>
        <w:t>Table 3</w:t>
      </w:r>
      <w:r>
        <w:noBreakHyphen/>
        <w:t>8 Get Manifest Data Method</w:t>
      </w:r>
      <w:r>
        <w:tab/>
      </w:r>
      <w:r w:rsidR="009644C4">
        <w:fldChar w:fldCharType="begin"/>
      </w:r>
      <w:r>
        <w:instrText xml:space="preserve"> PAGEREF _Toc404604651 \h </w:instrText>
      </w:r>
      <w:r w:rsidR="009644C4">
        <w:fldChar w:fldCharType="separate"/>
      </w:r>
      <w:r>
        <w:t>58</w:t>
      </w:r>
      <w:r w:rsidR="009644C4">
        <w:fldChar w:fldCharType="end"/>
      </w:r>
    </w:p>
    <w:p w:rsidR="00F567A2" w:rsidRDefault="00F567A2">
      <w:pPr>
        <w:pStyle w:val="TableofFigures"/>
        <w:rPr>
          <w:rFonts w:asciiTheme="minorHAnsi" w:eastAsiaTheme="minorEastAsia" w:hAnsiTheme="minorHAnsi" w:cstheme="minorBidi"/>
          <w:sz w:val="22"/>
          <w:szCs w:val="22"/>
        </w:rPr>
      </w:pPr>
      <w:r>
        <w:t>Table 3</w:t>
      </w:r>
      <w:r>
        <w:noBreakHyphen/>
        <w:t>9 Get Manifest Interfaces method</w:t>
      </w:r>
      <w:r>
        <w:tab/>
      </w:r>
      <w:r w:rsidR="009644C4">
        <w:fldChar w:fldCharType="begin"/>
      </w:r>
      <w:r>
        <w:instrText xml:space="preserve"> PAGEREF _Toc404604652 \h </w:instrText>
      </w:r>
      <w:r w:rsidR="009644C4">
        <w:fldChar w:fldCharType="separate"/>
      </w:r>
      <w:r>
        <w:t>58</w:t>
      </w:r>
      <w:r w:rsidR="009644C4">
        <w:fldChar w:fldCharType="end"/>
      </w:r>
    </w:p>
    <w:p w:rsidR="00F567A2" w:rsidRDefault="00F567A2">
      <w:pPr>
        <w:pStyle w:val="TableofFigures"/>
        <w:rPr>
          <w:rFonts w:asciiTheme="minorHAnsi" w:eastAsiaTheme="minorEastAsia" w:hAnsiTheme="minorHAnsi" w:cstheme="minorBidi"/>
          <w:sz w:val="22"/>
          <w:szCs w:val="22"/>
        </w:rPr>
      </w:pPr>
      <w:r>
        <w:t>Table 3</w:t>
      </w:r>
      <w:r>
        <w:noBreakHyphen/>
        <w:t>10  App Status Changed signal</w:t>
      </w:r>
      <w:r>
        <w:tab/>
      </w:r>
      <w:r w:rsidR="009644C4">
        <w:fldChar w:fldCharType="begin"/>
      </w:r>
      <w:r>
        <w:instrText xml:space="preserve"> PAGEREF _Toc404604653 \h </w:instrText>
      </w:r>
      <w:r w:rsidR="009644C4">
        <w:fldChar w:fldCharType="separate"/>
      </w:r>
      <w:r>
        <w:t>58</w:t>
      </w:r>
      <w:r w:rsidR="009644C4">
        <w:fldChar w:fldCharType="end"/>
      </w:r>
    </w:p>
    <w:p w:rsidR="00F567A2" w:rsidRDefault="00F567A2">
      <w:pPr>
        <w:pStyle w:val="TableofFigures"/>
        <w:rPr>
          <w:rFonts w:asciiTheme="minorHAnsi" w:eastAsiaTheme="minorEastAsia" w:hAnsiTheme="minorHAnsi" w:cstheme="minorBidi"/>
          <w:sz w:val="22"/>
          <w:szCs w:val="22"/>
        </w:rPr>
      </w:pPr>
      <w:r>
        <w:t>Table 3</w:t>
      </w:r>
      <w:r>
        <w:noBreakHyphen/>
        <w:t>11 Package Manager app functions</w:t>
      </w:r>
      <w:r>
        <w:tab/>
      </w:r>
      <w:r w:rsidR="009644C4">
        <w:fldChar w:fldCharType="begin"/>
      </w:r>
      <w:r>
        <w:instrText xml:space="preserve"> PAGEREF _Toc404604654 \h </w:instrText>
      </w:r>
      <w:r w:rsidR="009644C4">
        <w:fldChar w:fldCharType="separate"/>
      </w:r>
      <w:r>
        <w:t>59</w:t>
      </w:r>
      <w:r w:rsidR="009644C4">
        <w:fldChar w:fldCharType="end"/>
      </w:r>
    </w:p>
    <w:p w:rsidR="00F567A2" w:rsidRDefault="00F567A2">
      <w:pPr>
        <w:pStyle w:val="TableofFigures"/>
        <w:rPr>
          <w:rFonts w:asciiTheme="minorHAnsi" w:eastAsiaTheme="minorEastAsia" w:hAnsiTheme="minorHAnsi" w:cstheme="minorBidi"/>
          <w:sz w:val="22"/>
          <w:szCs w:val="22"/>
        </w:rPr>
      </w:pPr>
      <w:r>
        <w:t>Table 3</w:t>
      </w:r>
      <w:r>
        <w:noBreakHyphen/>
        <w:t>12 InstallApp function</w:t>
      </w:r>
      <w:r>
        <w:tab/>
      </w:r>
      <w:r w:rsidR="009644C4">
        <w:fldChar w:fldCharType="begin"/>
      </w:r>
      <w:r>
        <w:instrText xml:space="preserve"> PAGEREF _Toc404604655 \h </w:instrText>
      </w:r>
      <w:r w:rsidR="009644C4">
        <w:fldChar w:fldCharType="separate"/>
      </w:r>
      <w:r>
        <w:t>59</w:t>
      </w:r>
      <w:r w:rsidR="009644C4">
        <w:fldChar w:fldCharType="end"/>
      </w:r>
    </w:p>
    <w:p w:rsidR="00F567A2" w:rsidRDefault="00F567A2">
      <w:pPr>
        <w:pStyle w:val="TableofFigures"/>
        <w:rPr>
          <w:rFonts w:asciiTheme="minorHAnsi" w:eastAsiaTheme="minorEastAsia" w:hAnsiTheme="minorHAnsi" w:cstheme="minorBidi"/>
          <w:sz w:val="22"/>
          <w:szCs w:val="22"/>
        </w:rPr>
      </w:pPr>
      <w:r>
        <w:t>Table 3</w:t>
      </w:r>
      <w:r>
        <w:noBreakHyphen/>
        <w:t>13 UninstallApp function</w:t>
      </w:r>
      <w:r>
        <w:tab/>
      </w:r>
      <w:r w:rsidR="009644C4">
        <w:fldChar w:fldCharType="begin"/>
      </w:r>
      <w:r>
        <w:instrText xml:space="preserve"> PAGEREF _Toc404604656 \h </w:instrText>
      </w:r>
      <w:r w:rsidR="009644C4">
        <w:fldChar w:fldCharType="separate"/>
      </w:r>
      <w:r>
        <w:t>60</w:t>
      </w:r>
      <w:r w:rsidR="009644C4">
        <w:fldChar w:fldCharType="end"/>
      </w:r>
    </w:p>
    <w:p w:rsidR="00F567A2" w:rsidRDefault="00F567A2">
      <w:pPr>
        <w:pStyle w:val="TableofFigures"/>
        <w:rPr>
          <w:rFonts w:asciiTheme="minorHAnsi" w:eastAsiaTheme="minorEastAsia" w:hAnsiTheme="minorHAnsi" w:cstheme="minorBidi"/>
          <w:sz w:val="22"/>
          <w:szCs w:val="22"/>
        </w:rPr>
      </w:pPr>
      <w:r>
        <w:t>Table 3</w:t>
      </w:r>
      <w:r>
        <w:noBreakHyphen/>
        <w:t>14 Manifest file content</w:t>
      </w:r>
      <w:r>
        <w:tab/>
      </w:r>
      <w:r w:rsidR="009644C4">
        <w:fldChar w:fldCharType="begin"/>
      </w:r>
      <w:r>
        <w:instrText xml:space="preserve"> PAGEREF _Toc404604657 \h </w:instrText>
      </w:r>
      <w:r w:rsidR="009644C4">
        <w:fldChar w:fldCharType="separate"/>
      </w:r>
      <w:r>
        <w:t>61</w:t>
      </w:r>
      <w:r w:rsidR="009644C4">
        <w:fldChar w:fldCharType="end"/>
      </w:r>
    </w:p>
    <w:p w:rsidR="00F567A2" w:rsidRDefault="00F567A2">
      <w:pPr>
        <w:pStyle w:val="TableofFigures"/>
        <w:rPr>
          <w:rFonts w:asciiTheme="minorHAnsi" w:eastAsiaTheme="minorEastAsia" w:hAnsiTheme="minorHAnsi" w:cstheme="minorBidi"/>
          <w:sz w:val="22"/>
          <w:szCs w:val="22"/>
        </w:rPr>
      </w:pPr>
      <w:r>
        <w:t>Table 3</w:t>
      </w:r>
      <w:r>
        <w:noBreakHyphen/>
        <w:t>15 Connection status</w:t>
      </w:r>
      <w:r>
        <w:tab/>
      </w:r>
      <w:r w:rsidR="009644C4">
        <w:fldChar w:fldCharType="begin"/>
      </w:r>
      <w:r>
        <w:instrText xml:space="preserve"> PAGEREF _Toc404604658 \h </w:instrText>
      </w:r>
      <w:r w:rsidR="009644C4">
        <w:fldChar w:fldCharType="separate"/>
      </w:r>
      <w:r>
        <w:t>61</w:t>
      </w:r>
      <w:r w:rsidR="009644C4">
        <w:fldChar w:fldCharType="end"/>
      </w:r>
    </w:p>
    <w:p w:rsidR="00F567A2" w:rsidRDefault="00F567A2">
      <w:pPr>
        <w:pStyle w:val="TableofFigures"/>
        <w:rPr>
          <w:rFonts w:asciiTheme="minorHAnsi" w:eastAsiaTheme="minorEastAsia" w:hAnsiTheme="minorHAnsi" w:cstheme="minorBidi"/>
          <w:sz w:val="22"/>
          <w:szCs w:val="22"/>
        </w:rPr>
      </w:pPr>
      <w:r>
        <w:t>Table 3</w:t>
      </w:r>
      <w:r>
        <w:noBreakHyphen/>
        <w:t>16 Install status</w:t>
      </w:r>
      <w:r>
        <w:tab/>
      </w:r>
      <w:r w:rsidR="009644C4">
        <w:fldChar w:fldCharType="begin"/>
      </w:r>
      <w:r>
        <w:instrText xml:space="preserve"> PAGEREF _Toc404604659 \h </w:instrText>
      </w:r>
      <w:r w:rsidR="009644C4">
        <w:fldChar w:fldCharType="separate"/>
      </w:r>
      <w:r>
        <w:t>62</w:t>
      </w:r>
      <w:r w:rsidR="009644C4">
        <w:fldChar w:fldCharType="end"/>
      </w:r>
    </w:p>
    <w:p w:rsidR="00F567A2" w:rsidRDefault="00F567A2">
      <w:pPr>
        <w:pStyle w:val="TableofFigures"/>
        <w:rPr>
          <w:rFonts w:asciiTheme="minorHAnsi" w:eastAsiaTheme="minorEastAsia" w:hAnsiTheme="minorHAnsi" w:cstheme="minorBidi"/>
          <w:sz w:val="22"/>
          <w:szCs w:val="22"/>
        </w:rPr>
      </w:pPr>
      <w:r>
        <w:t>Table 3</w:t>
      </w:r>
      <w:r>
        <w:noBreakHyphen/>
        <w:t>17 Operational status</w:t>
      </w:r>
      <w:r>
        <w:tab/>
      </w:r>
      <w:r w:rsidR="009644C4">
        <w:fldChar w:fldCharType="begin"/>
      </w:r>
      <w:r>
        <w:instrText xml:space="preserve"> PAGEREF _Toc404604660 \h </w:instrText>
      </w:r>
      <w:r w:rsidR="009644C4">
        <w:fldChar w:fldCharType="separate"/>
      </w:r>
      <w:r>
        <w:t>62</w:t>
      </w:r>
      <w:r w:rsidR="009644C4">
        <w:fldChar w:fldCharType="end"/>
      </w:r>
    </w:p>
    <w:p w:rsidR="00F567A2" w:rsidRDefault="00F567A2">
      <w:pPr>
        <w:pStyle w:val="TableofFigures"/>
        <w:rPr>
          <w:rFonts w:asciiTheme="minorHAnsi" w:eastAsiaTheme="minorEastAsia" w:hAnsiTheme="minorHAnsi" w:cstheme="minorBidi"/>
          <w:sz w:val="22"/>
          <w:szCs w:val="22"/>
        </w:rPr>
      </w:pPr>
      <w:r>
        <w:t>Table 5</w:t>
      </w:r>
      <w:r>
        <w:noBreakHyphen/>
        <w:t>1 Gateway Management application requirements</w:t>
      </w:r>
      <w:r>
        <w:tab/>
      </w:r>
      <w:r w:rsidR="009644C4">
        <w:fldChar w:fldCharType="begin"/>
      </w:r>
      <w:r>
        <w:instrText xml:space="preserve"> PAGEREF _Toc404604661 \h </w:instrText>
      </w:r>
      <w:r w:rsidR="009644C4">
        <w:fldChar w:fldCharType="separate"/>
      </w:r>
      <w:r>
        <w:t>64</w:t>
      </w:r>
      <w:r w:rsidR="009644C4">
        <w:fldChar w:fldCharType="end"/>
      </w:r>
    </w:p>
    <w:p w:rsidR="00F567A2" w:rsidRDefault="00F567A2">
      <w:pPr>
        <w:pStyle w:val="TableofFigures"/>
        <w:rPr>
          <w:rFonts w:asciiTheme="minorHAnsi" w:eastAsiaTheme="minorEastAsia" w:hAnsiTheme="minorHAnsi" w:cstheme="minorBidi"/>
          <w:sz w:val="22"/>
          <w:szCs w:val="22"/>
        </w:rPr>
      </w:pPr>
      <w:r>
        <w:t>Table 5</w:t>
      </w:r>
      <w:r>
        <w:noBreakHyphen/>
        <w:t>2 Gateway discovery requirements</w:t>
      </w:r>
      <w:r>
        <w:tab/>
      </w:r>
      <w:r w:rsidR="009644C4">
        <w:fldChar w:fldCharType="begin"/>
      </w:r>
      <w:r>
        <w:instrText xml:space="preserve"> PAGEREF _Toc404604662 \h </w:instrText>
      </w:r>
      <w:r w:rsidR="009644C4">
        <w:fldChar w:fldCharType="separate"/>
      </w:r>
      <w:r>
        <w:t>65</w:t>
      </w:r>
      <w:r w:rsidR="009644C4">
        <w:fldChar w:fldCharType="end"/>
      </w:r>
    </w:p>
    <w:p w:rsidR="00F567A2" w:rsidRDefault="00F567A2">
      <w:pPr>
        <w:pStyle w:val="TableofFigures"/>
        <w:rPr>
          <w:rFonts w:asciiTheme="minorHAnsi" w:eastAsiaTheme="minorEastAsia" w:hAnsiTheme="minorHAnsi" w:cstheme="minorBidi"/>
          <w:sz w:val="22"/>
          <w:szCs w:val="22"/>
        </w:rPr>
      </w:pPr>
      <w:r>
        <w:t>Table 5</w:t>
      </w:r>
      <w:r>
        <w:noBreakHyphen/>
        <w:t>3 Profile management requirements</w:t>
      </w:r>
      <w:r>
        <w:tab/>
      </w:r>
      <w:r w:rsidR="009644C4">
        <w:fldChar w:fldCharType="begin"/>
      </w:r>
      <w:r>
        <w:instrText xml:space="preserve"> PAGEREF _Toc404604663 \h </w:instrText>
      </w:r>
      <w:r w:rsidR="009644C4">
        <w:fldChar w:fldCharType="separate"/>
      </w:r>
      <w:r>
        <w:t>65</w:t>
      </w:r>
      <w:r w:rsidR="009644C4">
        <w:fldChar w:fldCharType="end"/>
      </w:r>
    </w:p>
    <w:p w:rsidR="00F567A2" w:rsidRDefault="00F567A2">
      <w:pPr>
        <w:pStyle w:val="TableofFigures"/>
        <w:rPr>
          <w:rFonts w:asciiTheme="minorHAnsi" w:eastAsiaTheme="minorEastAsia" w:hAnsiTheme="minorHAnsi" w:cstheme="minorBidi"/>
          <w:sz w:val="22"/>
          <w:szCs w:val="22"/>
        </w:rPr>
      </w:pPr>
      <w:r>
        <w:t>Table 5</w:t>
      </w:r>
      <w:r>
        <w:noBreakHyphen/>
        <w:t>4 App access for Connector apps requirements</w:t>
      </w:r>
      <w:r>
        <w:tab/>
      </w:r>
      <w:r w:rsidR="009644C4">
        <w:fldChar w:fldCharType="begin"/>
      </w:r>
      <w:r>
        <w:instrText xml:space="preserve"> PAGEREF _Toc404604664 \h </w:instrText>
      </w:r>
      <w:r w:rsidR="009644C4">
        <w:fldChar w:fldCharType="separate"/>
      </w:r>
      <w:r>
        <w:t>66</w:t>
      </w:r>
      <w:r w:rsidR="009644C4">
        <w:fldChar w:fldCharType="end"/>
      </w:r>
    </w:p>
    <w:p w:rsidR="00F567A2" w:rsidRDefault="00F567A2">
      <w:pPr>
        <w:pStyle w:val="TableofFigures"/>
        <w:rPr>
          <w:rFonts w:asciiTheme="minorHAnsi" w:eastAsiaTheme="minorEastAsia" w:hAnsiTheme="minorHAnsi" w:cstheme="minorBidi"/>
          <w:sz w:val="22"/>
          <w:szCs w:val="22"/>
        </w:rPr>
      </w:pPr>
      <w:r>
        <w:t>Table 5</w:t>
      </w:r>
      <w:r>
        <w:noBreakHyphen/>
        <w:t>5 Config file policy requirements</w:t>
      </w:r>
      <w:r>
        <w:tab/>
      </w:r>
      <w:r w:rsidR="009644C4">
        <w:fldChar w:fldCharType="begin"/>
      </w:r>
      <w:r>
        <w:instrText xml:space="preserve"> PAGEREF _Toc404604665 \h </w:instrText>
      </w:r>
      <w:r w:rsidR="009644C4">
        <w:fldChar w:fldCharType="separate"/>
      </w:r>
      <w:r>
        <w:t>66</w:t>
      </w:r>
      <w:r w:rsidR="009644C4">
        <w:fldChar w:fldCharType="end"/>
      </w:r>
    </w:p>
    <w:p w:rsidR="00F567A2" w:rsidRDefault="00F567A2">
      <w:pPr>
        <w:pStyle w:val="TableofFigures"/>
        <w:rPr>
          <w:rFonts w:asciiTheme="minorHAnsi" w:eastAsiaTheme="minorEastAsia" w:hAnsiTheme="minorHAnsi" w:cstheme="minorBidi"/>
          <w:sz w:val="22"/>
          <w:szCs w:val="22"/>
        </w:rPr>
      </w:pPr>
      <w:r>
        <w:lastRenderedPageBreak/>
        <w:t>Table 5</w:t>
      </w:r>
      <w:r>
        <w:noBreakHyphen/>
        <w:t>6 App management requirements</w:t>
      </w:r>
      <w:r>
        <w:tab/>
      </w:r>
      <w:r w:rsidR="009644C4">
        <w:fldChar w:fldCharType="begin"/>
      </w:r>
      <w:r>
        <w:instrText xml:space="preserve"> PAGEREF _Toc404604666 \h </w:instrText>
      </w:r>
      <w:r w:rsidR="009644C4">
        <w:fldChar w:fldCharType="separate"/>
      </w:r>
      <w:r>
        <w:t>67</w:t>
      </w:r>
      <w:r w:rsidR="009644C4">
        <w:fldChar w:fldCharType="end"/>
      </w:r>
    </w:p>
    <w:p w:rsidR="00F567A2" w:rsidRDefault="00F567A2">
      <w:pPr>
        <w:pStyle w:val="TableofFigures"/>
        <w:rPr>
          <w:rFonts w:asciiTheme="minorHAnsi" w:eastAsiaTheme="minorEastAsia" w:hAnsiTheme="minorHAnsi" w:cstheme="minorBidi"/>
          <w:sz w:val="22"/>
          <w:szCs w:val="22"/>
        </w:rPr>
      </w:pPr>
      <w:r>
        <w:t>Table 6</w:t>
      </w:r>
      <w:r>
        <w:noBreakHyphen/>
        <w:t>1 Gateway Management app config parameters</w:t>
      </w:r>
      <w:r>
        <w:tab/>
      </w:r>
      <w:r w:rsidR="009644C4">
        <w:fldChar w:fldCharType="begin"/>
      </w:r>
      <w:r>
        <w:instrText xml:space="preserve"> PAGEREF _Toc404604667 \h </w:instrText>
      </w:r>
      <w:r w:rsidR="009644C4">
        <w:fldChar w:fldCharType="separate"/>
      </w:r>
      <w:r>
        <w:t>69</w:t>
      </w:r>
      <w:r w:rsidR="009644C4">
        <w:fldChar w:fldCharType="end"/>
      </w:r>
    </w:p>
    <w:p w:rsidR="00C76273" w:rsidRPr="00F0473D" w:rsidRDefault="009644C4" w:rsidP="00C76273">
      <w:pPr>
        <w:pStyle w:val="body"/>
        <w:rPr>
          <w:rFonts w:ascii="Times New Roman" w:hAnsi="Times New Roman" w:cs="Times New Roman"/>
        </w:rPr>
      </w:pPr>
      <w:r w:rsidRPr="00F0473D">
        <w:rPr>
          <w:rFonts w:ascii="Times New Roman" w:hAnsi="Times New Roman" w:cs="Times New Roman"/>
        </w:rPr>
        <w:fldChar w:fldCharType="end"/>
      </w:r>
    </w:p>
    <w:p w:rsidR="00C76273" w:rsidRPr="00F0473D" w:rsidRDefault="00C76273" w:rsidP="00C76273">
      <w:pPr>
        <w:pStyle w:val="body"/>
        <w:rPr>
          <w:rFonts w:ascii="Times New Roman" w:hAnsi="Times New Roman" w:cs="Times New Roman"/>
        </w:rPr>
      </w:pPr>
    </w:p>
    <w:p w:rsidR="00C76273" w:rsidRPr="00F0473D" w:rsidRDefault="00C76273" w:rsidP="00C76273">
      <w:pPr>
        <w:pStyle w:val="body"/>
        <w:rPr>
          <w:rFonts w:ascii="Times New Roman" w:hAnsi="Times New Roman" w:cs="Times New Roman"/>
        </w:rPr>
      </w:pPr>
    </w:p>
    <w:p w:rsidR="00C76273" w:rsidRPr="00F0473D" w:rsidRDefault="00C76273" w:rsidP="00C76273">
      <w:pPr>
        <w:pStyle w:val="body"/>
        <w:rPr>
          <w:rFonts w:ascii="Times New Roman" w:hAnsi="Times New Roman" w:cs="Times New Roman"/>
        </w:rPr>
        <w:sectPr w:rsidR="00C76273" w:rsidRPr="00F0473D" w:rsidSect="00AA63BE">
          <w:headerReference w:type="default" r:id="rId14"/>
          <w:footerReference w:type="default" r:id="rId15"/>
          <w:headerReference w:type="first" r:id="rId16"/>
          <w:footerReference w:type="first" r:id="rId17"/>
          <w:pgSz w:w="12240" w:h="15840" w:code="1"/>
          <w:pgMar w:top="1440" w:right="1440" w:bottom="1440" w:left="1440" w:header="720" w:footer="720" w:gutter="0"/>
          <w:pgNumType w:fmt="lowerRoman"/>
          <w:cols w:space="720"/>
          <w:titlePg/>
          <w:docGrid w:linePitch="360"/>
        </w:sectPr>
      </w:pPr>
    </w:p>
    <w:p w:rsidR="001E28D3" w:rsidRPr="00FE774D" w:rsidRDefault="001E28D3" w:rsidP="00FE774D">
      <w:pPr>
        <w:pStyle w:val="Heading1"/>
      </w:pPr>
      <w:bookmarkStart w:id="4" w:name="_Toc404604536"/>
      <w:bookmarkStart w:id="5" w:name="_Toc368911281"/>
      <w:r w:rsidRPr="00FE774D">
        <w:lastRenderedPageBreak/>
        <w:t>Introduction</w:t>
      </w:r>
      <w:bookmarkEnd w:id="4"/>
    </w:p>
    <w:p w:rsidR="00AE4C57" w:rsidRPr="00B94E70" w:rsidRDefault="00AE4C57" w:rsidP="00B94E70">
      <w:pPr>
        <w:pStyle w:val="Heading2"/>
      </w:pPr>
      <w:bookmarkStart w:id="6" w:name="_Toc368911282"/>
      <w:bookmarkStart w:id="7" w:name="_Toc404604537"/>
      <w:bookmarkEnd w:id="5"/>
      <w:r w:rsidRPr="00B94E70">
        <w:t xml:space="preserve">Document </w:t>
      </w:r>
      <w:r w:rsidR="00BC03FC">
        <w:t>s</w:t>
      </w:r>
      <w:r w:rsidRPr="00B94E70">
        <w:t>cope</w:t>
      </w:r>
      <w:bookmarkEnd w:id="6"/>
      <w:bookmarkEnd w:id="7"/>
    </w:p>
    <w:p w:rsidR="00AE4C57" w:rsidRPr="00B94E70" w:rsidRDefault="00AE4C57" w:rsidP="00B94E70">
      <w:pPr>
        <w:pStyle w:val="body"/>
      </w:pPr>
      <w:r w:rsidRPr="00F0473D">
        <w:t xml:space="preserve">This document </w:t>
      </w:r>
      <w:r w:rsidR="004A256E" w:rsidRPr="00F0473D">
        <w:t>captures system</w:t>
      </w:r>
      <w:r w:rsidR="00761DFA">
        <w:t>-</w:t>
      </w:r>
      <w:r w:rsidR="004A256E" w:rsidRPr="00F0473D">
        <w:t xml:space="preserve">level design </w:t>
      </w:r>
      <w:r w:rsidR="00761DFA">
        <w:t xml:space="preserve">information </w:t>
      </w:r>
      <w:r w:rsidR="004A256E" w:rsidRPr="00F0473D">
        <w:t xml:space="preserve">for </w:t>
      </w:r>
      <w:r w:rsidR="00663A5F">
        <w:t xml:space="preserve">the </w:t>
      </w:r>
      <w:proofErr w:type="spellStart"/>
      <w:r w:rsidR="004A256E" w:rsidRPr="00F0473D">
        <w:t>AllJoyn</w:t>
      </w:r>
      <w:proofErr w:type="spellEnd"/>
      <w:r w:rsidR="004A256E" w:rsidRPr="00F0473D">
        <w:t xml:space="preserve"> Gateway Agent</w:t>
      </w:r>
      <w:r w:rsidRPr="00F0473D">
        <w:t>.</w:t>
      </w:r>
      <w:r w:rsidR="00663A5F">
        <w:t xml:space="preserve"> Related interfaces and API design is captured at a functional level. Actual definition for interfaces and APIs is outside the scope of this document.</w:t>
      </w:r>
    </w:p>
    <w:p w:rsidR="00AE4C57" w:rsidRPr="00F0473D" w:rsidRDefault="00BC03FC" w:rsidP="00B94E70">
      <w:pPr>
        <w:pStyle w:val="Heading2"/>
      </w:pPr>
      <w:bookmarkStart w:id="8" w:name="_Toc64217223"/>
      <w:bookmarkStart w:id="9" w:name="_Toc74564740"/>
      <w:bookmarkStart w:id="10" w:name="_Toc78627864"/>
      <w:bookmarkStart w:id="11" w:name="_Toc268616352"/>
      <w:bookmarkStart w:id="12" w:name="_Toc368911283"/>
      <w:bookmarkStart w:id="13" w:name="_Toc404604538"/>
      <w:r>
        <w:t>Document o</w:t>
      </w:r>
      <w:r w:rsidR="00AE4C57" w:rsidRPr="00F0473D">
        <w:t>rganization</w:t>
      </w:r>
      <w:bookmarkEnd w:id="8"/>
      <w:bookmarkEnd w:id="9"/>
      <w:bookmarkEnd w:id="10"/>
      <w:bookmarkEnd w:id="11"/>
      <w:bookmarkEnd w:id="12"/>
      <w:bookmarkEnd w:id="13"/>
    </w:p>
    <w:p w:rsidR="00AE4C57" w:rsidRPr="00B94E70" w:rsidRDefault="00AE4C57" w:rsidP="00B94E70">
      <w:pPr>
        <w:pStyle w:val="body"/>
      </w:pPr>
      <w:r w:rsidRPr="00F0473D">
        <w:t>This document is organized in following chapters:</w:t>
      </w:r>
    </w:p>
    <w:p w:rsidR="00AE4C57" w:rsidRPr="00F0473D" w:rsidRDefault="00AE4C57" w:rsidP="00B94E70">
      <w:pPr>
        <w:pStyle w:val="body"/>
      </w:pPr>
      <w:r w:rsidRPr="00B94E70">
        <w:rPr>
          <w:rStyle w:val="Bold"/>
        </w:rPr>
        <w:t xml:space="preserve">Chapter 1 – Introduction: </w:t>
      </w:r>
      <w:r w:rsidRPr="00F0473D">
        <w:t>Provides introductory information including scope, document organization, definitions and acronyms, re</w:t>
      </w:r>
      <w:r w:rsidR="00663A5F">
        <w:t xml:space="preserve">ferences, </w:t>
      </w:r>
      <w:r w:rsidRPr="00F0473D">
        <w:t>document revision history</w:t>
      </w:r>
      <w:r w:rsidR="00663A5F">
        <w:t xml:space="preserve"> and design scope</w:t>
      </w:r>
      <w:r w:rsidRPr="00F0473D">
        <w:t>.</w:t>
      </w:r>
    </w:p>
    <w:p w:rsidR="00663A5F" w:rsidRPr="00B94E70" w:rsidRDefault="00AE4C57" w:rsidP="00B94E70">
      <w:pPr>
        <w:pStyle w:val="body"/>
      </w:pPr>
      <w:r w:rsidRPr="00B94E70">
        <w:rPr>
          <w:rStyle w:val="Bold"/>
        </w:rPr>
        <w:t xml:space="preserve">Chapter 2 – </w:t>
      </w:r>
      <w:r w:rsidR="007A7960" w:rsidRPr="00B94E70">
        <w:rPr>
          <w:rStyle w:val="Bold"/>
        </w:rPr>
        <w:t xml:space="preserve">Gateway Agent </w:t>
      </w:r>
      <w:r w:rsidR="00663A5F" w:rsidRPr="00B94E70">
        <w:rPr>
          <w:rStyle w:val="Bold"/>
        </w:rPr>
        <w:t>Design</w:t>
      </w:r>
      <w:r w:rsidRPr="00B94E70">
        <w:rPr>
          <w:rStyle w:val="Bold"/>
        </w:rPr>
        <w:t>:</w:t>
      </w:r>
      <w:r w:rsidRPr="00B94E70">
        <w:rPr>
          <w:rStyle w:val="Bold"/>
          <w:b w:val="0"/>
          <w:bCs w:val="0"/>
        </w:rPr>
        <w:t xml:space="preserve"> </w:t>
      </w:r>
      <w:r w:rsidR="00663A5F" w:rsidRPr="00B94E70">
        <w:t xml:space="preserve">Captures system design for the </w:t>
      </w:r>
      <w:proofErr w:type="spellStart"/>
      <w:r w:rsidR="00663A5F" w:rsidRPr="00B94E70">
        <w:t>AllJoyn</w:t>
      </w:r>
      <w:proofErr w:type="spellEnd"/>
      <w:r w:rsidR="00663A5F" w:rsidRPr="00B94E70">
        <w:t xml:space="preserve"> Gateway Agent including system architecture, call flows and functional design.</w:t>
      </w:r>
    </w:p>
    <w:p w:rsidR="007A7960" w:rsidRPr="00B94E70" w:rsidRDefault="007A7960" w:rsidP="00B94E70">
      <w:pPr>
        <w:pStyle w:val="body"/>
      </w:pPr>
      <w:r w:rsidRPr="00B94E70">
        <w:rPr>
          <w:rStyle w:val="Bold"/>
        </w:rPr>
        <w:t>Chapter 3</w:t>
      </w:r>
      <w:r w:rsidR="00761DFA" w:rsidRPr="00B94E70">
        <w:rPr>
          <w:rStyle w:val="Bold"/>
        </w:rPr>
        <w:t xml:space="preserve"> –</w:t>
      </w:r>
      <w:r w:rsidRPr="00B94E70">
        <w:rPr>
          <w:rStyle w:val="Bold"/>
        </w:rPr>
        <w:t xml:space="preserve"> App Management: </w:t>
      </w:r>
      <w:r w:rsidRPr="00B94E70">
        <w:t xml:space="preserve">Captures application management design for the </w:t>
      </w:r>
      <w:r w:rsidR="006E37D8">
        <w:t xml:space="preserve">Connector Apps installed on the </w:t>
      </w:r>
      <w:r w:rsidRPr="00B94E70">
        <w:t>Gateway Agent.</w:t>
      </w:r>
    </w:p>
    <w:p w:rsidR="005C539A" w:rsidRPr="00B94E70" w:rsidRDefault="005C539A" w:rsidP="00B94E70">
      <w:pPr>
        <w:pStyle w:val="body"/>
      </w:pPr>
      <w:r w:rsidRPr="00B94E70">
        <w:rPr>
          <w:rStyle w:val="Bold"/>
        </w:rPr>
        <w:t xml:space="preserve">Chapter </w:t>
      </w:r>
      <w:r w:rsidR="007A7960" w:rsidRPr="00B94E70">
        <w:rPr>
          <w:rStyle w:val="Bold"/>
        </w:rPr>
        <w:t>4</w:t>
      </w:r>
      <w:r w:rsidRPr="00B94E70">
        <w:rPr>
          <w:rStyle w:val="Bold"/>
        </w:rPr>
        <w:t xml:space="preserve"> – Performance:</w:t>
      </w:r>
      <w:r w:rsidRPr="00B94E70">
        <w:rPr>
          <w:rStyle w:val="Bold"/>
          <w:b w:val="0"/>
          <w:bCs w:val="0"/>
        </w:rPr>
        <w:t xml:space="preserve"> </w:t>
      </w:r>
      <w:r w:rsidRPr="00B94E70">
        <w:t>Captures performance requirement for the Gateway Agent.</w:t>
      </w:r>
    </w:p>
    <w:p w:rsidR="00AE4C57" w:rsidRPr="00B94E70" w:rsidRDefault="00663A5F" w:rsidP="00B94E70">
      <w:pPr>
        <w:pStyle w:val="body"/>
      </w:pPr>
      <w:r w:rsidRPr="00B94E70">
        <w:rPr>
          <w:rStyle w:val="Bold"/>
        </w:rPr>
        <w:t xml:space="preserve">Chapter </w:t>
      </w:r>
      <w:r w:rsidR="007A7960" w:rsidRPr="00B94E70">
        <w:rPr>
          <w:rStyle w:val="Bold"/>
        </w:rPr>
        <w:t>5</w:t>
      </w:r>
      <w:r w:rsidRPr="00B94E70">
        <w:rPr>
          <w:rStyle w:val="Bold"/>
        </w:rPr>
        <w:t xml:space="preserve"> – Requirements:</w:t>
      </w:r>
      <w:r w:rsidRPr="00B94E70">
        <w:rPr>
          <w:rStyle w:val="Bold"/>
          <w:b w:val="0"/>
          <w:bCs w:val="0"/>
        </w:rPr>
        <w:t xml:space="preserve"> </w:t>
      </w:r>
      <w:r w:rsidRPr="00B94E70">
        <w:t xml:space="preserve">Captures system requirements for the </w:t>
      </w:r>
      <w:proofErr w:type="spellStart"/>
      <w:r w:rsidRPr="00B94E70">
        <w:t>AllJoyn</w:t>
      </w:r>
      <w:proofErr w:type="spellEnd"/>
      <w:r w:rsidRPr="00B94E70">
        <w:t xml:space="preserve"> Gateway Agent</w:t>
      </w:r>
      <w:r w:rsidR="00AE4C57" w:rsidRPr="00B94E70">
        <w:t xml:space="preserve">. </w:t>
      </w:r>
    </w:p>
    <w:p w:rsidR="002610AA" w:rsidRPr="00B94E70" w:rsidRDefault="002610AA" w:rsidP="00B94E70">
      <w:pPr>
        <w:pStyle w:val="body"/>
      </w:pPr>
      <w:r w:rsidRPr="00B94E70">
        <w:rPr>
          <w:rStyle w:val="Bold"/>
        </w:rPr>
        <w:t xml:space="preserve">Chapter </w:t>
      </w:r>
      <w:r w:rsidR="007A7960" w:rsidRPr="00B94E70">
        <w:rPr>
          <w:rStyle w:val="Bold"/>
        </w:rPr>
        <w:t>6</w:t>
      </w:r>
      <w:r w:rsidRPr="00B94E70">
        <w:rPr>
          <w:rStyle w:val="Bold"/>
        </w:rPr>
        <w:t xml:space="preserve"> –</w:t>
      </w:r>
      <w:r w:rsidR="00761DFA">
        <w:rPr>
          <w:rStyle w:val="Bold"/>
        </w:rPr>
        <w:t xml:space="preserve"> </w:t>
      </w:r>
      <w:r w:rsidRPr="00B94E70">
        <w:rPr>
          <w:rStyle w:val="Bold"/>
        </w:rPr>
        <w:t>Configuration</w:t>
      </w:r>
      <w:r w:rsidR="00A244CD" w:rsidRPr="00B94E70">
        <w:rPr>
          <w:rStyle w:val="Bold"/>
        </w:rPr>
        <w:t xml:space="preserve"> Parameters</w:t>
      </w:r>
      <w:r w:rsidRPr="00B94E70">
        <w:rPr>
          <w:rStyle w:val="Bold"/>
        </w:rPr>
        <w:t xml:space="preserve">: </w:t>
      </w:r>
      <w:r w:rsidRPr="00B94E70">
        <w:t xml:space="preserve">Captures configuration parameters for the </w:t>
      </w:r>
      <w:r w:rsidR="00E55173">
        <w:t>Gateway M</w:t>
      </w:r>
      <w:r w:rsidR="00912F72" w:rsidRPr="00B94E70">
        <w:t>anagement application</w:t>
      </w:r>
      <w:r w:rsidRPr="00B94E70">
        <w:t>.</w:t>
      </w:r>
    </w:p>
    <w:p w:rsidR="00AE4C57" w:rsidRPr="00F0473D" w:rsidRDefault="00BC03FC" w:rsidP="00B94E70">
      <w:pPr>
        <w:pStyle w:val="Heading2"/>
      </w:pPr>
      <w:bookmarkStart w:id="14" w:name="_Toc368911285"/>
      <w:bookmarkStart w:id="15" w:name="_Toc404604539"/>
      <w:r>
        <w:t>Reference d</w:t>
      </w:r>
      <w:r w:rsidR="00AE4C57" w:rsidRPr="00F0473D">
        <w:t>ocuments</w:t>
      </w:r>
      <w:bookmarkEnd w:id="14"/>
      <w:bookmarkEnd w:id="15"/>
    </w:p>
    <w:tbl>
      <w:tblPr>
        <w:tblStyle w:val="TableGrid"/>
        <w:tblW w:w="0" w:type="auto"/>
        <w:tblInd w:w="745" w:type="dxa"/>
        <w:tblLayout w:type="fixed"/>
        <w:tblLook w:val="04A0"/>
      </w:tblPr>
      <w:tblGrid>
        <w:gridCol w:w="1440"/>
        <w:gridCol w:w="2160"/>
        <w:gridCol w:w="5011"/>
      </w:tblGrid>
      <w:tr w:rsidR="00B94E70" w:rsidRPr="00F0473D" w:rsidTr="004B00F0">
        <w:trPr>
          <w:cnfStyle w:val="100000000000"/>
        </w:trPr>
        <w:tc>
          <w:tcPr>
            <w:tcW w:w="1440" w:type="dxa"/>
          </w:tcPr>
          <w:p w:rsidR="00B94E70" w:rsidRPr="00B94E70" w:rsidRDefault="00B94E70" w:rsidP="00B94E70">
            <w:pPr>
              <w:pStyle w:val="tableheading"/>
            </w:pPr>
            <w:r w:rsidRPr="00B94E70">
              <w:t>Reference Number</w:t>
            </w:r>
          </w:p>
        </w:tc>
        <w:tc>
          <w:tcPr>
            <w:tcW w:w="2160" w:type="dxa"/>
          </w:tcPr>
          <w:p w:rsidR="00B94E70" w:rsidRPr="00B94E70" w:rsidRDefault="00B94E70" w:rsidP="00B94E70">
            <w:pPr>
              <w:pStyle w:val="tableheading"/>
            </w:pPr>
            <w:r w:rsidRPr="00B94E70">
              <w:t>Document Name</w:t>
            </w:r>
          </w:p>
        </w:tc>
        <w:tc>
          <w:tcPr>
            <w:tcW w:w="5011" w:type="dxa"/>
          </w:tcPr>
          <w:p w:rsidR="00B94E70" w:rsidRPr="00B94E70" w:rsidRDefault="00B94E70" w:rsidP="00B94E70">
            <w:pPr>
              <w:pStyle w:val="tableheading"/>
            </w:pPr>
            <w:r w:rsidRPr="00B94E70">
              <w:t>Document Path</w:t>
            </w:r>
          </w:p>
        </w:tc>
      </w:tr>
      <w:tr w:rsidR="00B94E70" w:rsidRPr="00F0473D" w:rsidTr="004B00F0">
        <w:tc>
          <w:tcPr>
            <w:tcW w:w="1440" w:type="dxa"/>
          </w:tcPr>
          <w:p w:rsidR="00B94E70" w:rsidRPr="00B94E70" w:rsidRDefault="00B94E70" w:rsidP="00B94E70">
            <w:pPr>
              <w:pStyle w:val="tableentry"/>
            </w:pPr>
            <w:r w:rsidRPr="00B94E70">
              <w:t>1</w:t>
            </w:r>
          </w:p>
        </w:tc>
        <w:tc>
          <w:tcPr>
            <w:tcW w:w="2160" w:type="dxa"/>
          </w:tcPr>
          <w:p w:rsidR="00B94E70" w:rsidRPr="00B94E70" w:rsidRDefault="00B94E70" w:rsidP="00B94E70">
            <w:pPr>
              <w:pStyle w:val="tableentry"/>
            </w:pPr>
            <w:r w:rsidRPr="00B94E70">
              <w:t>Gateway Agent</w:t>
            </w:r>
            <w:r w:rsidR="0045052B">
              <w:t xml:space="preserve"> 1.0</w:t>
            </w:r>
            <w:r w:rsidRPr="00B94E70">
              <w:t xml:space="preserve"> PRD</w:t>
            </w:r>
          </w:p>
        </w:tc>
        <w:tc>
          <w:tcPr>
            <w:tcW w:w="5011" w:type="dxa"/>
          </w:tcPr>
          <w:p w:rsidR="00B94E70" w:rsidRPr="00B94E70" w:rsidRDefault="00B94E70" w:rsidP="00B94E70">
            <w:pPr>
              <w:pStyle w:val="tableentry"/>
            </w:pPr>
          </w:p>
        </w:tc>
      </w:tr>
    </w:tbl>
    <w:p w:rsidR="0035792F" w:rsidRPr="00742DC8" w:rsidRDefault="0035792F" w:rsidP="0035792F">
      <w:pPr>
        <w:pStyle w:val="Heading2"/>
      </w:pPr>
      <w:bookmarkStart w:id="16" w:name="_Toc368911284"/>
      <w:bookmarkStart w:id="17" w:name="_Toc379471817"/>
      <w:bookmarkStart w:id="18" w:name="_Toc404604540"/>
      <w:bookmarkStart w:id="19" w:name="_Toc368911286"/>
      <w:r w:rsidRPr="00F0473D">
        <w:t>Revision</w:t>
      </w:r>
      <w:r w:rsidRPr="00742DC8">
        <w:t xml:space="preserve"> History</w:t>
      </w:r>
      <w:bookmarkEnd w:id="16"/>
      <w:bookmarkEnd w:id="17"/>
      <w:bookmarkEnd w:id="18"/>
    </w:p>
    <w:tbl>
      <w:tblPr>
        <w:tblStyle w:val="TableGrid"/>
        <w:tblW w:w="0" w:type="auto"/>
        <w:tblInd w:w="584" w:type="dxa"/>
        <w:tblLook w:val="04A0"/>
      </w:tblPr>
      <w:tblGrid>
        <w:gridCol w:w="1601"/>
        <w:gridCol w:w="2160"/>
        <w:gridCol w:w="5040"/>
      </w:tblGrid>
      <w:tr w:rsidR="0035792F" w:rsidRPr="00F0473D" w:rsidTr="004B00F0">
        <w:trPr>
          <w:cnfStyle w:val="100000000000"/>
        </w:trPr>
        <w:tc>
          <w:tcPr>
            <w:tcW w:w="1601" w:type="dxa"/>
          </w:tcPr>
          <w:p w:rsidR="0035792F" w:rsidRPr="00742DC8" w:rsidRDefault="0035792F" w:rsidP="00742DC8">
            <w:pPr>
              <w:pStyle w:val="tableheading"/>
            </w:pPr>
            <w:r w:rsidRPr="00742DC8">
              <w:t>Revision</w:t>
            </w:r>
          </w:p>
        </w:tc>
        <w:tc>
          <w:tcPr>
            <w:tcW w:w="2160" w:type="dxa"/>
          </w:tcPr>
          <w:p w:rsidR="0035792F" w:rsidRPr="00742DC8" w:rsidRDefault="0035792F" w:rsidP="00742DC8">
            <w:pPr>
              <w:pStyle w:val="tableheading"/>
            </w:pPr>
            <w:r w:rsidRPr="00742DC8">
              <w:t>Date</w:t>
            </w:r>
          </w:p>
        </w:tc>
        <w:tc>
          <w:tcPr>
            <w:tcW w:w="5040" w:type="dxa"/>
          </w:tcPr>
          <w:p w:rsidR="0035792F" w:rsidRPr="00742DC8" w:rsidRDefault="0035792F" w:rsidP="00742DC8">
            <w:pPr>
              <w:pStyle w:val="tableheading"/>
            </w:pPr>
            <w:r w:rsidRPr="00742DC8">
              <w:t>Change Log</w:t>
            </w:r>
          </w:p>
        </w:tc>
      </w:tr>
      <w:tr w:rsidR="0035792F" w:rsidRPr="00F0473D" w:rsidTr="004B00F0">
        <w:tc>
          <w:tcPr>
            <w:tcW w:w="1601" w:type="dxa"/>
          </w:tcPr>
          <w:p w:rsidR="0035792F" w:rsidRPr="00742DC8" w:rsidRDefault="004B00F0" w:rsidP="008531EC">
            <w:pPr>
              <w:pStyle w:val="tableentry"/>
            </w:pPr>
            <w:r>
              <w:t>Rev 1</w:t>
            </w:r>
          </w:p>
        </w:tc>
        <w:tc>
          <w:tcPr>
            <w:tcW w:w="2160" w:type="dxa"/>
          </w:tcPr>
          <w:p w:rsidR="0035792F" w:rsidRPr="00742DC8" w:rsidRDefault="0035792F" w:rsidP="008531EC">
            <w:pPr>
              <w:pStyle w:val="tableentry"/>
            </w:pPr>
            <w:r w:rsidRPr="00742DC8">
              <w:t>April 22, 2014</w:t>
            </w:r>
          </w:p>
        </w:tc>
        <w:tc>
          <w:tcPr>
            <w:tcW w:w="5040" w:type="dxa"/>
          </w:tcPr>
          <w:p w:rsidR="0035792F" w:rsidRPr="00742DC8" w:rsidRDefault="0035792F" w:rsidP="008531EC">
            <w:pPr>
              <w:pStyle w:val="tableentry"/>
            </w:pPr>
            <w:r w:rsidRPr="00742DC8">
              <w:t xml:space="preserve">First </w:t>
            </w:r>
            <w:r w:rsidR="00D601E0" w:rsidRPr="00742DC8">
              <w:t xml:space="preserve">released version in </w:t>
            </w:r>
            <w:r w:rsidRPr="00742DC8">
              <w:t>Alliance</w:t>
            </w:r>
          </w:p>
        </w:tc>
      </w:tr>
      <w:tr w:rsidR="0035792F" w:rsidRPr="00F0473D" w:rsidTr="004B00F0">
        <w:tc>
          <w:tcPr>
            <w:tcW w:w="1601" w:type="dxa"/>
          </w:tcPr>
          <w:p w:rsidR="0035792F" w:rsidRPr="00742DC8" w:rsidRDefault="004B00F0" w:rsidP="008531EC">
            <w:pPr>
              <w:pStyle w:val="tableentry"/>
            </w:pPr>
            <w:r>
              <w:t>Rev 1 Update 1</w:t>
            </w:r>
          </w:p>
        </w:tc>
        <w:tc>
          <w:tcPr>
            <w:tcW w:w="2160" w:type="dxa"/>
          </w:tcPr>
          <w:p w:rsidR="0035792F" w:rsidRPr="00742DC8" w:rsidRDefault="0035792F" w:rsidP="008531EC">
            <w:pPr>
              <w:pStyle w:val="tableentry"/>
            </w:pPr>
            <w:r w:rsidRPr="00742DC8">
              <w:t>June 13, 2014</w:t>
            </w:r>
          </w:p>
        </w:tc>
        <w:tc>
          <w:tcPr>
            <w:tcW w:w="5040" w:type="dxa"/>
          </w:tcPr>
          <w:p w:rsidR="0035792F" w:rsidRPr="00742DC8" w:rsidRDefault="0035792F" w:rsidP="008531EC">
            <w:pPr>
              <w:pStyle w:val="tableentry"/>
            </w:pPr>
            <w:r w:rsidRPr="00742DC8">
              <w:t>Updates to reflect component name changes.</w:t>
            </w:r>
          </w:p>
        </w:tc>
      </w:tr>
      <w:tr w:rsidR="007522CA" w:rsidRPr="00F0473D" w:rsidTr="004B00F0">
        <w:tc>
          <w:tcPr>
            <w:tcW w:w="1601" w:type="dxa"/>
          </w:tcPr>
          <w:p w:rsidR="007522CA" w:rsidRDefault="007522CA" w:rsidP="008531EC">
            <w:pPr>
              <w:pStyle w:val="tableentry"/>
            </w:pPr>
            <w:r>
              <w:t>Rev 1 Update 2</w:t>
            </w:r>
          </w:p>
        </w:tc>
        <w:tc>
          <w:tcPr>
            <w:tcW w:w="2160" w:type="dxa"/>
          </w:tcPr>
          <w:p w:rsidR="007522CA" w:rsidRPr="00742DC8" w:rsidRDefault="007522CA" w:rsidP="008531EC">
            <w:pPr>
              <w:pStyle w:val="tableentry"/>
            </w:pPr>
            <w:r>
              <w:t>November 21, 2014</w:t>
            </w:r>
          </w:p>
        </w:tc>
        <w:tc>
          <w:tcPr>
            <w:tcW w:w="5040" w:type="dxa"/>
          </w:tcPr>
          <w:p w:rsidR="007522CA" w:rsidRPr="00742DC8" w:rsidRDefault="007522CA" w:rsidP="008531EC">
            <w:pPr>
              <w:pStyle w:val="tableentry"/>
            </w:pPr>
            <w:r>
              <w:t>Updates to change the App Id for connector apps to Connector Id.</w:t>
            </w:r>
          </w:p>
        </w:tc>
      </w:tr>
      <w:tr w:rsidR="00D670A4" w:rsidRPr="00F0473D" w:rsidTr="004B00F0">
        <w:trPr>
          <w:ins w:id="20" w:author="Author" w:date="2016-04-19T11:00:00Z"/>
        </w:trPr>
        <w:tc>
          <w:tcPr>
            <w:tcW w:w="1601" w:type="dxa"/>
          </w:tcPr>
          <w:p w:rsidR="00D670A4" w:rsidRDefault="00D670A4" w:rsidP="008531EC">
            <w:pPr>
              <w:pStyle w:val="tableentry"/>
              <w:rPr>
                <w:ins w:id="21" w:author="Author" w:date="2016-04-19T11:00:00Z"/>
              </w:rPr>
            </w:pPr>
            <w:ins w:id="22" w:author="Author" w:date="2016-04-19T11:00:00Z">
              <w:r>
                <w:t>Rev</w:t>
              </w:r>
            </w:ins>
            <w:ins w:id="23" w:author="Author" w:date="2016-04-19T11:06:00Z">
              <w:r>
                <w:t xml:space="preserve"> 1 Update 3</w:t>
              </w:r>
            </w:ins>
          </w:p>
        </w:tc>
        <w:tc>
          <w:tcPr>
            <w:tcW w:w="2160" w:type="dxa"/>
          </w:tcPr>
          <w:p w:rsidR="00D670A4" w:rsidRDefault="00D670A4" w:rsidP="008531EC">
            <w:pPr>
              <w:pStyle w:val="tableentry"/>
              <w:rPr>
                <w:ins w:id="24" w:author="Author" w:date="2016-04-19T11:00:00Z"/>
              </w:rPr>
            </w:pPr>
            <w:ins w:id="25" w:author="Author" w:date="2016-04-19T11:06:00Z">
              <w:r>
                <w:t>April 19, 2016</w:t>
              </w:r>
            </w:ins>
          </w:p>
        </w:tc>
        <w:tc>
          <w:tcPr>
            <w:tcW w:w="5040" w:type="dxa"/>
          </w:tcPr>
          <w:p w:rsidR="00D670A4" w:rsidRDefault="00D670A4" w:rsidP="008531EC">
            <w:pPr>
              <w:pStyle w:val="tableentry"/>
              <w:rPr>
                <w:ins w:id="26" w:author="Author" w:date="2016-04-19T11:00:00Z"/>
              </w:rPr>
            </w:pPr>
            <w:ins w:id="27" w:author="Author" w:date="2016-04-19T11:06:00Z">
              <w:r>
                <w:t>Update interface definitions</w:t>
              </w:r>
            </w:ins>
            <w:ins w:id="28" w:author="Author" w:date="2016-04-19T11:07:00Z">
              <w:r>
                <w:t xml:space="preserve"> to match the current interfaces.</w:t>
              </w:r>
            </w:ins>
            <w:ins w:id="29" w:author="Author" w:date="2016-04-19T11:06:00Z">
              <w:r>
                <w:t xml:space="preserve"> </w:t>
              </w:r>
            </w:ins>
          </w:p>
        </w:tc>
      </w:tr>
    </w:tbl>
    <w:p w:rsidR="00AE4C57" w:rsidRDefault="00AE4C57" w:rsidP="00B94E70">
      <w:pPr>
        <w:pStyle w:val="Heading2"/>
      </w:pPr>
      <w:bookmarkStart w:id="30" w:name="_Toc404604541"/>
      <w:r w:rsidRPr="00F0473D">
        <w:lastRenderedPageBreak/>
        <w:t xml:space="preserve">Acronyms and </w:t>
      </w:r>
      <w:r w:rsidR="00BC03FC">
        <w:t>t</w:t>
      </w:r>
      <w:r w:rsidRPr="00F0473D">
        <w:t>erms</w:t>
      </w:r>
      <w:bookmarkEnd w:id="19"/>
      <w:bookmarkEnd w:id="30"/>
    </w:p>
    <w:tbl>
      <w:tblPr>
        <w:tblStyle w:val="TableGrid"/>
        <w:tblW w:w="0" w:type="auto"/>
        <w:tblInd w:w="720" w:type="dxa"/>
        <w:tblLook w:val="04A0"/>
      </w:tblPr>
      <w:tblGrid>
        <w:gridCol w:w="2725"/>
        <w:gridCol w:w="6145"/>
      </w:tblGrid>
      <w:tr w:rsidR="00EE0BF1" w:rsidTr="00EE0BF1">
        <w:trPr>
          <w:cnfStyle w:val="100000000000"/>
          <w:tblHeader/>
        </w:trPr>
        <w:tc>
          <w:tcPr>
            <w:tcW w:w="2725" w:type="dxa"/>
          </w:tcPr>
          <w:p w:rsidR="00EE0BF1" w:rsidRDefault="00EE0BF1" w:rsidP="00EE0BF1">
            <w:pPr>
              <w:pStyle w:val="tableheading"/>
            </w:pPr>
            <w:r>
              <w:t>Acronym/term</w:t>
            </w:r>
          </w:p>
        </w:tc>
        <w:tc>
          <w:tcPr>
            <w:tcW w:w="6145" w:type="dxa"/>
          </w:tcPr>
          <w:p w:rsidR="00EE0BF1" w:rsidRDefault="00EE0BF1" w:rsidP="00EE0BF1">
            <w:pPr>
              <w:pStyle w:val="tableheading"/>
            </w:pPr>
            <w:r>
              <w:t>Description</w:t>
            </w:r>
          </w:p>
        </w:tc>
      </w:tr>
      <w:tr w:rsidR="00EE0BF1" w:rsidTr="00EE0BF1">
        <w:tc>
          <w:tcPr>
            <w:tcW w:w="2725" w:type="dxa"/>
          </w:tcPr>
          <w:p w:rsidR="00EE0BF1" w:rsidRPr="005A52D1" w:rsidRDefault="00EE0BF1" w:rsidP="00EE0BF1">
            <w:pPr>
              <w:pStyle w:val="tableentry"/>
            </w:pPr>
            <w:proofErr w:type="spellStart"/>
            <w:r w:rsidRPr="005A52D1">
              <w:t>AllJoyn</w:t>
            </w:r>
            <w:proofErr w:type="spellEnd"/>
            <w:r w:rsidRPr="005A52D1">
              <w:t xml:space="preserve"> framework</w:t>
            </w:r>
          </w:p>
        </w:tc>
        <w:tc>
          <w:tcPr>
            <w:tcW w:w="6145" w:type="dxa"/>
          </w:tcPr>
          <w:p w:rsidR="00EE0BF1" w:rsidRDefault="00EE0BF1" w:rsidP="00EE0BF1">
            <w:pPr>
              <w:pStyle w:val="tableentry"/>
            </w:pPr>
            <w:r w:rsidRPr="005A52D1">
              <w:t>Open source peer-to-peer framework that allows for abstraction of low-level network concepts and APIs.</w:t>
            </w:r>
          </w:p>
        </w:tc>
      </w:tr>
      <w:tr w:rsidR="00EE0BF1" w:rsidTr="00EE0BF1">
        <w:tc>
          <w:tcPr>
            <w:tcW w:w="2725" w:type="dxa"/>
          </w:tcPr>
          <w:p w:rsidR="00EE0BF1" w:rsidRPr="00A01399" w:rsidRDefault="00EE0BF1" w:rsidP="00EE0BF1">
            <w:pPr>
              <w:pStyle w:val="tableentry"/>
            </w:pPr>
            <w:proofErr w:type="spellStart"/>
            <w:r w:rsidRPr="00A01399">
              <w:t>AllJoyn</w:t>
            </w:r>
            <w:proofErr w:type="spellEnd"/>
            <w:r w:rsidRPr="00A01399">
              <w:t xml:space="preserve"> service framework</w:t>
            </w:r>
          </w:p>
        </w:tc>
        <w:tc>
          <w:tcPr>
            <w:tcW w:w="6145" w:type="dxa"/>
          </w:tcPr>
          <w:p w:rsidR="00EE0BF1" w:rsidRDefault="00EE0BF1" w:rsidP="00EE0BF1">
            <w:pPr>
              <w:pStyle w:val="tableentry"/>
            </w:pPr>
            <w:r w:rsidRPr="00A01399">
              <w:t xml:space="preserve">A service framework provided over the </w:t>
            </w:r>
            <w:proofErr w:type="spellStart"/>
            <w:r w:rsidRPr="00A01399">
              <w:t>AllJoyn</w:t>
            </w:r>
            <w:proofErr w:type="spellEnd"/>
            <w:r w:rsidRPr="00A01399">
              <w:t xml:space="preserve"> platform.</w:t>
            </w:r>
          </w:p>
        </w:tc>
      </w:tr>
      <w:tr w:rsidR="00EE0BF1" w:rsidTr="00EE0BF1">
        <w:tc>
          <w:tcPr>
            <w:tcW w:w="2725" w:type="dxa"/>
          </w:tcPr>
          <w:p w:rsidR="00EE0BF1" w:rsidRPr="00E127B8" w:rsidRDefault="00EE0BF1" w:rsidP="00EE0BF1">
            <w:pPr>
              <w:pStyle w:val="tableentry"/>
            </w:pPr>
            <w:r w:rsidRPr="00E127B8">
              <w:t>Consumer</w:t>
            </w:r>
          </w:p>
        </w:tc>
        <w:tc>
          <w:tcPr>
            <w:tcW w:w="6145" w:type="dxa"/>
          </w:tcPr>
          <w:p w:rsidR="00EE0BF1" w:rsidRPr="00E127B8" w:rsidRDefault="00EE0BF1" w:rsidP="00EE0BF1">
            <w:pPr>
              <w:pStyle w:val="tableentry"/>
            </w:pPr>
            <w:proofErr w:type="spellStart"/>
            <w:r w:rsidRPr="00E127B8">
              <w:t>AllJoyn</w:t>
            </w:r>
            <w:proofErr w:type="spellEnd"/>
            <w:r w:rsidRPr="00E127B8">
              <w:t xml:space="preserve"> application consuming services over the </w:t>
            </w:r>
            <w:proofErr w:type="spellStart"/>
            <w:r w:rsidRPr="00E127B8">
              <w:t>AllJoyn</w:t>
            </w:r>
            <w:proofErr w:type="spellEnd"/>
            <w:r w:rsidRPr="00E127B8">
              <w:t xml:space="preserve"> platform.</w:t>
            </w:r>
          </w:p>
        </w:tc>
      </w:tr>
      <w:tr w:rsidR="00261B71" w:rsidTr="00D02600">
        <w:tc>
          <w:tcPr>
            <w:tcW w:w="2725" w:type="dxa"/>
          </w:tcPr>
          <w:p w:rsidR="00261B71" w:rsidRPr="008633B1" w:rsidRDefault="00261B71" w:rsidP="00D02600">
            <w:pPr>
              <w:pStyle w:val="tableentry"/>
            </w:pPr>
            <w:r w:rsidRPr="008633B1">
              <w:t>GM App</w:t>
            </w:r>
          </w:p>
        </w:tc>
        <w:tc>
          <w:tcPr>
            <w:tcW w:w="6145" w:type="dxa"/>
          </w:tcPr>
          <w:p w:rsidR="00261B71" w:rsidRPr="008633B1" w:rsidRDefault="00261B71" w:rsidP="00D02600">
            <w:pPr>
              <w:pStyle w:val="tableentry"/>
            </w:pPr>
            <w:r w:rsidRPr="008633B1">
              <w:t>Gateway Management App</w:t>
            </w:r>
          </w:p>
        </w:tc>
      </w:tr>
      <w:tr w:rsidR="00EE0BF1" w:rsidTr="00EE0BF1">
        <w:tc>
          <w:tcPr>
            <w:tcW w:w="2725" w:type="dxa"/>
          </w:tcPr>
          <w:p w:rsidR="00EE0BF1" w:rsidRPr="00E127B8" w:rsidRDefault="00EE0BF1" w:rsidP="00EE0BF1">
            <w:pPr>
              <w:pStyle w:val="tableentry"/>
            </w:pPr>
            <w:r w:rsidRPr="00E127B8">
              <w:t>GUID</w:t>
            </w:r>
          </w:p>
        </w:tc>
        <w:tc>
          <w:tcPr>
            <w:tcW w:w="6145" w:type="dxa"/>
          </w:tcPr>
          <w:p w:rsidR="00EE0BF1" w:rsidRDefault="00EE0BF1" w:rsidP="00EE0BF1">
            <w:pPr>
              <w:pStyle w:val="tableentry"/>
            </w:pPr>
            <w:r w:rsidRPr="00E127B8">
              <w:t>Globally Unique Identifier. A 128 bit identifier generated randomly in a way that the probability of collision is negligible.</w:t>
            </w:r>
          </w:p>
        </w:tc>
      </w:tr>
      <w:tr w:rsidR="00261B71" w:rsidTr="00D02600">
        <w:tc>
          <w:tcPr>
            <w:tcW w:w="2725" w:type="dxa"/>
          </w:tcPr>
          <w:p w:rsidR="00261B71" w:rsidRPr="008633B1" w:rsidRDefault="00261B71" w:rsidP="00D02600">
            <w:pPr>
              <w:pStyle w:val="tableentry"/>
            </w:pPr>
            <w:r w:rsidRPr="008633B1">
              <w:t>GW</w:t>
            </w:r>
          </w:p>
        </w:tc>
        <w:tc>
          <w:tcPr>
            <w:tcW w:w="6145" w:type="dxa"/>
          </w:tcPr>
          <w:p w:rsidR="00261B71" w:rsidRDefault="00261B71" w:rsidP="00D02600">
            <w:pPr>
              <w:pStyle w:val="tableentry"/>
            </w:pPr>
            <w:r w:rsidRPr="008633B1">
              <w:t>Gateway</w:t>
            </w:r>
          </w:p>
        </w:tc>
      </w:tr>
      <w:tr w:rsidR="00EE0BF1" w:rsidTr="00EE0BF1">
        <w:tc>
          <w:tcPr>
            <w:tcW w:w="2725" w:type="dxa"/>
          </w:tcPr>
          <w:p w:rsidR="00EE0BF1" w:rsidRPr="00544F37" w:rsidRDefault="00EE0BF1" w:rsidP="00EE0BF1">
            <w:pPr>
              <w:pStyle w:val="tableentry"/>
            </w:pPr>
            <w:proofErr w:type="spellStart"/>
            <w:r w:rsidRPr="00544F37">
              <w:t>IoE</w:t>
            </w:r>
            <w:proofErr w:type="spellEnd"/>
          </w:p>
        </w:tc>
        <w:tc>
          <w:tcPr>
            <w:tcW w:w="6145" w:type="dxa"/>
          </w:tcPr>
          <w:p w:rsidR="00EE0BF1" w:rsidRDefault="00EE0BF1" w:rsidP="00EE0BF1">
            <w:pPr>
              <w:pStyle w:val="tableentry"/>
            </w:pPr>
            <w:r>
              <w:t xml:space="preserve">Internet of </w:t>
            </w:r>
            <w:r w:rsidRPr="00544F37">
              <w:t>Everything</w:t>
            </w:r>
          </w:p>
        </w:tc>
      </w:tr>
      <w:tr w:rsidR="00261B71" w:rsidTr="00D02600">
        <w:tc>
          <w:tcPr>
            <w:tcW w:w="2725" w:type="dxa"/>
          </w:tcPr>
          <w:p w:rsidR="00261B71" w:rsidRPr="008633B1" w:rsidRDefault="00261B71" w:rsidP="00D02600">
            <w:pPr>
              <w:pStyle w:val="tableentry"/>
            </w:pPr>
            <w:r w:rsidRPr="008633B1">
              <w:t>PM App</w:t>
            </w:r>
          </w:p>
        </w:tc>
        <w:tc>
          <w:tcPr>
            <w:tcW w:w="6145" w:type="dxa"/>
          </w:tcPr>
          <w:p w:rsidR="00261B71" w:rsidRPr="008633B1" w:rsidRDefault="00261B71" w:rsidP="00D02600">
            <w:pPr>
              <w:pStyle w:val="tableentry"/>
            </w:pPr>
            <w:r w:rsidRPr="008633B1">
              <w:t>Package Manager App</w:t>
            </w:r>
          </w:p>
        </w:tc>
      </w:tr>
      <w:tr w:rsidR="00261B71" w:rsidTr="00D02600">
        <w:tc>
          <w:tcPr>
            <w:tcW w:w="2725" w:type="dxa"/>
          </w:tcPr>
          <w:p w:rsidR="00261B71" w:rsidRPr="008E3362" w:rsidRDefault="00261B71" w:rsidP="00D02600">
            <w:pPr>
              <w:pStyle w:val="tableentry"/>
            </w:pPr>
            <w:r w:rsidRPr="008E3362">
              <w:t>Producer</w:t>
            </w:r>
          </w:p>
        </w:tc>
        <w:tc>
          <w:tcPr>
            <w:tcW w:w="6145" w:type="dxa"/>
          </w:tcPr>
          <w:p w:rsidR="00261B71" w:rsidRDefault="00261B71" w:rsidP="00D02600">
            <w:pPr>
              <w:pStyle w:val="tableentry"/>
            </w:pPr>
            <w:proofErr w:type="spellStart"/>
            <w:r w:rsidRPr="008E3362">
              <w:t>AllJoyn</w:t>
            </w:r>
            <w:proofErr w:type="spellEnd"/>
            <w:r w:rsidRPr="008E3362">
              <w:t xml:space="preserve"> application providing services over the </w:t>
            </w:r>
            <w:proofErr w:type="spellStart"/>
            <w:r w:rsidRPr="008E3362">
              <w:t>AllJoyn</w:t>
            </w:r>
            <w:proofErr w:type="spellEnd"/>
            <w:r w:rsidRPr="008E3362">
              <w:t xml:space="preserve"> platform.</w:t>
            </w:r>
          </w:p>
        </w:tc>
      </w:tr>
      <w:tr w:rsidR="00EE0BF1" w:rsidTr="00EE0BF1">
        <w:tc>
          <w:tcPr>
            <w:tcW w:w="2725" w:type="dxa"/>
          </w:tcPr>
          <w:p w:rsidR="00EE0BF1" w:rsidRPr="008633B1" w:rsidRDefault="00EE0BF1" w:rsidP="00EE0BF1">
            <w:pPr>
              <w:pStyle w:val="tableentry"/>
            </w:pPr>
            <w:r w:rsidRPr="008633B1">
              <w:t>SLS</w:t>
            </w:r>
          </w:p>
        </w:tc>
        <w:tc>
          <w:tcPr>
            <w:tcW w:w="6145" w:type="dxa"/>
          </w:tcPr>
          <w:p w:rsidR="00EE0BF1" w:rsidRPr="008633B1" w:rsidRDefault="00EE0BF1" w:rsidP="00EE0BF1">
            <w:pPr>
              <w:pStyle w:val="tableentry"/>
            </w:pPr>
            <w:proofErr w:type="spellStart"/>
            <w:r w:rsidRPr="008633B1">
              <w:t>Sessionless</w:t>
            </w:r>
            <w:proofErr w:type="spellEnd"/>
            <w:r w:rsidRPr="008633B1">
              <w:t xml:space="preserve"> Signal</w:t>
            </w:r>
          </w:p>
        </w:tc>
      </w:tr>
      <w:tr w:rsidR="00EE0BF1" w:rsidTr="00EE0BF1">
        <w:tc>
          <w:tcPr>
            <w:tcW w:w="2725" w:type="dxa"/>
          </w:tcPr>
          <w:p w:rsidR="00EE0BF1" w:rsidRPr="008633B1" w:rsidRDefault="00EE0BF1" w:rsidP="00EE0BF1">
            <w:pPr>
              <w:pStyle w:val="tableentry"/>
            </w:pPr>
            <w:r w:rsidRPr="008633B1">
              <w:t>WKN</w:t>
            </w:r>
          </w:p>
        </w:tc>
        <w:tc>
          <w:tcPr>
            <w:tcW w:w="6145" w:type="dxa"/>
          </w:tcPr>
          <w:p w:rsidR="00EE0BF1" w:rsidRPr="008633B1" w:rsidRDefault="00261B71" w:rsidP="00EE0BF1">
            <w:pPr>
              <w:pStyle w:val="tableentry"/>
            </w:pPr>
            <w:r>
              <w:t>Well-</w:t>
            </w:r>
            <w:r w:rsidR="00EE0BF1" w:rsidRPr="008633B1">
              <w:t>Known Name</w:t>
            </w:r>
          </w:p>
        </w:tc>
      </w:tr>
    </w:tbl>
    <w:p w:rsidR="006D2D6C" w:rsidRPr="00F0473D" w:rsidRDefault="00BC03FC" w:rsidP="00B94E70">
      <w:pPr>
        <w:pStyle w:val="Heading2"/>
      </w:pPr>
      <w:bookmarkStart w:id="31" w:name="_Toc343778882"/>
      <w:bookmarkStart w:id="32" w:name="_Toc360019043"/>
      <w:bookmarkStart w:id="33" w:name="_Toc404604542"/>
      <w:r>
        <w:t>Product r</w:t>
      </w:r>
      <w:r w:rsidR="006D2D6C" w:rsidRPr="00F0473D">
        <w:t>equirements</w:t>
      </w:r>
      <w:bookmarkEnd w:id="31"/>
      <w:bookmarkEnd w:id="32"/>
      <w:bookmarkEnd w:id="33"/>
    </w:p>
    <w:p w:rsidR="00DE1E32" w:rsidRDefault="00B94E70" w:rsidP="005143A4">
      <w:pPr>
        <w:pStyle w:val="body"/>
      </w:pPr>
      <w:r>
        <w:t>T</w:t>
      </w:r>
      <w:r w:rsidR="00E20F77">
        <w:t xml:space="preserve">his HLD focuses only on UC1 from the </w:t>
      </w:r>
      <w:r w:rsidR="005143A4">
        <w:t xml:space="preserve">Gateway Agent 1.0 </w:t>
      </w:r>
      <w:r w:rsidR="00E20F77">
        <w:t xml:space="preserve">PRD. </w:t>
      </w:r>
      <w:r w:rsidR="007F361D">
        <w:t>Main design deliverable</w:t>
      </w:r>
      <w:r w:rsidR="00DE1E32">
        <w:t>s</w:t>
      </w:r>
      <w:r w:rsidR="007F361D">
        <w:t xml:space="preserve"> </w:t>
      </w:r>
      <w:r w:rsidR="00DE1E32">
        <w:t>are</w:t>
      </w:r>
      <w:r w:rsidR="007F361D">
        <w:t xml:space="preserve"> the </w:t>
      </w:r>
      <w:r w:rsidR="00912F72">
        <w:t xml:space="preserve">Gateway </w:t>
      </w:r>
      <w:r w:rsidR="00E55173">
        <w:t>Management</w:t>
      </w:r>
      <w:r w:rsidR="00912F72">
        <w:t xml:space="preserve"> application</w:t>
      </w:r>
      <w:r w:rsidR="00DE1E32">
        <w:t xml:space="preserve"> and policy enforcement at the </w:t>
      </w:r>
      <w:proofErr w:type="spellStart"/>
      <w:r w:rsidR="001F5238">
        <w:t>AllJoyn</w:t>
      </w:r>
      <w:proofErr w:type="spellEnd"/>
      <w:r w:rsidR="001F5238">
        <w:t xml:space="preserve"> Router</w:t>
      </w:r>
      <w:r w:rsidR="007F361D">
        <w:t xml:space="preserve">. </w:t>
      </w:r>
      <w:r w:rsidR="00DE1E32">
        <w:t>Any</w:t>
      </w:r>
      <w:r w:rsidR="007F361D">
        <w:t xml:space="preserve"> </w:t>
      </w:r>
      <w:r w:rsidR="0035792F">
        <w:t>product</w:t>
      </w:r>
      <w:r w:rsidR="007F361D">
        <w:t xml:space="preserve"> requirements on the </w:t>
      </w:r>
      <w:r w:rsidR="0091689D">
        <w:t>Connector</w:t>
      </w:r>
      <w:r w:rsidR="007F361D">
        <w:t xml:space="preserve"> </w:t>
      </w:r>
      <w:r w:rsidR="00E52A8F">
        <w:t>application</w:t>
      </w:r>
      <w:r w:rsidR="007F361D">
        <w:t xml:space="preserve"> are considered out</w:t>
      </w:r>
      <w:r w:rsidR="005143A4">
        <w:t xml:space="preserve"> </w:t>
      </w:r>
      <w:r w:rsidR="007F361D">
        <w:t>of</w:t>
      </w:r>
      <w:r w:rsidR="005143A4">
        <w:t xml:space="preserve"> </w:t>
      </w:r>
      <w:r w:rsidR="007F361D">
        <w:t>scope</w:t>
      </w:r>
      <w:r w:rsidR="008F6FD1">
        <w:t>.</w:t>
      </w:r>
    </w:p>
    <w:p w:rsidR="00E20422" w:rsidRDefault="0027192E" w:rsidP="00A94FE8">
      <w:pPr>
        <w:pStyle w:val="Heading2"/>
      </w:pPr>
      <w:bookmarkStart w:id="34" w:name="_Toc360019045"/>
      <w:bookmarkStart w:id="35" w:name="_Toc404604543"/>
      <w:r>
        <w:t xml:space="preserve">Design </w:t>
      </w:r>
      <w:r w:rsidR="00BC03FC">
        <w:t>s</w:t>
      </w:r>
      <w:r w:rsidR="004A256E" w:rsidRPr="00F0473D">
        <w:t>cope</w:t>
      </w:r>
      <w:bookmarkEnd w:id="34"/>
      <w:bookmarkEnd w:id="35"/>
    </w:p>
    <w:p w:rsidR="0063698A" w:rsidRDefault="00BC03FC" w:rsidP="0063698A">
      <w:pPr>
        <w:pStyle w:val="Heading3"/>
      </w:pPr>
      <w:bookmarkStart w:id="36" w:name="_Toc404604544"/>
      <w:r>
        <w:t>Design a</w:t>
      </w:r>
      <w:r w:rsidR="0063698A">
        <w:t>ssumptions</w:t>
      </w:r>
      <w:bookmarkEnd w:id="36"/>
    </w:p>
    <w:p w:rsidR="0063698A" w:rsidRPr="0063698A" w:rsidRDefault="00761DFA" w:rsidP="00A94FE8">
      <w:pPr>
        <w:pStyle w:val="body"/>
      </w:pPr>
      <w:r>
        <w:t xml:space="preserve">The </w:t>
      </w:r>
      <w:r w:rsidR="00912F72">
        <w:t xml:space="preserve">Gateway </w:t>
      </w:r>
      <w:r w:rsidR="00E55173">
        <w:t>Management</w:t>
      </w:r>
      <w:r w:rsidR="00912F72">
        <w:t xml:space="preserve"> application</w:t>
      </w:r>
      <w:r w:rsidR="00FC522F">
        <w:t xml:space="preserve"> and </w:t>
      </w:r>
      <w:r w:rsidR="0091689D">
        <w:t>Connector</w:t>
      </w:r>
      <w:r w:rsidR="00FC522F">
        <w:t xml:space="preserve"> </w:t>
      </w:r>
      <w:r w:rsidR="00BC03FC">
        <w:t>app</w:t>
      </w:r>
      <w:r w:rsidR="00FC522F">
        <w:t xml:space="preserve"> are running as separate applications on the Gateway Agent and communicating with the same </w:t>
      </w:r>
      <w:proofErr w:type="spellStart"/>
      <w:r w:rsidR="00BC03FC">
        <w:t>AllJoyn</w:t>
      </w:r>
      <w:proofErr w:type="spellEnd"/>
      <w:r w:rsidR="00BC03FC">
        <w:t xml:space="preserve"> router</w:t>
      </w:r>
      <w:r w:rsidR="0063698A">
        <w:t>.</w:t>
      </w:r>
      <w:r w:rsidR="00FC522F">
        <w:t xml:space="preserve"> This architecture enables these two applications to be run as separate processes with different privileges, namely, </w:t>
      </w:r>
      <w:r w:rsidR="00BC03FC">
        <w:t xml:space="preserve">the </w:t>
      </w:r>
      <w:r w:rsidR="00912F72">
        <w:t xml:space="preserve">Gateway </w:t>
      </w:r>
      <w:r w:rsidR="00E55173">
        <w:t>Management</w:t>
      </w:r>
      <w:r w:rsidR="00912F72">
        <w:t xml:space="preserve"> application</w:t>
      </w:r>
      <w:r w:rsidR="00FC522F">
        <w:t xml:space="preserve"> </w:t>
      </w:r>
      <w:r w:rsidR="00EA505B">
        <w:t xml:space="preserve">running </w:t>
      </w:r>
      <w:r w:rsidR="00FC522F">
        <w:t xml:space="preserve">with higher privileges. </w:t>
      </w:r>
      <w:r w:rsidR="00974245">
        <w:t xml:space="preserve">Since </w:t>
      </w:r>
      <w:r w:rsidR="0076140E">
        <w:t xml:space="preserve">the </w:t>
      </w:r>
      <w:r w:rsidR="0091689D">
        <w:t>Connector</w:t>
      </w:r>
      <w:r w:rsidR="001D6F45">
        <w:t xml:space="preserve"> </w:t>
      </w:r>
      <w:r>
        <w:t>a</w:t>
      </w:r>
      <w:r w:rsidR="001D6F45">
        <w:t>pp</w:t>
      </w:r>
      <w:r w:rsidR="00974245">
        <w:t xml:space="preserve"> is provided by the service provider </w:t>
      </w:r>
      <w:r w:rsidR="00EA505B">
        <w:t>(or another third</w:t>
      </w:r>
      <w:r w:rsidR="00BC03FC">
        <w:t>-</w:t>
      </w:r>
      <w:r w:rsidR="00EA505B">
        <w:t xml:space="preserve">party entity) </w:t>
      </w:r>
      <w:r w:rsidR="00974245">
        <w:t xml:space="preserve">and since it </w:t>
      </w:r>
      <w:r w:rsidR="00EA505B">
        <w:t xml:space="preserve">connects with a </w:t>
      </w:r>
      <w:r w:rsidR="00BC03FC">
        <w:t xml:space="preserve">cloud end </w:t>
      </w:r>
      <w:r w:rsidR="00974245">
        <w:t xml:space="preserve">point, it is considered </w:t>
      </w:r>
      <w:proofErr w:type="spellStart"/>
      <w:r w:rsidR="00974245">
        <w:t>untrusted</w:t>
      </w:r>
      <w:proofErr w:type="spellEnd"/>
      <w:r w:rsidR="00974245">
        <w:t xml:space="preserve"> entity.</w:t>
      </w:r>
    </w:p>
    <w:p w:rsidR="00EB1896" w:rsidRDefault="00BC03FC" w:rsidP="00EB1896">
      <w:pPr>
        <w:pStyle w:val="Heading3"/>
      </w:pPr>
      <w:bookmarkStart w:id="37" w:name="_Toc404604545"/>
      <w:r>
        <w:t>Current dependencies</w:t>
      </w:r>
      <w:bookmarkEnd w:id="37"/>
    </w:p>
    <w:p w:rsidR="00EB1896" w:rsidRDefault="00EB1896" w:rsidP="0076140E">
      <w:pPr>
        <w:pStyle w:val="body"/>
      </w:pPr>
      <w:r w:rsidRPr="00EB1896">
        <w:t xml:space="preserve">The Gateway Agent </w:t>
      </w:r>
      <w:r>
        <w:t>des</w:t>
      </w:r>
      <w:r w:rsidR="00BC03FC">
        <w:t>ign assumes dependency on the following dependencies.</w:t>
      </w:r>
    </w:p>
    <w:p w:rsidR="00EB1896" w:rsidRDefault="00EB1896" w:rsidP="00EB1896">
      <w:pPr>
        <w:pStyle w:val="Caption"/>
        <w:keepNext/>
      </w:pPr>
      <w:bookmarkStart w:id="38" w:name="_Toc404604625"/>
      <w:r>
        <w:t xml:space="preserve">Table </w:t>
      </w:r>
      <w:r w:rsidR="009644C4">
        <w:fldChar w:fldCharType="begin"/>
      </w:r>
      <w:r w:rsidR="00197080">
        <w:instrText xml:space="preserve"> STYLEREF 1 \s </w:instrText>
      </w:r>
      <w:r w:rsidR="009644C4">
        <w:fldChar w:fldCharType="separate"/>
      </w:r>
      <w:r w:rsidR="00AC331C">
        <w:rPr>
          <w:noProof/>
        </w:rPr>
        <w:t>1</w:t>
      </w:r>
      <w:r w:rsidR="009644C4">
        <w:rPr>
          <w:noProof/>
        </w:rPr>
        <w:fldChar w:fldCharType="end"/>
      </w:r>
      <w:r w:rsidR="0092121A">
        <w:noBreakHyphen/>
      </w:r>
      <w:r w:rsidR="009644C4">
        <w:fldChar w:fldCharType="begin"/>
      </w:r>
      <w:r w:rsidR="00197080">
        <w:instrText xml:space="preserve"> SEQ Table \* ARABIC \s 1 </w:instrText>
      </w:r>
      <w:r w:rsidR="009644C4">
        <w:fldChar w:fldCharType="separate"/>
      </w:r>
      <w:r w:rsidR="00AC331C">
        <w:rPr>
          <w:noProof/>
        </w:rPr>
        <w:t>1</w:t>
      </w:r>
      <w:r w:rsidR="009644C4">
        <w:rPr>
          <w:noProof/>
        </w:rPr>
        <w:fldChar w:fldCharType="end"/>
      </w:r>
      <w:r>
        <w:t xml:space="preserve"> </w:t>
      </w:r>
      <w:r w:rsidR="00BC03FC">
        <w:t>Gateway Agent design d</w:t>
      </w:r>
      <w:r>
        <w:t>ependenc</w:t>
      </w:r>
      <w:r w:rsidR="00BC03FC">
        <w:t>ies</w:t>
      </w:r>
      <w:bookmarkEnd w:id="38"/>
    </w:p>
    <w:tbl>
      <w:tblPr>
        <w:tblStyle w:val="TableGrid"/>
        <w:tblW w:w="0" w:type="auto"/>
        <w:tblInd w:w="835" w:type="dxa"/>
        <w:tblLook w:val="04A0"/>
      </w:tblPr>
      <w:tblGrid>
        <w:gridCol w:w="2635"/>
        <w:gridCol w:w="2610"/>
      </w:tblGrid>
      <w:tr w:rsidR="00EB1896" w:rsidTr="00761DFA">
        <w:trPr>
          <w:cnfStyle w:val="100000000000"/>
        </w:trPr>
        <w:tc>
          <w:tcPr>
            <w:tcW w:w="2635" w:type="dxa"/>
          </w:tcPr>
          <w:p w:rsidR="00EB1896" w:rsidRDefault="00BC03FC" w:rsidP="00EB1896">
            <w:pPr>
              <w:pStyle w:val="tableheading"/>
            </w:pPr>
            <w:r>
              <w:t>Dependency</w:t>
            </w:r>
          </w:p>
        </w:tc>
        <w:tc>
          <w:tcPr>
            <w:tcW w:w="2610" w:type="dxa"/>
          </w:tcPr>
          <w:p w:rsidR="00EB1896" w:rsidRDefault="00EB1896" w:rsidP="00EB1896">
            <w:pPr>
              <w:pStyle w:val="tableheading"/>
            </w:pPr>
            <w:r>
              <w:t>Version</w:t>
            </w:r>
          </w:p>
        </w:tc>
      </w:tr>
      <w:tr w:rsidR="00EB1896" w:rsidTr="00761DFA">
        <w:tc>
          <w:tcPr>
            <w:tcW w:w="2635" w:type="dxa"/>
          </w:tcPr>
          <w:p w:rsidR="00EB1896" w:rsidRDefault="00EB1896" w:rsidP="00EB1896">
            <w:pPr>
              <w:pStyle w:val="tableentry"/>
            </w:pPr>
            <w:r>
              <w:t>Security</w:t>
            </w:r>
            <w:r w:rsidR="00BC03FC">
              <w:t xml:space="preserve"> feature</w:t>
            </w:r>
          </w:p>
        </w:tc>
        <w:tc>
          <w:tcPr>
            <w:tcW w:w="2610" w:type="dxa"/>
          </w:tcPr>
          <w:p w:rsidR="00EB1896" w:rsidRDefault="00EB1896" w:rsidP="00EB1896">
            <w:pPr>
              <w:pStyle w:val="tableentry"/>
            </w:pPr>
            <w:r>
              <w:t>1.0</w:t>
            </w:r>
          </w:p>
        </w:tc>
      </w:tr>
      <w:tr w:rsidR="00EB1896" w:rsidTr="00761DFA">
        <w:tc>
          <w:tcPr>
            <w:tcW w:w="2635" w:type="dxa"/>
          </w:tcPr>
          <w:p w:rsidR="00EB1896" w:rsidRDefault="00EB1896" w:rsidP="00EB1896">
            <w:pPr>
              <w:pStyle w:val="tableentry"/>
            </w:pPr>
            <w:r>
              <w:lastRenderedPageBreak/>
              <w:t>Notification</w:t>
            </w:r>
            <w:r w:rsidR="00BC03FC">
              <w:t xml:space="preserve"> service framework</w:t>
            </w:r>
          </w:p>
        </w:tc>
        <w:tc>
          <w:tcPr>
            <w:tcW w:w="2610" w:type="dxa"/>
          </w:tcPr>
          <w:p w:rsidR="00EB1896" w:rsidRDefault="0076140E" w:rsidP="00EB1896">
            <w:pPr>
              <w:pStyle w:val="tableentry"/>
            </w:pPr>
            <w:r>
              <w:t>1.1</w:t>
            </w:r>
          </w:p>
        </w:tc>
      </w:tr>
      <w:tr w:rsidR="00EB1896" w:rsidTr="00761DFA">
        <w:tc>
          <w:tcPr>
            <w:tcW w:w="2635" w:type="dxa"/>
          </w:tcPr>
          <w:p w:rsidR="00EB1896" w:rsidRDefault="00EB1896" w:rsidP="00EB1896">
            <w:pPr>
              <w:pStyle w:val="tableentry"/>
            </w:pPr>
            <w:r>
              <w:t xml:space="preserve">About </w:t>
            </w:r>
            <w:r w:rsidR="00BC03FC">
              <w:t>feature</w:t>
            </w:r>
          </w:p>
        </w:tc>
        <w:tc>
          <w:tcPr>
            <w:tcW w:w="2610" w:type="dxa"/>
          </w:tcPr>
          <w:p w:rsidR="00EB1896" w:rsidRDefault="00EB1896" w:rsidP="00EB1896">
            <w:pPr>
              <w:pStyle w:val="tableentry"/>
            </w:pPr>
            <w:r>
              <w:t>1.0</w:t>
            </w:r>
          </w:p>
        </w:tc>
      </w:tr>
    </w:tbl>
    <w:p w:rsidR="00EB1896" w:rsidRDefault="00D30A2F" w:rsidP="00EB1896">
      <w:pPr>
        <w:pStyle w:val="Heading3"/>
      </w:pPr>
      <w:bookmarkStart w:id="39" w:name="_Toc404604546"/>
      <w:r>
        <w:t xml:space="preserve">Ongoing </w:t>
      </w:r>
      <w:r w:rsidR="00BC03FC">
        <w:t>dependencies</w:t>
      </w:r>
      <w:bookmarkEnd w:id="39"/>
    </w:p>
    <w:p w:rsidR="00EB1896" w:rsidRDefault="00EB1896" w:rsidP="0076140E">
      <w:pPr>
        <w:pStyle w:val="body"/>
      </w:pPr>
      <w:r w:rsidRPr="00EB1896">
        <w:t xml:space="preserve">There are a number of </w:t>
      </w:r>
      <w:r w:rsidR="00D30A2F">
        <w:t>ongoing</w:t>
      </w:r>
      <w:r w:rsidRPr="00EB1896">
        <w:t xml:space="preserve"> </w:t>
      </w:r>
      <w:r w:rsidR="00BC03FC">
        <w:t>dependencies</w:t>
      </w:r>
      <w:r w:rsidRPr="00EB1896">
        <w:t xml:space="preserve"> </w:t>
      </w:r>
      <w:r w:rsidR="00663A5F">
        <w:t>(</w:t>
      </w:r>
      <w:r>
        <w:t>listed below</w:t>
      </w:r>
      <w:r w:rsidR="00663A5F">
        <w:t>)</w:t>
      </w:r>
      <w:r>
        <w:t xml:space="preserve"> </w:t>
      </w:r>
      <w:r w:rsidR="00333D9D">
        <w:t>that</w:t>
      </w:r>
      <w:r w:rsidRPr="00EB1896">
        <w:t xml:space="preserve"> </w:t>
      </w:r>
      <w:r w:rsidR="00663A5F">
        <w:t>will likely</w:t>
      </w:r>
      <w:r>
        <w:t xml:space="preserve"> </w:t>
      </w:r>
      <w:r w:rsidR="00663A5F">
        <w:t xml:space="preserve">impact Gateway Agent design. </w:t>
      </w:r>
      <w:r w:rsidR="00761DFA">
        <w:t xml:space="preserve">The </w:t>
      </w:r>
      <w:r w:rsidR="00663A5F">
        <w:t xml:space="preserve">HLD </w:t>
      </w:r>
      <w:r>
        <w:t xml:space="preserve">will be enhanced </w:t>
      </w:r>
      <w:r w:rsidR="003443AB">
        <w:t xml:space="preserve">as needed </w:t>
      </w:r>
      <w:r>
        <w:t xml:space="preserve">once </w:t>
      </w:r>
      <w:r w:rsidR="00BC03FC">
        <w:t xml:space="preserve">the </w:t>
      </w:r>
      <w:r w:rsidR="00D30A2F">
        <w:t>design is matured and related product requirements are defined</w:t>
      </w:r>
      <w:r w:rsidR="001E6514">
        <w:t>.</w:t>
      </w:r>
    </w:p>
    <w:p w:rsidR="001E6514" w:rsidRDefault="001E6514" w:rsidP="0076140E">
      <w:pPr>
        <w:pStyle w:val="bulletlv1"/>
      </w:pPr>
      <w:r>
        <w:t>Security 2.0</w:t>
      </w:r>
    </w:p>
    <w:p w:rsidR="002F4AE2" w:rsidRDefault="0076140E" w:rsidP="002F4AE2">
      <w:pPr>
        <w:pStyle w:val="Heading3"/>
      </w:pPr>
      <w:bookmarkStart w:id="40" w:name="_Toc404604547"/>
      <w:r>
        <w:t xml:space="preserve">Out </w:t>
      </w:r>
      <w:r w:rsidR="002F4AE2">
        <w:t>of</w:t>
      </w:r>
      <w:r>
        <w:t xml:space="preserve"> </w:t>
      </w:r>
      <w:r w:rsidR="00BC03FC">
        <w:t>s</w:t>
      </w:r>
      <w:r w:rsidR="002F4AE2">
        <w:t>cope</w:t>
      </w:r>
      <w:bookmarkEnd w:id="40"/>
    </w:p>
    <w:p w:rsidR="002F4AE2" w:rsidRDefault="0076140E" w:rsidP="0076140E">
      <w:pPr>
        <w:pStyle w:val="body"/>
      </w:pPr>
      <w:r>
        <w:t>The f</w:t>
      </w:r>
      <w:r w:rsidR="002F4AE2">
        <w:t>ollowing item</w:t>
      </w:r>
      <w:r>
        <w:t>s are</w:t>
      </w:r>
      <w:r w:rsidR="002F4AE2">
        <w:t xml:space="preserve"> considered </w:t>
      </w:r>
      <w:r w:rsidR="00F7493F">
        <w:t>out</w:t>
      </w:r>
      <w:r>
        <w:t xml:space="preserve"> </w:t>
      </w:r>
      <w:r w:rsidR="00F7493F">
        <w:t>of</w:t>
      </w:r>
      <w:r>
        <w:t xml:space="preserve"> </w:t>
      </w:r>
      <w:r w:rsidR="00F7493F">
        <w:t>scope of the current HLD.</w:t>
      </w:r>
    </w:p>
    <w:p w:rsidR="00222C8F" w:rsidRDefault="00222C8F" w:rsidP="00222C8F">
      <w:pPr>
        <w:pStyle w:val="Caption"/>
        <w:keepNext/>
      </w:pPr>
      <w:bookmarkStart w:id="41" w:name="_Toc404604626"/>
      <w:r>
        <w:t xml:space="preserve">Table </w:t>
      </w:r>
      <w:r w:rsidR="009644C4">
        <w:fldChar w:fldCharType="begin"/>
      </w:r>
      <w:r w:rsidR="00197080">
        <w:instrText xml:space="preserve"> STYLEREF 1 \s </w:instrText>
      </w:r>
      <w:r w:rsidR="009644C4">
        <w:fldChar w:fldCharType="separate"/>
      </w:r>
      <w:r w:rsidR="00AC331C">
        <w:rPr>
          <w:noProof/>
        </w:rPr>
        <w:t>1</w:t>
      </w:r>
      <w:r w:rsidR="009644C4">
        <w:rPr>
          <w:noProof/>
        </w:rPr>
        <w:fldChar w:fldCharType="end"/>
      </w:r>
      <w:r>
        <w:noBreakHyphen/>
      </w:r>
      <w:r w:rsidR="009644C4">
        <w:fldChar w:fldCharType="begin"/>
      </w:r>
      <w:r w:rsidR="00197080">
        <w:instrText xml:space="preserve"> SEQ Table \* ARABIC \s 1 </w:instrText>
      </w:r>
      <w:r w:rsidR="009644C4">
        <w:fldChar w:fldCharType="separate"/>
      </w:r>
      <w:r w:rsidR="00AC331C">
        <w:rPr>
          <w:noProof/>
        </w:rPr>
        <w:t>2</w:t>
      </w:r>
      <w:r w:rsidR="009644C4">
        <w:rPr>
          <w:noProof/>
        </w:rPr>
        <w:fldChar w:fldCharType="end"/>
      </w:r>
      <w:r>
        <w:t xml:space="preserve"> Out of scope items</w:t>
      </w:r>
      <w:bookmarkEnd w:id="41"/>
    </w:p>
    <w:tbl>
      <w:tblPr>
        <w:tblStyle w:val="TableGrid"/>
        <w:tblW w:w="0" w:type="auto"/>
        <w:tblInd w:w="835" w:type="dxa"/>
        <w:tblLook w:val="04A0"/>
      </w:tblPr>
      <w:tblGrid>
        <w:gridCol w:w="3510"/>
        <w:gridCol w:w="5040"/>
      </w:tblGrid>
      <w:tr w:rsidR="00222C8F" w:rsidTr="00222C8F">
        <w:trPr>
          <w:cnfStyle w:val="100000000000"/>
        </w:trPr>
        <w:tc>
          <w:tcPr>
            <w:tcW w:w="3510" w:type="dxa"/>
          </w:tcPr>
          <w:p w:rsidR="00222C8F" w:rsidRDefault="00222C8F" w:rsidP="005C6ED8">
            <w:pPr>
              <w:pStyle w:val="tableheading"/>
            </w:pPr>
            <w:r>
              <w:t>Out of scope item</w:t>
            </w:r>
          </w:p>
        </w:tc>
        <w:tc>
          <w:tcPr>
            <w:tcW w:w="5040" w:type="dxa"/>
          </w:tcPr>
          <w:p w:rsidR="00222C8F" w:rsidRDefault="00222C8F" w:rsidP="005C6ED8">
            <w:pPr>
              <w:pStyle w:val="tableheading"/>
            </w:pPr>
            <w:r>
              <w:t>Resolution</w:t>
            </w:r>
          </w:p>
        </w:tc>
      </w:tr>
      <w:tr w:rsidR="00222C8F" w:rsidTr="00222C8F">
        <w:tc>
          <w:tcPr>
            <w:tcW w:w="3510" w:type="dxa"/>
          </w:tcPr>
          <w:p w:rsidR="00222C8F" w:rsidRDefault="00222C8F" w:rsidP="005C6ED8">
            <w:pPr>
              <w:pStyle w:val="tableentry"/>
            </w:pPr>
            <w:r>
              <w:t xml:space="preserve">Upgrade for the Gateway </w:t>
            </w:r>
            <w:r w:rsidR="00E55173">
              <w:t>Management</w:t>
            </w:r>
            <w:r>
              <w:t xml:space="preserve"> app</w:t>
            </w:r>
          </w:p>
        </w:tc>
        <w:tc>
          <w:tcPr>
            <w:tcW w:w="5040" w:type="dxa"/>
          </w:tcPr>
          <w:p w:rsidR="00222C8F" w:rsidRDefault="00222C8F" w:rsidP="005C6ED8">
            <w:pPr>
              <w:pStyle w:val="tableentry"/>
            </w:pPr>
            <w:r>
              <w:t xml:space="preserve">The app install/upgrade design will cover the install/upgrade/uninstall for the </w:t>
            </w:r>
            <w:r w:rsidR="0091689D">
              <w:t>Connector</w:t>
            </w:r>
            <w:r>
              <w:t xml:space="preserve"> applications. The architecture is designed to be flexible to accommodate Gateway </w:t>
            </w:r>
            <w:r w:rsidR="00E55173">
              <w:t>Management</w:t>
            </w:r>
            <w:r>
              <w:t xml:space="preserve"> app upgrade in future.</w:t>
            </w:r>
          </w:p>
        </w:tc>
      </w:tr>
      <w:tr w:rsidR="00222C8F" w:rsidTr="00222C8F">
        <w:tc>
          <w:tcPr>
            <w:tcW w:w="3510" w:type="dxa"/>
          </w:tcPr>
          <w:p w:rsidR="00222C8F" w:rsidRDefault="00222C8F" w:rsidP="00222C8F">
            <w:pPr>
              <w:pStyle w:val="tableentry"/>
            </w:pPr>
            <w:r>
              <w:t xml:space="preserve">Error response codes for the Gateway </w:t>
            </w:r>
            <w:r w:rsidR="00E55173">
              <w:t>Management</w:t>
            </w:r>
            <w:r>
              <w:t xml:space="preserve"> app-related interfaces</w:t>
            </w:r>
          </w:p>
        </w:tc>
        <w:tc>
          <w:tcPr>
            <w:tcW w:w="5040" w:type="dxa"/>
          </w:tcPr>
          <w:p w:rsidR="00222C8F" w:rsidRDefault="00222C8F" w:rsidP="005C6ED8">
            <w:pPr>
              <w:pStyle w:val="tableentry"/>
            </w:pPr>
            <w:r>
              <w:t xml:space="preserve">This will be addressed as </w:t>
            </w:r>
            <w:r w:rsidRPr="00E50A43">
              <w:t>part of actual interface</w:t>
            </w:r>
            <w:r>
              <w:t xml:space="preserve"> definition</w:t>
            </w:r>
            <w:r w:rsidRPr="00E50A43">
              <w:t>.</w:t>
            </w:r>
          </w:p>
        </w:tc>
      </w:tr>
      <w:tr w:rsidR="00222C8F" w:rsidTr="00222C8F">
        <w:tc>
          <w:tcPr>
            <w:tcW w:w="3510" w:type="dxa"/>
          </w:tcPr>
          <w:p w:rsidR="00222C8F" w:rsidRDefault="00222C8F" w:rsidP="00222C8F">
            <w:pPr>
              <w:pStyle w:val="tableentry"/>
            </w:pPr>
            <w:r>
              <w:t xml:space="preserve">Interface design between the Gateway </w:t>
            </w:r>
            <w:r w:rsidR="00E55173">
              <w:t>Management</w:t>
            </w:r>
            <w:r>
              <w:t xml:space="preserve"> app and the Package Manger app</w:t>
            </w:r>
          </w:p>
        </w:tc>
        <w:tc>
          <w:tcPr>
            <w:tcW w:w="5040" w:type="dxa"/>
          </w:tcPr>
          <w:p w:rsidR="00222C8F" w:rsidRDefault="00222C8F" w:rsidP="005C6ED8">
            <w:pPr>
              <w:pStyle w:val="tableentry"/>
            </w:pPr>
            <w:r>
              <w:t>This will be addressed as part of implementation phase.</w:t>
            </w:r>
          </w:p>
        </w:tc>
      </w:tr>
    </w:tbl>
    <w:p w:rsidR="00F93A3F" w:rsidRDefault="00F93A3F" w:rsidP="00F7493F">
      <w:pPr>
        <w:pStyle w:val="body"/>
        <w:rPr>
          <w:rFonts w:ascii="Times New Roman" w:hAnsi="Times New Roman" w:cs="Times New Roman"/>
        </w:rPr>
        <w:sectPr w:rsidR="00F93A3F" w:rsidSect="00815093">
          <w:headerReference w:type="default" r:id="rId18"/>
          <w:pgSz w:w="12240" w:h="15840" w:code="1"/>
          <w:pgMar w:top="1440" w:right="1440" w:bottom="1440" w:left="1440" w:header="720" w:footer="432" w:gutter="0"/>
          <w:cols w:space="720"/>
          <w:titlePg/>
          <w:docGrid w:linePitch="326"/>
        </w:sectPr>
      </w:pPr>
    </w:p>
    <w:p w:rsidR="004A256E" w:rsidRPr="001F03FC" w:rsidRDefault="00223069" w:rsidP="001F03FC">
      <w:pPr>
        <w:pStyle w:val="Heading1"/>
      </w:pPr>
      <w:bookmarkStart w:id="42" w:name="_Toc404604548"/>
      <w:r w:rsidRPr="001F03FC">
        <w:lastRenderedPageBreak/>
        <w:t xml:space="preserve">Gateway Agent </w:t>
      </w:r>
      <w:r w:rsidR="006D2D6C" w:rsidRPr="001F03FC">
        <w:t>Design</w:t>
      </w:r>
      <w:bookmarkEnd w:id="42"/>
    </w:p>
    <w:p w:rsidR="006D2D6C" w:rsidRPr="001F03FC" w:rsidRDefault="006D2D6C" w:rsidP="001F03FC">
      <w:pPr>
        <w:pStyle w:val="Heading2"/>
      </w:pPr>
      <w:bookmarkStart w:id="43" w:name="_Toc404604549"/>
      <w:r w:rsidRPr="001F03FC">
        <w:t>Overview</w:t>
      </w:r>
      <w:bookmarkEnd w:id="43"/>
    </w:p>
    <w:p w:rsidR="00347B3F" w:rsidRPr="00F0473D" w:rsidRDefault="002D4FC8" w:rsidP="001F03FC">
      <w:pPr>
        <w:pStyle w:val="body"/>
      </w:pPr>
      <w:r w:rsidRPr="00F0473D">
        <w:t xml:space="preserve">In a proximal </w:t>
      </w:r>
      <w:proofErr w:type="spellStart"/>
      <w:r w:rsidRPr="00F0473D">
        <w:t>AllJoyn</w:t>
      </w:r>
      <w:proofErr w:type="spellEnd"/>
      <w:r w:rsidRPr="00F0473D">
        <w:t xml:space="preserve"> </w:t>
      </w:r>
      <w:proofErr w:type="spellStart"/>
      <w:r w:rsidRPr="00F0473D">
        <w:t>IoE</w:t>
      </w:r>
      <w:proofErr w:type="spellEnd"/>
      <w:r w:rsidRPr="00F0473D">
        <w:t xml:space="preserve"> network, producer devices expose functionality like notification and control to other consumer devices on the proximal network. </w:t>
      </w:r>
      <w:r w:rsidR="006A45EC" w:rsidRPr="00F0473D">
        <w:t>This enables</w:t>
      </w:r>
      <w:r w:rsidRPr="00F0473D">
        <w:t xml:space="preserve"> </w:t>
      </w:r>
      <w:r w:rsidR="006A45EC" w:rsidRPr="00F0473D">
        <w:t>consumer devices to receive notifications about events or state changes on producer devices and display them to the user. This also enables user-initiated or machine-initiated control actions to be performed on producer devices e.g. turning on/off the device, updating device settings etc. It is desirable t</w:t>
      </w:r>
      <w:r w:rsidR="00347B3F" w:rsidRPr="00F0473D">
        <w:t xml:space="preserve">o have a mechanism to </w:t>
      </w:r>
      <w:r w:rsidR="00347B3F" w:rsidRPr="00FB2264">
        <w:rPr>
          <w:i/>
        </w:rPr>
        <w:t>remote</w:t>
      </w:r>
      <w:r w:rsidR="00347B3F" w:rsidRPr="00F0473D">
        <w:t xml:space="preserve"> </w:t>
      </w:r>
      <w:r w:rsidR="0060677D" w:rsidRPr="00F0473D">
        <w:t xml:space="preserve">such </w:t>
      </w:r>
      <w:r w:rsidR="00347B3F" w:rsidRPr="00F0473D">
        <w:t xml:space="preserve">device functionality so that users can </w:t>
      </w:r>
      <w:r w:rsidR="00E65885">
        <w:t>have the seamless experience of receiving</w:t>
      </w:r>
      <w:r w:rsidR="00347B3F" w:rsidRPr="00F0473D">
        <w:t xml:space="preserve"> notifications and/or </w:t>
      </w:r>
      <w:r w:rsidR="00E65885" w:rsidRPr="00F0473D">
        <w:t>control</w:t>
      </w:r>
      <w:r w:rsidR="00E65885">
        <w:t>ling</w:t>
      </w:r>
      <w:r w:rsidR="00347B3F" w:rsidRPr="00F0473D">
        <w:t xml:space="preserve"> devices while away from the proximal network. </w:t>
      </w:r>
      <w:r w:rsidR="00882A49" w:rsidRPr="00F0473D">
        <w:t>This is also desirable for home automation use cases. Gateway Agent is designed to provide such a mechanism.</w:t>
      </w:r>
      <w:r w:rsidR="00AC12C7">
        <w:t xml:space="preserve"> </w:t>
      </w:r>
    </w:p>
    <w:p w:rsidR="00347B3F" w:rsidRPr="00F0473D" w:rsidRDefault="009644C4" w:rsidP="001F03FC">
      <w:pPr>
        <w:pStyle w:val="body"/>
      </w:pPr>
      <w:fldSimple w:instr=" REF _Ref377124988 \h  \* MERGEFORMAT ">
        <w:r w:rsidR="00AC331C" w:rsidRPr="00AC331C">
          <w:rPr>
            <w:szCs w:val="24"/>
          </w:rPr>
          <w:t xml:space="preserve">Figure </w:t>
        </w:r>
        <w:r w:rsidR="00AC331C" w:rsidRPr="00677F76">
          <w:rPr>
            <w:szCs w:val="24"/>
          </w:rPr>
          <w:t>2</w:t>
        </w:r>
        <w:r w:rsidR="00AC331C" w:rsidRPr="00677F76">
          <w:rPr>
            <w:szCs w:val="24"/>
          </w:rPr>
          <w:noBreakHyphen/>
          <w:t>1</w:t>
        </w:r>
      </w:fldSimple>
      <w:r w:rsidR="003443AB" w:rsidRPr="00891563">
        <w:rPr>
          <w:szCs w:val="24"/>
        </w:rPr>
        <w:t xml:space="preserve"> </w:t>
      </w:r>
      <w:r w:rsidR="00347B3F" w:rsidRPr="00891563">
        <w:rPr>
          <w:szCs w:val="24"/>
        </w:rPr>
        <w:t>shows context</w:t>
      </w:r>
      <w:r w:rsidR="00347B3F" w:rsidRPr="00F0473D">
        <w:t xml:space="preserve"> architecture for </w:t>
      </w:r>
      <w:r w:rsidR="00E51CA9" w:rsidRPr="00F0473D">
        <w:t>enabling remote access to</w:t>
      </w:r>
      <w:r w:rsidR="00347B3F" w:rsidRPr="00F0473D">
        <w:t xml:space="preserve"> services provided </w:t>
      </w:r>
      <w:r w:rsidR="00882A49" w:rsidRPr="00F0473D">
        <w:t xml:space="preserve">by devices </w:t>
      </w:r>
      <w:r w:rsidR="00347B3F" w:rsidRPr="00F0473D">
        <w:t xml:space="preserve">in the proximal network. </w:t>
      </w:r>
    </w:p>
    <w:p w:rsidR="003443AB" w:rsidRDefault="003443AB" w:rsidP="001F03FC">
      <w:pPr>
        <w:pStyle w:val="figureanchor"/>
      </w:pPr>
    </w:p>
    <w:p w:rsidR="0000053B" w:rsidRPr="0000053B" w:rsidRDefault="0000053B" w:rsidP="008531EC">
      <w:pPr>
        <w:pStyle w:val="Caption"/>
      </w:pPr>
      <w:r>
        <w:object w:dxaOrig="9984" w:dyaOrig="79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8.9pt;height:332.9pt" o:ole="">
            <v:imagedata r:id="rId19" o:title=""/>
          </v:shape>
          <o:OLEObject Type="Embed" ProgID="Visio.Drawing.11" ShapeID="_x0000_i1025" DrawAspect="Content" ObjectID="_1522583658" r:id="rId20"/>
        </w:object>
      </w:r>
    </w:p>
    <w:p w:rsidR="00E51CA9" w:rsidRDefault="003443AB" w:rsidP="003443AB">
      <w:pPr>
        <w:pStyle w:val="Caption"/>
        <w:rPr>
          <w:rFonts w:ascii="Times New Roman" w:hAnsi="Times New Roman"/>
        </w:rPr>
      </w:pPr>
      <w:bookmarkStart w:id="44" w:name="_Ref377124988"/>
      <w:bookmarkStart w:id="45" w:name="_Toc404604601"/>
      <w:r>
        <w:lastRenderedPageBreak/>
        <w:t xml:space="preserve">Figure </w:t>
      </w:r>
      <w:r w:rsidR="009644C4">
        <w:fldChar w:fldCharType="begin"/>
      </w:r>
      <w:r w:rsidR="00197080">
        <w:instrText xml:space="preserve"> STYLEREF 1 \s </w:instrText>
      </w:r>
      <w:r w:rsidR="009644C4">
        <w:fldChar w:fldCharType="separate"/>
      </w:r>
      <w:r w:rsidR="00AC331C">
        <w:rPr>
          <w:noProof/>
        </w:rPr>
        <w:t>2</w:t>
      </w:r>
      <w:r w:rsidR="009644C4">
        <w:rPr>
          <w:noProof/>
        </w:rPr>
        <w:fldChar w:fldCharType="end"/>
      </w:r>
      <w:r w:rsidR="007A6394">
        <w:noBreakHyphen/>
      </w:r>
      <w:r w:rsidR="009644C4">
        <w:fldChar w:fldCharType="begin"/>
      </w:r>
      <w:r w:rsidR="00197080">
        <w:instrText xml:space="preserve"> SEQ Figure \* ARABIC \s 1 </w:instrText>
      </w:r>
      <w:r w:rsidR="009644C4">
        <w:fldChar w:fldCharType="separate"/>
      </w:r>
      <w:r w:rsidR="00AC331C">
        <w:rPr>
          <w:noProof/>
        </w:rPr>
        <w:t>1</w:t>
      </w:r>
      <w:r w:rsidR="009644C4">
        <w:rPr>
          <w:noProof/>
        </w:rPr>
        <w:fldChar w:fldCharType="end"/>
      </w:r>
      <w:bookmarkEnd w:id="44"/>
      <w:r>
        <w:t xml:space="preserve"> </w:t>
      </w:r>
      <w:r w:rsidR="00222C8F">
        <w:t>Gateway Agent context a</w:t>
      </w:r>
      <w:r w:rsidRPr="00043E11">
        <w:t>rchitecture</w:t>
      </w:r>
      <w:bookmarkEnd w:id="45"/>
    </w:p>
    <w:p w:rsidR="0028028E" w:rsidRPr="001F03FC" w:rsidRDefault="0060677D" w:rsidP="001F03FC">
      <w:pPr>
        <w:pStyle w:val="body"/>
      </w:pPr>
      <w:r w:rsidRPr="001F03FC">
        <w:t xml:space="preserve">User would sign up with a service provider for accessing </w:t>
      </w:r>
      <w:proofErr w:type="spellStart"/>
      <w:r w:rsidR="00531F19" w:rsidRPr="001F03FC">
        <w:t>AllJoyn</w:t>
      </w:r>
      <w:proofErr w:type="spellEnd"/>
      <w:r w:rsidRPr="001F03FC">
        <w:t xml:space="preserve"> device services remotely. Service provider would enable remote services access via a Control </w:t>
      </w:r>
      <w:r w:rsidR="007D5668">
        <w:t>a</w:t>
      </w:r>
      <w:r w:rsidRPr="001F03FC">
        <w:t xml:space="preserve">pp </w:t>
      </w:r>
      <w:r w:rsidR="00333D9D">
        <w:t>that</w:t>
      </w:r>
      <w:r w:rsidRPr="001F03FC">
        <w:t xml:space="preserve"> can be used to control devices or send/receive notifications. </w:t>
      </w:r>
      <w:r w:rsidR="004200E4" w:rsidRPr="001F03FC">
        <w:t>When in</w:t>
      </w:r>
      <w:r w:rsidR="007D5668">
        <w:t xml:space="preserve"> the proximal network, the Control a</w:t>
      </w:r>
      <w:r w:rsidR="004200E4" w:rsidRPr="001F03FC">
        <w:t xml:space="preserve">pp will likely interact with devices over </w:t>
      </w:r>
      <w:proofErr w:type="spellStart"/>
      <w:r w:rsidR="00531F19" w:rsidRPr="001F03FC">
        <w:t>AllJoyn</w:t>
      </w:r>
      <w:proofErr w:type="spellEnd"/>
      <w:r w:rsidR="004200E4" w:rsidRPr="001F03FC">
        <w:t xml:space="preserve"> peer-to-peer communication. When outside the proximal network, </w:t>
      </w:r>
      <w:r w:rsidR="007D5668">
        <w:t xml:space="preserve">the </w:t>
      </w:r>
      <w:r w:rsidR="004200E4" w:rsidRPr="001F03FC">
        <w:t xml:space="preserve">Control </w:t>
      </w:r>
      <w:r w:rsidR="007D5668">
        <w:t>a</w:t>
      </w:r>
      <w:r w:rsidR="004200E4" w:rsidRPr="001F03FC">
        <w:t>pp will interact with a cloud service hosted by the service provider.</w:t>
      </w:r>
    </w:p>
    <w:p w:rsidR="00A62E46" w:rsidRPr="001F03FC" w:rsidRDefault="004200E4" w:rsidP="001F03FC">
      <w:pPr>
        <w:pStyle w:val="body"/>
      </w:pPr>
      <w:r w:rsidRPr="001F03FC">
        <w:t xml:space="preserve">A new Gateway Agent component is added in the proximal network for enabling remote access. </w:t>
      </w:r>
      <w:r w:rsidR="00E54298" w:rsidRPr="001F03FC">
        <w:t xml:space="preserve">Gateway Agent has a single Gateway </w:t>
      </w:r>
      <w:r w:rsidR="007D5668">
        <w:t>M</w:t>
      </w:r>
      <w:r w:rsidR="00E54298" w:rsidRPr="001F03FC">
        <w:t xml:space="preserve">anagement </w:t>
      </w:r>
      <w:r w:rsidR="007D5668">
        <w:t>a</w:t>
      </w:r>
      <w:r w:rsidR="00E54298" w:rsidRPr="001F03FC">
        <w:t xml:space="preserve">pp </w:t>
      </w:r>
      <w:r w:rsidR="002E0975" w:rsidRPr="001F03FC">
        <w:t xml:space="preserve">(GM </w:t>
      </w:r>
      <w:r w:rsidR="007D5668">
        <w:t>a</w:t>
      </w:r>
      <w:r w:rsidR="002E0975" w:rsidRPr="001F03FC">
        <w:t xml:space="preserve">pp) </w:t>
      </w:r>
      <w:r w:rsidR="00E54298" w:rsidRPr="001F03FC">
        <w:t xml:space="preserve">and one or more </w:t>
      </w:r>
      <w:r w:rsidR="0091689D">
        <w:t>Connector</w:t>
      </w:r>
      <w:r w:rsidR="00E54298" w:rsidRPr="001F03FC">
        <w:t xml:space="preserve"> </w:t>
      </w:r>
      <w:r w:rsidR="00761DFA">
        <w:t>a</w:t>
      </w:r>
      <w:r w:rsidR="00E54298" w:rsidRPr="001F03FC">
        <w:t>pps</w:t>
      </w:r>
      <w:r w:rsidR="00742DC8">
        <w:t xml:space="preserve"> developed by 3</w:t>
      </w:r>
      <w:r w:rsidR="00742DC8" w:rsidRPr="008531EC">
        <w:rPr>
          <w:vertAlign w:val="superscript"/>
        </w:rPr>
        <w:t>rd</w:t>
      </w:r>
      <w:r w:rsidR="00742DC8">
        <w:t xml:space="preserve"> party</w:t>
      </w:r>
      <w:r w:rsidR="008531EC">
        <w:t xml:space="preserve"> or service provider</w:t>
      </w:r>
      <w:r w:rsidR="00E54298" w:rsidRPr="001F03FC">
        <w:t>.</w:t>
      </w:r>
      <w:r w:rsidR="000949F5">
        <w:t xml:space="preserve"> </w:t>
      </w:r>
      <w:r w:rsidR="00742DC8">
        <w:t xml:space="preserve">Connector app enables a Control App situated outside of the proximal network to connect with </w:t>
      </w:r>
      <w:proofErr w:type="spellStart"/>
      <w:r w:rsidR="00742DC8">
        <w:t>IoT</w:t>
      </w:r>
      <w:proofErr w:type="spellEnd"/>
      <w:r w:rsidR="00742DC8">
        <w:t xml:space="preserve"> devices in the proximal network via the cloud service. The GM App and Connector</w:t>
      </w:r>
      <w:r w:rsidR="0028729A">
        <w:t xml:space="preserve"> apps</w:t>
      </w:r>
      <w:r w:rsidR="006E37D8">
        <w:t xml:space="preserve"> </w:t>
      </w:r>
      <w:r w:rsidR="00E54298" w:rsidRPr="001F03FC">
        <w:t xml:space="preserve">are </w:t>
      </w:r>
      <w:proofErr w:type="spellStart"/>
      <w:r w:rsidR="00531F19" w:rsidRPr="001F03FC">
        <w:t>AllJoyn</w:t>
      </w:r>
      <w:proofErr w:type="spellEnd"/>
      <w:r w:rsidR="00E54298" w:rsidRPr="001F03FC">
        <w:t xml:space="preserve"> enabled and interact with a single preinstalled </w:t>
      </w:r>
      <w:proofErr w:type="spellStart"/>
      <w:r w:rsidR="001F5238">
        <w:t>AllJoyn</w:t>
      </w:r>
      <w:proofErr w:type="spellEnd"/>
      <w:r w:rsidR="001F5238">
        <w:t xml:space="preserve"> Router</w:t>
      </w:r>
      <w:r w:rsidR="00E54298" w:rsidRPr="001F03FC">
        <w:t xml:space="preserve"> on the Gateway Agent. </w:t>
      </w:r>
      <w:r w:rsidR="002E0975" w:rsidRPr="001F03FC">
        <w:t>The Gateway Management app enables user to define and manage remote pr</w:t>
      </w:r>
      <w:r w:rsidR="007D5668">
        <w:t>ofiles via the Control a</w:t>
      </w:r>
      <w:r w:rsidR="002E0975" w:rsidRPr="001F03FC">
        <w:t xml:space="preserve">pp. A remote profile lists the set of devices/apps/interfaces for which </w:t>
      </w:r>
      <w:r w:rsidR="00333D9D">
        <w:t xml:space="preserve">the </w:t>
      </w:r>
      <w:r w:rsidR="002E0975" w:rsidRPr="001F03FC">
        <w:t xml:space="preserve">user would like to enable the remote access. The remote access to </w:t>
      </w:r>
      <w:proofErr w:type="spellStart"/>
      <w:r w:rsidR="00531F19" w:rsidRPr="001F03FC">
        <w:t>AllJoyn</w:t>
      </w:r>
      <w:proofErr w:type="spellEnd"/>
      <w:r w:rsidR="002E0975" w:rsidRPr="001F03FC">
        <w:t xml:space="preserve"> devices is controlled via the </w:t>
      </w:r>
      <w:proofErr w:type="spellStart"/>
      <w:r w:rsidR="002E0975" w:rsidRPr="001F03FC">
        <w:t>config</w:t>
      </w:r>
      <w:proofErr w:type="spellEnd"/>
      <w:r w:rsidR="002E0975" w:rsidRPr="001F03FC">
        <w:t xml:space="preserve"> file at the </w:t>
      </w:r>
      <w:proofErr w:type="spellStart"/>
      <w:r w:rsidR="001F5238">
        <w:t>AllJoyn</w:t>
      </w:r>
      <w:proofErr w:type="spellEnd"/>
      <w:r w:rsidR="001F5238">
        <w:t xml:space="preserve"> Router</w:t>
      </w:r>
      <w:r w:rsidR="002E0975" w:rsidRPr="001F03FC">
        <w:t xml:space="preserve">. </w:t>
      </w:r>
      <w:r w:rsidR="007D5668">
        <w:t xml:space="preserve">The </w:t>
      </w:r>
      <w:r w:rsidR="002E0975" w:rsidRPr="001F03FC">
        <w:t>G</w:t>
      </w:r>
      <w:r w:rsidR="007D5668">
        <w:t xml:space="preserve">ateway </w:t>
      </w:r>
      <w:r w:rsidR="002E0975" w:rsidRPr="001F03FC">
        <w:t>M</w:t>
      </w:r>
      <w:r w:rsidR="007D5668">
        <w:t>anagement a</w:t>
      </w:r>
      <w:r w:rsidR="002E0975" w:rsidRPr="001F03FC">
        <w:t xml:space="preserve">pp is responsible to update the </w:t>
      </w:r>
      <w:proofErr w:type="spellStart"/>
      <w:r w:rsidR="002E0975" w:rsidRPr="001F03FC">
        <w:t>config</w:t>
      </w:r>
      <w:proofErr w:type="spellEnd"/>
      <w:r w:rsidR="002E0975" w:rsidRPr="001F03FC">
        <w:t xml:space="preserve"> file appropriately to only allow access to </w:t>
      </w:r>
      <w:proofErr w:type="spellStart"/>
      <w:r w:rsidR="002E0975" w:rsidRPr="001F03FC">
        <w:t>remoted</w:t>
      </w:r>
      <w:proofErr w:type="spellEnd"/>
      <w:r w:rsidR="002E0975" w:rsidRPr="001F03FC">
        <w:t xml:space="preserve"> </w:t>
      </w:r>
      <w:proofErr w:type="spellStart"/>
      <w:r w:rsidR="00531F19" w:rsidRPr="001F03FC">
        <w:t>AllJoyn</w:t>
      </w:r>
      <w:proofErr w:type="spellEnd"/>
      <w:r w:rsidR="002E0975" w:rsidRPr="001F03FC">
        <w:t xml:space="preserve"> devices. Remote profile information is exposed to </w:t>
      </w:r>
      <w:r w:rsidR="0091689D">
        <w:t>Connector</w:t>
      </w:r>
      <w:r w:rsidR="002E0975" w:rsidRPr="001F03FC">
        <w:t xml:space="preserve"> apps via an </w:t>
      </w:r>
      <w:proofErr w:type="spellStart"/>
      <w:r w:rsidR="00531F19" w:rsidRPr="001F03FC">
        <w:t>AllJoyn</w:t>
      </w:r>
      <w:proofErr w:type="spellEnd"/>
      <w:r w:rsidR="002E0975" w:rsidRPr="001F03FC">
        <w:t xml:space="preserve"> interface provided by the G</w:t>
      </w:r>
      <w:r w:rsidR="007D5668">
        <w:t>ateway Management a</w:t>
      </w:r>
      <w:r w:rsidR="002E0975" w:rsidRPr="001F03FC">
        <w:t xml:space="preserve">pp. </w:t>
      </w:r>
    </w:p>
    <w:p w:rsidR="0028028E" w:rsidRPr="001F03FC" w:rsidRDefault="00761DFA" w:rsidP="001F03FC">
      <w:pPr>
        <w:pStyle w:val="body"/>
      </w:pPr>
      <w:r>
        <w:t xml:space="preserve">The </w:t>
      </w:r>
      <w:r w:rsidR="0091689D">
        <w:t>Connector</w:t>
      </w:r>
      <w:r w:rsidR="001D6F45" w:rsidRPr="001F03FC">
        <w:t xml:space="preserve"> </w:t>
      </w:r>
      <w:r>
        <w:t>a</w:t>
      </w:r>
      <w:r w:rsidR="001D6F45" w:rsidRPr="001F03FC">
        <w:t>pp</w:t>
      </w:r>
      <w:r w:rsidR="0028028E" w:rsidRPr="001F03FC">
        <w:t xml:space="preserve"> </w:t>
      </w:r>
      <w:r w:rsidR="00DD0890" w:rsidRPr="001F03FC">
        <w:t>maintains a long</w:t>
      </w:r>
      <w:r>
        <w:t>-</w:t>
      </w:r>
      <w:r w:rsidR="00DD0890" w:rsidRPr="001F03FC">
        <w:t xml:space="preserve">lived connection with the service provider cloud service. This persistent connection is used for receiving control actions initiated by user remotely on the Control </w:t>
      </w:r>
      <w:r w:rsidR="007D5668">
        <w:t>a</w:t>
      </w:r>
      <w:r w:rsidR="00DD0890" w:rsidRPr="001F03FC">
        <w:t>pp or by the cloud service itself (e.g.</w:t>
      </w:r>
      <w:r>
        <w:t>,</w:t>
      </w:r>
      <w:r w:rsidR="00DD0890" w:rsidRPr="001F03FC">
        <w:t xml:space="preserve"> in case of home automation). The communication between the </w:t>
      </w:r>
      <w:r w:rsidR="0091689D">
        <w:t>Connector</w:t>
      </w:r>
      <w:r w:rsidR="00DD0890" w:rsidRPr="001F03FC">
        <w:t xml:space="preserve"> app and the cloud service is via the service provider defined web protocol. Within the proximal network, the </w:t>
      </w:r>
      <w:r w:rsidR="0091689D">
        <w:t>Connector</w:t>
      </w:r>
      <w:r w:rsidR="00DD0890" w:rsidRPr="001F03FC">
        <w:t xml:space="preserve"> </w:t>
      </w:r>
      <w:r>
        <w:t>a</w:t>
      </w:r>
      <w:r w:rsidR="00DD0890" w:rsidRPr="001F03FC">
        <w:t xml:space="preserve">pp interacts with </w:t>
      </w:r>
      <w:proofErr w:type="spellStart"/>
      <w:r w:rsidR="00DD0890" w:rsidRPr="001F03FC">
        <w:t>remoted</w:t>
      </w:r>
      <w:proofErr w:type="spellEnd"/>
      <w:r w:rsidR="00DD0890" w:rsidRPr="001F03FC">
        <w:t xml:space="preserve"> devices/apps/interfaces directly for control actions using </w:t>
      </w:r>
      <w:r>
        <w:t xml:space="preserve">the </w:t>
      </w:r>
      <w:proofErr w:type="spellStart"/>
      <w:r w:rsidR="00DD0890" w:rsidRPr="001F03FC">
        <w:t>AllJoyn</w:t>
      </w:r>
      <w:proofErr w:type="spellEnd"/>
      <w:r w:rsidR="00DD0890" w:rsidRPr="001F03FC">
        <w:t xml:space="preserve"> </w:t>
      </w:r>
      <w:r>
        <w:t xml:space="preserve">framework </w:t>
      </w:r>
      <w:r w:rsidR="00DD0890" w:rsidRPr="001F03FC">
        <w:t xml:space="preserve">via the preinstalled </w:t>
      </w:r>
      <w:proofErr w:type="spellStart"/>
      <w:r w:rsidR="001F5238">
        <w:t>AllJoyn</w:t>
      </w:r>
      <w:proofErr w:type="spellEnd"/>
      <w:r w:rsidR="001F5238">
        <w:t xml:space="preserve"> Router</w:t>
      </w:r>
      <w:r w:rsidR="00DD0890" w:rsidRPr="001F03FC">
        <w:t xml:space="preserve">. The </w:t>
      </w:r>
      <w:proofErr w:type="spellStart"/>
      <w:r w:rsidR="001F5238">
        <w:t>AllJoyn</w:t>
      </w:r>
      <w:proofErr w:type="spellEnd"/>
      <w:r w:rsidR="001F5238">
        <w:t xml:space="preserve"> Router</w:t>
      </w:r>
      <w:r w:rsidR="00DD0890" w:rsidRPr="001F03FC">
        <w:t xml:space="preserve"> enforces allow rules via the </w:t>
      </w:r>
      <w:proofErr w:type="spellStart"/>
      <w:r w:rsidR="00DD0890" w:rsidRPr="001F03FC">
        <w:t>config</w:t>
      </w:r>
      <w:proofErr w:type="spellEnd"/>
      <w:r w:rsidR="00DD0890" w:rsidRPr="001F03FC">
        <w:t xml:space="preserve"> file </w:t>
      </w:r>
      <w:r w:rsidR="00333D9D">
        <w:t>that</w:t>
      </w:r>
      <w:r w:rsidR="00DD0890" w:rsidRPr="001F03FC">
        <w:t xml:space="preserve"> was updated by the G</w:t>
      </w:r>
      <w:r w:rsidR="007D5668">
        <w:t xml:space="preserve">ateway </w:t>
      </w:r>
      <w:r w:rsidR="00DD0890" w:rsidRPr="001F03FC">
        <w:t>M</w:t>
      </w:r>
      <w:r w:rsidR="007D5668">
        <w:t>anagement a</w:t>
      </w:r>
      <w:r w:rsidR="00DD0890" w:rsidRPr="001F03FC">
        <w:t xml:space="preserve">pp based on the remote profile setting. </w:t>
      </w:r>
      <w:r>
        <w:t xml:space="preserve">A </w:t>
      </w:r>
      <w:r w:rsidR="0091689D">
        <w:t>Connector</w:t>
      </w:r>
      <w:r w:rsidR="00DD0890" w:rsidRPr="001F03FC">
        <w:t xml:space="preserve"> app also acts as a proxy for propagating notifications from the proximal network to the cloud service and vice versa.</w:t>
      </w:r>
    </w:p>
    <w:p w:rsidR="0028028E" w:rsidRPr="001F03FC" w:rsidRDefault="0060677D" w:rsidP="001F03FC">
      <w:pPr>
        <w:pStyle w:val="body"/>
      </w:pPr>
      <w:r w:rsidRPr="001F03FC">
        <w:t xml:space="preserve">When outside the proximal network, </w:t>
      </w:r>
      <w:r w:rsidR="00761DFA">
        <w:t xml:space="preserve">the </w:t>
      </w:r>
      <w:r w:rsidRPr="001F03FC">
        <w:t xml:space="preserve">Control </w:t>
      </w:r>
      <w:r w:rsidR="007D5668">
        <w:t>a</w:t>
      </w:r>
      <w:r w:rsidRPr="001F03FC">
        <w:t xml:space="preserve">pp will interact with a cloud service hosted by the service provider. </w:t>
      </w:r>
      <w:r w:rsidR="008B66B7" w:rsidRPr="001F03FC">
        <w:t xml:space="preserve">The cloud service would then interact with the </w:t>
      </w:r>
      <w:r w:rsidR="0091689D">
        <w:t>Connector</w:t>
      </w:r>
      <w:r w:rsidR="00761DFA">
        <w:t xml:space="preserve"> a</w:t>
      </w:r>
      <w:r w:rsidR="001D6F45" w:rsidRPr="001F03FC">
        <w:t>pp</w:t>
      </w:r>
      <w:r w:rsidR="008B66B7" w:rsidRPr="001F03FC">
        <w:t xml:space="preserve"> on the Gateway Agent. </w:t>
      </w:r>
      <w:r w:rsidR="00761DFA">
        <w:t xml:space="preserve">The </w:t>
      </w:r>
      <w:r w:rsidR="0091689D">
        <w:t>Connector</w:t>
      </w:r>
      <w:r w:rsidR="00761DFA">
        <w:t xml:space="preserve"> a</w:t>
      </w:r>
      <w:r w:rsidR="001D6F45" w:rsidRPr="001F03FC">
        <w:t>pp</w:t>
      </w:r>
      <w:r w:rsidR="008B66B7" w:rsidRPr="001F03FC">
        <w:t xml:space="preserve"> will provide protocol conversion from service provider’s protocol to </w:t>
      </w:r>
      <w:proofErr w:type="spellStart"/>
      <w:r w:rsidR="00531F19" w:rsidRPr="001F03FC">
        <w:t>AllJoyn</w:t>
      </w:r>
      <w:proofErr w:type="spellEnd"/>
      <w:r w:rsidR="008B66B7" w:rsidRPr="001F03FC">
        <w:t>-based protocol and invoke interaction</w:t>
      </w:r>
      <w:r w:rsidR="0004482B" w:rsidRPr="001F03FC">
        <w:t xml:space="preserve"> with </w:t>
      </w:r>
      <w:proofErr w:type="spellStart"/>
      <w:r w:rsidR="0004482B" w:rsidRPr="001F03FC">
        <w:t>remoted</w:t>
      </w:r>
      <w:proofErr w:type="spellEnd"/>
      <w:r w:rsidR="0004482B" w:rsidRPr="001F03FC">
        <w:t xml:space="preserve"> interfaces on the devices</w:t>
      </w:r>
      <w:r w:rsidR="00DD0890" w:rsidRPr="001F03FC">
        <w:t xml:space="preserve"> as described above</w:t>
      </w:r>
      <w:r w:rsidR="008B66B7" w:rsidRPr="001F03FC">
        <w:t>.</w:t>
      </w:r>
      <w:r w:rsidR="0028028E" w:rsidRPr="001F03FC">
        <w:t xml:space="preserve">  </w:t>
      </w:r>
    </w:p>
    <w:p w:rsidR="000A5F7E" w:rsidRDefault="000A5F7E" w:rsidP="000A5F7E">
      <w:pPr>
        <w:pStyle w:val="Heading2"/>
      </w:pPr>
      <w:bookmarkStart w:id="46" w:name="_Toc404604550"/>
      <w:r>
        <w:t xml:space="preserve">Gateway </w:t>
      </w:r>
      <w:r w:rsidR="00A73E5A">
        <w:t>c</w:t>
      </w:r>
      <w:r>
        <w:t>oncepts</w:t>
      </w:r>
      <w:bookmarkEnd w:id="46"/>
    </w:p>
    <w:p w:rsidR="005C7089" w:rsidRDefault="005C7089" w:rsidP="005C7089">
      <w:pPr>
        <w:pStyle w:val="Heading3"/>
      </w:pPr>
      <w:bookmarkStart w:id="47" w:name="_Toc404604551"/>
      <w:r>
        <w:t xml:space="preserve">Service </w:t>
      </w:r>
      <w:r w:rsidR="00A73E5A">
        <w:t>p</w:t>
      </w:r>
      <w:r>
        <w:t>rovider</w:t>
      </w:r>
      <w:bookmarkEnd w:id="47"/>
      <w:r>
        <w:t xml:space="preserve"> </w:t>
      </w:r>
    </w:p>
    <w:p w:rsidR="005C7089" w:rsidRPr="00B003B8" w:rsidRDefault="00761DFA" w:rsidP="001F03FC">
      <w:pPr>
        <w:pStyle w:val="body"/>
      </w:pPr>
      <w:r>
        <w:t xml:space="preserve">The </w:t>
      </w:r>
      <w:r w:rsidR="00B003B8">
        <w:t xml:space="preserve">Service </w:t>
      </w:r>
      <w:r w:rsidR="00A73E5A">
        <w:t>p</w:t>
      </w:r>
      <w:r w:rsidR="005C7089" w:rsidRPr="00B003B8">
        <w:t xml:space="preserve">rovider provides cloud based services for </w:t>
      </w:r>
      <w:proofErr w:type="spellStart"/>
      <w:r w:rsidR="005C7089" w:rsidRPr="00B003B8">
        <w:t>IoE</w:t>
      </w:r>
      <w:proofErr w:type="spellEnd"/>
      <w:r w:rsidR="005C7089" w:rsidRPr="00B003B8">
        <w:t xml:space="preserve"> devices in user’s proximal network</w:t>
      </w:r>
      <w:r w:rsidR="00A73E5A">
        <w:t>,</w:t>
      </w:r>
      <w:r w:rsidR="005C7089" w:rsidRPr="00B003B8">
        <w:t xml:space="preserve"> e.g.</w:t>
      </w:r>
      <w:r>
        <w:t>,</w:t>
      </w:r>
      <w:r w:rsidR="005C7089" w:rsidRPr="00B003B8">
        <w:t xml:space="preserve"> home automation, home security, remote control etc.  </w:t>
      </w:r>
    </w:p>
    <w:p w:rsidR="000A5F7E" w:rsidRDefault="004200E4" w:rsidP="000A5F7E">
      <w:pPr>
        <w:pStyle w:val="Heading3"/>
      </w:pPr>
      <w:bookmarkStart w:id="48" w:name="_Toc404604552"/>
      <w:r>
        <w:lastRenderedPageBreak/>
        <w:t>Remote</w:t>
      </w:r>
      <w:r w:rsidR="00A73E5A">
        <w:t xml:space="preserve"> p</w:t>
      </w:r>
      <w:r w:rsidR="000A5F7E">
        <w:t>rofile</w:t>
      </w:r>
      <w:bookmarkEnd w:id="48"/>
    </w:p>
    <w:p w:rsidR="00B003B8" w:rsidRPr="001F03FC" w:rsidRDefault="00761DFA" w:rsidP="001F03FC">
      <w:pPr>
        <w:pStyle w:val="body"/>
      </w:pPr>
      <w:r>
        <w:t xml:space="preserve">The </w:t>
      </w:r>
      <w:r w:rsidR="00912F72" w:rsidRPr="001F03FC">
        <w:t xml:space="preserve">Gateway </w:t>
      </w:r>
      <w:r w:rsidR="00E55173">
        <w:t>Management</w:t>
      </w:r>
      <w:r w:rsidR="00912F72" w:rsidRPr="001F03FC">
        <w:t xml:space="preserve"> app</w:t>
      </w:r>
      <w:r w:rsidR="00410030" w:rsidRPr="001F03FC">
        <w:t xml:space="preserve"> </w:t>
      </w:r>
      <w:r w:rsidR="000A5F7E" w:rsidRPr="001F03FC">
        <w:t xml:space="preserve">maintains one or more </w:t>
      </w:r>
      <w:r w:rsidR="004200E4" w:rsidRPr="001F03FC">
        <w:t>remote</w:t>
      </w:r>
      <w:r w:rsidR="000A5F7E" w:rsidRPr="001F03FC">
        <w:t xml:space="preserve"> profiles</w:t>
      </w:r>
      <w:r w:rsidR="004200E4" w:rsidRPr="001F03FC">
        <w:t xml:space="preserve"> as created by the </w:t>
      </w:r>
      <w:r w:rsidR="004A67BC" w:rsidRPr="001F03FC">
        <w:t xml:space="preserve">user via the </w:t>
      </w:r>
      <w:r w:rsidR="004200E4" w:rsidRPr="001F03FC">
        <w:t xml:space="preserve">Control </w:t>
      </w:r>
      <w:r w:rsidR="00A73E5A">
        <w:t>a</w:t>
      </w:r>
      <w:r w:rsidR="004200E4" w:rsidRPr="001F03FC">
        <w:t>pp</w:t>
      </w:r>
      <w:r w:rsidR="000A5F7E" w:rsidRPr="001F03FC">
        <w:t xml:space="preserve">. </w:t>
      </w:r>
      <w:r w:rsidR="004200E4" w:rsidRPr="001F03FC">
        <w:t>A remote</w:t>
      </w:r>
      <w:r w:rsidR="000A5F7E" w:rsidRPr="001F03FC">
        <w:t xml:space="preserve"> profile defines</w:t>
      </w:r>
      <w:r w:rsidR="004944EE" w:rsidRPr="001F03FC">
        <w:t xml:space="preserve"> </w:t>
      </w:r>
      <w:proofErr w:type="spellStart"/>
      <w:r w:rsidR="004944EE" w:rsidRPr="001F03FC">
        <w:t>IoE</w:t>
      </w:r>
      <w:proofErr w:type="spellEnd"/>
      <w:r w:rsidR="004944EE" w:rsidRPr="001F03FC">
        <w:t xml:space="preserve"> devices/apps/</w:t>
      </w:r>
      <w:r w:rsidR="004200E4" w:rsidRPr="001F03FC">
        <w:t>interfaces</w:t>
      </w:r>
      <w:r w:rsidR="004944EE" w:rsidRPr="001F03FC">
        <w:t xml:space="preserve"> </w:t>
      </w:r>
      <w:r w:rsidR="00333D9D">
        <w:t>that</w:t>
      </w:r>
      <w:r w:rsidR="005C7089" w:rsidRPr="001F03FC">
        <w:t xml:space="preserve"> need to be remotely accessible. </w:t>
      </w:r>
      <w:r w:rsidR="004200E4" w:rsidRPr="001F03FC">
        <w:t>A remote</w:t>
      </w:r>
      <w:r w:rsidR="005C7089" w:rsidRPr="001F03FC">
        <w:t xml:space="preserve"> profile is associated with a single service provider.</w:t>
      </w:r>
    </w:p>
    <w:p w:rsidR="00963130" w:rsidRPr="001F03FC" w:rsidRDefault="00963130" w:rsidP="001F03FC">
      <w:pPr>
        <w:pStyle w:val="body"/>
      </w:pPr>
      <w:r w:rsidRPr="001F03FC">
        <w:t xml:space="preserve">A </w:t>
      </w:r>
      <w:r w:rsidR="004200E4" w:rsidRPr="001F03FC">
        <w:t xml:space="preserve">remote </w:t>
      </w:r>
      <w:r w:rsidRPr="001F03FC">
        <w:t xml:space="preserve">profile can </w:t>
      </w:r>
      <w:r w:rsidR="004944EE" w:rsidRPr="001F03FC">
        <w:t xml:space="preserve">only </w:t>
      </w:r>
      <w:r w:rsidRPr="001F03FC">
        <w:t xml:space="preserve">be configured by the Control </w:t>
      </w:r>
      <w:r w:rsidR="00A73E5A">
        <w:t>a</w:t>
      </w:r>
      <w:r w:rsidRPr="001F03FC">
        <w:t>pp fr</w:t>
      </w:r>
      <w:r w:rsidR="004944EE" w:rsidRPr="001F03FC">
        <w:t>om within the proximal network. P</w:t>
      </w:r>
      <w:r w:rsidRPr="001F03FC">
        <w:t xml:space="preserve">rofile configuration </w:t>
      </w:r>
      <w:r w:rsidR="004944EE" w:rsidRPr="001F03FC">
        <w:t>is not allowed</w:t>
      </w:r>
      <w:r w:rsidRPr="001F03FC">
        <w:t xml:space="preserve"> remotely</w:t>
      </w:r>
      <w:r w:rsidR="004944EE" w:rsidRPr="001F03FC">
        <w:t xml:space="preserve"> for security reasons.</w:t>
      </w:r>
      <w:r w:rsidR="00CF4A7A" w:rsidRPr="001F03FC">
        <w:t xml:space="preserve"> </w:t>
      </w:r>
    </w:p>
    <w:p w:rsidR="002F4AE2" w:rsidRDefault="002F4AE2" w:rsidP="002F4AE2">
      <w:pPr>
        <w:pStyle w:val="Heading3"/>
      </w:pPr>
      <w:bookmarkStart w:id="49" w:name="_Toc404604553"/>
      <w:proofErr w:type="spellStart"/>
      <w:r>
        <w:t>Remoted</w:t>
      </w:r>
      <w:proofErr w:type="spellEnd"/>
      <w:r>
        <w:t xml:space="preserve"> </w:t>
      </w:r>
      <w:proofErr w:type="spellStart"/>
      <w:r w:rsidR="00531F19">
        <w:t>AllJoyn</w:t>
      </w:r>
      <w:proofErr w:type="spellEnd"/>
      <w:r>
        <w:t xml:space="preserve"> </w:t>
      </w:r>
      <w:r w:rsidR="00A73E5A">
        <w:t>d</w:t>
      </w:r>
      <w:r>
        <w:t>evice/</w:t>
      </w:r>
      <w:r w:rsidR="00A73E5A">
        <w:t>app/i</w:t>
      </w:r>
      <w:r>
        <w:t>nterface</w:t>
      </w:r>
      <w:bookmarkEnd w:id="49"/>
    </w:p>
    <w:p w:rsidR="002F4AE2" w:rsidRPr="001F03FC" w:rsidRDefault="007C461B" w:rsidP="001F03FC">
      <w:pPr>
        <w:pStyle w:val="body"/>
      </w:pPr>
      <w:r w:rsidRPr="001F03FC">
        <w:t xml:space="preserve">An </w:t>
      </w:r>
      <w:proofErr w:type="spellStart"/>
      <w:r w:rsidR="00531F19" w:rsidRPr="001F03FC">
        <w:t>AllJoyn</w:t>
      </w:r>
      <w:proofErr w:type="spellEnd"/>
      <w:r w:rsidR="002F4AE2" w:rsidRPr="001F03FC">
        <w:t xml:space="preserve"> device/app/interface </w:t>
      </w:r>
      <w:r w:rsidR="00333D9D">
        <w:t>that</w:t>
      </w:r>
      <w:r w:rsidR="002F4AE2" w:rsidRPr="001F03FC">
        <w:t xml:space="preserve"> is listed as part of a remote profile on the </w:t>
      </w:r>
      <w:r w:rsidR="00E55173">
        <w:t>Gateway M</w:t>
      </w:r>
      <w:r w:rsidR="00912F72" w:rsidRPr="001F03FC">
        <w:t>anagement app</w:t>
      </w:r>
      <w:r w:rsidRPr="001F03FC">
        <w:t xml:space="preserve"> is termed as </w:t>
      </w:r>
      <w:proofErr w:type="spellStart"/>
      <w:r w:rsidRPr="001F03FC">
        <w:t>remoted</w:t>
      </w:r>
      <w:proofErr w:type="spellEnd"/>
      <w:r w:rsidR="002F4AE2" w:rsidRPr="001F03FC">
        <w:t xml:space="preserve">. </w:t>
      </w:r>
    </w:p>
    <w:p w:rsidR="006D2D6C" w:rsidRPr="00F0473D" w:rsidRDefault="00A73E5A" w:rsidP="006D2D6C">
      <w:pPr>
        <w:pStyle w:val="Heading2"/>
      </w:pPr>
      <w:bookmarkStart w:id="50" w:name="_Toc404604554"/>
      <w:r>
        <w:t>System a</w:t>
      </w:r>
      <w:r w:rsidR="006D2D6C" w:rsidRPr="00F0473D">
        <w:t>rchitecture</w:t>
      </w:r>
      <w:bookmarkEnd w:id="50"/>
    </w:p>
    <w:p w:rsidR="006D2D6C" w:rsidRPr="001F03FC" w:rsidRDefault="009644C4" w:rsidP="001F03FC">
      <w:pPr>
        <w:pStyle w:val="body"/>
      </w:pPr>
      <w:fldSimple w:instr=" REF _Ref373851807 \h  \* MERGEFORMAT ">
        <w:r w:rsidR="00AC331C">
          <w:t>Figure 2</w:t>
        </w:r>
        <w:r w:rsidR="00AC331C">
          <w:noBreakHyphen/>
          <w:t>2</w:t>
        </w:r>
      </w:fldSimple>
      <w:r w:rsidR="00CD56DE">
        <w:t xml:space="preserve"> </w:t>
      </w:r>
      <w:r w:rsidR="003B1702" w:rsidRPr="00F0473D">
        <w:t>shows detailed</w:t>
      </w:r>
      <w:r w:rsidR="003B1702" w:rsidRPr="001F03FC">
        <w:t xml:space="preserve"> system architecture for the Gateway Agent.</w:t>
      </w:r>
      <w:r w:rsidR="00A75873" w:rsidRPr="001F03FC">
        <w:t xml:space="preserve"> Each Gateway Agent is associated</w:t>
      </w:r>
      <w:r w:rsidR="00F0473D" w:rsidRPr="001F03FC">
        <w:t xml:space="preserve"> with a single service provider</w:t>
      </w:r>
      <w:r w:rsidR="00067390" w:rsidRPr="001F03FC">
        <w:t>. A service provider could provide one or more Cloud Services for</w:t>
      </w:r>
      <w:r w:rsidR="00FF7C75" w:rsidRPr="001F03FC">
        <w:t xml:space="preserve"> </w:t>
      </w:r>
      <w:r w:rsidR="00067390" w:rsidRPr="001F03FC">
        <w:t xml:space="preserve">remote access to </w:t>
      </w:r>
      <w:proofErr w:type="spellStart"/>
      <w:r w:rsidR="00067390" w:rsidRPr="001F03FC">
        <w:t>IoE</w:t>
      </w:r>
      <w:proofErr w:type="spellEnd"/>
      <w:r w:rsidR="00067390" w:rsidRPr="001F03FC">
        <w:t xml:space="preserve"> devices. </w:t>
      </w:r>
      <w:r w:rsidR="00E55173">
        <w:t xml:space="preserve">The </w:t>
      </w:r>
      <w:r w:rsidR="00067390" w:rsidRPr="001F03FC">
        <w:t xml:space="preserve">Gateway Agent will have a </w:t>
      </w:r>
      <w:r w:rsidR="0091689D">
        <w:t>Connector</w:t>
      </w:r>
      <w:r w:rsidR="00067390" w:rsidRPr="001F03FC">
        <w:t xml:space="preserve"> </w:t>
      </w:r>
      <w:r w:rsidR="001A2109" w:rsidRPr="001F03FC">
        <w:t xml:space="preserve">application </w:t>
      </w:r>
      <w:r w:rsidR="00067390" w:rsidRPr="001F03FC">
        <w:t xml:space="preserve">interacting with a given cloud service. </w:t>
      </w:r>
      <w:r w:rsidR="00223069" w:rsidRPr="001F03FC">
        <w:t xml:space="preserve">The </w:t>
      </w:r>
      <w:r w:rsidR="00067390" w:rsidRPr="001F03FC">
        <w:t xml:space="preserve">Gateway Agent </w:t>
      </w:r>
      <w:r w:rsidR="00761DFA">
        <w:t>can</w:t>
      </w:r>
      <w:r w:rsidR="00067390" w:rsidRPr="001F03FC">
        <w:t xml:space="preserve"> have multiple </w:t>
      </w:r>
      <w:r w:rsidR="0091689D">
        <w:t>Connector</w:t>
      </w:r>
      <w:r w:rsidR="00067390" w:rsidRPr="001F03FC">
        <w:t xml:space="preserve"> </w:t>
      </w:r>
      <w:r w:rsidR="001A2109" w:rsidRPr="001F03FC">
        <w:t xml:space="preserve">applications </w:t>
      </w:r>
      <w:r w:rsidR="00067390" w:rsidRPr="001F03FC">
        <w:t xml:space="preserve">interacting with </w:t>
      </w:r>
      <w:r w:rsidR="00C24AF6" w:rsidRPr="001F03FC">
        <w:t>different</w:t>
      </w:r>
      <w:r w:rsidR="00067390" w:rsidRPr="001F03FC">
        <w:t xml:space="preserve"> cloud services providing remote access for </w:t>
      </w:r>
      <w:proofErr w:type="spellStart"/>
      <w:r w:rsidR="00067390" w:rsidRPr="001F03FC">
        <w:t>IoE</w:t>
      </w:r>
      <w:proofErr w:type="spellEnd"/>
      <w:r w:rsidR="00067390" w:rsidRPr="001F03FC">
        <w:t xml:space="preserve"> devices. </w:t>
      </w:r>
      <w:r w:rsidR="00F0473D" w:rsidRPr="001F03FC">
        <w:t xml:space="preserve">There </w:t>
      </w:r>
      <w:r w:rsidR="00761DFA">
        <w:t>can</w:t>
      </w:r>
      <w:r w:rsidR="00F0473D" w:rsidRPr="001F03FC">
        <w:t xml:space="preserve"> </w:t>
      </w:r>
      <w:r w:rsidR="00067390" w:rsidRPr="001F03FC">
        <w:t xml:space="preserve">also </w:t>
      </w:r>
      <w:r w:rsidR="00F0473D" w:rsidRPr="001F03FC">
        <w:t>be multiple Gateway Agent</w:t>
      </w:r>
      <w:r w:rsidR="00FF7C75" w:rsidRPr="001F03FC">
        <w:t xml:space="preserve">s deployed in a proximal network </w:t>
      </w:r>
      <w:r w:rsidR="00F0473D" w:rsidRPr="001F03FC">
        <w:t xml:space="preserve">each enabling remote access for </w:t>
      </w:r>
      <w:proofErr w:type="spellStart"/>
      <w:r w:rsidR="00FF7C75" w:rsidRPr="001F03FC">
        <w:t>IoE</w:t>
      </w:r>
      <w:proofErr w:type="spellEnd"/>
      <w:r w:rsidR="00FF7C75" w:rsidRPr="001F03FC">
        <w:t xml:space="preserve"> </w:t>
      </w:r>
      <w:r w:rsidR="00F0473D" w:rsidRPr="001F03FC">
        <w:t xml:space="preserve">devices via a different service provider. </w:t>
      </w:r>
    </w:p>
    <w:p w:rsidR="009E77C8" w:rsidRPr="001F03FC" w:rsidRDefault="009E77C8" w:rsidP="001F03FC">
      <w:pPr>
        <w:pStyle w:val="body"/>
      </w:pPr>
      <w:r w:rsidRPr="001F03FC">
        <w:t xml:space="preserve">To ensure that </w:t>
      </w:r>
      <w:r w:rsidR="0091689D">
        <w:t>Connector</w:t>
      </w:r>
      <w:r w:rsidR="00D02600">
        <w:t xml:space="preserve"> applications</w:t>
      </w:r>
      <w:r w:rsidRPr="001F03FC">
        <w:t xml:space="preserve"> (which c</w:t>
      </w:r>
      <w:r w:rsidR="00333D9D">
        <w:t xml:space="preserve">an </w:t>
      </w:r>
      <w:r w:rsidRPr="001F03FC">
        <w:t xml:space="preserve">be </w:t>
      </w:r>
      <w:proofErr w:type="spellStart"/>
      <w:r w:rsidRPr="001F03FC">
        <w:t>untrusted</w:t>
      </w:r>
      <w:proofErr w:type="spellEnd"/>
      <w:r w:rsidRPr="001F03FC">
        <w:t xml:space="preserve">) </w:t>
      </w:r>
      <w:r w:rsidR="00333D9D">
        <w:t xml:space="preserve">cannot </w:t>
      </w:r>
      <w:r w:rsidR="00000432" w:rsidRPr="001F03FC">
        <w:t xml:space="preserve">manipulate remote access policies as defined by </w:t>
      </w:r>
      <w:r w:rsidR="007D6689" w:rsidRPr="001F03FC">
        <w:t xml:space="preserve">remote </w:t>
      </w:r>
      <w:r w:rsidR="00000432" w:rsidRPr="001F03FC">
        <w:t>profile</w:t>
      </w:r>
      <w:r w:rsidR="007D6689" w:rsidRPr="001F03FC">
        <w:t>s</w:t>
      </w:r>
      <w:r w:rsidR="00613D61" w:rsidRPr="001F03FC">
        <w:t xml:space="preserve">, </w:t>
      </w:r>
      <w:proofErr w:type="spellStart"/>
      <w:r w:rsidR="007D6689" w:rsidRPr="001F03FC">
        <w:t>the</w:t>
      </w:r>
      <w:r w:rsidR="0091689D">
        <w:t>Connector</w:t>
      </w:r>
      <w:proofErr w:type="spellEnd"/>
      <w:r w:rsidR="00D02600">
        <w:t xml:space="preserve"> </w:t>
      </w:r>
      <w:r w:rsidR="00761DFA">
        <w:t>a</w:t>
      </w:r>
      <w:r w:rsidR="001D6F45" w:rsidRPr="001F03FC">
        <w:t>pp</w:t>
      </w:r>
      <w:r w:rsidR="00000432" w:rsidRPr="001F03FC">
        <w:t xml:space="preserve"> and </w:t>
      </w:r>
      <w:r w:rsidR="00333D9D">
        <w:t xml:space="preserve">the </w:t>
      </w:r>
      <w:r w:rsidR="00E55173">
        <w:t>Gateway M</w:t>
      </w:r>
      <w:r w:rsidR="00912F72" w:rsidRPr="001F03FC">
        <w:t>anagement app</w:t>
      </w:r>
      <w:r w:rsidR="00000432" w:rsidRPr="001F03FC">
        <w:t xml:space="preserve"> </w:t>
      </w:r>
      <w:r w:rsidR="007D6689" w:rsidRPr="001F03FC">
        <w:t>should be</w:t>
      </w:r>
      <w:r w:rsidR="00000432" w:rsidRPr="001F03FC">
        <w:t xml:space="preserve"> installed </w:t>
      </w:r>
      <w:r w:rsidR="00A1559B" w:rsidRPr="001F03FC">
        <w:t xml:space="preserve">in two separate </w:t>
      </w:r>
      <w:r w:rsidR="00223069" w:rsidRPr="001F03FC">
        <w:t xml:space="preserve">user </w:t>
      </w:r>
      <w:r w:rsidR="00A1559B" w:rsidRPr="001F03FC">
        <w:t>accounts</w:t>
      </w:r>
      <w:r w:rsidR="007D6689" w:rsidRPr="001F03FC">
        <w:t>. These two apps will be</w:t>
      </w:r>
      <w:r w:rsidR="00000432" w:rsidRPr="001F03FC">
        <w:t xml:space="preserve"> talking to the same </w:t>
      </w:r>
      <w:proofErr w:type="spellStart"/>
      <w:r w:rsidR="001F5238">
        <w:t>AllJoyn</w:t>
      </w:r>
      <w:proofErr w:type="spellEnd"/>
      <w:r w:rsidR="001F5238">
        <w:t xml:space="preserve"> Router</w:t>
      </w:r>
      <w:r w:rsidR="005426D4" w:rsidRPr="001F03FC">
        <w:t xml:space="preserve"> </w:t>
      </w:r>
      <w:r w:rsidR="007D6689" w:rsidRPr="001F03FC">
        <w:t xml:space="preserve">preinstalled </w:t>
      </w:r>
      <w:r w:rsidR="005426D4" w:rsidRPr="001F03FC">
        <w:t>on the Gateway Agent</w:t>
      </w:r>
      <w:r w:rsidR="00000432" w:rsidRPr="001F03FC">
        <w:t xml:space="preserve">. </w:t>
      </w:r>
      <w:r w:rsidR="007D6689" w:rsidRPr="001F03FC">
        <w:t xml:space="preserve">Remote access to </w:t>
      </w:r>
      <w:proofErr w:type="spellStart"/>
      <w:r w:rsidR="00531F19" w:rsidRPr="001F03FC">
        <w:t>AllJoyn</w:t>
      </w:r>
      <w:proofErr w:type="spellEnd"/>
      <w:r w:rsidR="007D6689" w:rsidRPr="001F03FC">
        <w:t xml:space="preserve"> devices is restricted via the </w:t>
      </w:r>
      <w:proofErr w:type="spellStart"/>
      <w:r w:rsidR="007D6689" w:rsidRPr="001F03FC">
        <w:t>config</w:t>
      </w:r>
      <w:proofErr w:type="spellEnd"/>
      <w:r w:rsidR="000E7FC1">
        <w:t xml:space="preserve"> </w:t>
      </w:r>
      <w:r w:rsidR="007D6689" w:rsidRPr="001F03FC">
        <w:t xml:space="preserve">file policy at the </w:t>
      </w:r>
      <w:proofErr w:type="spellStart"/>
      <w:r w:rsidR="001F5238">
        <w:t>AllJoyn</w:t>
      </w:r>
      <w:proofErr w:type="spellEnd"/>
      <w:r w:rsidR="001F5238">
        <w:t xml:space="preserve"> Router</w:t>
      </w:r>
      <w:r w:rsidR="007D6689" w:rsidRPr="001F03FC">
        <w:t xml:space="preserve">. </w:t>
      </w:r>
      <w:r w:rsidR="00761DFA">
        <w:t xml:space="preserve">The </w:t>
      </w:r>
      <w:r w:rsidR="00E55173">
        <w:t>Gateway Management app</w:t>
      </w:r>
      <w:r w:rsidR="00000432" w:rsidRPr="001F03FC">
        <w:t xml:space="preserve"> </w:t>
      </w:r>
      <w:r w:rsidR="007D6689" w:rsidRPr="001F03FC">
        <w:t>updates</w:t>
      </w:r>
      <w:r w:rsidR="00000432" w:rsidRPr="001F03FC">
        <w:t xml:space="preserve"> </w:t>
      </w:r>
      <w:r w:rsidR="000E7FC1">
        <w:t xml:space="preserve">the </w:t>
      </w:r>
      <w:proofErr w:type="spellStart"/>
      <w:r w:rsidR="000E7FC1">
        <w:t>config</w:t>
      </w:r>
      <w:proofErr w:type="spellEnd"/>
      <w:r w:rsidR="000E7FC1">
        <w:t xml:space="preserve"> </w:t>
      </w:r>
      <w:r w:rsidR="007D6689" w:rsidRPr="001F03FC">
        <w:t xml:space="preserve">file </w:t>
      </w:r>
      <w:r w:rsidR="00000432" w:rsidRPr="001F03FC">
        <w:t xml:space="preserve">policy </w:t>
      </w:r>
      <w:r w:rsidR="007D6689" w:rsidRPr="001F03FC">
        <w:t>based on the profile activation</w:t>
      </w:r>
      <w:r w:rsidR="00223069" w:rsidRPr="001F03FC">
        <w:t xml:space="preserve"> and deactivation</w:t>
      </w:r>
      <w:r w:rsidR="007D6689" w:rsidRPr="001F03FC">
        <w:t>.</w:t>
      </w:r>
      <w:r w:rsidR="005426D4" w:rsidRPr="001F03FC">
        <w:t xml:space="preserve"> </w:t>
      </w:r>
    </w:p>
    <w:p w:rsidR="000E7FC1" w:rsidRDefault="00761DFA" w:rsidP="001F03FC">
      <w:pPr>
        <w:pStyle w:val="body"/>
      </w:pPr>
      <w:r>
        <w:t xml:space="preserve">The </w:t>
      </w:r>
      <w:r w:rsidR="00912F72" w:rsidRPr="001F03FC">
        <w:t xml:space="preserve">Gateway </w:t>
      </w:r>
      <w:r w:rsidR="00E55173">
        <w:t>Management</w:t>
      </w:r>
      <w:r w:rsidR="00912F72" w:rsidRPr="001F03FC">
        <w:t xml:space="preserve"> application</w:t>
      </w:r>
      <w:r w:rsidR="007D6689" w:rsidRPr="001F03FC">
        <w:t xml:space="preserve"> </w:t>
      </w:r>
      <w:r w:rsidR="005426D4" w:rsidRPr="001F03FC">
        <w:t>expo</w:t>
      </w:r>
      <w:r w:rsidR="005426D4">
        <w:t>se</w:t>
      </w:r>
      <w:r w:rsidR="007D6689">
        <w:t>s</w:t>
      </w:r>
      <w:r w:rsidR="005426D4">
        <w:t xml:space="preserve"> specific </w:t>
      </w:r>
      <w:proofErr w:type="spellStart"/>
      <w:r w:rsidR="00531F19">
        <w:t>AllJoyn</w:t>
      </w:r>
      <w:proofErr w:type="spellEnd"/>
      <w:r w:rsidR="005426D4">
        <w:t xml:space="preserve"> interfaces </w:t>
      </w:r>
      <w:r w:rsidR="007D6689">
        <w:t>as</w:t>
      </w:r>
      <w:r w:rsidR="005426D4">
        <w:t xml:space="preserve"> depicted </w:t>
      </w:r>
      <w:r w:rsidR="007D6689">
        <w:t xml:space="preserve">in </w:t>
      </w:r>
      <w:fldSimple w:instr=" REF _Ref373851807 \h  \* MERGEFORMAT ">
        <w:r w:rsidR="00AC331C">
          <w:t>Figure 2</w:t>
        </w:r>
        <w:r w:rsidR="00AC331C">
          <w:noBreakHyphen/>
          <w:t>2</w:t>
        </w:r>
      </w:fldSimple>
      <w:r w:rsidR="005426D4">
        <w:t>.</w:t>
      </w:r>
      <w:r w:rsidR="007D6689">
        <w:t xml:space="preserve"> These include: </w:t>
      </w:r>
      <w:r w:rsidR="000E7FC1">
        <w:t>:</w:t>
      </w:r>
    </w:p>
    <w:p w:rsidR="000E7FC1" w:rsidRDefault="007D6689" w:rsidP="000E7FC1">
      <w:pPr>
        <w:pStyle w:val="bulletlv1"/>
      </w:pPr>
      <w:r>
        <w:t xml:space="preserve">Profile Management interface used by the Control </w:t>
      </w:r>
      <w:r w:rsidR="007D5668">
        <w:t>a</w:t>
      </w:r>
      <w:r>
        <w:t>pp</w:t>
      </w:r>
    </w:p>
    <w:p w:rsidR="000E7FC1" w:rsidRDefault="00AA2328" w:rsidP="000E7FC1">
      <w:pPr>
        <w:pStyle w:val="bulletlv1"/>
      </w:pPr>
      <w:r>
        <w:t>App Access</w:t>
      </w:r>
      <w:r w:rsidR="007D6689">
        <w:t xml:space="preserve"> interface </w:t>
      </w:r>
      <w:r w:rsidR="00866CE6">
        <w:t>u</w:t>
      </w:r>
      <w:r w:rsidR="00215006">
        <w:t xml:space="preserve">sed by </w:t>
      </w:r>
      <w:r w:rsidR="0091689D">
        <w:t>Connector</w:t>
      </w:r>
      <w:r w:rsidR="001D6F45">
        <w:t xml:space="preserve"> </w:t>
      </w:r>
      <w:r w:rsidR="000E7FC1">
        <w:t>a</w:t>
      </w:r>
      <w:r w:rsidR="001D6F45">
        <w:t>pp</w:t>
      </w:r>
      <w:r w:rsidR="00215006">
        <w:t>lications</w:t>
      </w:r>
      <w:r w:rsidR="007D6689">
        <w:t>.</w:t>
      </w:r>
      <w:r w:rsidR="00866CE6">
        <w:t xml:space="preserve"> </w:t>
      </w:r>
    </w:p>
    <w:p w:rsidR="009E77C8" w:rsidRDefault="00215006" w:rsidP="001F03FC">
      <w:pPr>
        <w:pStyle w:val="body"/>
      </w:pPr>
      <w:r>
        <w:t>A</w:t>
      </w:r>
      <w:r w:rsidR="00866CE6">
        <w:t xml:space="preserve">ccess to </w:t>
      </w:r>
      <w:proofErr w:type="spellStart"/>
      <w:r w:rsidR="00866CE6">
        <w:t>remoted</w:t>
      </w:r>
      <w:proofErr w:type="spellEnd"/>
      <w:r w:rsidR="00866CE6">
        <w:t xml:space="preserve"> </w:t>
      </w:r>
      <w:proofErr w:type="spellStart"/>
      <w:r w:rsidR="00531F19">
        <w:t>AllJoyn</w:t>
      </w:r>
      <w:proofErr w:type="spellEnd"/>
      <w:r w:rsidR="00866CE6">
        <w:t xml:space="preserve"> devices </w:t>
      </w:r>
      <w:r>
        <w:t xml:space="preserve">by the </w:t>
      </w:r>
      <w:r w:rsidR="0091689D">
        <w:t>Connector</w:t>
      </w:r>
      <w:r>
        <w:t xml:space="preserve"> apps </w:t>
      </w:r>
      <w:r w:rsidR="00866CE6">
        <w:t xml:space="preserve">is controlled via the </w:t>
      </w:r>
      <w:proofErr w:type="spellStart"/>
      <w:r w:rsidR="00866CE6">
        <w:t>config</w:t>
      </w:r>
      <w:proofErr w:type="spellEnd"/>
      <w:r w:rsidR="00866CE6">
        <w:t xml:space="preserve"> file policy enforcement at the </w:t>
      </w:r>
      <w:proofErr w:type="spellStart"/>
      <w:r w:rsidR="001F5238">
        <w:t>AllJoyn</w:t>
      </w:r>
      <w:proofErr w:type="spellEnd"/>
      <w:r w:rsidR="001F5238">
        <w:t xml:space="preserve"> Router</w:t>
      </w:r>
      <w:r w:rsidR="00866CE6">
        <w:t>.</w:t>
      </w:r>
    </w:p>
    <w:p w:rsidR="0010408C" w:rsidRDefault="0010408C" w:rsidP="00DD4D13">
      <w:pPr>
        <w:pStyle w:val="body"/>
        <w:ind w:left="0"/>
        <w:rPr>
          <w:rFonts w:ascii="Times New Roman" w:hAnsi="Times New Roman" w:cs="Times New Roman"/>
        </w:rPr>
      </w:pPr>
    </w:p>
    <w:p w:rsidR="00406605" w:rsidRDefault="007D6689" w:rsidP="001F03FC">
      <w:pPr>
        <w:pStyle w:val="figureanchor"/>
      </w:pPr>
      <w:r>
        <w:lastRenderedPageBreak/>
        <w:tab/>
      </w:r>
      <w:r w:rsidR="00912F72" w:rsidRPr="00912F72">
        <w:t xml:space="preserve"> </w:t>
      </w:r>
      <w:r w:rsidR="007C461B" w:rsidRPr="007C461B">
        <w:t xml:space="preserve"> </w:t>
      </w:r>
    </w:p>
    <w:p w:rsidR="009871D1" w:rsidRPr="009871D1" w:rsidRDefault="009901DC" w:rsidP="008531EC">
      <w:pPr>
        <w:pStyle w:val="Caption"/>
      </w:pPr>
      <w:r>
        <w:object w:dxaOrig="8665" w:dyaOrig="7374">
          <v:shape id="_x0000_i1026" type="#_x0000_t75" style="width:427.3pt;height:364.7pt" o:ole="">
            <v:imagedata r:id="rId21" o:title=""/>
          </v:shape>
          <o:OLEObject Type="Embed" ProgID="Visio.Drawing.11" ShapeID="_x0000_i1026" DrawAspect="Content" ObjectID="_1522583659" r:id="rId22"/>
        </w:object>
      </w:r>
    </w:p>
    <w:p w:rsidR="00527944" w:rsidRDefault="00C36A71" w:rsidP="00834D5C">
      <w:pPr>
        <w:pStyle w:val="Caption"/>
      </w:pPr>
      <w:bookmarkStart w:id="51" w:name="_Ref373851807"/>
      <w:bookmarkStart w:id="52" w:name="_Ref373851790"/>
      <w:bookmarkStart w:id="53" w:name="_Toc404604602"/>
      <w:r>
        <w:t xml:space="preserve">Figure </w:t>
      </w:r>
      <w:r w:rsidR="009644C4">
        <w:fldChar w:fldCharType="begin"/>
      </w:r>
      <w:r w:rsidR="00197080">
        <w:instrText xml:space="preserve"> STYLEREF 1 \s </w:instrText>
      </w:r>
      <w:r w:rsidR="009644C4">
        <w:fldChar w:fldCharType="separate"/>
      </w:r>
      <w:r w:rsidR="00AC331C">
        <w:rPr>
          <w:noProof/>
        </w:rPr>
        <w:t>2</w:t>
      </w:r>
      <w:r w:rsidR="009644C4">
        <w:rPr>
          <w:noProof/>
        </w:rPr>
        <w:fldChar w:fldCharType="end"/>
      </w:r>
      <w:r w:rsidR="007A6394">
        <w:noBreakHyphen/>
      </w:r>
      <w:r w:rsidR="009644C4">
        <w:fldChar w:fldCharType="begin"/>
      </w:r>
      <w:r w:rsidR="00197080">
        <w:instrText xml:space="preserve"> SEQ Figure \* ARABIC \s 1 </w:instrText>
      </w:r>
      <w:r w:rsidR="009644C4">
        <w:fldChar w:fldCharType="separate"/>
      </w:r>
      <w:r w:rsidR="00AC331C">
        <w:rPr>
          <w:noProof/>
        </w:rPr>
        <w:t>2</w:t>
      </w:r>
      <w:r w:rsidR="009644C4">
        <w:rPr>
          <w:noProof/>
        </w:rPr>
        <w:fldChar w:fldCharType="end"/>
      </w:r>
      <w:bookmarkEnd w:id="51"/>
      <w:r>
        <w:t xml:space="preserve">: </w:t>
      </w:r>
      <w:bookmarkEnd w:id="52"/>
      <w:r w:rsidR="00A73E5A">
        <w:t>Gateway Agent a</w:t>
      </w:r>
      <w:r w:rsidR="00834D5C">
        <w:t>rchitecture</w:t>
      </w:r>
      <w:bookmarkEnd w:id="53"/>
    </w:p>
    <w:p w:rsidR="005C7089" w:rsidRDefault="0054130D" w:rsidP="001F03FC">
      <w:pPr>
        <w:pStyle w:val="Heading3"/>
      </w:pPr>
      <w:bookmarkStart w:id="54" w:name="_Toc404604555"/>
      <w:r>
        <w:t xml:space="preserve">Gateway </w:t>
      </w:r>
      <w:r w:rsidR="007D5668">
        <w:t>M</w:t>
      </w:r>
      <w:r>
        <w:t xml:space="preserve">anagement </w:t>
      </w:r>
      <w:r w:rsidR="000E7FC1">
        <w:t>a</w:t>
      </w:r>
      <w:r w:rsidR="00912F72">
        <w:t>pplication</w:t>
      </w:r>
      <w:bookmarkEnd w:id="54"/>
    </w:p>
    <w:p w:rsidR="00B03916" w:rsidRDefault="000E7FC1" w:rsidP="001F03FC">
      <w:pPr>
        <w:pStyle w:val="body"/>
      </w:pPr>
      <w:r>
        <w:t xml:space="preserve">The </w:t>
      </w:r>
      <w:r w:rsidR="00AA2328">
        <w:t>G</w:t>
      </w:r>
      <w:r w:rsidR="007D5668">
        <w:t xml:space="preserve">ateway </w:t>
      </w:r>
      <w:r w:rsidR="00AA2328">
        <w:t>M</w:t>
      </w:r>
      <w:r w:rsidR="007D5668">
        <w:t xml:space="preserve">anagement </w:t>
      </w:r>
      <w:r>
        <w:t>a</w:t>
      </w:r>
      <w:r w:rsidR="00AA2328">
        <w:t xml:space="preserve">pp </w:t>
      </w:r>
      <w:r w:rsidR="00B03916">
        <w:t>p</w:t>
      </w:r>
      <w:r w:rsidR="003E36CE">
        <w:t>rovides following main functionality</w:t>
      </w:r>
      <w:r w:rsidR="00B03916">
        <w:t>:</w:t>
      </w:r>
    </w:p>
    <w:p w:rsidR="00B003B8" w:rsidRDefault="00531F19" w:rsidP="001F03FC">
      <w:pPr>
        <w:pStyle w:val="bulletlv1"/>
      </w:pPr>
      <w:proofErr w:type="spellStart"/>
      <w:r>
        <w:rPr>
          <w:b/>
        </w:rPr>
        <w:t>AllJoyn</w:t>
      </w:r>
      <w:proofErr w:type="spellEnd"/>
      <w:r w:rsidR="00B03916" w:rsidRPr="003E36CE">
        <w:rPr>
          <w:b/>
        </w:rPr>
        <w:t xml:space="preserve"> </w:t>
      </w:r>
      <w:r w:rsidR="006D3957">
        <w:rPr>
          <w:b/>
        </w:rPr>
        <w:t>Profile Management</w:t>
      </w:r>
      <w:r w:rsidR="003E36CE" w:rsidRPr="003E36CE">
        <w:rPr>
          <w:b/>
        </w:rPr>
        <w:t>:</w:t>
      </w:r>
      <w:r w:rsidR="00C92BAC">
        <w:t xml:space="preserve"> </w:t>
      </w:r>
      <w:r w:rsidR="00912F72">
        <w:t xml:space="preserve">Gateway </w:t>
      </w:r>
      <w:r w:rsidR="00E55173">
        <w:t>Management</w:t>
      </w:r>
      <w:r w:rsidR="00912F72">
        <w:t xml:space="preserve"> app</w:t>
      </w:r>
      <w:r w:rsidR="00E52A8F">
        <w:t xml:space="preserve"> </w:t>
      </w:r>
      <w:r w:rsidR="00C92BAC">
        <w:t>implements a</w:t>
      </w:r>
      <w:r w:rsidR="002A56F5">
        <w:t xml:space="preserve"> secure</w:t>
      </w:r>
      <w:r w:rsidR="003E36CE">
        <w:t xml:space="preserve"> </w:t>
      </w:r>
      <w:proofErr w:type="spellStart"/>
      <w:r>
        <w:t>AllJoyn</w:t>
      </w:r>
      <w:proofErr w:type="spellEnd"/>
      <w:r w:rsidR="005C539A">
        <w:t xml:space="preserve"> </w:t>
      </w:r>
      <w:r w:rsidR="006D3957">
        <w:t>Profile Management</w:t>
      </w:r>
      <w:r w:rsidR="00AF7458">
        <w:t xml:space="preserve"> </w:t>
      </w:r>
      <w:r w:rsidR="005C539A">
        <w:t>Interface</w:t>
      </w:r>
      <w:r w:rsidR="003E36CE">
        <w:t>. This is a generic interface independent of any service provider</w:t>
      </w:r>
      <w:r w:rsidR="000323EB">
        <w:t xml:space="preserve"> and ex</w:t>
      </w:r>
      <w:r w:rsidR="00B71EC9">
        <w:t>poses profile management functionality</w:t>
      </w:r>
      <w:r w:rsidR="003E36CE">
        <w:t xml:space="preserve">. It is advertised in the About announcement signal sent out by the </w:t>
      </w:r>
      <w:r w:rsidR="00AA2328">
        <w:t>G</w:t>
      </w:r>
      <w:r w:rsidR="007D5668">
        <w:t xml:space="preserve">ateway </w:t>
      </w:r>
      <w:r w:rsidR="00AA2328">
        <w:t>M</w:t>
      </w:r>
      <w:r w:rsidR="007D5668">
        <w:t>anagement</w:t>
      </w:r>
      <w:r w:rsidR="00AA2328">
        <w:t xml:space="preserve"> App and is</w:t>
      </w:r>
      <w:r w:rsidR="007D5668">
        <w:t xml:space="preserve"> used by the Control a</w:t>
      </w:r>
      <w:r w:rsidR="000323EB">
        <w:t>pp</w:t>
      </w:r>
      <w:r w:rsidR="00AA2328">
        <w:t xml:space="preserve"> to discover the G</w:t>
      </w:r>
      <w:r w:rsidR="007D5668">
        <w:t xml:space="preserve">ateway </w:t>
      </w:r>
      <w:r w:rsidR="00AA2328">
        <w:t>M</w:t>
      </w:r>
      <w:r w:rsidR="007D5668">
        <w:t>anagement a</w:t>
      </w:r>
      <w:r w:rsidR="00AA2328">
        <w:t>pp</w:t>
      </w:r>
      <w:r w:rsidR="000323EB">
        <w:t xml:space="preserve">. The ‘App Name’ field in the announcement signal </w:t>
      </w:r>
      <w:r w:rsidR="000E7FC1">
        <w:t>can</w:t>
      </w:r>
      <w:r w:rsidR="000323EB">
        <w:t xml:space="preserve"> be set to indicate </w:t>
      </w:r>
      <w:r w:rsidR="00AA2328">
        <w:t>service provider</w:t>
      </w:r>
      <w:r w:rsidR="00F3423D">
        <w:t>-</w:t>
      </w:r>
      <w:r w:rsidR="000323EB">
        <w:t>specific G</w:t>
      </w:r>
      <w:r w:rsidR="007D5668">
        <w:t>ateway</w:t>
      </w:r>
      <w:r w:rsidR="000323EB">
        <w:t xml:space="preserve"> Agent</w:t>
      </w:r>
      <w:r w:rsidR="000E7FC1">
        <w:t>,</w:t>
      </w:r>
      <w:r w:rsidR="000323EB">
        <w:t xml:space="preserve"> e.g.</w:t>
      </w:r>
      <w:r w:rsidR="000E7FC1">
        <w:t>,</w:t>
      </w:r>
      <w:r w:rsidR="000323EB">
        <w:t xml:space="preserve"> “Service Provider 1 </w:t>
      </w:r>
      <w:proofErr w:type="spellStart"/>
      <w:r>
        <w:t>AllJoyn</w:t>
      </w:r>
      <w:proofErr w:type="spellEnd"/>
      <w:r w:rsidR="000323EB">
        <w:t xml:space="preserve"> Gateway </w:t>
      </w:r>
      <w:r w:rsidR="006D3957">
        <w:t>App</w:t>
      </w:r>
      <w:r w:rsidR="000323EB">
        <w:t xml:space="preserve">”. </w:t>
      </w:r>
    </w:p>
    <w:p w:rsidR="000A2D6F" w:rsidRDefault="000E7FC1" w:rsidP="001F03FC">
      <w:pPr>
        <w:pStyle w:val="body2"/>
      </w:pPr>
      <w:r>
        <w:t xml:space="preserve">The </w:t>
      </w:r>
      <w:r w:rsidR="000323EB">
        <w:t xml:space="preserve">Profile </w:t>
      </w:r>
      <w:r w:rsidR="00B71EC9">
        <w:t>M</w:t>
      </w:r>
      <w:r w:rsidR="007D5668">
        <w:t xml:space="preserve">anagement </w:t>
      </w:r>
      <w:r w:rsidR="00B71EC9">
        <w:t>interface</w:t>
      </w:r>
      <w:r w:rsidR="000323EB">
        <w:t xml:space="preserve"> </w:t>
      </w:r>
      <w:r w:rsidR="007D5668">
        <w:t>enables the Control a</w:t>
      </w:r>
      <w:r w:rsidR="00B71EC9">
        <w:t xml:space="preserve">pp to configure </w:t>
      </w:r>
      <w:r w:rsidR="00B71EC9" w:rsidRPr="00366203">
        <w:t xml:space="preserve">devices/apps/interfaces </w:t>
      </w:r>
      <w:r w:rsidR="00B71EC9">
        <w:t xml:space="preserve">for remote access </w:t>
      </w:r>
      <w:r w:rsidR="00B71EC9" w:rsidRPr="00366203">
        <w:t>as part of the profile</w:t>
      </w:r>
      <w:r w:rsidR="00B71EC9">
        <w:t>. The G</w:t>
      </w:r>
      <w:r w:rsidR="007D5668">
        <w:t xml:space="preserve">ateway </w:t>
      </w:r>
      <w:r w:rsidR="006C58E8">
        <w:t>Management</w:t>
      </w:r>
      <w:r w:rsidR="007D5668">
        <w:t xml:space="preserve"> a</w:t>
      </w:r>
      <w:r w:rsidR="00B71EC9">
        <w:t>pp is also responsible for</w:t>
      </w:r>
      <w:r w:rsidR="000323EB">
        <w:t xml:space="preserve"> persistently storing </w:t>
      </w:r>
      <w:r w:rsidR="0096519D">
        <w:t>profile</w:t>
      </w:r>
      <w:r w:rsidR="006D3957">
        <w:t xml:space="preserve"> data</w:t>
      </w:r>
      <w:r w:rsidR="0096519D">
        <w:t>.</w:t>
      </w:r>
      <w:r w:rsidR="00231952">
        <w:t xml:space="preserve"> </w:t>
      </w:r>
      <w:r w:rsidR="00366203" w:rsidRPr="00231952">
        <w:t xml:space="preserve">There </w:t>
      </w:r>
      <w:r>
        <w:t>can</w:t>
      </w:r>
      <w:r w:rsidR="00366203" w:rsidRPr="00231952">
        <w:t xml:space="preserve"> be multiple simultaneously active profiles on the </w:t>
      </w:r>
      <w:r w:rsidR="00912F72">
        <w:t xml:space="preserve">Gateway </w:t>
      </w:r>
      <w:r w:rsidR="00E55173">
        <w:t>M</w:t>
      </w:r>
      <w:r w:rsidR="00912F72">
        <w:t>anagement app</w:t>
      </w:r>
      <w:r w:rsidR="00366203" w:rsidRPr="00231952">
        <w:t>.</w:t>
      </w:r>
      <w:r w:rsidR="002220E4">
        <w:t xml:space="preserve"> </w:t>
      </w:r>
      <w:r w:rsidR="008F35D5" w:rsidRPr="008F35D5">
        <w:t xml:space="preserve">Upon </w:t>
      </w:r>
      <w:r w:rsidR="003169BA">
        <w:t>activation</w:t>
      </w:r>
      <w:r w:rsidR="003169BA" w:rsidRPr="008F35D5">
        <w:t xml:space="preserve"> </w:t>
      </w:r>
      <w:r w:rsidR="008F35D5" w:rsidRPr="008F35D5">
        <w:t xml:space="preserve">of </w:t>
      </w:r>
      <w:r w:rsidR="003169BA">
        <w:t xml:space="preserve">a </w:t>
      </w:r>
      <w:r w:rsidR="008F35D5" w:rsidRPr="008F35D5">
        <w:t>profile</w:t>
      </w:r>
      <w:r w:rsidR="004C25CD">
        <w:t xml:space="preserve"> by the Control </w:t>
      </w:r>
      <w:r w:rsidR="007D5668">
        <w:t>a</w:t>
      </w:r>
      <w:r w:rsidR="004C25CD">
        <w:t>pp</w:t>
      </w:r>
      <w:r w:rsidR="008F35D5" w:rsidRPr="008F35D5">
        <w:t xml:space="preserve">, </w:t>
      </w:r>
      <w:r>
        <w:t xml:space="preserve">the </w:t>
      </w:r>
      <w:r w:rsidR="00912F72">
        <w:t xml:space="preserve">Gateway </w:t>
      </w:r>
      <w:r w:rsidR="00E55173">
        <w:t>M</w:t>
      </w:r>
      <w:r w:rsidR="00912F72">
        <w:t>anagement app</w:t>
      </w:r>
      <w:r w:rsidR="008F35D5" w:rsidRPr="008F35D5">
        <w:t xml:space="preserve"> is</w:t>
      </w:r>
      <w:r w:rsidR="002220E4">
        <w:t xml:space="preserve"> also</w:t>
      </w:r>
      <w:r w:rsidR="008F35D5" w:rsidRPr="008F35D5">
        <w:t xml:space="preserve"> </w:t>
      </w:r>
      <w:r w:rsidR="008F35D5" w:rsidRPr="008F35D5">
        <w:lastRenderedPageBreak/>
        <w:t xml:space="preserve">responsible for updating policies in the </w:t>
      </w:r>
      <w:proofErr w:type="spellStart"/>
      <w:r w:rsidR="008F35D5" w:rsidRPr="008F35D5">
        <w:t>config</w:t>
      </w:r>
      <w:proofErr w:type="spellEnd"/>
      <w:r w:rsidR="008F35D5" w:rsidRPr="008F35D5">
        <w:t xml:space="preserve">-file (used by </w:t>
      </w:r>
      <w:proofErr w:type="spellStart"/>
      <w:r w:rsidR="001F5238">
        <w:t>AllJoyn</w:t>
      </w:r>
      <w:proofErr w:type="spellEnd"/>
      <w:r w:rsidR="001F5238">
        <w:t xml:space="preserve"> Router</w:t>
      </w:r>
      <w:r w:rsidR="008F35D5" w:rsidRPr="008F35D5">
        <w:t xml:space="preserve"> for authorizing device access by the </w:t>
      </w:r>
      <w:r w:rsidR="0091689D">
        <w:t>Connector</w:t>
      </w:r>
      <w:r w:rsidR="001D6F45">
        <w:t xml:space="preserve"> </w:t>
      </w:r>
      <w:r>
        <w:t>a</w:t>
      </w:r>
      <w:r w:rsidR="00B71EC9">
        <w:t>pps</w:t>
      </w:r>
      <w:r w:rsidR="008F35D5" w:rsidRPr="008F35D5">
        <w:t>).</w:t>
      </w:r>
      <w:r w:rsidR="002220E4">
        <w:t xml:space="preserve"> </w:t>
      </w:r>
      <w:r w:rsidR="003169BA">
        <w:t xml:space="preserve"> </w:t>
      </w:r>
    </w:p>
    <w:p w:rsidR="0096519D" w:rsidRDefault="000A2D6F" w:rsidP="001F03FC">
      <w:pPr>
        <w:pStyle w:val="body2"/>
      </w:pPr>
      <w:r>
        <w:t xml:space="preserve">The </w:t>
      </w:r>
      <w:r w:rsidR="00AA2328">
        <w:t>G</w:t>
      </w:r>
      <w:r w:rsidR="007D5668">
        <w:t xml:space="preserve">ateway </w:t>
      </w:r>
      <w:r w:rsidR="00AA2328">
        <w:t>M</w:t>
      </w:r>
      <w:r w:rsidR="007D5668">
        <w:t>anagement a</w:t>
      </w:r>
      <w:r w:rsidR="00DB3D0F">
        <w:t>pp makes use o</w:t>
      </w:r>
      <w:r w:rsidR="001F5C85">
        <w:t>f</w:t>
      </w:r>
      <w:r w:rsidR="000E7FC1">
        <w:t xml:space="preserve"> the</w:t>
      </w:r>
      <w:r w:rsidR="001F5C85">
        <w:t xml:space="preserve"> UNIX user </w:t>
      </w:r>
      <w:r w:rsidR="000E7FC1">
        <w:t>ID</w:t>
      </w:r>
      <w:r w:rsidR="001F5C85">
        <w:t xml:space="preserve"> associated with </w:t>
      </w:r>
      <w:r w:rsidR="0091689D">
        <w:t>Connector</w:t>
      </w:r>
      <w:r w:rsidR="000E7FC1">
        <w:t xml:space="preserve"> ap</w:t>
      </w:r>
      <w:r w:rsidR="001D6F45">
        <w:t>p</w:t>
      </w:r>
      <w:r>
        <w:t>s</w:t>
      </w:r>
      <w:r w:rsidR="00DB3D0F">
        <w:t xml:space="preserve"> for creating </w:t>
      </w:r>
      <w:proofErr w:type="spellStart"/>
      <w:r w:rsidR="00DB3D0F">
        <w:t>config</w:t>
      </w:r>
      <w:proofErr w:type="spellEnd"/>
      <w:r w:rsidR="00DB3D0F">
        <w:t xml:space="preserve"> file policy rules. For </w:t>
      </w:r>
      <w:proofErr w:type="spellStart"/>
      <w:r w:rsidR="00531F19">
        <w:t>AllJoyn</w:t>
      </w:r>
      <w:proofErr w:type="spellEnd"/>
      <w:r w:rsidR="00DB3D0F">
        <w:t xml:space="preserve"> devices</w:t>
      </w:r>
      <w:r w:rsidR="00AA2328">
        <w:t xml:space="preserve">, </w:t>
      </w:r>
      <w:r w:rsidR="000E7FC1">
        <w:t xml:space="preserve">the </w:t>
      </w:r>
      <w:r w:rsidR="00AA2328">
        <w:t>G</w:t>
      </w:r>
      <w:r w:rsidR="007D5668">
        <w:t xml:space="preserve">ateway </w:t>
      </w:r>
      <w:r w:rsidR="00AA2328">
        <w:t>M</w:t>
      </w:r>
      <w:r w:rsidR="007D5668">
        <w:t>anagement</w:t>
      </w:r>
      <w:r w:rsidR="00DB3D0F">
        <w:t xml:space="preserve"> </w:t>
      </w:r>
      <w:r w:rsidR="007D5668">
        <w:t>a</w:t>
      </w:r>
      <w:r w:rsidR="00DB3D0F">
        <w:t>pp uses their unique</w:t>
      </w:r>
      <w:r w:rsidR="002A56F5">
        <w:t xml:space="preserve"> name in the </w:t>
      </w:r>
      <w:proofErr w:type="spellStart"/>
      <w:r w:rsidR="002A56F5">
        <w:t>config</w:t>
      </w:r>
      <w:proofErr w:type="spellEnd"/>
      <w:r w:rsidR="002A56F5">
        <w:t xml:space="preserve"> file policy rules.</w:t>
      </w:r>
      <w:r w:rsidR="00DB3D0F">
        <w:t xml:space="preserve"> </w:t>
      </w:r>
      <w:r w:rsidR="002A56F5">
        <w:t xml:space="preserve">To get the latest unique names for </w:t>
      </w:r>
      <w:proofErr w:type="spellStart"/>
      <w:r w:rsidR="002A56F5">
        <w:t>remoted</w:t>
      </w:r>
      <w:proofErr w:type="spellEnd"/>
      <w:r w:rsidR="002A56F5">
        <w:t xml:space="preserve"> </w:t>
      </w:r>
      <w:proofErr w:type="spellStart"/>
      <w:r w:rsidR="00531F19">
        <w:t>AllJoyn</w:t>
      </w:r>
      <w:proofErr w:type="spellEnd"/>
      <w:r w:rsidR="002A56F5">
        <w:t xml:space="preserve"> apps, </w:t>
      </w:r>
      <w:r w:rsidR="000E7FC1">
        <w:t xml:space="preserve">the </w:t>
      </w:r>
      <w:r w:rsidR="002A56F5">
        <w:t>G</w:t>
      </w:r>
      <w:r w:rsidR="007D5668">
        <w:t>ateway Management a</w:t>
      </w:r>
      <w:r w:rsidR="002A56F5">
        <w:t xml:space="preserve">pp listens to </w:t>
      </w:r>
      <w:proofErr w:type="spellStart"/>
      <w:r w:rsidR="00531F19">
        <w:t>AllJoyn</w:t>
      </w:r>
      <w:proofErr w:type="spellEnd"/>
      <w:r w:rsidR="002A56F5">
        <w:t xml:space="preserve"> announcements from these devices. </w:t>
      </w:r>
      <w:r w:rsidR="00A36FE4">
        <w:t xml:space="preserve">Whenever unique name changes for </w:t>
      </w:r>
      <w:proofErr w:type="spellStart"/>
      <w:r w:rsidR="00A36FE4">
        <w:t>remoted</w:t>
      </w:r>
      <w:proofErr w:type="spellEnd"/>
      <w:r w:rsidR="00A36FE4">
        <w:t xml:space="preserve"> device apps, </w:t>
      </w:r>
      <w:r w:rsidR="000E7FC1">
        <w:t xml:space="preserve">the </w:t>
      </w:r>
      <w:r w:rsidR="004C25CD">
        <w:t>G</w:t>
      </w:r>
      <w:r w:rsidR="007D5668">
        <w:t xml:space="preserve">ateway </w:t>
      </w:r>
      <w:r w:rsidR="004C25CD">
        <w:t>M</w:t>
      </w:r>
      <w:r w:rsidR="007D5668">
        <w:t>anagement</w:t>
      </w:r>
      <w:r w:rsidR="004C25CD">
        <w:t xml:space="preserve"> </w:t>
      </w:r>
      <w:r w:rsidR="007D5668">
        <w:t>a</w:t>
      </w:r>
      <w:r w:rsidR="00A36FE4">
        <w:t xml:space="preserve">pp is responsible for </w:t>
      </w:r>
      <w:r w:rsidR="003169BA">
        <w:t xml:space="preserve">updating </w:t>
      </w:r>
      <w:r w:rsidR="002A56F5">
        <w:t xml:space="preserve">the </w:t>
      </w:r>
      <w:proofErr w:type="spellStart"/>
      <w:r w:rsidR="003169BA">
        <w:t>config</w:t>
      </w:r>
      <w:proofErr w:type="spellEnd"/>
      <w:r w:rsidR="003169BA">
        <w:t xml:space="preserve"> file.</w:t>
      </w:r>
    </w:p>
    <w:p w:rsidR="001F03FC" w:rsidRDefault="001F03FC" w:rsidP="001F03FC">
      <w:pPr>
        <w:pStyle w:val="notetext"/>
      </w:pPr>
      <w:r>
        <w:t>NOTE</w:t>
      </w:r>
    </w:p>
    <w:p w:rsidR="002A56F5" w:rsidRPr="00A367F9" w:rsidRDefault="001F03FC" w:rsidP="001F03FC">
      <w:pPr>
        <w:pStyle w:val="notetextbody"/>
      </w:pPr>
      <w:r>
        <w:t>A</w:t>
      </w:r>
      <w:r w:rsidR="00F119D0">
        <w:t xml:space="preserve"> given device/app/interface can be configured as part of multiple profiles. In this case, if a service gets invoked on that device/app/interface via two different profiles,</w:t>
      </w:r>
      <w:r w:rsidR="00891563">
        <w:t xml:space="preserve"> the last action will persist. </w:t>
      </w:r>
    </w:p>
    <w:p w:rsidR="0013607E" w:rsidRDefault="00A367F9" w:rsidP="001F03FC">
      <w:pPr>
        <w:pStyle w:val="bulletlv1"/>
      </w:pPr>
      <w:r>
        <w:rPr>
          <w:b/>
        </w:rPr>
        <w:t xml:space="preserve">App </w:t>
      </w:r>
      <w:r w:rsidR="000E7FC1">
        <w:rPr>
          <w:b/>
        </w:rPr>
        <w:t>a</w:t>
      </w:r>
      <w:r>
        <w:rPr>
          <w:b/>
        </w:rPr>
        <w:t xml:space="preserve">ccess for </w:t>
      </w:r>
      <w:r w:rsidR="0091689D">
        <w:rPr>
          <w:b/>
        </w:rPr>
        <w:t>Connector</w:t>
      </w:r>
      <w:r>
        <w:rPr>
          <w:b/>
        </w:rPr>
        <w:t xml:space="preserve"> </w:t>
      </w:r>
      <w:r w:rsidR="000E7FC1">
        <w:rPr>
          <w:b/>
        </w:rPr>
        <w:t>a</w:t>
      </w:r>
      <w:r>
        <w:rPr>
          <w:b/>
        </w:rPr>
        <w:t>pps</w:t>
      </w:r>
      <w:r w:rsidR="00660774">
        <w:rPr>
          <w:b/>
        </w:rPr>
        <w:t>:</w:t>
      </w:r>
      <w:r w:rsidR="00660774">
        <w:t xml:space="preserve"> </w:t>
      </w:r>
      <w:r w:rsidR="000E7FC1">
        <w:t xml:space="preserve">The </w:t>
      </w:r>
      <w:r w:rsidR="00912F72">
        <w:t xml:space="preserve">Gateway </w:t>
      </w:r>
      <w:r w:rsidR="00E55173">
        <w:t>Management</w:t>
      </w:r>
      <w:r w:rsidR="00912F72">
        <w:t xml:space="preserve"> app</w:t>
      </w:r>
      <w:r w:rsidR="00E1161C">
        <w:t xml:space="preserve"> exposes </w:t>
      </w:r>
      <w:r>
        <w:t>an App Access</w:t>
      </w:r>
      <w:r w:rsidR="00891563">
        <w:t xml:space="preserve"> </w:t>
      </w:r>
      <w:r w:rsidR="00E1161C">
        <w:t xml:space="preserve">interface for </w:t>
      </w:r>
      <w:r w:rsidR="0091689D">
        <w:t>Connector</w:t>
      </w:r>
      <w:r w:rsidR="001D6F45">
        <w:t xml:space="preserve"> </w:t>
      </w:r>
      <w:r w:rsidR="000E7FC1">
        <w:t>a</w:t>
      </w:r>
      <w:r w:rsidR="001D6F45">
        <w:t>pp</w:t>
      </w:r>
      <w:r>
        <w:t>s</w:t>
      </w:r>
      <w:r w:rsidR="00E1161C">
        <w:t xml:space="preserve"> to fetch profile data for active profile provisioned for that </w:t>
      </w:r>
      <w:r w:rsidR="0091689D">
        <w:t>Connector</w:t>
      </w:r>
      <w:r w:rsidR="000E7FC1">
        <w:t xml:space="preserve"> app</w:t>
      </w:r>
      <w:r w:rsidR="00E1161C">
        <w:t xml:space="preserve">. The use case is to provide details for devices/apps/interfaces </w:t>
      </w:r>
      <w:r w:rsidR="00333D9D">
        <w:t>that</w:t>
      </w:r>
      <w:r w:rsidR="00E1161C">
        <w:t xml:space="preserve"> have been </w:t>
      </w:r>
      <w:r w:rsidR="0013607E">
        <w:t xml:space="preserve">configured </w:t>
      </w:r>
      <w:r w:rsidR="00E1161C">
        <w:t xml:space="preserve">for remote access to </w:t>
      </w:r>
      <w:r w:rsidR="000E7FC1">
        <w:t xml:space="preserve">the </w:t>
      </w:r>
      <w:r w:rsidR="0091689D">
        <w:t>Connector</w:t>
      </w:r>
      <w:r w:rsidR="000E7FC1">
        <w:t xml:space="preserve"> app</w:t>
      </w:r>
      <w:r w:rsidR="00E1161C">
        <w:t xml:space="preserve"> and eventually to the cloud service. This interface also supports profile update indication (from </w:t>
      </w:r>
      <w:r>
        <w:t>G</w:t>
      </w:r>
      <w:r w:rsidR="00317EF0">
        <w:t xml:space="preserve">ateway </w:t>
      </w:r>
      <w:r>
        <w:t>M</w:t>
      </w:r>
      <w:r w:rsidR="00317EF0">
        <w:t>anagement</w:t>
      </w:r>
      <w:r w:rsidR="00E1161C">
        <w:t xml:space="preserve"> </w:t>
      </w:r>
      <w:r w:rsidR="00317EF0">
        <w:t>a</w:t>
      </w:r>
      <w:r w:rsidR="00E1161C">
        <w:t>pp</w:t>
      </w:r>
      <w:r w:rsidR="00E1161C" w:rsidRPr="00E1161C">
        <w:sym w:font="Wingdings" w:char="F0E0"/>
      </w:r>
      <w:r w:rsidR="00E1161C">
        <w:t xml:space="preserve"> </w:t>
      </w:r>
      <w:r w:rsidR="0091689D">
        <w:t>Connector</w:t>
      </w:r>
      <w:r w:rsidR="000E7FC1">
        <w:t xml:space="preserve"> app</w:t>
      </w:r>
      <w:r w:rsidR="00E1161C">
        <w:t xml:space="preserve">) and Connection Status updates (from </w:t>
      </w:r>
      <w:r w:rsidR="008E2A02">
        <w:t>C</w:t>
      </w:r>
      <w:r w:rsidR="00D02600">
        <w:t>onnector</w:t>
      </w:r>
      <w:r w:rsidR="000E7FC1">
        <w:t xml:space="preserve"> app</w:t>
      </w:r>
      <w:r w:rsidR="00E1161C" w:rsidRPr="00E1161C">
        <w:sym w:font="Wingdings" w:char="F0E0"/>
      </w:r>
      <w:r>
        <w:t>G</w:t>
      </w:r>
      <w:r w:rsidR="00317EF0">
        <w:t xml:space="preserve">ateway </w:t>
      </w:r>
      <w:r>
        <w:t>M</w:t>
      </w:r>
      <w:r w:rsidR="00317EF0">
        <w:t>anagement</w:t>
      </w:r>
      <w:r>
        <w:t xml:space="preserve"> </w:t>
      </w:r>
      <w:r w:rsidR="00317EF0">
        <w:t>a</w:t>
      </w:r>
      <w:r w:rsidR="00E1161C">
        <w:t>pp).</w:t>
      </w:r>
    </w:p>
    <w:p w:rsidR="00891563" w:rsidRDefault="00294B33" w:rsidP="001F03FC">
      <w:pPr>
        <w:pStyle w:val="body2"/>
      </w:pPr>
      <w:r>
        <w:t xml:space="preserve">The </w:t>
      </w:r>
      <w:r w:rsidR="00A367F9">
        <w:t>App Access</w:t>
      </w:r>
      <w:r>
        <w:t xml:space="preserve"> interface involves </w:t>
      </w:r>
      <w:r w:rsidR="00A367F9">
        <w:t xml:space="preserve">two-way communication between </w:t>
      </w:r>
      <w:r w:rsidR="00317EF0">
        <w:t>Gateway Management app</w:t>
      </w:r>
      <w:r>
        <w:t xml:space="preserve"> and </w:t>
      </w:r>
      <w:r w:rsidR="00D02600">
        <w:t>Connector</w:t>
      </w:r>
      <w:r w:rsidR="000E7FC1">
        <w:t xml:space="preserve"> app</w:t>
      </w:r>
      <w:r w:rsidR="00A367F9">
        <w:t xml:space="preserve">. Since the </w:t>
      </w:r>
      <w:r w:rsidR="00317EF0">
        <w:t>Gateway Management app</w:t>
      </w:r>
      <w:r>
        <w:t xml:space="preserve"> and </w:t>
      </w:r>
      <w:r w:rsidR="00D02600">
        <w:t>Connector</w:t>
      </w:r>
      <w:r w:rsidR="000E7FC1">
        <w:t xml:space="preserve"> app</w:t>
      </w:r>
      <w:r>
        <w:t xml:space="preserve"> are talking to the same </w:t>
      </w:r>
      <w:proofErr w:type="spellStart"/>
      <w:r w:rsidR="001F5238">
        <w:t>AllJoyn</w:t>
      </w:r>
      <w:proofErr w:type="spellEnd"/>
      <w:r w:rsidR="001F5238">
        <w:t xml:space="preserve"> Router</w:t>
      </w:r>
      <w:r>
        <w:t xml:space="preserve">, there is no need to establish an </w:t>
      </w:r>
      <w:proofErr w:type="spellStart"/>
      <w:r w:rsidR="00531F19">
        <w:t>AllJoyn</w:t>
      </w:r>
      <w:proofErr w:type="spellEnd"/>
      <w:r>
        <w:t xml:space="preserve"> session between them for establishing a communication path. These apps can communicate with each other as long as they know each other’s end point address (</w:t>
      </w:r>
      <w:r w:rsidR="000E7FC1">
        <w:t xml:space="preserve">well-known name, or </w:t>
      </w:r>
      <w:r>
        <w:t xml:space="preserve">WKN). </w:t>
      </w:r>
      <w:r w:rsidR="00891563">
        <w:t xml:space="preserve">The </w:t>
      </w:r>
      <w:r w:rsidR="00317EF0">
        <w:t>Gateway Management app</w:t>
      </w:r>
      <w:r w:rsidR="00891563">
        <w:t xml:space="preserve"> and </w:t>
      </w:r>
      <w:r w:rsidR="00D02600">
        <w:t>Connector</w:t>
      </w:r>
      <w:r w:rsidR="000E7FC1">
        <w:t xml:space="preserve"> app</w:t>
      </w:r>
      <w:r w:rsidR="00891563">
        <w:t xml:space="preserve"> register following WKNs with the </w:t>
      </w:r>
      <w:proofErr w:type="spellStart"/>
      <w:r w:rsidR="001F5238">
        <w:t>AllJoyn</w:t>
      </w:r>
      <w:proofErr w:type="spellEnd"/>
      <w:r w:rsidR="001F5238">
        <w:t xml:space="preserve"> Router</w:t>
      </w:r>
      <w:r w:rsidR="00891563">
        <w:t xml:space="preserve"> and communicate with each other using these WKNs.</w:t>
      </w:r>
    </w:p>
    <w:p w:rsidR="00891563" w:rsidRDefault="00317EF0" w:rsidP="001F03FC">
      <w:pPr>
        <w:pStyle w:val="body2"/>
      </w:pPr>
      <w:r>
        <w:t>Gateway Management app</w:t>
      </w:r>
      <w:r w:rsidR="00891563">
        <w:t xml:space="preserve"> WKN: “</w:t>
      </w:r>
      <w:proofErr w:type="spellStart"/>
      <w:r w:rsidR="00891563">
        <w:t>org.alljoyn.GWAgent.GMApp</w:t>
      </w:r>
      <w:proofErr w:type="spellEnd"/>
      <w:r w:rsidR="00891563">
        <w:t>”</w:t>
      </w:r>
    </w:p>
    <w:p w:rsidR="00A862E4" w:rsidRDefault="00D02600" w:rsidP="001F03FC">
      <w:pPr>
        <w:pStyle w:val="body2"/>
      </w:pPr>
      <w:r>
        <w:t>Connector</w:t>
      </w:r>
      <w:r w:rsidR="00C041E9">
        <w:t xml:space="preserve"> app</w:t>
      </w:r>
      <w:r w:rsidR="00FA1B4F">
        <w:t xml:space="preserve"> WKN: “</w:t>
      </w:r>
      <w:proofErr w:type="spellStart"/>
      <w:r w:rsidR="00FA1B4F">
        <w:t>org.alljoyn.GWAgent.</w:t>
      </w:r>
      <w:r>
        <w:t>Connector</w:t>
      </w:r>
      <w:proofErr w:type="spellEnd"/>
      <w:r w:rsidR="00891563">
        <w:t>.&lt;</w:t>
      </w:r>
      <w:r>
        <w:t>Connector</w:t>
      </w:r>
      <w:r w:rsidR="00C041E9">
        <w:t xml:space="preserve"> </w:t>
      </w:r>
      <w:r w:rsidR="00F47978">
        <w:t>Id</w:t>
      </w:r>
      <w:r w:rsidR="00891563">
        <w:t>&gt;”</w:t>
      </w:r>
    </w:p>
    <w:p w:rsidR="0013607E" w:rsidRPr="0013607E" w:rsidRDefault="00294B33" w:rsidP="001F03FC">
      <w:pPr>
        <w:pStyle w:val="body2"/>
      </w:pPr>
      <w:r>
        <w:t>For security reasons, a</w:t>
      </w:r>
      <w:r w:rsidR="00A367F9">
        <w:t xml:space="preserve"> given</w:t>
      </w:r>
      <w:r w:rsidRPr="0013607E">
        <w:t xml:space="preserve"> </w:t>
      </w:r>
      <w:r w:rsidR="00D02600">
        <w:t>Connector</w:t>
      </w:r>
      <w:r w:rsidR="00C041E9">
        <w:t xml:space="preserve"> app</w:t>
      </w:r>
      <w:r w:rsidRPr="0013607E">
        <w:t xml:space="preserve"> </w:t>
      </w:r>
      <w:r>
        <w:t>should be able to</w:t>
      </w:r>
      <w:r w:rsidRPr="0013607E">
        <w:t xml:space="preserve"> </w:t>
      </w:r>
      <w:r>
        <w:t xml:space="preserve">access only profile </w:t>
      </w:r>
      <w:r w:rsidR="000C392B">
        <w:t xml:space="preserve">data </w:t>
      </w:r>
      <w:r>
        <w:t xml:space="preserve">associated with itself. This is enforced by maintaining profiles for each </w:t>
      </w:r>
      <w:r w:rsidR="00D02600">
        <w:t>Connector</w:t>
      </w:r>
      <w:r w:rsidR="00C041E9">
        <w:t xml:space="preserve"> app</w:t>
      </w:r>
      <w:r>
        <w:t xml:space="preserve"> as part of different service objects </w:t>
      </w:r>
      <w:r w:rsidR="00891563">
        <w:t xml:space="preserve">on the </w:t>
      </w:r>
      <w:r w:rsidR="00317EF0">
        <w:t>Gateway Management app</w:t>
      </w:r>
      <w:r>
        <w:t xml:space="preserve">. </w:t>
      </w:r>
      <w:r w:rsidR="00B840B7">
        <w:t>The service object has a well know object path of the format /Profiles/&lt;</w:t>
      </w:r>
      <w:r w:rsidR="00D02600">
        <w:t>Connector</w:t>
      </w:r>
      <w:r w:rsidR="00C041E9">
        <w:t xml:space="preserve"> </w:t>
      </w:r>
      <w:r w:rsidR="00B840B7">
        <w:t xml:space="preserve">id&gt;. </w:t>
      </w:r>
      <w:r>
        <w:t xml:space="preserve">Each </w:t>
      </w:r>
      <w:r w:rsidR="00D02600">
        <w:t>Connector</w:t>
      </w:r>
      <w:r w:rsidR="00C041E9">
        <w:t xml:space="preserve"> app</w:t>
      </w:r>
      <w:r>
        <w:t xml:space="preserve"> is then allowed to access only the corresponding service object </w:t>
      </w:r>
      <w:r w:rsidR="00891563">
        <w:t xml:space="preserve">enforced </w:t>
      </w:r>
      <w:r>
        <w:t xml:space="preserve">via the </w:t>
      </w:r>
      <w:proofErr w:type="spellStart"/>
      <w:r>
        <w:t>conf</w:t>
      </w:r>
      <w:r w:rsidR="00891563">
        <w:t>ig</w:t>
      </w:r>
      <w:proofErr w:type="spellEnd"/>
      <w:r w:rsidR="00891563">
        <w:t xml:space="preserve"> file policy written by the </w:t>
      </w:r>
      <w:r w:rsidR="00317EF0">
        <w:t>Gateway Management app</w:t>
      </w:r>
      <w:r>
        <w:t>.</w:t>
      </w:r>
    </w:p>
    <w:p w:rsidR="00672299" w:rsidRDefault="00D02600" w:rsidP="00FB68B6">
      <w:pPr>
        <w:pStyle w:val="Heading3"/>
      </w:pPr>
      <w:bookmarkStart w:id="55" w:name="_Toc404604556"/>
      <w:r>
        <w:t>Connector</w:t>
      </w:r>
      <w:r w:rsidR="00672299" w:rsidRPr="00F0473D">
        <w:t xml:space="preserve"> </w:t>
      </w:r>
      <w:r w:rsidR="00A73E5A">
        <w:t>a</w:t>
      </w:r>
      <w:r w:rsidR="00E52A8F">
        <w:t>pp</w:t>
      </w:r>
      <w:bookmarkEnd w:id="55"/>
    </w:p>
    <w:p w:rsidR="00F47978" w:rsidRDefault="00F47978" w:rsidP="00677F76">
      <w:pPr>
        <w:pStyle w:val="Heading4"/>
      </w:pPr>
      <w:r>
        <w:t>Connector Id</w:t>
      </w:r>
    </w:p>
    <w:p w:rsidR="00F47978" w:rsidRPr="00F47978" w:rsidRDefault="00F47978">
      <w:pPr>
        <w:pStyle w:val="body"/>
      </w:pPr>
      <w:r>
        <w:t>Every Connector App is uniquel</w:t>
      </w:r>
      <w:r w:rsidR="008A0FC3">
        <w:t xml:space="preserve">y identified by an identifier called Connector Id. The Connector Id is a string and should be specified in the reverse domain name format. For </w:t>
      </w:r>
      <w:r w:rsidR="008A0FC3">
        <w:lastRenderedPageBreak/>
        <w:t>example: “</w:t>
      </w:r>
      <w:proofErr w:type="spellStart"/>
      <w:r w:rsidR="008A0FC3">
        <w:t>com.company.MyConnectorApp</w:t>
      </w:r>
      <w:proofErr w:type="spellEnd"/>
      <w:r w:rsidR="008A0FC3">
        <w:t>”. This identifier is used to uniquely identify connector app in the Gateway Management App</w:t>
      </w:r>
      <w:r w:rsidR="00C20CB8">
        <w:t xml:space="preserve"> </w:t>
      </w:r>
      <w:proofErr w:type="spellStart"/>
      <w:r w:rsidR="00C20CB8">
        <w:t>Alljoyn</w:t>
      </w:r>
      <w:proofErr w:type="spellEnd"/>
      <w:r w:rsidR="00B6339D">
        <w:t xml:space="preserve"> </w:t>
      </w:r>
      <w:r w:rsidR="008A0FC3">
        <w:t>interfaces.</w:t>
      </w:r>
    </w:p>
    <w:p w:rsidR="00F47978" w:rsidRDefault="008A0FC3">
      <w:pPr>
        <w:pStyle w:val="body"/>
      </w:pPr>
      <w:r>
        <w:t>Connector Id is also used for following other purposes:</w:t>
      </w:r>
    </w:p>
    <w:p w:rsidR="008A0FC3" w:rsidRPr="00677F76" w:rsidRDefault="008A0FC3" w:rsidP="00677F76">
      <w:pPr>
        <w:pStyle w:val="ListParagraph"/>
        <w:numPr>
          <w:ilvl w:val="0"/>
          <w:numId w:val="74"/>
        </w:numPr>
        <w:spacing w:after="0" w:line="240" w:lineRule="auto"/>
        <w:rPr>
          <w:rFonts w:ascii="Arial" w:eastAsia="Times New Roman" w:hAnsi="Arial" w:cs="Arial"/>
          <w:sz w:val="22"/>
          <w:szCs w:val="20"/>
        </w:rPr>
      </w:pPr>
      <w:r w:rsidRPr="00677F76">
        <w:rPr>
          <w:rFonts w:ascii="Arial" w:eastAsia="Times New Roman" w:hAnsi="Arial" w:cs="Arial"/>
          <w:sz w:val="22"/>
          <w:szCs w:val="20"/>
        </w:rPr>
        <w:t xml:space="preserve">Used as basis for UNIX </w:t>
      </w:r>
      <w:proofErr w:type="spellStart"/>
      <w:r w:rsidRPr="00677F76">
        <w:rPr>
          <w:rFonts w:ascii="Arial" w:eastAsia="Times New Roman" w:hAnsi="Arial" w:cs="Arial"/>
          <w:sz w:val="22"/>
          <w:szCs w:val="20"/>
        </w:rPr>
        <w:t>userId</w:t>
      </w:r>
      <w:proofErr w:type="spellEnd"/>
      <w:r w:rsidRPr="00677F76">
        <w:rPr>
          <w:rFonts w:ascii="Arial" w:eastAsia="Times New Roman" w:hAnsi="Arial" w:cs="Arial"/>
          <w:sz w:val="22"/>
          <w:szCs w:val="20"/>
        </w:rPr>
        <w:t xml:space="preserve"> for installing the connector app</w:t>
      </w:r>
    </w:p>
    <w:p w:rsidR="008A0FC3" w:rsidRPr="00677F76" w:rsidRDefault="008A0FC3" w:rsidP="00677F76">
      <w:pPr>
        <w:pStyle w:val="ListParagraph"/>
        <w:numPr>
          <w:ilvl w:val="0"/>
          <w:numId w:val="74"/>
        </w:numPr>
        <w:spacing w:after="0" w:line="240" w:lineRule="auto"/>
        <w:rPr>
          <w:rFonts w:ascii="Arial" w:eastAsia="Times New Roman" w:hAnsi="Arial" w:cs="Arial"/>
          <w:sz w:val="22"/>
          <w:szCs w:val="20"/>
        </w:rPr>
      </w:pPr>
      <w:r w:rsidRPr="00677F76">
        <w:rPr>
          <w:rFonts w:ascii="Arial" w:eastAsia="Times New Roman" w:hAnsi="Arial" w:cs="Arial"/>
          <w:sz w:val="22"/>
          <w:szCs w:val="20"/>
        </w:rPr>
        <w:t>Used as basis for creating directory structure where the connector app is installed</w:t>
      </w:r>
    </w:p>
    <w:p w:rsidR="008A0FC3" w:rsidRPr="00677F76" w:rsidRDefault="008A0FC3" w:rsidP="00677F76">
      <w:pPr>
        <w:pStyle w:val="ListParagraph"/>
        <w:numPr>
          <w:ilvl w:val="0"/>
          <w:numId w:val="74"/>
        </w:numPr>
        <w:spacing w:after="0" w:line="240" w:lineRule="auto"/>
        <w:rPr>
          <w:rFonts w:ascii="Arial" w:eastAsia="Times New Roman" w:hAnsi="Arial" w:cs="Arial"/>
          <w:sz w:val="22"/>
          <w:szCs w:val="20"/>
        </w:rPr>
      </w:pPr>
      <w:r w:rsidRPr="00677F76">
        <w:rPr>
          <w:rFonts w:ascii="Arial" w:eastAsia="Times New Roman" w:hAnsi="Arial" w:cs="Arial"/>
          <w:sz w:val="22"/>
          <w:szCs w:val="20"/>
        </w:rPr>
        <w:t xml:space="preserve">Used as part of the </w:t>
      </w:r>
      <w:r w:rsidR="0073739B" w:rsidRPr="00677F76">
        <w:rPr>
          <w:rFonts w:ascii="Arial" w:eastAsia="Times New Roman" w:hAnsi="Arial" w:cs="Arial"/>
          <w:sz w:val="22"/>
          <w:szCs w:val="20"/>
        </w:rPr>
        <w:t xml:space="preserve">connector app </w:t>
      </w:r>
      <w:r w:rsidRPr="00677F76">
        <w:rPr>
          <w:rFonts w:ascii="Arial" w:eastAsia="Times New Roman" w:hAnsi="Arial" w:cs="Arial"/>
          <w:sz w:val="22"/>
          <w:szCs w:val="20"/>
        </w:rPr>
        <w:t xml:space="preserve">WKN </w:t>
      </w:r>
      <w:r w:rsidR="0073739B" w:rsidRPr="00677F76">
        <w:rPr>
          <w:rFonts w:ascii="Arial" w:eastAsia="Times New Roman" w:hAnsi="Arial" w:cs="Arial"/>
          <w:sz w:val="22"/>
          <w:szCs w:val="20"/>
        </w:rPr>
        <w:t xml:space="preserve">to </w:t>
      </w:r>
      <w:r w:rsidRPr="00677F76">
        <w:rPr>
          <w:rFonts w:ascii="Arial" w:eastAsia="Times New Roman" w:hAnsi="Arial" w:cs="Arial"/>
          <w:sz w:val="22"/>
          <w:szCs w:val="20"/>
        </w:rPr>
        <w:t xml:space="preserve">interact with </w:t>
      </w:r>
      <w:r w:rsidR="0073739B" w:rsidRPr="00677F76">
        <w:rPr>
          <w:rFonts w:ascii="Arial" w:eastAsia="Times New Roman" w:hAnsi="Arial" w:cs="Arial"/>
          <w:sz w:val="22"/>
          <w:szCs w:val="20"/>
        </w:rPr>
        <w:t xml:space="preserve">the </w:t>
      </w:r>
      <w:r w:rsidRPr="00677F76">
        <w:rPr>
          <w:rFonts w:ascii="Arial" w:eastAsia="Times New Roman" w:hAnsi="Arial" w:cs="Arial"/>
          <w:sz w:val="22"/>
          <w:szCs w:val="20"/>
        </w:rPr>
        <w:t>GM App</w:t>
      </w:r>
    </w:p>
    <w:p w:rsidR="008A0FC3" w:rsidRPr="00677F76" w:rsidRDefault="008A0FC3" w:rsidP="00677F76">
      <w:pPr>
        <w:pStyle w:val="ListParagraph"/>
        <w:numPr>
          <w:ilvl w:val="0"/>
          <w:numId w:val="74"/>
        </w:numPr>
        <w:spacing w:after="0" w:line="240" w:lineRule="auto"/>
        <w:rPr>
          <w:rFonts w:ascii="Arial" w:eastAsia="Times New Roman" w:hAnsi="Arial" w:cs="Arial"/>
          <w:sz w:val="22"/>
          <w:szCs w:val="20"/>
        </w:rPr>
      </w:pPr>
      <w:r w:rsidRPr="00677F76">
        <w:rPr>
          <w:rFonts w:ascii="Arial" w:eastAsia="Times New Roman" w:hAnsi="Arial" w:cs="Arial"/>
          <w:sz w:val="22"/>
          <w:szCs w:val="20"/>
        </w:rPr>
        <w:t xml:space="preserve">Used as part of </w:t>
      </w:r>
      <w:r w:rsidR="0073739B" w:rsidRPr="00677F76">
        <w:rPr>
          <w:rFonts w:ascii="Arial" w:eastAsia="Times New Roman" w:hAnsi="Arial" w:cs="Arial"/>
          <w:sz w:val="22"/>
          <w:szCs w:val="20"/>
        </w:rPr>
        <w:t xml:space="preserve">the connector app specific </w:t>
      </w:r>
      <w:r w:rsidRPr="00677F76">
        <w:rPr>
          <w:rFonts w:ascii="Arial" w:eastAsia="Times New Roman" w:hAnsi="Arial" w:cs="Arial"/>
          <w:sz w:val="22"/>
          <w:szCs w:val="20"/>
        </w:rPr>
        <w:t xml:space="preserve">object path </w:t>
      </w:r>
      <w:r w:rsidR="0073739B" w:rsidRPr="00677F76">
        <w:rPr>
          <w:rFonts w:ascii="Arial" w:eastAsia="Times New Roman" w:hAnsi="Arial" w:cs="Arial"/>
          <w:sz w:val="22"/>
          <w:szCs w:val="20"/>
        </w:rPr>
        <w:t xml:space="preserve">maintained </w:t>
      </w:r>
      <w:r w:rsidRPr="00677F76">
        <w:rPr>
          <w:rFonts w:ascii="Arial" w:eastAsia="Times New Roman" w:hAnsi="Arial" w:cs="Arial"/>
          <w:sz w:val="22"/>
          <w:szCs w:val="20"/>
        </w:rPr>
        <w:t xml:space="preserve">by </w:t>
      </w:r>
      <w:r w:rsidR="00723990" w:rsidRPr="00677F76">
        <w:rPr>
          <w:rFonts w:ascii="Arial" w:eastAsia="Times New Roman" w:hAnsi="Arial" w:cs="Arial"/>
          <w:sz w:val="22"/>
          <w:szCs w:val="20"/>
        </w:rPr>
        <w:t xml:space="preserve">the </w:t>
      </w:r>
      <w:r w:rsidRPr="00677F76">
        <w:rPr>
          <w:rFonts w:ascii="Arial" w:eastAsia="Times New Roman" w:hAnsi="Arial" w:cs="Arial"/>
          <w:sz w:val="22"/>
          <w:szCs w:val="20"/>
        </w:rPr>
        <w:t>GM App for interacting with connector app</w:t>
      </w:r>
      <w:r w:rsidR="0073739B" w:rsidRPr="00677F76">
        <w:rPr>
          <w:rFonts w:ascii="Arial" w:eastAsia="Times New Roman" w:hAnsi="Arial" w:cs="Arial"/>
          <w:sz w:val="22"/>
          <w:szCs w:val="20"/>
        </w:rPr>
        <w:t>s over the App Access interface</w:t>
      </w:r>
    </w:p>
    <w:p w:rsidR="008D3C94" w:rsidRPr="00677F76" w:rsidRDefault="00B6339D" w:rsidP="00677F76">
      <w:pPr>
        <w:spacing w:after="0" w:line="240" w:lineRule="auto"/>
        <w:rPr>
          <w:color w:val="1F497D"/>
        </w:rPr>
      </w:pPr>
      <w:r w:rsidRPr="00677F76">
        <w:t xml:space="preserve">Certain characters in the connector Id may need to be substituted with other suitable options by the Gateway Management App to suit the allowed format for WKN, object path and UNIX user id. </w:t>
      </w:r>
      <w:r w:rsidR="00033C32" w:rsidRPr="00677F76">
        <w:t xml:space="preserve">Those </w:t>
      </w:r>
      <w:r w:rsidRPr="00677F76">
        <w:t>details and implementation specific.</w:t>
      </w:r>
    </w:p>
    <w:p w:rsidR="00F47978" w:rsidRPr="00F47978" w:rsidRDefault="00F47978" w:rsidP="00677F76">
      <w:pPr>
        <w:pStyle w:val="Heading4"/>
      </w:pPr>
      <w:r>
        <w:t>Connector App Functions</w:t>
      </w:r>
    </w:p>
    <w:p w:rsidR="00672299" w:rsidRDefault="00672299" w:rsidP="00FB68B6">
      <w:pPr>
        <w:pStyle w:val="body"/>
      </w:pPr>
      <w:r>
        <w:t xml:space="preserve">The </w:t>
      </w:r>
      <w:r w:rsidR="00D02600">
        <w:t>Connector</w:t>
      </w:r>
      <w:r w:rsidR="00C041E9">
        <w:t xml:space="preserve"> app</w:t>
      </w:r>
      <w:r>
        <w:t xml:space="preserve"> </w:t>
      </w:r>
      <w:r w:rsidR="00075623">
        <w:t>is responsible for following functions:</w:t>
      </w:r>
    </w:p>
    <w:p w:rsidR="00075623" w:rsidRPr="00E66273" w:rsidRDefault="00075623" w:rsidP="00FB68B6">
      <w:pPr>
        <w:pStyle w:val="bulletlv1"/>
      </w:pPr>
      <w:r w:rsidRPr="00CA6F45">
        <w:rPr>
          <w:b/>
        </w:rPr>
        <w:t xml:space="preserve">Connection management with cloud service: </w:t>
      </w:r>
      <w:r w:rsidR="00C041E9">
        <w:t xml:space="preserve">The </w:t>
      </w:r>
      <w:r w:rsidR="00D02600">
        <w:t>Connector</w:t>
      </w:r>
      <w:r w:rsidR="00C041E9">
        <w:t xml:space="preserve"> app</w:t>
      </w:r>
      <w:r>
        <w:t xml:space="preserve"> </w:t>
      </w:r>
      <w:r w:rsidR="00A10751">
        <w:t xml:space="preserve">maintains persistent connection with the cloud service based on the protocol supported by the cloud service. </w:t>
      </w:r>
      <w:r w:rsidR="00E66273">
        <w:t>It maintains its own set of connection related data e.g. cloud ser</w:t>
      </w:r>
      <w:r w:rsidR="000922CF">
        <w:t xml:space="preserve">vice URL, transport type (e.g. </w:t>
      </w:r>
      <w:proofErr w:type="spellStart"/>
      <w:r w:rsidR="000922CF">
        <w:t>W</w:t>
      </w:r>
      <w:r w:rsidR="00E66273">
        <w:t>ebSocket</w:t>
      </w:r>
      <w:proofErr w:type="spellEnd"/>
      <w:r w:rsidR="00E66273">
        <w:t>, TCP socket) etc. It also maintains any auth credentials required for connecting with the cloud service.</w:t>
      </w:r>
      <w:r w:rsidR="00891563">
        <w:t xml:space="preserve"> </w:t>
      </w:r>
      <w:r w:rsidR="00E66273">
        <w:t xml:space="preserve">  </w:t>
      </w:r>
    </w:p>
    <w:p w:rsidR="00CA6F45" w:rsidRDefault="00A96FC5" w:rsidP="00FB68B6">
      <w:pPr>
        <w:pStyle w:val="bulletlv1"/>
      </w:pPr>
      <w:r>
        <w:rPr>
          <w:b/>
        </w:rPr>
        <w:t xml:space="preserve">Data </w:t>
      </w:r>
      <w:r w:rsidR="00A73E5A">
        <w:rPr>
          <w:b/>
        </w:rPr>
        <w:t>e</w:t>
      </w:r>
      <w:r>
        <w:rPr>
          <w:b/>
        </w:rPr>
        <w:t>xchange</w:t>
      </w:r>
      <w:r w:rsidR="00A73E5A">
        <w:rPr>
          <w:b/>
        </w:rPr>
        <w:t xml:space="preserve"> with c</w:t>
      </w:r>
      <w:r w:rsidR="00CA6F45">
        <w:rPr>
          <w:b/>
        </w:rPr>
        <w:t>lou</w:t>
      </w:r>
      <w:r w:rsidR="00A73E5A">
        <w:rPr>
          <w:b/>
        </w:rPr>
        <w:t>d s</w:t>
      </w:r>
      <w:r w:rsidR="00CA6F45">
        <w:rPr>
          <w:b/>
        </w:rPr>
        <w:t>ervice:</w:t>
      </w:r>
      <w:r w:rsidR="00CA6F45">
        <w:t xml:space="preserve"> </w:t>
      </w:r>
      <w:r w:rsidR="00583570">
        <w:t xml:space="preserve">The </w:t>
      </w:r>
      <w:r w:rsidR="00D02600">
        <w:t>Connector</w:t>
      </w:r>
      <w:r w:rsidR="00583570">
        <w:t xml:space="preserve"> app</w:t>
      </w:r>
      <w:r w:rsidR="00F3423D">
        <w:t xml:space="preserve"> implements service provider-</w:t>
      </w:r>
      <w:r w:rsidR="00CA6F45">
        <w:t xml:space="preserve">specific web protocol to </w:t>
      </w:r>
      <w:r>
        <w:t xml:space="preserve">exchange data </w:t>
      </w:r>
      <w:r w:rsidR="00CA6F45">
        <w:t>with the cloud service</w:t>
      </w:r>
      <w:r>
        <w:t xml:space="preserve"> for incoming and outgoing traffic to/from the proximal </w:t>
      </w:r>
      <w:proofErr w:type="spellStart"/>
      <w:r w:rsidR="00531F19">
        <w:t>AllJoyn</w:t>
      </w:r>
      <w:proofErr w:type="spellEnd"/>
      <w:r>
        <w:t xml:space="preserve"> network. </w:t>
      </w:r>
      <w:r w:rsidR="00CA6F45">
        <w:t xml:space="preserve">This </w:t>
      </w:r>
      <w:r w:rsidR="00476435">
        <w:t xml:space="preserve">protocol </w:t>
      </w:r>
      <w:r w:rsidR="00583570">
        <w:t>can</w:t>
      </w:r>
      <w:r w:rsidR="00CA6F45">
        <w:t xml:space="preserve"> be standard </w:t>
      </w:r>
      <w:r w:rsidR="00476435">
        <w:t>based e.g.</w:t>
      </w:r>
      <w:r w:rsidR="00583570">
        <w:t>,</w:t>
      </w:r>
      <w:r w:rsidR="00476435">
        <w:t xml:space="preserve"> </w:t>
      </w:r>
      <w:r w:rsidR="00CA6F45">
        <w:t xml:space="preserve">HTTP/REST using XML/JSON or </w:t>
      </w:r>
      <w:r w:rsidR="00583570">
        <w:t>can</w:t>
      </w:r>
      <w:r w:rsidR="00CA6F45">
        <w:t xml:space="preserve"> be a proprietary protocol supported by the cloud service.</w:t>
      </w:r>
      <w:r>
        <w:t xml:space="preserve"> </w:t>
      </w:r>
    </w:p>
    <w:p w:rsidR="0009198B" w:rsidRDefault="00A10751" w:rsidP="00FB68B6">
      <w:pPr>
        <w:pStyle w:val="bulletlv1"/>
      </w:pPr>
      <w:r w:rsidRPr="00CA6F45">
        <w:rPr>
          <w:b/>
        </w:rPr>
        <w:t xml:space="preserve">Protocol </w:t>
      </w:r>
      <w:r w:rsidR="00A73E5A">
        <w:rPr>
          <w:b/>
        </w:rPr>
        <w:t>t</w:t>
      </w:r>
      <w:r w:rsidR="00075623" w:rsidRPr="00CA6F45">
        <w:rPr>
          <w:b/>
        </w:rPr>
        <w:t>ranslation:</w:t>
      </w:r>
      <w:r w:rsidR="00CA6F45" w:rsidRPr="00CA6F45">
        <w:rPr>
          <w:b/>
        </w:rPr>
        <w:t xml:space="preserve"> </w:t>
      </w:r>
      <w:r w:rsidR="00583570" w:rsidRPr="00583570">
        <w:t xml:space="preserve">The </w:t>
      </w:r>
      <w:r w:rsidR="00D02600">
        <w:t>Connector</w:t>
      </w:r>
      <w:r w:rsidR="00583570">
        <w:t xml:space="preserve"> app</w:t>
      </w:r>
      <w:r w:rsidR="00CA6F45">
        <w:t xml:space="preserve"> sits in-between the cloud service and the </w:t>
      </w:r>
      <w:r w:rsidR="00602107">
        <w:t xml:space="preserve">proximal </w:t>
      </w:r>
      <w:proofErr w:type="spellStart"/>
      <w:r w:rsidR="00531F19">
        <w:t>AllJoyn</w:t>
      </w:r>
      <w:proofErr w:type="spellEnd"/>
      <w:r w:rsidR="00602107">
        <w:t xml:space="preserve"> devices</w:t>
      </w:r>
      <w:r w:rsidR="00CA6F45">
        <w:t xml:space="preserve">. It performs </w:t>
      </w:r>
      <w:r w:rsidR="00516552">
        <w:t>translation of data it received from cloud service over web</w:t>
      </w:r>
      <w:r w:rsidR="00583570">
        <w:t>-</w:t>
      </w:r>
      <w:r w:rsidR="00516552">
        <w:t xml:space="preserve">based protocol to the </w:t>
      </w:r>
      <w:proofErr w:type="spellStart"/>
      <w:r w:rsidR="00531F19">
        <w:t>AllJoyn</w:t>
      </w:r>
      <w:proofErr w:type="spellEnd"/>
      <w:r w:rsidR="00516552">
        <w:t xml:space="preserve"> format for invoking </w:t>
      </w:r>
      <w:r w:rsidR="00602107">
        <w:t>device interfaces</w:t>
      </w:r>
      <w:r w:rsidR="00516552">
        <w:t xml:space="preserve">. In the reverse direction, it performs translation of data it received from </w:t>
      </w:r>
      <w:proofErr w:type="spellStart"/>
      <w:r w:rsidR="00531F19">
        <w:t>AllJoyn</w:t>
      </w:r>
      <w:proofErr w:type="spellEnd"/>
      <w:r w:rsidR="00602107">
        <w:t xml:space="preserve"> devices </w:t>
      </w:r>
      <w:r w:rsidR="00516552">
        <w:t>to web</w:t>
      </w:r>
      <w:r w:rsidR="00583570">
        <w:t>-</w:t>
      </w:r>
      <w:r w:rsidR="00516552">
        <w:t>based protocol format for delivering to cloud service.</w:t>
      </w:r>
      <w:r w:rsidR="00602107">
        <w:t xml:space="preserve"> </w:t>
      </w:r>
    </w:p>
    <w:p w:rsidR="00672299" w:rsidRDefault="00531F19" w:rsidP="00FB68B6">
      <w:pPr>
        <w:pStyle w:val="bulletlv1"/>
      </w:pPr>
      <w:proofErr w:type="spellStart"/>
      <w:r>
        <w:rPr>
          <w:b/>
        </w:rPr>
        <w:t>AllJoyn</w:t>
      </w:r>
      <w:proofErr w:type="spellEnd"/>
      <w:r w:rsidR="00A73E5A">
        <w:rPr>
          <w:b/>
        </w:rPr>
        <w:t xml:space="preserve"> device a</w:t>
      </w:r>
      <w:r w:rsidR="0009198B">
        <w:rPr>
          <w:b/>
        </w:rPr>
        <w:t>ccess:</w:t>
      </w:r>
      <w:r w:rsidR="0009198B">
        <w:t xml:space="preserve"> </w:t>
      </w:r>
      <w:r w:rsidR="00583570" w:rsidRPr="00583570">
        <w:t xml:space="preserve">The </w:t>
      </w:r>
      <w:r w:rsidR="00D02600">
        <w:t>Connector</w:t>
      </w:r>
      <w:r w:rsidR="00583570">
        <w:t xml:space="preserve"> app</w:t>
      </w:r>
      <w:r w:rsidR="0009198B">
        <w:t xml:space="preserve"> is responsible for accessing </w:t>
      </w:r>
      <w:proofErr w:type="spellStart"/>
      <w:r>
        <w:t>AllJoyn</w:t>
      </w:r>
      <w:proofErr w:type="spellEnd"/>
      <w:r w:rsidR="0009198B">
        <w:t xml:space="preserve"> devices over </w:t>
      </w:r>
      <w:r w:rsidR="00583570">
        <w:t xml:space="preserve">the </w:t>
      </w:r>
      <w:proofErr w:type="spellStart"/>
      <w:r w:rsidR="0009198B">
        <w:t>AllJoyn</w:t>
      </w:r>
      <w:proofErr w:type="spellEnd"/>
      <w:r w:rsidR="00583570">
        <w:t xml:space="preserve"> framework</w:t>
      </w:r>
      <w:r w:rsidR="0009198B">
        <w:t xml:space="preserve">. </w:t>
      </w:r>
      <w:r w:rsidR="00602107">
        <w:t xml:space="preserve">Note that </w:t>
      </w:r>
      <w:r w:rsidR="00583570">
        <w:t>t</w:t>
      </w:r>
      <w:r w:rsidR="00583570" w:rsidRPr="00583570">
        <w:t xml:space="preserve">he </w:t>
      </w:r>
      <w:r w:rsidR="00D02600">
        <w:t>Connector</w:t>
      </w:r>
      <w:r w:rsidR="00583570">
        <w:t xml:space="preserve"> app</w:t>
      </w:r>
      <w:r w:rsidR="00602107">
        <w:t xml:space="preserve"> </w:t>
      </w:r>
      <w:r w:rsidR="0013607E">
        <w:t xml:space="preserve">can </w:t>
      </w:r>
      <w:r w:rsidR="00602107">
        <w:t xml:space="preserve">send/receive </w:t>
      </w:r>
      <w:proofErr w:type="spellStart"/>
      <w:r>
        <w:t>AllJoyn</w:t>
      </w:r>
      <w:proofErr w:type="spellEnd"/>
      <w:r w:rsidR="00602107">
        <w:t xml:space="preserve"> m</w:t>
      </w:r>
      <w:r w:rsidR="00B270B2">
        <w:t>essages for a particular device/app/</w:t>
      </w:r>
      <w:r w:rsidR="00602107">
        <w:t xml:space="preserve">interface </w:t>
      </w:r>
      <w:r w:rsidR="0009198B" w:rsidRPr="0009198B">
        <w:rPr>
          <w:i/>
        </w:rPr>
        <w:t xml:space="preserve">only </w:t>
      </w:r>
      <w:r w:rsidR="00602107" w:rsidRPr="0009198B">
        <w:rPr>
          <w:i/>
        </w:rPr>
        <w:t>if</w:t>
      </w:r>
      <w:r w:rsidR="00602107">
        <w:t xml:space="preserve"> authorized to do so in the </w:t>
      </w:r>
      <w:proofErr w:type="spellStart"/>
      <w:r w:rsidR="00602107">
        <w:t>config</w:t>
      </w:r>
      <w:proofErr w:type="spellEnd"/>
      <w:r w:rsidR="00602107">
        <w:t xml:space="preserve"> file. This file is written to by </w:t>
      </w:r>
      <w:r w:rsidR="00A430AA">
        <w:t xml:space="preserve">the </w:t>
      </w:r>
      <w:r w:rsidR="00891563">
        <w:t>GM</w:t>
      </w:r>
      <w:r w:rsidR="00912F72">
        <w:t xml:space="preserve"> </w:t>
      </w:r>
      <w:r w:rsidR="00891563">
        <w:t>App</w:t>
      </w:r>
      <w:r w:rsidR="00602107">
        <w:t xml:space="preserve"> and used by </w:t>
      </w:r>
      <w:r w:rsidR="00583570">
        <w:t xml:space="preserve">the </w:t>
      </w:r>
      <w:proofErr w:type="spellStart"/>
      <w:r w:rsidR="001F5238">
        <w:t>AllJoyn</w:t>
      </w:r>
      <w:proofErr w:type="spellEnd"/>
      <w:r w:rsidR="001F5238">
        <w:t xml:space="preserve"> Router</w:t>
      </w:r>
      <w:r w:rsidR="0013607E">
        <w:t xml:space="preserve"> </w:t>
      </w:r>
      <w:r w:rsidR="00602107">
        <w:t>to enforce policies.</w:t>
      </w:r>
      <w:r w:rsidR="0009198B">
        <w:t xml:space="preserve"> In the reverse direction, </w:t>
      </w:r>
      <w:proofErr w:type="spellStart"/>
      <w:r>
        <w:t>AllJoyn</w:t>
      </w:r>
      <w:proofErr w:type="spellEnd"/>
      <w:r w:rsidR="0009198B">
        <w:t xml:space="preserve"> signals emitted from </w:t>
      </w:r>
      <w:proofErr w:type="spellStart"/>
      <w:r>
        <w:t>AllJoyn</w:t>
      </w:r>
      <w:proofErr w:type="spellEnd"/>
      <w:r w:rsidR="00583570">
        <w:t xml:space="preserve"> d</w:t>
      </w:r>
      <w:r w:rsidR="0009198B">
        <w:t xml:space="preserve">evices are received by </w:t>
      </w:r>
      <w:r w:rsidR="00D02600">
        <w:t>Connector</w:t>
      </w:r>
      <w:r w:rsidR="00583570">
        <w:t xml:space="preserve"> apps </w:t>
      </w:r>
      <w:r w:rsidR="0013607E">
        <w:t>only if</w:t>
      </w:r>
      <w:r w:rsidR="0009198B">
        <w:t xml:space="preserve"> authorized as per </w:t>
      </w:r>
      <w:proofErr w:type="spellStart"/>
      <w:r w:rsidR="00A430AA">
        <w:t>config</w:t>
      </w:r>
      <w:proofErr w:type="spellEnd"/>
      <w:r w:rsidR="00A430AA">
        <w:t xml:space="preserve"> file </w:t>
      </w:r>
      <w:r w:rsidR="0009198B">
        <w:t xml:space="preserve">policy filtering </w:t>
      </w:r>
      <w:r w:rsidR="0013607E">
        <w:t xml:space="preserve">rules at the </w:t>
      </w:r>
      <w:proofErr w:type="spellStart"/>
      <w:r w:rsidR="001F5238">
        <w:t>AllJoyn</w:t>
      </w:r>
      <w:proofErr w:type="spellEnd"/>
      <w:r w:rsidR="001F5238">
        <w:t xml:space="preserve"> Router</w:t>
      </w:r>
      <w:r w:rsidR="0009198B">
        <w:t>.</w:t>
      </w:r>
    </w:p>
    <w:p w:rsidR="00D86B25" w:rsidRDefault="00D86B25" w:rsidP="00FB68B6">
      <w:pPr>
        <w:pStyle w:val="body2"/>
      </w:pPr>
      <w:r w:rsidRPr="006A3DB5">
        <w:t xml:space="preserve">As part of this functionality, </w:t>
      </w:r>
      <w:r w:rsidR="00583570">
        <w:t xml:space="preserve">the </w:t>
      </w:r>
      <w:r w:rsidR="00D02600">
        <w:t>Connector</w:t>
      </w:r>
      <w:r w:rsidR="00583570">
        <w:t xml:space="preserve"> app</w:t>
      </w:r>
      <w:r w:rsidRPr="006A3DB5">
        <w:t xml:space="preserve"> is also responsible for listening to discovery announcement signals for devices/apps </w:t>
      </w:r>
      <w:r w:rsidR="00333D9D">
        <w:t>that</w:t>
      </w:r>
      <w:r w:rsidRPr="006A3DB5">
        <w:t xml:space="preserve"> have been configured as part of the profile to have the latest connectivity information for those endpoints.</w:t>
      </w:r>
    </w:p>
    <w:p w:rsidR="0054045A" w:rsidRPr="00A430AA" w:rsidRDefault="003A3831" w:rsidP="00FB68B6">
      <w:pPr>
        <w:pStyle w:val="bulletlv1"/>
      </w:pPr>
      <w:r>
        <w:rPr>
          <w:b/>
        </w:rPr>
        <w:t xml:space="preserve">Notification </w:t>
      </w:r>
      <w:r w:rsidR="00A73E5A">
        <w:rPr>
          <w:b/>
        </w:rPr>
        <w:t>s</w:t>
      </w:r>
      <w:r>
        <w:rPr>
          <w:b/>
        </w:rPr>
        <w:t xml:space="preserve">ervice </w:t>
      </w:r>
      <w:r w:rsidR="00A73E5A">
        <w:rPr>
          <w:b/>
        </w:rPr>
        <w:t>f</w:t>
      </w:r>
      <w:r>
        <w:rPr>
          <w:b/>
        </w:rPr>
        <w:t>ramework</w:t>
      </w:r>
      <w:r>
        <w:t>:</w:t>
      </w:r>
      <w:r w:rsidR="0054045A">
        <w:t xml:space="preserve"> </w:t>
      </w:r>
      <w:r w:rsidR="00583570" w:rsidRPr="00583570">
        <w:t xml:space="preserve">The </w:t>
      </w:r>
      <w:r w:rsidR="00D02600">
        <w:t>Connector</w:t>
      </w:r>
      <w:r w:rsidR="00583570">
        <w:t xml:space="preserve"> app</w:t>
      </w:r>
      <w:r w:rsidRPr="0054045A">
        <w:t xml:space="preserve"> supports consumer and producer side of the </w:t>
      </w:r>
      <w:r w:rsidR="00583570">
        <w:t>N</w:t>
      </w:r>
      <w:r w:rsidRPr="0054045A">
        <w:t>otifi</w:t>
      </w:r>
      <w:r w:rsidR="00333D9D">
        <w:t>cation service framework.  The C</w:t>
      </w:r>
      <w:r w:rsidRPr="0054045A">
        <w:t xml:space="preserve">onsumer </w:t>
      </w:r>
      <w:r w:rsidR="00583570">
        <w:t>N</w:t>
      </w:r>
      <w:r w:rsidRPr="0054045A">
        <w:t>otification service framework listens for notific</w:t>
      </w:r>
      <w:r w:rsidR="00A430AA">
        <w:t xml:space="preserve">ations produced by </w:t>
      </w:r>
      <w:proofErr w:type="spellStart"/>
      <w:r w:rsidR="00A430AA">
        <w:t>IoE</w:t>
      </w:r>
      <w:proofErr w:type="spellEnd"/>
      <w:r w:rsidR="00A430AA">
        <w:t xml:space="preserve"> devices/apps</w:t>
      </w:r>
      <w:r w:rsidRPr="0054045A">
        <w:t xml:space="preserve"> in the proximal network. These notifications get filtered based on the </w:t>
      </w:r>
      <w:proofErr w:type="spellStart"/>
      <w:r w:rsidR="00A430AA">
        <w:t>config</w:t>
      </w:r>
      <w:proofErr w:type="spellEnd"/>
      <w:r w:rsidR="00A430AA">
        <w:t xml:space="preserve"> file </w:t>
      </w:r>
      <w:r w:rsidRPr="0054045A">
        <w:t xml:space="preserve">policy </w:t>
      </w:r>
      <w:r w:rsidRPr="0054045A">
        <w:lastRenderedPageBreak/>
        <w:t xml:space="preserve">settings at the </w:t>
      </w:r>
      <w:proofErr w:type="spellStart"/>
      <w:r w:rsidR="001F5238">
        <w:t>AllJoyn</w:t>
      </w:r>
      <w:proofErr w:type="spellEnd"/>
      <w:r w:rsidR="001F5238">
        <w:t xml:space="preserve"> Router</w:t>
      </w:r>
      <w:r w:rsidR="0054045A" w:rsidRPr="0054045A">
        <w:t xml:space="preserve"> </w:t>
      </w:r>
      <w:r w:rsidR="00A430AA">
        <w:t xml:space="preserve">and </w:t>
      </w:r>
      <w:r w:rsidRPr="0054045A">
        <w:t xml:space="preserve">then get </w:t>
      </w:r>
      <w:r w:rsidR="00A430AA">
        <w:t>sent</w:t>
      </w:r>
      <w:r w:rsidRPr="0054045A">
        <w:t xml:space="preserve"> to the </w:t>
      </w:r>
      <w:r w:rsidR="00A430AA">
        <w:t xml:space="preserve">appropriate </w:t>
      </w:r>
      <w:r w:rsidR="00D02600">
        <w:t>Connector</w:t>
      </w:r>
      <w:r w:rsidR="00A430AA">
        <w:t xml:space="preserve"> </w:t>
      </w:r>
      <w:r w:rsidR="00583570">
        <w:t>a</w:t>
      </w:r>
      <w:r w:rsidR="00A430AA">
        <w:t>pps</w:t>
      </w:r>
      <w:r w:rsidRPr="00061304">
        <w:t>.</w:t>
      </w:r>
      <w:r w:rsidR="0054045A" w:rsidRPr="0061314C">
        <w:t xml:space="preserve"> </w:t>
      </w:r>
      <w:r w:rsidR="00A430AA" w:rsidRPr="00A430AA">
        <w:t xml:space="preserve">A </w:t>
      </w:r>
      <w:r w:rsidR="00D02600">
        <w:t>Connector</w:t>
      </w:r>
      <w:r w:rsidR="00583570">
        <w:t xml:space="preserve"> app can </w:t>
      </w:r>
      <w:r w:rsidR="0054045A" w:rsidRPr="00A430AA">
        <w:t xml:space="preserve">also receive incoming notifications from the cloud service to be propagated inside the proximal network. </w:t>
      </w:r>
      <w:r w:rsidR="00583570" w:rsidRPr="00583570">
        <w:t xml:space="preserve">The </w:t>
      </w:r>
      <w:r w:rsidR="00D02600">
        <w:t>Connector</w:t>
      </w:r>
      <w:r w:rsidR="00583570">
        <w:t xml:space="preserve"> app</w:t>
      </w:r>
      <w:r w:rsidR="0054045A" w:rsidRPr="00A430AA">
        <w:t xml:space="preserve"> will construct the </w:t>
      </w:r>
      <w:proofErr w:type="spellStart"/>
      <w:r w:rsidR="00531F19">
        <w:t>AllJoyn</w:t>
      </w:r>
      <w:proofErr w:type="spellEnd"/>
      <w:r w:rsidR="0054045A" w:rsidRPr="00A430AA">
        <w:t xml:space="preserve"> notification me</w:t>
      </w:r>
      <w:r w:rsidR="00A430AA" w:rsidRPr="00A430AA">
        <w:t>ssage for incoming notification</w:t>
      </w:r>
      <w:r w:rsidR="0054045A" w:rsidRPr="00A430AA">
        <w:t xml:space="preserve"> and send it to connected </w:t>
      </w:r>
      <w:proofErr w:type="spellStart"/>
      <w:r w:rsidR="001F5238">
        <w:t>AllJoyn</w:t>
      </w:r>
      <w:proofErr w:type="spellEnd"/>
      <w:r w:rsidR="001F5238">
        <w:t xml:space="preserve"> Router</w:t>
      </w:r>
      <w:r w:rsidR="0054045A" w:rsidRPr="00A430AA">
        <w:t xml:space="preserve">. The </w:t>
      </w:r>
      <w:proofErr w:type="spellStart"/>
      <w:r w:rsidR="001F5238">
        <w:t>AllJoyn</w:t>
      </w:r>
      <w:proofErr w:type="spellEnd"/>
      <w:r w:rsidR="001F5238">
        <w:t xml:space="preserve"> Router</w:t>
      </w:r>
      <w:r w:rsidR="0054045A" w:rsidRPr="00A430AA">
        <w:t xml:space="preserve"> </w:t>
      </w:r>
      <w:r w:rsidR="00583570">
        <w:t>will</w:t>
      </w:r>
      <w:r w:rsidR="0054045A" w:rsidRPr="00A430AA">
        <w:t xml:space="preserve"> send it out if allowed per the </w:t>
      </w:r>
      <w:proofErr w:type="spellStart"/>
      <w:r w:rsidR="00A430AA" w:rsidRPr="00A430AA">
        <w:t>config</w:t>
      </w:r>
      <w:proofErr w:type="spellEnd"/>
      <w:r w:rsidR="00A430AA" w:rsidRPr="00A430AA">
        <w:t xml:space="preserve"> file </w:t>
      </w:r>
      <w:r w:rsidR="0054045A" w:rsidRPr="00A430AA">
        <w:t>policy settings.</w:t>
      </w:r>
    </w:p>
    <w:p w:rsidR="00061304" w:rsidRDefault="00061304" w:rsidP="00FB68B6">
      <w:pPr>
        <w:pStyle w:val="body2"/>
      </w:pPr>
      <w:r>
        <w:t xml:space="preserve">The policy settings in the </w:t>
      </w:r>
      <w:proofErr w:type="spellStart"/>
      <w:r w:rsidR="001F5238">
        <w:t>AllJoyn</w:t>
      </w:r>
      <w:proofErr w:type="spellEnd"/>
      <w:r w:rsidR="001F5238">
        <w:t xml:space="preserve"> Router</w:t>
      </w:r>
      <w:r>
        <w:t xml:space="preserve"> </w:t>
      </w:r>
      <w:proofErr w:type="spellStart"/>
      <w:r>
        <w:t>config</w:t>
      </w:r>
      <w:proofErr w:type="spellEnd"/>
      <w:r>
        <w:t xml:space="preserve"> file for notifications will enable incoming and outgoing notifications filtering based on notification types. </w:t>
      </w:r>
      <w:r w:rsidR="00583570">
        <w:t xml:space="preserve">The </w:t>
      </w:r>
      <w:r>
        <w:t xml:space="preserve">Notification service framework supports </w:t>
      </w:r>
      <w:r w:rsidR="00A430AA">
        <w:t xml:space="preserve">different object path for each </w:t>
      </w:r>
      <w:r>
        <w:t xml:space="preserve">notification type and notification </w:t>
      </w:r>
      <w:r w:rsidR="00A430AA">
        <w:t>filtering</w:t>
      </w:r>
      <w:r>
        <w:t xml:space="preserve"> policy </w:t>
      </w:r>
      <w:r w:rsidR="00A430AA">
        <w:t xml:space="preserve">rules in the </w:t>
      </w:r>
      <w:proofErr w:type="spellStart"/>
      <w:r w:rsidR="00A430AA">
        <w:t>config</w:t>
      </w:r>
      <w:proofErr w:type="spellEnd"/>
      <w:r w:rsidR="00A430AA">
        <w:t xml:space="preserve"> file </w:t>
      </w:r>
      <w:r>
        <w:t>can be set based on that.</w:t>
      </w:r>
    </w:p>
    <w:p w:rsidR="0054045A" w:rsidRPr="0054045A" w:rsidRDefault="003A3831" w:rsidP="00FB68B6">
      <w:pPr>
        <w:pStyle w:val="body2"/>
      </w:pPr>
      <w:r w:rsidRPr="0054045A">
        <w:t>Whe</w:t>
      </w:r>
      <w:r w:rsidR="00583570">
        <w:t>n in the proximal network, the C</w:t>
      </w:r>
      <w:r w:rsidRPr="0054045A">
        <w:t xml:space="preserve">ontrol app may receive notifications from the devices twice – once directly from the device and once from the </w:t>
      </w:r>
      <w:r w:rsidR="00D02600">
        <w:t>Connector</w:t>
      </w:r>
      <w:r w:rsidR="00583570">
        <w:t xml:space="preserve"> a</w:t>
      </w:r>
      <w:r w:rsidR="001D6F45">
        <w:t>pp</w:t>
      </w:r>
      <w:r w:rsidRPr="0054045A">
        <w:t xml:space="preserve"> as incoming notification via the cloud service. In this case, it is the responsibility of the </w:t>
      </w:r>
      <w:r w:rsidR="00583570">
        <w:t>C</w:t>
      </w:r>
      <w:r w:rsidRPr="0054045A">
        <w:t>ontrol app to perform duplicate elimination for notification message based on the notification message Id. It is recommended that service provider cloud service does not modify the notification message Id.</w:t>
      </w:r>
    </w:p>
    <w:p w:rsidR="003A3831" w:rsidRDefault="003A3831" w:rsidP="00FB68B6">
      <w:pPr>
        <w:pStyle w:val="body2"/>
        <w:rPr>
          <w:rFonts w:ascii="Times New Roman" w:hAnsi="Times New Roman"/>
        </w:rPr>
      </w:pPr>
      <w:r>
        <w:t xml:space="preserve">In a deployment with Super-Agent, </w:t>
      </w:r>
      <w:r w:rsidR="00A430AA">
        <w:t xml:space="preserve">the announcement signal from the Super-Agent will be blocked by the </w:t>
      </w:r>
      <w:proofErr w:type="spellStart"/>
      <w:r w:rsidR="001F5238">
        <w:t>AllJoyn</w:t>
      </w:r>
      <w:proofErr w:type="spellEnd"/>
      <w:r w:rsidR="001F5238">
        <w:t xml:space="preserve"> Router</w:t>
      </w:r>
      <w:r w:rsidR="00A430AA">
        <w:t xml:space="preserve"> per </w:t>
      </w:r>
      <w:proofErr w:type="spellStart"/>
      <w:r w:rsidR="00A430AA">
        <w:t>config</w:t>
      </w:r>
      <w:proofErr w:type="spellEnd"/>
      <w:r w:rsidR="00A430AA">
        <w:t xml:space="preserve"> file policy rules and hence will not </w:t>
      </w:r>
      <w:r w:rsidR="002355D0">
        <w:t xml:space="preserve">reach the </w:t>
      </w:r>
      <w:r w:rsidR="00A73E5A">
        <w:t>C</w:t>
      </w:r>
      <w:r w:rsidR="002355D0">
        <w:t>onsumer N</w:t>
      </w:r>
      <w:r w:rsidR="002B576D">
        <w:t>otification service framework</w:t>
      </w:r>
      <w:r w:rsidR="002355D0">
        <w:t xml:space="preserve"> at</w:t>
      </w:r>
      <w:r w:rsidR="00A430AA">
        <w:t xml:space="preserve"> </w:t>
      </w:r>
      <w:r w:rsidR="002B576D">
        <w:t xml:space="preserve">the </w:t>
      </w:r>
      <w:r w:rsidR="00D02600">
        <w:t>Connector</w:t>
      </w:r>
      <w:r w:rsidR="002B576D">
        <w:t xml:space="preserve"> apps</w:t>
      </w:r>
      <w:r w:rsidR="00A430AA">
        <w:t>. Hence</w:t>
      </w:r>
      <w:r w:rsidR="002355D0">
        <w:t>, even with S</w:t>
      </w:r>
      <w:r w:rsidR="002B576D">
        <w:t>uper-Agent</w:t>
      </w:r>
      <w:r w:rsidR="002355D0">
        <w:t xml:space="preserve"> deployed, </w:t>
      </w:r>
      <w:r w:rsidR="00D02600">
        <w:t>Connector</w:t>
      </w:r>
      <w:r w:rsidR="002355D0">
        <w:t xml:space="preserve"> apps will continue to </w:t>
      </w:r>
      <w:r w:rsidR="00A430AA">
        <w:t xml:space="preserve">receive notifications directly from the producer devices. </w:t>
      </w:r>
    </w:p>
    <w:p w:rsidR="00215006" w:rsidRDefault="00215006" w:rsidP="00FB68B6">
      <w:pPr>
        <w:pStyle w:val="bulletlv1"/>
      </w:pPr>
      <w:r w:rsidRPr="00F3734D">
        <w:rPr>
          <w:b/>
        </w:rPr>
        <w:t xml:space="preserve">App </w:t>
      </w:r>
      <w:r w:rsidR="00A73E5A">
        <w:rPr>
          <w:b/>
        </w:rPr>
        <w:t>a</w:t>
      </w:r>
      <w:r w:rsidRPr="00F3734D">
        <w:rPr>
          <w:b/>
        </w:rPr>
        <w:t xml:space="preserve">ccess at </w:t>
      </w:r>
      <w:r w:rsidR="002B576D">
        <w:rPr>
          <w:b/>
        </w:rPr>
        <w:t xml:space="preserve">the </w:t>
      </w:r>
      <w:r w:rsidRPr="00F3734D">
        <w:rPr>
          <w:b/>
        </w:rPr>
        <w:t>G</w:t>
      </w:r>
      <w:r w:rsidR="00A73E5A">
        <w:rPr>
          <w:b/>
        </w:rPr>
        <w:t xml:space="preserve">ateway </w:t>
      </w:r>
      <w:r w:rsidR="00E55173">
        <w:rPr>
          <w:b/>
        </w:rPr>
        <w:t>M</w:t>
      </w:r>
      <w:r w:rsidR="00A73E5A">
        <w:rPr>
          <w:b/>
        </w:rPr>
        <w:t>anagement a</w:t>
      </w:r>
      <w:r w:rsidRPr="00F3734D">
        <w:rPr>
          <w:b/>
        </w:rPr>
        <w:t>pp:</w:t>
      </w:r>
      <w:r>
        <w:t xml:space="preserve"> A </w:t>
      </w:r>
      <w:r w:rsidR="00D02600">
        <w:t>Connector</w:t>
      </w:r>
      <w:r>
        <w:t xml:space="preserve"> app </w:t>
      </w:r>
      <w:r w:rsidR="002B576D">
        <w:t>can</w:t>
      </w:r>
      <w:r>
        <w:t xml:space="preserve"> use the App Access interfaces exposed by the G</w:t>
      </w:r>
      <w:r w:rsidR="00A73E5A">
        <w:t xml:space="preserve">ateway </w:t>
      </w:r>
      <w:r w:rsidR="00E55173">
        <w:t>M</w:t>
      </w:r>
      <w:r w:rsidR="00A73E5A">
        <w:t>anagement a</w:t>
      </w:r>
      <w:r>
        <w:t>pp to fetch associated profile data and also receive profile updated/deleted signals. The G</w:t>
      </w:r>
      <w:r w:rsidR="00A73E5A">
        <w:t xml:space="preserve">ateway </w:t>
      </w:r>
      <w:r w:rsidR="00E55173">
        <w:t>M</w:t>
      </w:r>
      <w:r w:rsidR="00A73E5A">
        <w:t>anagement a</w:t>
      </w:r>
      <w:r>
        <w:t xml:space="preserve">pp maintains profiles for each </w:t>
      </w:r>
      <w:r w:rsidR="00D02600">
        <w:t>Connector</w:t>
      </w:r>
      <w:r w:rsidR="002B576D">
        <w:t xml:space="preserve"> app</w:t>
      </w:r>
      <w:r>
        <w:t xml:space="preserve"> as part of separate service objects with a well know object path of the format /Profiles/&lt;</w:t>
      </w:r>
      <w:r w:rsidR="00D02600">
        <w:t>Connector</w:t>
      </w:r>
      <w:r w:rsidR="002B576D">
        <w:t xml:space="preserve"> app</w:t>
      </w:r>
      <w:r>
        <w:t xml:space="preserve"> id&gt;. When </w:t>
      </w:r>
      <w:r w:rsidR="00B840B7">
        <w:t>fetching the profile data</w:t>
      </w:r>
      <w:r>
        <w:t xml:space="preserve">, the </w:t>
      </w:r>
      <w:r w:rsidR="00D02600">
        <w:t>Connector</w:t>
      </w:r>
      <w:r w:rsidR="002B576D">
        <w:t xml:space="preserve"> a</w:t>
      </w:r>
      <w:r>
        <w:t>pp should</w:t>
      </w:r>
      <w:r w:rsidR="00B840B7">
        <w:t xml:space="preserve"> use the well-known object path corresponding to itself.</w:t>
      </w:r>
    </w:p>
    <w:p w:rsidR="000721F4" w:rsidRDefault="000721F4" w:rsidP="00FB68B6">
      <w:pPr>
        <w:pStyle w:val="body2"/>
      </w:pPr>
      <w:r>
        <w:t xml:space="preserve">The </w:t>
      </w:r>
      <w:r w:rsidR="00D02600">
        <w:t>Connector</w:t>
      </w:r>
      <w:r>
        <w:t xml:space="preserve"> app provides its connection status with the cloud service to the G</w:t>
      </w:r>
      <w:r w:rsidR="00A73E5A">
        <w:t xml:space="preserve">ateway </w:t>
      </w:r>
      <w:r w:rsidR="00E55173">
        <w:t>M</w:t>
      </w:r>
      <w:r w:rsidR="00A73E5A">
        <w:t>anagement a</w:t>
      </w:r>
      <w:r>
        <w:t>pp via the App Access interface.</w:t>
      </w:r>
    </w:p>
    <w:p w:rsidR="002355D0" w:rsidRDefault="00A73E5A" w:rsidP="00FB68B6">
      <w:pPr>
        <w:pStyle w:val="bulletlv1"/>
      </w:pPr>
      <w:r>
        <w:rPr>
          <w:b/>
        </w:rPr>
        <w:t>Exposing s</w:t>
      </w:r>
      <w:r w:rsidR="002355D0">
        <w:rPr>
          <w:b/>
        </w:rPr>
        <w:t xml:space="preserve">ervices on </w:t>
      </w:r>
      <w:r w:rsidR="002B576D">
        <w:rPr>
          <w:b/>
        </w:rPr>
        <w:t xml:space="preserve">the </w:t>
      </w:r>
      <w:r>
        <w:rPr>
          <w:b/>
        </w:rPr>
        <w:t>proximal n</w:t>
      </w:r>
      <w:r w:rsidR="002355D0">
        <w:rPr>
          <w:b/>
        </w:rPr>
        <w:t>etwork</w:t>
      </w:r>
      <w:r w:rsidR="002355D0">
        <w:t xml:space="preserve">: </w:t>
      </w:r>
      <w:r w:rsidR="00D02600">
        <w:t>Connector</w:t>
      </w:r>
      <w:r w:rsidR="002B576D">
        <w:t xml:space="preserve"> apps</w:t>
      </w:r>
      <w:r w:rsidR="002355D0">
        <w:t xml:space="preserve"> </w:t>
      </w:r>
      <w:r w:rsidR="002B576D">
        <w:t xml:space="preserve">can </w:t>
      </w:r>
      <w:r w:rsidR="002355D0">
        <w:t xml:space="preserve">also expose one or more services to </w:t>
      </w:r>
      <w:proofErr w:type="spellStart"/>
      <w:r w:rsidR="00531F19">
        <w:t>AllJoyn</w:t>
      </w:r>
      <w:proofErr w:type="spellEnd"/>
      <w:r w:rsidR="002355D0">
        <w:t xml:space="preserve"> devices in the proximal network. Such a service </w:t>
      </w:r>
      <w:r w:rsidR="002B576D">
        <w:t>can</w:t>
      </w:r>
      <w:r w:rsidR="002355D0">
        <w:t xml:space="preserve"> comprise exposing a cloud based service to devices over </w:t>
      </w:r>
      <w:r w:rsidR="002B576D">
        <w:t xml:space="preserve">the </w:t>
      </w:r>
      <w:proofErr w:type="spellStart"/>
      <w:r w:rsidR="00531F19">
        <w:t>AllJoyn</w:t>
      </w:r>
      <w:proofErr w:type="spellEnd"/>
      <w:r w:rsidR="002355D0">
        <w:t xml:space="preserve"> </w:t>
      </w:r>
      <w:r w:rsidR="002B576D">
        <w:t xml:space="preserve">framework </w:t>
      </w:r>
      <w:r w:rsidR="002355D0">
        <w:t>(e.g.</w:t>
      </w:r>
      <w:r w:rsidR="002B576D">
        <w:t xml:space="preserve">, </w:t>
      </w:r>
      <w:r w:rsidR="002355D0">
        <w:t xml:space="preserve"> a weather update service). A user </w:t>
      </w:r>
      <w:r w:rsidR="002B576D">
        <w:t>must</w:t>
      </w:r>
      <w:r w:rsidR="002355D0">
        <w:t xml:space="preserve"> explicitly select which of the supported services of a </w:t>
      </w:r>
      <w:r w:rsidR="00D02600">
        <w:t>Connector</w:t>
      </w:r>
      <w:r w:rsidR="002B576D">
        <w:t xml:space="preserve"> app</w:t>
      </w:r>
      <w:r w:rsidR="002355D0">
        <w:t xml:space="preserve"> should be exposed for access over the proximal </w:t>
      </w:r>
      <w:proofErr w:type="spellStart"/>
      <w:r w:rsidR="00531F19">
        <w:t>AllJoyn</w:t>
      </w:r>
      <w:proofErr w:type="spellEnd"/>
      <w:r w:rsidR="002355D0">
        <w:t xml:space="preserve"> network as part of profile info</w:t>
      </w:r>
      <w:r>
        <w:t>rmation</w:t>
      </w:r>
      <w:r w:rsidR="002355D0">
        <w:t>.</w:t>
      </w:r>
    </w:p>
    <w:p w:rsidR="002355D0" w:rsidRPr="0054045A" w:rsidRDefault="002B576D" w:rsidP="00FB68B6">
      <w:pPr>
        <w:pStyle w:val="body2"/>
      </w:pPr>
      <w:r>
        <w:t xml:space="preserve">The </w:t>
      </w:r>
      <w:r w:rsidR="002355D0" w:rsidRPr="00F3734D">
        <w:t xml:space="preserve">Producer </w:t>
      </w:r>
      <w:r>
        <w:t>N</w:t>
      </w:r>
      <w:r w:rsidR="002355D0" w:rsidRPr="00F3734D">
        <w:t xml:space="preserve">otification service framework will be one of the exposed services if </w:t>
      </w:r>
      <w:r>
        <w:t xml:space="preserve">a </w:t>
      </w:r>
      <w:r w:rsidR="00D02600">
        <w:t>Connector</w:t>
      </w:r>
      <w:r>
        <w:t xml:space="preserve"> </w:t>
      </w:r>
      <w:r w:rsidR="002355D0" w:rsidRPr="00F3734D">
        <w:t>app is interested in producing notifications</w:t>
      </w:r>
      <w:r w:rsidR="002355D0" w:rsidRPr="002355D0">
        <w:t xml:space="preserve"> on the proximal network.</w:t>
      </w:r>
    </w:p>
    <w:p w:rsidR="00C36A71" w:rsidRDefault="00531F19" w:rsidP="00FB68B6">
      <w:pPr>
        <w:pStyle w:val="Heading3"/>
      </w:pPr>
      <w:bookmarkStart w:id="56" w:name="_Toc404604557"/>
      <w:proofErr w:type="spellStart"/>
      <w:r>
        <w:t>AllJoyn</w:t>
      </w:r>
      <w:proofErr w:type="spellEnd"/>
      <w:r w:rsidR="002B576D">
        <w:t xml:space="preserve"> </w:t>
      </w:r>
      <w:r w:rsidR="00380DD4">
        <w:t>Router</w:t>
      </w:r>
      <w:bookmarkEnd w:id="56"/>
      <w:r w:rsidR="00380DD4">
        <w:t xml:space="preserve"> </w:t>
      </w:r>
    </w:p>
    <w:p w:rsidR="00AE3FAA" w:rsidRPr="00231952" w:rsidRDefault="002B576D" w:rsidP="00FB68B6">
      <w:pPr>
        <w:pStyle w:val="body"/>
      </w:pPr>
      <w:r>
        <w:t xml:space="preserve">The </w:t>
      </w:r>
      <w:proofErr w:type="spellStart"/>
      <w:r w:rsidR="001F5238">
        <w:t>AllJoyn</w:t>
      </w:r>
      <w:proofErr w:type="spellEnd"/>
      <w:r w:rsidR="001F5238">
        <w:t xml:space="preserve"> Router</w:t>
      </w:r>
      <w:r w:rsidR="00D86B25">
        <w:t xml:space="preserve"> is responsible </w:t>
      </w:r>
      <w:r>
        <w:t>for enforcing</w:t>
      </w:r>
      <w:r w:rsidR="00D86B25">
        <w:t xml:space="preserve"> access policies for the </w:t>
      </w:r>
      <w:r w:rsidR="00D02600">
        <w:t>Connector</w:t>
      </w:r>
      <w:r>
        <w:t xml:space="preserve"> app</w:t>
      </w:r>
      <w:r w:rsidR="00D86B25">
        <w:t xml:space="preserve"> via </w:t>
      </w:r>
      <w:r>
        <w:t xml:space="preserve">the </w:t>
      </w:r>
      <w:proofErr w:type="spellStart"/>
      <w:r w:rsidR="00D86B25">
        <w:t>config</w:t>
      </w:r>
      <w:proofErr w:type="spellEnd"/>
      <w:r w:rsidR="00D86B25">
        <w:t xml:space="preserve"> file. </w:t>
      </w:r>
    </w:p>
    <w:p w:rsidR="00AE3FAA" w:rsidRPr="006D2C2F" w:rsidRDefault="00A73E5A" w:rsidP="00FB68B6">
      <w:pPr>
        <w:pStyle w:val="body"/>
      </w:pPr>
      <w:proofErr w:type="spellStart"/>
      <w:r>
        <w:rPr>
          <w:b/>
        </w:rPr>
        <w:t>Config</w:t>
      </w:r>
      <w:proofErr w:type="spellEnd"/>
      <w:r>
        <w:rPr>
          <w:b/>
        </w:rPr>
        <w:t xml:space="preserve"> f</w:t>
      </w:r>
      <w:r w:rsidR="00365251">
        <w:rPr>
          <w:b/>
        </w:rPr>
        <w:t xml:space="preserve">ile </w:t>
      </w:r>
      <w:r>
        <w:rPr>
          <w:b/>
        </w:rPr>
        <w:t>policy e</w:t>
      </w:r>
      <w:r w:rsidR="0013607E">
        <w:rPr>
          <w:b/>
        </w:rPr>
        <w:t>nforcement</w:t>
      </w:r>
      <w:r w:rsidR="00AE3FAA" w:rsidRPr="000B3E37">
        <w:rPr>
          <w:b/>
        </w:rPr>
        <w:t>:</w:t>
      </w:r>
      <w:r w:rsidR="00AE3FAA">
        <w:t xml:space="preserve"> </w:t>
      </w:r>
      <w:r w:rsidR="00D02600">
        <w:t>The Connector</w:t>
      </w:r>
      <w:r w:rsidR="002B576D">
        <w:t xml:space="preserve"> app</w:t>
      </w:r>
      <w:r w:rsidR="00FE4A15">
        <w:t xml:space="preserve"> directly accesses </w:t>
      </w:r>
      <w:proofErr w:type="spellStart"/>
      <w:r w:rsidR="00D86B25">
        <w:t>remoted</w:t>
      </w:r>
      <w:proofErr w:type="spellEnd"/>
      <w:r w:rsidR="00D86B25">
        <w:t xml:space="preserve"> </w:t>
      </w:r>
      <w:proofErr w:type="spellStart"/>
      <w:r w:rsidR="00531F19">
        <w:t>AllJoyn</w:t>
      </w:r>
      <w:proofErr w:type="spellEnd"/>
      <w:r w:rsidR="00D86B25">
        <w:t xml:space="preserve"> interfaces</w:t>
      </w:r>
      <w:r w:rsidR="00FE4A15">
        <w:t xml:space="preserve"> on the proximal devices</w:t>
      </w:r>
      <w:r w:rsidR="00AE3FAA">
        <w:t>.</w:t>
      </w:r>
      <w:r w:rsidR="00FE4A15">
        <w:t xml:space="preserve"> </w:t>
      </w:r>
      <w:r w:rsidR="00D86B25">
        <w:t>A</w:t>
      </w:r>
      <w:r w:rsidR="00FE4A15">
        <w:t xml:space="preserve">ccess </w:t>
      </w:r>
      <w:r w:rsidR="00D86B25">
        <w:t>to these interfaces is</w:t>
      </w:r>
      <w:r w:rsidR="00FE4A15">
        <w:t xml:space="preserve"> granted as per the </w:t>
      </w:r>
      <w:r w:rsidR="00D86B25">
        <w:lastRenderedPageBreak/>
        <w:t xml:space="preserve">allow </w:t>
      </w:r>
      <w:r w:rsidR="00FE4A15">
        <w:t xml:space="preserve">policies </w:t>
      </w:r>
      <w:r w:rsidR="004C5C81">
        <w:t xml:space="preserve">in the </w:t>
      </w:r>
      <w:proofErr w:type="spellStart"/>
      <w:r w:rsidR="004C5C81">
        <w:t>config</w:t>
      </w:r>
      <w:proofErr w:type="spellEnd"/>
      <w:r w:rsidR="002B576D">
        <w:t xml:space="preserve"> </w:t>
      </w:r>
      <w:r w:rsidR="004C5C81">
        <w:t>file.</w:t>
      </w:r>
      <w:r w:rsidR="00AE3FAA">
        <w:t xml:space="preserve"> This includes invoking method calls, GET/SET on properties and receiving signals from service interfaces configured as part of the profile. </w:t>
      </w:r>
      <w:proofErr w:type="spellStart"/>
      <w:r w:rsidR="001F5238">
        <w:t>AllJoyn</w:t>
      </w:r>
      <w:proofErr w:type="spellEnd"/>
      <w:r w:rsidR="001F5238">
        <w:t xml:space="preserve"> Router</w:t>
      </w:r>
      <w:r w:rsidR="00D86B25">
        <w:t xml:space="preserve"> also enforces access to onl</w:t>
      </w:r>
      <w:r w:rsidR="00B270B2">
        <w:t>y applicable profile data for a</w:t>
      </w:r>
      <w:r w:rsidR="00D86B25">
        <w:t xml:space="preserve"> </w:t>
      </w:r>
      <w:r w:rsidR="00D02600">
        <w:t>Connector</w:t>
      </w:r>
      <w:r w:rsidR="002B576D">
        <w:t xml:space="preserve"> a</w:t>
      </w:r>
      <w:r w:rsidR="001D6F45">
        <w:t>pp</w:t>
      </w:r>
      <w:r w:rsidR="00B270B2">
        <w:t xml:space="preserve"> via </w:t>
      </w:r>
      <w:proofErr w:type="spellStart"/>
      <w:r w:rsidR="00B270B2">
        <w:t>config</w:t>
      </w:r>
      <w:proofErr w:type="spellEnd"/>
      <w:r w:rsidR="00B270B2">
        <w:t xml:space="preserve"> file allow policies.</w:t>
      </w:r>
      <w:r w:rsidR="00D86B25">
        <w:t xml:space="preserve"> As described above, these policies get written by the </w:t>
      </w:r>
      <w:r w:rsidR="00B270B2">
        <w:t xml:space="preserve">GM </w:t>
      </w:r>
      <w:r w:rsidR="00D86B25">
        <w:t>App.</w:t>
      </w:r>
    </w:p>
    <w:p w:rsidR="000A5F7E" w:rsidRDefault="002B576D" w:rsidP="00FB68B6">
      <w:pPr>
        <w:pStyle w:val="Heading3"/>
      </w:pPr>
      <w:bookmarkStart w:id="57" w:name="_Toc404604558"/>
      <w:r>
        <w:t>Control a</w:t>
      </w:r>
      <w:r w:rsidR="000A5F7E">
        <w:t>pp</w:t>
      </w:r>
      <w:bookmarkEnd w:id="57"/>
    </w:p>
    <w:p w:rsidR="00E66273" w:rsidRPr="00FB68B6" w:rsidRDefault="000A5F7E" w:rsidP="00FB68B6">
      <w:pPr>
        <w:pStyle w:val="body"/>
      </w:pPr>
      <w:r w:rsidRPr="000A5F7E">
        <w:t>The</w:t>
      </w:r>
      <w:r w:rsidR="002B576D">
        <w:t xml:space="preserve"> Control a</w:t>
      </w:r>
      <w:r>
        <w:t xml:space="preserve">pp is an </w:t>
      </w:r>
      <w:proofErr w:type="spellStart"/>
      <w:r w:rsidR="00531F19">
        <w:t>AllJoyn</w:t>
      </w:r>
      <w:proofErr w:type="spellEnd"/>
      <w:r w:rsidR="002B576D">
        <w:t>-</w:t>
      </w:r>
      <w:r>
        <w:t xml:space="preserve">enabled application </w:t>
      </w:r>
      <w:r w:rsidR="009016C7">
        <w:t xml:space="preserve">developed by the service provider or an affiliated entity. This app </w:t>
      </w:r>
      <w:r>
        <w:t xml:space="preserve">lets user access their </w:t>
      </w:r>
      <w:proofErr w:type="spellStart"/>
      <w:r>
        <w:t>IoE</w:t>
      </w:r>
      <w:proofErr w:type="spellEnd"/>
      <w:r>
        <w:t xml:space="preserve"> devices </w:t>
      </w:r>
      <w:r w:rsidR="005C7089">
        <w:t>i</w:t>
      </w:r>
      <w:r w:rsidR="005C7089" w:rsidRPr="00FB68B6">
        <w:t>n the proximal environment</w:t>
      </w:r>
      <w:r w:rsidRPr="00FB68B6">
        <w:t xml:space="preserve"> as well as remotely.</w:t>
      </w:r>
      <w:r w:rsidR="009016C7" w:rsidRPr="00FB68B6">
        <w:t xml:space="preserve"> </w:t>
      </w:r>
      <w:r w:rsidR="002B576D">
        <w:t xml:space="preserve">The </w:t>
      </w:r>
      <w:r w:rsidR="009016C7" w:rsidRPr="00FB68B6">
        <w:t xml:space="preserve">Control app </w:t>
      </w:r>
      <w:r w:rsidR="00B25FC8" w:rsidRPr="00FB68B6">
        <w:t>should support</w:t>
      </w:r>
      <w:r w:rsidR="009016C7" w:rsidRPr="00FB68B6">
        <w:t xml:space="preserve"> following func</w:t>
      </w:r>
      <w:r w:rsidR="00A73E5A">
        <w:t>tions relevant to Gateway Agent.</w:t>
      </w:r>
    </w:p>
    <w:p w:rsidR="002B576D" w:rsidRDefault="002B576D" w:rsidP="002B576D">
      <w:pPr>
        <w:pStyle w:val="notetext"/>
      </w:pPr>
      <w:r>
        <w:t>NOTE</w:t>
      </w:r>
    </w:p>
    <w:p w:rsidR="009016C7" w:rsidRDefault="002B576D" w:rsidP="002B576D">
      <w:pPr>
        <w:pStyle w:val="notetextbody"/>
      </w:pPr>
      <w:r>
        <w:t>T</w:t>
      </w:r>
      <w:r w:rsidR="00F049FC" w:rsidRPr="00FB68B6">
        <w:t xml:space="preserve">his provides a functional description of Control </w:t>
      </w:r>
      <w:r>
        <w:t>a</w:t>
      </w:r>
      <w:r w:rsidR="00F049FC" w:rsidRPr="00FB68B6">
        <w:t xml:space="preserve">pp how we see it now. Since the </w:t>
      </w:r>
      <w:r w:rsidR="00E66273" w:rsidRPr="00FB68B6">
        <w:t xml:space="preserve">Control </w:t>
      </w:r>
      <w:r>
        <w:t>a</w:t>
      </w:r>
      <w:r w:rsidR="00E66273" w:rsidRPr="00FB68B6">
        <w:t xml:space="preserve">pp is under </w:t>
      </w:r>
      <w:r w:rsidR="00F049FC" w:rsidRPr="00FB68B6">
        <w:t xml:space="preserve">the realm of </w:t>
      </w:r>
      <w:r w:rsidR="00E66273" w:rsidRPr="00FB68B6">
        <w:t xml:space="preserve">service provider, </w:t>
      </w:r>
      <w:r>
        <w:t>only a subset of these functions may be supported</w:t>
      </w:r>
      <w:r w:rsidR="009B7F9E">
        <w:t>.</w:t>
      </w:r>
    </w:p>
    <w:p w:rsidR="009016C7" w:rsidRPr="00AB1866" w:rsidRDefault="00A73E5A" w:rsidP="00FB68B6">
      <w:pPr>
        <w:pStyle w:val="bulletlv1"/>
      </w:pPr>
      <w:r>
        <w:rPr>
          <w:b/>
        </w:rPr>
        <w:t>User a</w:t>
      </w:r>
      <w:r w:rsidR="009016C7" w:rsidRPr="009016C7">
        <w:rPr>
          <w:b/>
        </w:rPr>
        <w:t xml:space="preserve">uthentication with </w:t>
      </w:r>
      <w:r>
        <w:rPr>
          <w:b/>
        </w:rPr>
        <w:t>service p</w:t>
      </w:r>
      <w:r w:rsidR="002B576D">
        <w:rPr>
          <w:b/>
        </w:rPr>
        <w:t>rovider</w:t>
      </w:r>
      <w:r>
        <w:rPr>
          <w:b/>
        </w:rPr>
        <w:t>'s</w:t>
      </w:r>
      <w:r w:rsidR="00C3729E">
        <w:rPr>
          <w:b/>
        </w:rPr>
        <w:t xml:space="preserve"> </w:t>
      </w:r>
      <w:r>
        <w:rPr>
          <w:b/>
        </w:rPr>
        <w:t>c</w:t>
      </w:r>
      <w:r w:rsidR="009016C7" w:rsidRPr="009016C7">
        <w:rPr>
          <w:b/>
        </w:rPr>
        <w:t>loud:</w:t>
      </w:r>
      <w:r w:rsidR="009016C7">
        <w:t xml:space="preserve"> A user will sign up with the service provider for the </w:t>
      </w:r>
      <w:proofErr w:type="spellStart"/>
      <w:r w:rsidR="009016C7">
        <w:t>IoE</w:t>
      </w:r>
      <w:proofErr w:type="spellEnd"/>
      <w:r w:rsidR="009016C7">
        <w:t xml:space="preserve"> cloud service. </w:t>
      </w:r>
      <w:r w:rsidR="002B576D">
        <w:t xml:space="preserve">The </w:t>
      </w:r>
      <w:r w:rsidR="009016C7">
        <w:t>Control app should provide a way to input user credentials and use that to authenticate the</w:t>
      </w:r>
      <w:r w:rsidR="00C3729E">
        <w:t xml:space="preserve"> user with the service provider cloud</w:t>
      </w:r>
      <w:r w:rsidR="009016C7">
        <w:t>.</w:t>
      </w:r>
      <w:r w:rsidR="00C3729E">
        <w:t xml:space="preserve"> This will ensure that only an authenticated user can use the Control app to configure the Gateway Agent. </w:t>
      </w:r>
      <w:r w:rsidR="00BA73FD" w:rsidRPr="00AB1866">
        <w:t xml:space="preserve"> </w:t>
      </w:r>
    </w:p>
    <w:p w:rsidR="009016C7" w:rsidRDefault="00531F19" w:rsidP="00FB68B6">
      <w:pPr>
        <w:pStyle w:val="bulletlv1"/>
      </w:pPr>
      <w:proofErr w:type="spellStart"/>
      <w:r>
        <w:rPr>
          <w:b/>
        </w:rPr>
        <w:t>AllJoyn</w:t>
      </w:r>
      <w:proofErr w:type="spellEnd"/>
      <w:r w:rsidR="009016C7" w:rsidRPr="00C3729E">
        <w:rPr>
          <w:b/>
        </w:rPr>
        <w:t xml:space="preserve"> Gateway </w:t>
      </w:r>
      <w:r w:rsidR="00AB1866">
        <w:rPr>
          <w:b/>
        </w:rPr>
        <w:t xml:space="preserve">Agent </w:t>
      </w:r>
      <w:r w:rsidR="00A73E5A">
        <w:rPr>
          <w:b/>
        </w:rPr>
        <w:t>d</w:t>
      </w:r>
      <w:r w:rsidR="009016C7" w:rsidRPr="00C3729E">
        <w:rPr>
          <w:b/>
        </w:rPr>
        <w:t>iscovery:</w:t>
      </w:r>
      <w:r w:rsidR="00C3729E">
        <w:t xml:space="preserve"> </w:t>
      </w:r>
      <w:r w:rsidR="002B576D">
        <w:t xml:space="preserve">The </w:t>
      </w:r>
      <w:r w:rsidR="00C3729E">
        <w:t xml:space="preserve">Control app should use the </w:t>
      </w:r>
      <w:proofErr w:type="spellStart"/>
      <w:r>
        <w:t>AllJoyn</w:t>
      </w:r>
      <w:proofErr w:type="spellEnd"/>
      <w:r w:rsidR="00C3729E">
        <w:t xml:space="preserve"> announcement</w:t>
      </w:r>
      <w:r w:rsidR="002B576D">
        <w:t>-</w:t>
      </w:r>
      <w:r w:rsidR="00C3729E">
        <w:t xml:space="preserve">based discovery mechanism to discover the </w:t>
      </w:r>
      <w:r w:rsidR="00AB1866">
        <w:t>G</w:t>
      </w:r>
      <w:r w:rsidR="00A73E5A">
        <w:t xml:space="preserve">ateway </w:t>
      </w:r>
      <w:r w:rsidR="00E55173">
        <w:t>Management</w:t>
      </w:r>
      <w:r w:rsidR="00A73E5A">
        <w:t xml:space="preserve"> a</w:t>
      </w:r>
      <w:r w:rsidR="00027437">
        <w:t>pp</w:t>
      </w:r>
      <w:r w:rsidR="00C3729E">
        <w:t xml:space="preserve">. There </w:t>
      </w:r>
      <w:r w:rsidR="002B576D">
        <w:t>can</w:t>
      </w:r>
      <w:r w:rsidR="00C3729E">
        <w:t xml:space="preserve"> be multiple</w:t>
      </w:r>
      <w:r w:rsidR="002B576D">
        <w:t xml:space="preserve"> Gateway Agents</w:t>
      </w:r>
      <w:r w:rsidR="00C3729E">
        <w:t xml:space="preserve"> deploye</w:t>
      </w:r>
      <w:r w:rsidR="00A73E5A">
        <w:t>d in the proximal network. The App Name</w:t>
      </w:r>
      <w:r w:rsidR="00C3729E">
        <w:t xml:space="preserve"> field in the announcement signal from the </w:t>
      </w:r>
      <w:r w:rsidR="00AB1866">
        <w:t>G</w:t>
      </w:r>
      <w:r w:rsidR="00A73E5A">
        <w:t xml:space="preserve">ateway </w:t>
      </w:r>
      <w:r w:rsidR="00E55173">
        <w:t>Management</w:t>
      </w:r>
      <w:r w:rsidR="00A73E5A">
        <w:t xml:space="preserve"> a</w:t>
      </w:r>
      <w:r w:rsidR="00AB1866">
        <w:t>pp</w:t>
      </w:r>
      <w:r w:rsidR="00C3729E">
        <w:t xml:space="preserve"> </w:t>
      </w:r>
      <w:r w:rsidR="002B576D">
        <w:t>can</w:t>
      </w:r>
      <w:r w:rsidR="00C3729E">
        <w:t xml:space="preserve"> be set to indicate any </w:t>
      </w:r>
      <w:r w:rsidR="002B576D">
        <w:t>service provider-</w:t>
      </w:r>
      <w:r w:rsidR="00C3729E">
        <w:t xml:space="preserve">specific Gateway </w:t>
      </w:r>
      <w:r w:rsidR="00AB1866">
        <w:t xml:space="preserve">Agent </w:t>
      </w:r>
      <w:r w:rsidR="00C3729E">
        <w:t xml:space="preserve">as applicable. </w:t>
      </w:r>
      <w:r w:rsidR="002B576D">
        <w:t xml:space="preserve">The </w:t>
      </w:r>
      <w:r w:rsidR="00A73E5A">
        <w:t xml:space="preserve">Control app should use the </w:t>
      </w:r>
      <w:r w:rsidR="00C3729E">
        <w:t xml:space="preserve">App Name field to discover any </w:t>
      </w:r>
      <w:r w:rsidR="002B576D">
        <w:t>service provider-</w:t>
      </w:r>
      <w:r w:rsidR="00C3729E">
        <w:t xml:space="preserve">specific </w:t>
      </w:r>
      <w:r w:rsidR="002B576D">
        <w:t>Gateway</w:t>
      </w:r>
      <w:r w:rsidR="00C3729E">
        <w:t xml:space="preserve"> Agent it is looking for. </w:t>
      </w:r>
    </w:p>
    <w:p w:rsidR="009016C7" w:rsidRPr="00DD4D13" w:rsidRDefault="00531F19" w:rsidP="00FB68B6">
      <w:pPr>
        <w:pStyle w:val="bulletlv1"/>
      </w:pPr>
      <w:proofErr w:type="spellStart"/>
      <w:r>
        <w:rPr>
          <w:b/>
        </w:rPr>
        <w:t>AllJoyn</w:t>
      </w:r>
      <w:proofErr w:type="spellEnd"/>
      <w:r w:rsidR="00A73E5A">
        <w:rPr>
          <w:b/>
        </w:rPr>
        <w:t xml:space="preserve"> d</w:t>
      </w:r>
      <w:r w:rsidR="009016C7" w:rsidRPr="003B1877">
        <w:rPr>
          <w:b/>
        </w:rPr>
        <w:t xml:space="preserve">evices </w:t>
      </w:r>
      <w:r w:rsidR="00A73E5A">
        <w:rPr>
          <w:b/>
        </w:rPr>
        <w:t>d</w:t>
      </w:r>
      <w:r w:rsidR="009016C7" w:rsidRPr="003B1877">
        <w:rPr>
          <w:b/>
        </w:rPr>
        <w:t>iscovery</w:t>
      </w:r>
      <w:r w:rsidR="003B1877">
        <w:rPr>
          <w:b/>
        </w:rPr>
        <w:t xml:space="preserve"> and </w:t>
      </w:r>
      <w:r w:rsidR="00A73E5A">
        <w:rPr>
          <w:b/>
        </w:rPr>
        <w:t>f</w:t>
      </w:r>
      <w:r w:rsidR="003B1877">
        <w:rPr>
          <w:b/>
        </w:rPr>
        <w:t>iltering</w:t>
      </w:r>
      <w:r w:rsidR="009016C7" w:rsidRPr="003B1877">
        <w:rPr>
          <w:b/>
        </w:rPr>
        <w:t>:</w:t>
      </w:r>
      <w:r w:rsidR="00C3729E">
        <w:t xml:space="preserve"> </w:t>
      </w:r>
      <w:r w:rsidR="002B576D">
        <w:t xml:space="preserve">The </w:t>
      </w:r>
      <w:r w:rsidR="00317EF0">
        <w:t>Control a</w:t>
      </w:r>
      <w:r w:rsidR="00C3729E">
        <w:t xml:space="preserve">pp should discover </w:t>
      </w:r>
      <w:proofErr w:type="spellStart"/>
      <w:r>
        <w:t>AllJoyn</w:t>
      </w:r>
      <w:proofErr w:type="spellEnd"/>
      <w:r w:rsidR="00C3729E">
        <w:t xml:space="preserve"> devices</w:t>
      </w:r>
      <w:r w:rsidR="003B1877">
        <w:t>/apps</w:t>
      </w:r>
      <w:r w:rsidR="00C3729E">
        <w:t xml:space="preserve"> in the proximal network using </w:t>
      </w:r>
      <w:proofErr w:type="spellStart"/>
      <w:r>
        <w:t>AllJoyn</w:t>
      </w:r>
      <w:proofErr w:type="spellEnd"/>
      <w:r w:rsidR="00C3729E">
        <w:t xml:space="preserve"> announcement</w:t>
      </w:r>
      <w:r w:rsidR="002B576D">
        <w:t>-</w:t>
      </w:r>
      <w:r w:rsidR="00C3729E">
        <w:t xml:space="preserve">based discovery. </w:t>
      </w:r>
      <w:r w:rsidR="002B576D">
        <w:t xml:space="preserve">The </w:t>
      </w:r>
      <w:r w:rsidR="00317EF0">
        <w:t>Control a</w:t>
      </w:r>
      <w:r w:rsidR="00BA73FD">
        <w:t xml:space="preserve">pp should filter these devices/apps/interfaces based on </w:t>
      </w:r>
      <w:r w:rsidR="002B576D">
        <w:t xml:space="preserve">the manifest file details </w:t>
      </w:r>
      <w:r w:rsidR="00BA73FD">
        <w:t xml:space="preserve">for </w:t>
      </w:r>
      <w:r w:rsidR="002B576D">
        <w:t xml:space="preserve">a </w:t>
      </w:r>
      <w:r w:rsidR="00C6451B">
        <w:t>given</w:t>
      </w:r>
      <w:r w:rsidR="00BA73FD">
        <w:t xml:space="preserve"> </w:t>
      </w:r>
      <w:r w:rsidR="00D02600">
        <w:t>Connector</w:t>
      </w:r>
      <w:r w:rsidR="002B576D">
        <w:t xml:space="preserve"> app</w:t>
      </w:r>
      <w:r w:rsidR="00BA73FD">
        <w:t xml:space="preserve"> when </w:t>
      </w:r>
      <w:r w:rsidR="00C6451B">
        <w:t>creating a remote profile for that</w:t>
      </w:r>
      <w:r w:rsidR="00BA73FD">
        <w:t xml:space="preserve"> </w:t>
      </w:r>
      <w:r w:rsidR="00D02600">
        <w:t>Connector</w:t>
      </w:r>
      <w:r w:rsidR="002B576D">
        <w:t xml:space="preserve"> a</w:t>
      </w:r>
      <w:r w:rsidR="001D6F45">
        <w:t>pp</w:t>
      </w:r>
      <w:r w:rsidR="00BA73FD">
        <w:t xml:space="preserve">. </w:t>
      </w:r>
      <w:r w:rsidR="002B576D">
        <w:t>It is assumed that the Control a</w:t>
      </w:r>
      <w:r w:rsidR="00C6451B">
        <w:t xml:space="preserve">pp has access to manifest files either as part of </w:t>
      </w:r>
      <w:r w:rsidR="002B576D">
        <w:t xml:space="preserve">the </w:t>
      </w:r>
      <w:r w:rsidR="00D02600">
        <w:t>Connector</w:t>
      </w:r>
      <w:r w:rsidR="002B576D">
        <w:t xml:space="preserve"> app</w:t>
      </w:r>
      <w:r w:rsidR="00C6451B">
        <w:t xml:space="preserve"> install or via separate download for already installed </w:t>
      </w:r>
      <w:r w:rsidR="00D02600">
        <w:t>Connector</w:t>
      </w:r>
      <w:r w:rsidR="002B576D">
        <w:t xml:space="preserve"> a</w:t>
      </w:r>
      <w:r w:rsidR="001D6F45">
        <w:t>pp</w:t>
      </w:r>
      <w:r w:rsidR="00C6451B">
        <w:t xml:space="preserve">s. The goal is to only allow those devices/apps/interfaces to get provisioned as part of a remote profile </w:t>
      </w:r>
      <w:r w:rsidR="00333D9D">
        <w:t>that</w:t>
      </w:r>
      <w:r w:rsidR="00C6451B">
        <w:t xml:space="preserve"> are supported by the corresponding </w:t>
      </w:r>
      <w:r w:rsidR="00D02600">
        <w:t>Connector</w:t>
      </w:r>
      <w:r w:rsidR="002B576D">
        <w:t xml:space="preserve"> a</w:t>
      </w:r>
      <w:r w:rsidR="001D6F45">
        <w:t>pp</w:t>
      </w:r>
      <w:r w:rsidR="00C6451B">
        <w:t>.</w:t>
      </w:r>
    </w:p>
    <w:p w:rsidR="0079054C" w:rsidRPr="0079054C" w:rsidRDefault="0079054C" w:rsidP="00FB68B6">
      <w:pPr>
        <w:pStyle w:val="bulletlv1"/>
      </w:pPr>
      <w:r w:rsidRPr="00CA333C">
        <w:rPr>
          <w:b/>
        </w:rPr>
        <w:t>U</w:t>
      </w:r>
      <w:r w:rsidR="00A73E5A">
        <w:rPr>
          <w:b/>
        </w:rPr>
        <w:t>I for profile f</w:t>
      </w:r>
      <w:r w:rsidRPr="00CA333C">
        <w:rPr>
          <w:b/>
        </w:rPr>
        <w:t>unctions:</w:t>
      </w:r>
      <w:r>
        <w:t xml:space="preserve"> </w:t>
      </w:r>
      <w:r w:rsidR="002B576D">
        <w:t xml:space="preserve">The </w:t>
      </w:r>
      <w:r>
        <w:t xml:space="preserve">Control app should provide </w:t>
      </w:r>
      <w:r w:rsidR="002B576D">
        <w:t xml:space="preserve">a </w:t>
      </w:r>
      <w:r>
        <w:t xml:space="preserve">UI for </w:t>
      </w:r>
      <w:r w:rsidR="00CA333C">
        <w:t xml:space="preserve">a </w:t>
      </w:r>
      <w:r>
        <w:t xml:space="preserve">user to select </w:t>
      </w:r>
      <w:r w:rsidR="00B270B2">
        <w:t>devices/apps/i</w:t>
      </w:r>
      <w:r w:rsidR="00660774">
        <w:t xml:space="preserve">nterfaces </w:t>
      </w:r>
      <w:r w:rsidR="00CA333C">
        <w:t>for profile configuration on the Gateway Agent.</w:t>
      </w:r>
    </w:p>
    <w:p w:rsidR="009016C7" w:rsidRDefault="00C6451B" w:rsidP="00FB68B6">
      <w:pPr>
        <w:pStyle w:val="bulletlv1"/>
      </w:pPr>
      <w:r>
        <w:rPr>
          <w:b/>
        </w:rPr>
        <w:t>Profile</w:t>
      </w:r>
      <w:r w:rsidR="00C3729E" w:rsidRPr="0079054C">
        <w:rPr>
          <w:b/>
        </w:rPr>
        <w:t xml:space="preserve"> </w:t>
      </w:r>
      <w:r w:rsidR="00A73E5A">
        <w:rPr>
          <w:b/>
        </w:rPr>
        <w:t>c</w:t>
      </w:r>
      <w:r w:rsidR="00C3729E" w:rsidRPr="0079054C">
        <w:rPr>
          <w:b/>
        </w:rPr>
        <w:t>onfiguration</w:t>
      </w:r>
      <w:r w:rsidR="009016C7" w:rsidRPr="0079054C">
        <w:rPr>
          <w:b/>
        </w:rPr>
        <w:t>:</w:t>
      </w:r>
      <w:r w:rsidR="0079054C">
        <w:t xml:space="preserve"> After discovering a desired </w:t>
      </w:r>
      <w:r w:rsidR="008C3301">
        <w:t xml:space="preserve">Gateway </w:t>
      </w:r>
      <w:r w:rsidR="0079054C">
        <w:t xml:space="preserve">Agent, </w:t>
      </w:r>
      <w:r w:rsidR="008C3301">
        <w:t xml:space="preserve">the </w:t>
      </w:r>
      <w:r w:rsidR="0079054C">
        <w:t xml:space="preserve">Control </w:t>
      </w:r>
      <w:r w:rsidR="00A73E5A">
        <w:t>a</w:t>
      </w:r>
      <w:r w:rsidR="0079054C">
        <w:t xml:space="preserve">pp invokes profile management method calls provided by the </w:t>
      </w:r>
      <w:proofErr w:type="spellStart"/>
      <w:r w:rsidR="00531F19">
        <w:t>AllJoyn</w:t>
      </w:r>
      <w:proofErr w:type="spellEnd"/>
      <w:r w:rsidR="0079054C">
        <w:t xml:space="preserve"> </w:t>
      </w:r>
      <w:r w:rsidR="00A73E5A">
        <w:t>p</w:t>
      </w:r>
      <w:r w:rsidR="00E0344D">
        <w:t>rofile management interface</w:t>
      </w:r>
      <w:r w:rsidR="0079054C">
        <w:t xml:space="preserve"> to cr</w:t>
      </w:r>
      <w:r w:rsidR="00CA333C">
        <w:t xml:space="preserve">eate a </w:t>
      </w:r>
      <w:r>
        <w:t>remote</w:t>
      </w:r>
      <w:r w:rsidR="00CA333C">
        <w:t xml:space="preserve"> profile. A profile name is provided as part of profile creation along with other devices/apps/interfaces data. A profile ID is returned in response by the </w:t>
      </w:r>
      <w:r w:rsidR="00AB1866">
        <w:t>G</w:t>
      </w:r>
      <w:r w:rsidR="00A73E5A">
        <w:t xml:space="preserve">ateway </w:t>
      </w:r>
      <w:r w:rsidR="00E55173">
        <w:t>Management</w:t>
      </w:r>
      <w:r w:rsidR="00A73E5A">
        <w:t xml:space="preserve"> a</w:t>
      </w:r>
      <w:r w:rsidR="00AB1866">
        <w:t>pp</w:t>
      </w:r>
      <w:r w:rsidR="00CA333C">
        <w:t xml:space="preserve">. </w:t>
      </w:r>
      <w:r w:rsidR="008C3301">
        <w:t xml:space="preserve">The </w:t>
      </w:r>
      <w:r w:rsidR="00CA333C">
        <w:t xml:space="preserve">Control app should maintain this profile ID for any future updates to the profile. An explicit call </w:t>
      </w:r>
      <w:r w:rsidR="00A73E5A">
        <w:t>must</w:t>
      </w:r>
      <w:r w:rsidR="008C3301">
        <w:t xml:space="preserve"> be </w:t>
      </w:r>
      <w:r w:rsidR="008C3301">
        <w:lastRenderedPageBreak/>
        <w:t>invoked by the Control a</w:t>
      </w:r>
      <w:r w:rsidR="00CA333C">
        <w:t>pp to activate a previously created profile</w:t>
      </w:r>
      <w:r w:rsidR="00AB16F2">
        <w:t xml:space="preserve"> </w:t>
      </w:r>
      <w:r w:rsidR="00333D9D">
        <w:t>that</w:t>
      </w:r>
      <w:r w:rsidR="00AB16F2">
        <w:t xml:space="preserve"> enables remote access for associated </w:t>
      </w:r>
      <w:r w:rsidR="00B270B2">
        <w:t>devices/apps/</w:t>
      </w:r>
      <w:r w:rsidR="00660774">
        <w:t>interfaces</w:t>
      </w:r>
      <w:r w:rsidR="00CA333C">
        <w:t>.</w:t>
      </w:r>
    </w:p>
    <w:p w:rsidR="00A664D0" w:rsidRDefault="008C3301" w:rsidP="00FB68B6">
      <w:pPr>
        <w:pStyle w:val="body2"/>
      </w:pPr>
      <w:r>
        <w:t xml:space="preserve">The </w:t>
      </w:r>
      <w:r w:rsidR="00A664D0" w:rsidRPr="00A664D0">
        <w:t xml:space="preserve">Control </w:t>
      </w:r>
      <w:r>
        <w:t>a</w:t>
      </w:r>
      <w:r w:rsidR="00A664D0" w:rsidRPr="00A664D0">
        <w:t xml:space="preserve">pp can make updates to an existing profile (active or inactive). Updates take effect immediately if it was an already active profile. </w:t>
      </w:r>
      <w:r>
        <w:t xml:space="preserve">The </w:t>
      </w:r>
      <w:r w:rsidR="00A664D0" w:rsidRPr="00A664D0">
        <w:t xml:space="preserve">Control </w:t>
      </w:r>
      <w:r>
        <w:t>a</w:t>
      </w:r>
      <w:r w:rsidR="00A664D0" w:rsidRPr="00A664D0">
        <w:t>pp can also deactivate an already active profile or completely delete a profile.</w:t>
      </w:r>
    </w:p>
    <w:p w:rsidR="00F56CFE" w:rsidRDefault="00A73E5A" w:rsidP="00F56CFE">
      <w:pPr>
        <w:pStyle w:val="Heading3"/>
      </w:pPr>
      <w:bookmarkStart w:id="58" w:name="_Toc404604559"/>
      <w:r>
        <w:t>Entity r</w:t>
      </w:r>
      <w:r w:rsidR="00F56CFE">
        <w:t>elationship</w:t>
      </w:r>
      <w:bookmarkEnd w:id="58"/>
    </w:p>
    <w:p w:rsidR="008D0B80" w:rsidRDefault="00F56CFE" w:rsidP="00FB68B6">
      <w:pPr>
        <w:pStyle w:val="body"/>
      </w:pPr>
      <w:r w:rsidRPr="00F56CFE">
        <w:t xml:space="preserve">A Gateway Agent </w:t>
      </w:r>
      <w:r>
        <w:t xml:space="preserve">has a single </w:t>
      </w:r>
      <w:r w:rsidR="00912F72">
        <w:t xml:space="preserve">Gateway </w:t>
      </w:r>
      <w:r w:rsidR="00E55173">
        <w:t>M</w:t>
      </w:r>
      <w:r w:rsidR="00912F72">
        <w:t>anagement app</w:t>
      </w:r>
      <w:r>
        <w:t xml:space="preserve"> and one or more </w:t>
      </w:r>
      <w:r w:rsidR="00D02600">
        <w:t>Connector</w:t>
      </w:r>
      <w:r w:rsidR="008C3301">
        <w:t xml:space="preserve"> apps</w:t>
      </w:r>
      <w:r>
        <w:t>.</w:t>
      </w:r>
      <w:r w:rsidR="00DD4D13">
        <w:t xml:space="preserve"> The</w:t>
      </w:r>
      <w:r w:rsidR="00AB1866">
        <w:t xml:space="preserve"> G</w:t>
      </w:r>
      <w:r w:rsidR="00A73E5A">
        <w:t xml:space="preserve">ateway </w:t>
      </w:r>
      <w:r w:rsidR="00E55173">
        <w:t>Management</w:t>
      </w:r>
      <w:r w:rsidR="00A73E5A">
        <w:t xml:space="preserve"> a</w:t>
      </w:r>
      <w:r w:rsidR="00AB1866">
        <w:t>pp</w:t>
      </w:r>
      <w:r>
        <w:t xml:space="preserve"> supports one or more </w:t>
      </w:r>
      <w:r w:rsidR="00AB1866">
        <w:t xml:space="preserve">remote </w:t>
      </w:r>
      <w:r>
        <w:t xml:space="preserve">profiles. Each </w:t>
      </w:r>
      <w:r w:rsidR="00AB1866">
        <w:t xml:space="preserve">remote </w:t>
      </w:r>
      <w:r>
        <w:t xml:space="preserve">profile gets associated with a single </w:t>
      </w:r>
      <w:r w:rsidR="00D02600">
        <w:t>Connector</w:t>
      </w:r>
      <w:r w:rsidR="00CC7790">
        <w:t xml:space="preserve"> app</w:t>
      </w:r>
      <w:r>
        <w:t xml:space="preserve">. </w:t>
      </w:r>
      <w:r w:rsidR="006C1449">
        <w:t>The architecture supports</w:t>
      </w:r>
      <w:r>
        <w:t xml:space="preserve"> </w:t>
      </w:r>
      <w:r w:rsidR="00CC7790">
        <w:t xml:space="preserve">a </w:t>
      </w:r>
      <w:r w:rsidR="001B65D0">
        <w:t xml:space="preserve">1:1 relationship between </w:t>
      </w:r>
      <w:r w:rsidR="00CC7790">
        <w:t xml:space="preserve">the </w:t>
      </w:r>
      <w:r w:rsidR="00AB1866">
        <w:t xml:space="preserve">remote </w:t>
      </w:r>
      <w:r w:rsidR="001B65D0">
        <w:t xml:space="preserve">profile and </w:t>
      </w:r>
      <w:r w:rsidR="00D02600">
        <w:t>Connector</w:t>
      </w:r>
      <w:r w:rsidR="00CC7790">
        <w:t xml:space="preserve"> app</w:t>
      </w:r>
      <w:r w:rsidR="006C1449">
        <w:t xml:space="preserve">. </w:t>
      </w:r>
      <w:fldSimple w:instr=" REF _Ref377189482 \h  \* MERGEFORMAT ">
        <w:r w:rsidR="00AC331C">
          <w:t>Figure 2</w:t>
        </w:r>
        <w:r w:rsidR="00AC331C">
          <w:noBreakHyphen/>
          <w:t>3</w:t>
        </w:r>
      </w:fldSimple>
      <w:r w:rsidR="00CD56DE">
        <w:t xml:space="preserve"> </w:t>
      </w:r>
      <w:r w:rsidR="006C1449">
        <w:t xml:space="preserve">shows </w:t>
      </w:r>
      <w:r w:rsidR="00CC7790">
        <w:t xml:space="preserve">the </w:t>
      </w:r>
      <w:r w:rsidR="006C1449">
        <w:t xml:space="preserve">entity relationship between </w:t>
      </w:r>
      <w:r w:rsidR="00CC7790">
        <w:t xml:space="preserve">the </w:t>
      </w:r>
      <w:r w:rsidR="00912F72">
        <w:t xml:space="preserve">Gateway </w:t>
      </w:r>
      <w:r w:rsidR="00E55173">
        <w:t>M</w:t>
      </w:r>
      <w:r w:rsidR="00912F72">
        <w:t>anagement app</w:t>
      </w:r>
      <w:r w:rsidR="006C1449">
        <w:t xml:space="preserve">, </w:t>
      </w:r>
      <w:r w:rsidR="00D02600">
        <w:t>Connector</w:t>
      </w:r>
      <w:r w:rsidR="00CC7790">
        <w:t xml:space="preserve"> app,</w:t>
      </w:r>
      <w:r w:rsidR="006C1449">
        <w:t xml:space="preserve"> and </w:t>
      </w:r>
      <w:r w:rsidR="00AB1866">
        <w:t xml:space="preserve">remote </w:t>
      </w:r>
      <w:r w:rsidR="006C1449">
        <w:t>profiles.</w:t>
      </w:r>
      <w:r w:rsidR="008D0B80">
        <w:t xml:space="preserve"> </w:t>
      </w:r>
    </w:p>
    <w:p w:rsidR="006C1449" w:rsidRDefault="008D0B80" w:rsidP="00FB68B6">
      <w:pPr>
        <w:pStyle w:val="body"/>
      </w:pPr>
      <w:r>
        <w:t xml:space="preserve">Each </w:t>
      </w:r>
      <w:r w:rsidR="00D02600">
        <w:t>Connector</w:t>
      </w:r>
      <w:r w:rsidR="00CC7790">
        <w:t xml:space="preserve"> app</w:t>
      </w:r>
      <w:r>
        <w:t xml:space="preserve"> connects to a cloud service. Typically</w:t>
      </w:r>
      <w:r w:rsidR="00CC7790">
        <w:t>,</w:t>
      </w:r>
      <w:r>
        <w:t xml:space="preserve"> each </w:t>
      </w:r>
      <w:r w:rsidR="00D02600">
        <w:t>Connector</w:t>
      </w:r>
      <w:r w:rsidR="00CC7790">
        <w:t xml:space="preserve"> app</w:t>
      </w:r>
      <w:r>
        <w:t xml:space="preserve"> would connect to a different cloud service providing different types of remote access. However, a service provider may host a single front end cloud service supporting multiple back</w:t>
      </w:r>
      <w:r w:rsidR="00CC7790">
        <w:t>-</w:t>
      </w:r>
      <w:r>
        <w:t xml:space="preserve">end services. In that case, multiple </w:t>
      </w:r>
      <w:r w:rsidR="00D02600">
        <w:t>Connector</w:t>
      </w:r>
      <w:r w:rsidR="00CC7790">
        <w:t xml:space="preserve"> app</w:t>
      </w:r>
      <w:r>
        <w:t xml:space="preserve">s </w:t>
      </w:r>
      <w:r w:rsidR="00CC7790">
        <w:t>can</w:t>
      </w:r>
      <w:r>
        <w:t xml:space="preserve"> connect to </w:t>
      </w:r>
      <w:r w:rsidR="00C83EA1">
        <w:t xml:space="preserve">the </w:t>
      </w:r>
      <w:r>
        <w:t>same cloud service.</w:t>
      </w:r>
    </w:p>
    <w:p w:rsidR="001B65D0" w:rsidRDefault="001B65D0" w:rsidP="00FB68B6">
      <w:pPr>
        <w:pStyle w:val="figureanchor"/>
      </w:pPr>
    </w:p>
    <w:p w:rsidR="00A25FF0" w:rsidRPr="00A25FF0" w:rsidRDefault="009901DC" w:rsidP="008531EC">
      <w:pPr>
        <w:pStyle w:val="Caption"/>
      </w:pPr>
      <w:r>
        <w:object w:dxaOrig="7387" w:dyaOrig="5237">
          <v:shape id="_x0000_i1027" type="#_x0000_t75" style="width:369.35pt;height:261.8pt" o:ole="">
            <v:imagedata r:id="rId23" o:title=""/>
          </v:shape>
          <o:OLEObject Type="Embed" ProgID="Visio.Drawing.11" ShapeID="_x0000_i1027" DrawAspect="Content" ObjectID="_1522583660" r:id="rId24"/>
        </w:object>
      </w:r>
    </w:p>
    <w:p w:rsidR="006C1449" w:rsidRDefault="001B65D0" w:rsidP="001B65D0">
      <w:pPr>
        <w:pStyle w:val="Caption"/>
        <w:rPr>
          <w:rFonts w:ascii="Times New Roman" w:hAnsi="Times New Roman"/>
        </w:rPr>
      </w:pPr>
      <w:bookmarkStart w:id="59" w:name="_Ref377189482"/>
      <w:bookmarkStart w:id="60" w:name="_Toc404604603"/>
      <w:r>
        <w:t xml:space="preserve">Figure </w:t>
      </w:r>
      <w:r w:rsidR="009644C4">
        <w:fldChar w:fldCharType="begin"/>
      </w:r>
      <w:r w:rsidR="00197080">
        <w:instrText xml:space="preserve"> STYLEREF 1 \s </w:instrText>
      </w:r>
      <w:r w:rsidR="009644C4">
        <w:fldChar w:fldCharType="separate"/>
      </w:r>
      <w:r w:rsidR="00AC331C">
        <w:rPr>
          <w:noProof/>
        </w:rPr>
        <w:t>2</w:t>
      </w:r>
      <w:r w:rsidR="009644C4">
        <w:rPr>
          <w:noProof/>
        </w:rPr>
        <w:fldChar w:fldCharType="end"/>
      </w:r>
      <w:r w:rsidR="007A6394">
        <w:noBreakHyphen/>
      </w:r>
      <w:r w:rsidR="009644C4">
        <w:fldChar w:fldCharType="begin"/>
      </w:r>
      <w:r w:rsidR="00197080">
        <w:instrText xml:space="preserve"> SEQ Figure \* ARABIC \s 1 </w:instrText>
      </w:r>
      <w:r w:rsidR="009644C4">
        <w:fldChar w:fldCharType="separate"/>
      </w:r>
      <w:r w:rsidR="00AC331C">
        <w:rPr>
          <w:noProof/>
        </w:rPr>
        <w:t>3</w:t>
      </w:r>
      <w:r w:rsidR="009644C4">
        <w:rPr>
          <w:noProof/>
        </w:rPr>
        <w:fldChar w:fldCharType="end"/>
      </w:r>
      <w:bookmarkEnd w:id="59"/>
      <w:r>
        <w:t xml:space="preserve"> Gateway Agent Entity Relationship</w:t>
      </w:r>
      <w:bookmarkEnd w:id="60"/>
    </w:p>
    <w:p w:rsidR="00A77C8D" w:rsidRDefault="00BA6041" w:rsidP="00A77C8D">
      <w:pPr>
        <w:pStyle w:val="Heading3"/>
      </w:pPr>
      <w:bookmarkStart w:id="61" w:name="_Toc404604560"/>
      <w:r>
        <w:lastRenderedPageBreak/>
        <w:t xml:space="preserve">Accessing </w:t>
      </w:r>
      <w:r w:rsidR="00CC7790">
        <w:t>secure i</w:t>
      </w:r>
      <w:r w:rsidR="00A77C8D">
        <w:t>nterfaces</w:t>
      </w:r>
      <w:bookmarkEnd w:id="61"/>
    </w:p>
    <w:p w:rsidR="00291008" w:rsidRDefault="00CC7790" w:rsidP="00CC7790">
      <w:pPr>
        <w:pStyle w:val="body"/>
      </w:pPr>
      <w:r>
        <w:t xml:space="preserve">The </w:t>
      </w:r>
      <w:proofErr w:type="spellStart"/>
      <w:r w:rsidR="00531F19">
        <w:t>AllJoyn</w:t>
      </w:r>
      <w:proofErr w:type="spellEnd"/>
      <w:r w:rsidR="00A77C8D">
        <w:t xml:space="preserve"> interfaces being </w:t>
      </w:r>
      <w:proofErr w:type="spellStart"/>
      <w:r w:rsidR="00A77C8D">
        <w:t>remoted</w:t>
      </w:r>
      <w:proofErr w:type="spellEnd"/>
      <w:r w:rsidR="00A77C8D">
        <w:t xml:space="preserve"> </w:t>
      </w:r>
      <w:r w:rsidR="000C392B">
        <w:t>through</w:t>
      </w:r>
      <w:r w:rsidR="00A77C8D">
        <w:t xml:space="preserve"> the profile would typically be secure interfaces for obvious security reasons. Also, all the </w:t>
      </w:r>
      <w:proofErr w:type="spellStart"/>
      <w:r w:rsidR="00531F19">
        <w:t>AllJoyn</w:t>
      </w:r>
      <w:proofErr w:type="spellEnd"/>
      <w:r w:rsidR="00A77C8D">
        <w:t xml:space="preserve"> interfaces exposed by the </w:t>
      </w:r>
      <w:r>
        <w:t xml:space="preserve">Gateway </w:t>
      </w:r>
      <w:r w:rsidR="00E55173">
        <w:t>Management</w:t>
      </w:r>
      <w:r w:rsidR="005B1271">
        <w:t xml:space="preserve"> </w:t>
      </w:r>
      <w:r>
        <w:t>ap</w:t>
      </w:r>
      <w:r w:rsidR="00A77C8D">
        <w:t xml:space="preserve">p </w:t>
      </w:r>
      <w:r w:rsidR="00291008">
        <w:t xml:space="preserve">to the Control </w:t>
      </w:r>
      <w:r>
        <w:t>a</w:t>
      </w:r>
      <w:r w:rsidR="00291008">
        <w:t>pp will be secure</w:t>
      </w:r>
      <w:r w:rsidR="00A77C8D">
        <w:t xml:space="preserve">. </w:t>
      </w:r>
      <w:r w:rsidR="000C392B">
        <w:t>A</w:t>
      </w:r>
      <w:r w:rsidR="00A77C8D">
        <w:t xml:space="preserve">ccess to such </w:t>
      </w:r>
      <w:r w:rsidR="000C392B">
        <w:t xml:space="preserve">secure </w:t>
      </w:r>
      <w:r w:rsidR="00683D5C">
        <w:t xml:space="preserve">interfaces is achieved </w:t>
      </w:r>
      <w:r w:rsidR="00291008">
        <w:t xml:space="preserve">via use of </w:t>
      </w:r>
      <w:r w:rsidR="0087277B">
        <w:t xml:space="preserve">a </w:t>
      </w:r>
      <w:r w:rsidR="00291008">
        <w:t>password</w:t>
      </w:r>
      <w:r w:rsidR="0087277B">
        <w:t>,</w:t>
      </w:r>
      <w:r w:rsidR="0087277B" w:rsidRPr="0087277B">
        <w:t xml:space="preserve"> PIN</w:t>
      </w:r>
      <w:r w:rsidR="0087277B">
        <w:t>,</w:t>
      </w:r>
      <w:r w:rsidR="0087277B" w:rsidRPr="0087277B">
        <w:t xml:space="preserve"> or other key material (based on </w:t>
      </w:r>
      <w:r w:rsidR="0087277B">
        <w:t xml:space="preserve">the </w:t>
      </w:r>
      <w:proofErr w:type="spellStart"/>
      <w:r w:rsidR="0087277B">
        <w:t>AllJoyn</w:t>
      </w:r>
      <w:proofErr w:type="spellEnd"/>
      <w:r w:rsidR="0087277B">
        <w:t xml:space="preserve"> </w:t>
      </w:r>
      <w:r w:rsidR="0087277B" w:rsidRPr="0087277B">
        <w:t>auth mechanism used)</w:t>
      </w:r>
      <w:r w:rsidR="00291008">
        <w:t xml:space="preserve"> in </w:t>
      </w:r>
      <w:r>
        <w:t>S</w:t>
      </w:r>
      <w:r w:rsidR="00291008">
        <w:t>ecurity 1.0 as described below.</w:t>
      </w:r>
    </w:p>
    <w:p w:rsidR="00CC7790" w:rsidRDefault="00CC7790" w:rsidP="00CC7790">
      <w:pPr>
        <w:pStyle w:val="notetext"/>
      </w:pPr>
      <w:r>
        <w:t>NOTE</w:t>
      </w:r>
    </w:p>
    <w:p w:rsidR="00291008" w:rsidRDefault="00291008" w:rsidP="00CC7790">
      <w:pPr>
        <w:pStyle w:val="notetextbody"/>
      </w:pPr>
      <w:r>
        <w:t xml:space="preserve">In </w:t>
      </w:r>
      <w:r w:rsidR="00FB68B6">
        <w:t>S</w:t>
      </w:r>
      <w:r>
        <w:t xml:space="preserve">ecurity 2.0, secure interfaces are accessed via permissions granted by the user. Security 2.0 is currently under design phase and more details will be added later. </w:t>
      </w:r>
      <w:r w:rsidR="00CC7790">
        <w:t>See</w:t>
      </w:r>
      <w:r>
        <w:t xml:space="preserve"> </w:t>
      </w:r>
      <w:r w:rsidR="009644C4">
        <w:fldChar w:fldCharType="begin"/>
      </w:r>
      <w:r w:rsidR="00CC7790">
        <w:instrText xml:space="preserve"> REF _Ref384623056 \n \h </w:instrText>
      </w:r>
      <w:r w:rsidR="009644C4">
        <w:fldChar w:fldCharType="separate"/>
      </w:r>
      <w:r w:rsidR="00AC331C">
        <w:t>Appendix A</w:t>
      </w:r>
      <w:r w:rsidR="009644C4">
        <w:fldChar w:fldCharType="end"/>
      </w:r>
      <w:r>
        <w:t xml:space="preserve"> for a possible architecture on how secure interfaces will get accessed </w:t>
      </w:r>
      <w:r w:rsidR="00FB68B6">
        <w:t>with respect to</w:t>
      </w:r>
      <w:r>
        <w:t xml:space="preserve"> </w:t>
      </w:r>
      <w:r w:rsidR="00CC7790">
        <w:t xml:space="preserve">the </w:t>
      </w:r>
      <w:r>
        <w:t xml:space="preserve">Gateway Agent in </w:t>
      </w:r>
      <w:r w:rsidR="00CC7790">
        <w:t xml:space="preserve">the </w:t>
      </w:r>
      <w:r w:rsidR="00FB68B6">
        <w:t>S</w:t>
      </w:r>
      <w:r>
        <w:t>ecurity 2.0 realm.</w:t>
      </w:r>
    </w:p>
    <w:p w:rsidR="00683D5C" w:rsidRDefault="00683D5C" w:rsidP="00DD4D13">
      <w:pPr>
        <w:pStyle w:val="Heading4"/>
      </w:pPr>
      <w:r>
        <w:t>Security 1.0</w:t>
      </w:r>
    </w:p>
    <w:p w:rsidR="00683D5C" w:rsidRPr="000D7F78" w:rsidRDefault="00683D5C" w:rsidP="00FB68B6">
      <w:pPr>
        <w:pStyle w:val="body"/>
      </w:pPr>
      <w:r w:rsidRPr="000D7F78">
        <w:t xml:space="preserve">Security 1.0 uses </w:t>
      </w:r>
      <w:r w:rsidR="00CC7790">
        <w:t xml:space="preserve">a </w:t>
      </w:r>
      <w:r w:rsidRPr="000D7F78">
        <w:t>password</w:t>
      </w:r>
      <w:r w:rsidR="0087277B">
        <w:t xml:space="preserve">, </w:t>
      </w:r>
      <w:r w:rsidR="0087277B" w:rsidRPr="0087277B">
        <w:t>PIN</w:t>
      </w:r>
      <w:r w:rsidR="0087277B">
        <w:t>,</w:t>
      </w:r>
      <w:r w:rsidR="0087277B" w:rsidRPr="0087277B">
        <w:t xml:space="preserve"> or other key material (based on </w:t>
      </w:r>
      <w:r w:rsidR="0087277B">
        <w:t xml:space="preserve">the </w:t>
      </w:r>
      <w:proofErr w:type="spellStart"/>
      <w:r w:rsidR="0087277B">
        <w:t>AllJoyn</w:t>
      </w:r>
      <w:proofErr w:type="spellEnd"/>
      <w:r w:rsidR="0087277B">
        <w:t xml:space="preserve"> </w:t>
      </w:r>
      <w:r w:rsidR="0087277B" w:rsidRPr="0087277B">
        <w:t>auth mechanism used)</w:t>
      </w:r>
      <w:r w:rsidRPr="000D7F78">
        <w:t xml:space="preserve"> for accessing secure interfaces. The password</w:t>
      </w:r>
      <w:r w:rsidR="0087277B">
        <w:t>, PIN, or other key material</w:t>
      </w:r>
      <w:r w:rsidRPr="000D7F78">
        <w:t xml:space="preserve"> is provided by the user at the Control </w:t>
      </w:r>
      <w:r w:rsidR="00CC7790">
        <w:t>a</w:t>
      </w:r>
      <w:r w:rsidRPr="000D7F78">
        <w:t>pp</w:t>
      </w:r>
      <w:r w:rsidR="000C392B" w:rsidRPr="000D7F78">
        <w:t xml:space="preserve"> either as part of the profile creation or independently</w:t>
      </w:r>
      <w:r w:rsidRPr="000D7F78">
        <w:t xml:space="preserve">. </w:t>
      </w:r>
      <w:r w:rsidR="0087277B">
        <w:t xml:space="preserve">The Control app </w:t>
      </w:r>
      <w:r w:rsidR="0087277B" w:rsidRPr="0087277B">
        <w:t xml:space="preserve">queries </w:t>
      </w:r>
      <w:proofErr w:type="spellStart"/>
      <w:r w:rsidR="0087277B" w:rsidRPr="0087277B">
        <w:t>A</w:t>
      </w:r>
      <w:r w:rsidR="0087277B">
        <w:t>ll</w:t>
      </w:r>
      <w:r w:rsidR="0087277B" w:rsidRPr="0087277B">
        <w:t>J</w:t>
      </w:r>
      <w:r w:rsidR="0087277B">
        <w:t>oyn</w:t>
      </w:r>
      <w:proofErr w:type="spellEnd"/>
      <w:r w:rsidR="0087277B" w:rsidRPr="0087277B">
        <w:t xml:space="preserve"> devices/apps </w:t>
      </w:r>
      <w:r w:rsidR="0087277B">
        <w:t>that need to</w:t>
      </w:r>
      <w:r w:rsidR="0087277B" w:rsidRPr="0087277B">
        <w:t xml:space="preserve"> be </w:t>
      </w:r>
      <w:proofErr w:type="spellStart"/>
      <w:r w:rsidR="0087277B" w:rsidRPr="0087277B">
        <w:t>remoted</w:t>
      </w:r>
      <w:proofErr w:type="spellEnd"/>
      <w:r w:rsidR="0087277B" w:rsidRPr="0087277B">
        <w:t xml:space="preserve"> for the type of authentication mechanism supported. It then asks the user for appropriate key material based on auth type information received from those devices/apps</w:t>
      </w:r>
      <w:r w:rsidR="0087277B">
        <w:t xml:space="preserve">. </w:t>
      </w:r>
      <w:r w:rsidR="00CC7790">
        <w:t xml:space="preserve">The </w:t>
      </w:r>
      <w:r w:rsidRPr="000D7F78">
        <w:t xml:space="preserve">Control </w:t>
      </w:r>
      <w:r w:rsidR="00CC7790">
        <w:t>a</w:t>
      </w:r>
      <w:r w:rsidRPr="000D7F78">
        <w:t xml:space="preserve">pp is responsible </w:t>
      </w:r>
      <w:r w:rsidR="00CC7790">
        <w:t xml:space="preserve">for sending </w:t>
      </w:r>
      <w:r w:rsidR="0087277B">
        <w:t>key material along with the auth type</w:t>
      </w:r>
      <w:r w:rsidRPr="000D7F78">
        <w:t xml:space="preserve"> to the service provider</w:t>
      </w:r>
      <w:r w:rsidR="00CC7790">
        <w:t>'s</w:t>
      </w:r>
      <w:r w:rsidRPr="000D7F78">
        <w:t xml:space="preserve"> cloud service</w:t>
      </w:r>
      <w:r w:rsidR="00214DA2">
        <w:t xml:space="preserve"> for </w:t>
      </w:r>
      <w:proofErr w:type="spellStart"/>
      <w:r w:rsidR="00214DA2">
        <w:t>remoted</w:t>
      </w:r>
      <w:proofErr w:type="spellEnd"/>
      <w:r w:rsidR="00214DA2">
        <w:t xml:space="preserve"> devices/apps</w:t>
      </w:r>
      <w:r w:rsidRPr="000D7F78">
        <w:t xml:space="preserve">. Every time a device access is invoked via the cloud service, </w:t>
      </w:r>
      <w:r w:rsidR="00214DA2">
        <w:t>key material</w:t>
      </w:r>
      <w:r w:rsidRPr="000D7F78">
        <w:t xml:space="preserve"> is provided as part of that request. For security reasons, </w:t>
      </w:r>
      <w:r w:rsidR="00CC7790">
        <w:t xml:space="preserve">a </w:t>
      </w:r>
      <w:r w:rsidR="00D02600">
        <w:t>Connector</w:t>
      </w:r>
      <w:r w:rsidR="00CC7790">
        <w:t xml:space="preserve"> app</w:t>
      </w:r>
      <w:r w:rsidRPr="000D7F78">
        <w:t xml:space="preserve"> should not </w:t>
      </w:r>
      <w:r w:rsidR="00CC7790">
        <w:t>store</w:t>
      </w:r>
      <w:r w:rsidRPr="000D7F78">
        <w:t xml:space="preserve"> the </w:t>
      </w:r>
      <w:r w:rsidR="00214DA2">
        <w:t>key material</w:t>
      </w:r>
      <w:r w:rsidRPr="000D7F78">
        <w:t xml:space="preserve"> for device access. </w:t>
      </w:r>
    </w:p>
    <w:p w:rsidR="00A60EA9" w:rsidRDefault="00CC7790" w:rsidP="00FB68B6">
      <w:pPr>
        <w:pStyle w:val="body"/>
      </w:pPr>
      <w:r>
        <w:t xml:space="preserve">The </w:t>
      </w:r>
      <w:r w:rsidR="00683D5C" w:rsidRPr="000D7F78">
        <w:t xml:space="preserve">Control </w:t>
      </w:r>
      <w:r>
        <w:t>a</w:t>
      </w:r>
      <w:r w:rsidR="00683D5C" w:rsidRPr="000D7F78">
        <w:t xml:space="preserve">pp needs </w:t>
      </w:r>
      <w:r>
        <w:t xml:space="preserve">the </w:t>
      </w:r>
      <w:r w:rsidR="00214DA2">
        <w:t>key material</w:t>
      </w:r>
      <w:r w:rsidR="00683D5C" w:rsidRPr="000D7F78">
        <w:t xml:space="preserve"> to access secure Profile Management and App Management interfaces exposed by the G</w:t>
      </w:r>
      <w:r>
        <w:t xml:space="preserve">ateway </w:t>
      </w:r>
      <w:r w:rsidR="00E55173">
        <w:t>Management</w:t>
      </w:r>
      <w:r w:rsidR="00214DA2">
        <w:t xml:space="preserve"> </w:t>
      </w:r>
      <w:r>
        <w:t>a</w:t>
      </w:r>
      <w:r w:rsidR="00683D5C" w:rsidRPr="000D7F78">
        <w:t>pp.</w:t>
      </w:r>
      <w:r w:rsidR="00A60EA9" w:rsidRPr="000D7F78">
        <w:t xml:space="preserve"> This </w:t>
      </w:r>
      <w:r w:rsidR="00214DA2">
        <w:t xml:space="preserve">key </w:t>
      </w:r>
      <w:r w:rsidR="00384ECC">
        <w:t>material</w:t>
      </w:r>
      <w:r w:rsidR="00214DA2">
        <w:t xml:space="preserve"> (e.g., password or PIN) </w:t>
      </w:r>
      <w:r w:rsidR="00A60EA9" w:rsidRPr="000D7F78">
        <w:t xml:space="preserve">is entered by the user at the Control </w:t>
      </w:r>
      <w:r>
        <w:t>a</w:t>
      </w:r>
      <w:r w:rsidR="00A60EA9" w:rsidRPr="000D7F78">
        <w:t>pp</w:t>
      </w:r>
      <w:r w:rsidR="00CD56DE">
        <w:t xml:space="preserve"> and can be cached by the app for future use</w:t>
      </w:r>
      <w:r w:rsidR="00A60EA9" w:rsidRPr="000D7F78">
        <w:t>.</w:t>
      </w:r>
    </w:p>
    <w:p w:rsidR="00FB68B6" w:rsidRDefault="00FB68B6" w:rsidP="00FB68B6">
      <w:pPr>
        <w:pStyle w:val="notetext"/>
        <w:keepNext/>
      </w:pPr>
      <w:r>
        <w:t>NOTE</w:t>
      </w:r>
    </w:p>
    <w:p w:rsidR="00FB68B6" w:rsidRPr="00FB68B6" w:rsidRDefault="00FB68B6" w:rsidP="00FB68B6">
      <w:pPr>
        <w:pStyle w:val="notetextbody"/>
      </w:pPr>
      <w:r w:rsidRPr="00FB68B6">
        <w:t xml:space="preserve">A user can have a single password setting for all the devices/apps in the proximal network or there could be multiple passwords for </w:t>
      </w:r>
      <w:proofErr w:type="spellStart"/>
      <w:r w:rsidRPr="00FB68B6">
        <w:t>AllJoyn</w:t>
      </w:r>
      <w:proofErr w:type="spellEnd"/>
      <w:r w:rsidRPr="00FB68B6">
        <w:t xml:space="preserve"> devices/apps.</w:t>
      </w:r>
    </w:p>
    <w:p w:rsidR="00683D5C" w:rsidRPr="000D7F78" w:rsidRDefault="009644C4" w:rsidP="00FB68B6">
      <w:pPr>
        <w:pStyle w:val="body"/>
      </w:pPr>
      <w:fldSimple w:instr=" REF _Ref379374975 \h  \* MERGEFORMAT ">
        <w:r w:rsidR="00AC331C">
          <w:t>Figure 2</w:t>
        </w:r>
        <w:r w:rsidR="00AC331C">
          <w:noBreakHyphen/>
          <w:t>4</w:t>
        </w:r>
      </w:fldSimple>
      <w:r w:rsidR="00CD56DE">
        <w:t xml:space="preserve"> </w:t>
      </w:r>
      <w:r w:rsidR="00A60EA9" w:rsidRPr="000D7F78">
        <w:t xml:space="preserve">shows the flow for </w:t>
      </w:r>
      <w:r w:rsidR="000C392B" w:rsidRPr="000D7F78">
        <w:t>inputting password</w:t>
      </w:r>
      <w:r w:rsidR="00A60EA9" w:rsidRPr="000D7F78">
        <w:t xml:space="preserve"> and</w:t>
      </w:r>
      <w:r w:rsidR="000C392B" w:rsidRPr="000D7F78">
        <w:t xml:space="preserve"> its </w:t>
      </w:r>
      <w:r w:rsidR="00A60EA9" w:rsidRPr="000D7F78">
        <w:t xml:space="preserve">usage for </w:t>
      </w:r>
      <w:r w:rsidR="00FB68B6">
        <w:t>S</w:t>
      </w:r>
      <w:r w:rsidR="00A60EA9" w:rsidRPr="000D7F78">
        <w:t xml:space="preserve">ecurity 1.0 </w:t>
      </w:r>
      <w:r w:rsidR="00BF5B58" w:rsidRPr="000D7F78">
        <w:t>as it relates to</w:t>
      </w:r>
      <w:r w:rsidR="00A60EA9" w:rsidRPr="000D7F78">
        <w:t xml:space="preserve"> the Gateway Agent.</w:t>
      </w:r>
    </w:p>
    <w:p w:rsidR="00A60EA9" w:rsidRDefault="00D11344" w:rsidP="00FB68B6">
      <w:pPr>
        <w:pStyle w:val="figureanchor"/>
      </w:pPr>
      <w:r w:rsidRPr="00D11344">
        <w:lastRenderedPageBreak/>
        <w:t xml:space="preserve"> </w:t>
      </w:r>
    </w:p>
    <w:p w:rsidR="00380DD4" w:rsidRPr="00380DD4" w:rsidRDefault="009901DC" w:rsidP="008531EC">
      <w:pPr>
        <w:pStyle w:val="Caption"/>
      </w:pPr>
      <w:r>
        <w:object w:dxaOrig="7586" w:dyaOrig="6485">
          <v:shape id="_x0000_i1028" type="#_x0000_t75" style="width:379.65pt;height:323.55pt" o:ole="">
            <v:imagedata r:id="rId25" o:title=""/>
          </v:shape>
          <o:OLEObject Type="Embed" ProgID="Visio.Drawing.11" ShapeID="_x0000_i1028" DrawAspect="Content" ObjectID="_1522583661" r:id="rId26"/>
        </w:object>
      </w:r>
    </w:p>
    <w:p w:rsidR="00A60EA9" w:rsidRPr="00683D5C" w:rsidRDefault="00A60EA9" w:rsidP="00DD4D13">
      <w:pPr>
        <w:pStyle w:val="Caption"/>
      </w:pPr>
      <w:bookmarkStart w:id="62" w:name="_Ref379374975"/>
      <w:bookmarkStart w:id="63" w:name="_Toc404604604"/>
      <w:r>
        <w:t xml:space="preserve">Figure </w:t>
      </w:r>
      <w:r w:rsidR="009644C4">
        <w:fldChar w:fldCharType="begin"/>
      </w:r>
      <w:r w:rsidR="00197080">
        <w:instrText xml:space="preserve"> STYLEREF 1 \s </w:instrText>
      </w:r>
      <w:r w:rsidR="009644C4">
        <w:fldChar w:fldCharType="separate"/>
      </w:r>
      <w:r w:rsidR="00AC331C">
        <w:rPr>
          <w:noProof/>
        </w:rPr>
        <w:t>2</w:t>
      </w:r>
      <w:r w:rsidR="009644C4">
        <w:rPr>
          <w:noProof/>
        </w:rPr>
        <w:fldChar w:fldCharType="end"/>
      </w:r>
      <w:r w:rsidR="007A6394">
        <w:noBreakHyphen/>
      </w:r>
      <w:r w:rsidR="009644C4">
        <w:fldChar w:fldCharType="begin"/>
      </w:r>
      <w:r w:rsidR="00197080">
        <w:instrText xml:space="preserve"> SEQ Figure \* ARABIC \s 1 </w:instrText>
      </w:r>
      <w:r w:rsidR="009644C4">
        <w:fldChar w:fldCharType="separate"/>
      </w:r>
      <w:r w:rsidR="00AC331C">
        <w:rPr>
          <w:noProof/>
        </w:rPr>
        <w:t>4</w:t>
      </w:r>
      <w:r w:rsidR="009644C4">
        <w:rPr>
          <w:noProof/>
        </w:rPr>
        <w:fldChar w:fldCharType="end"/>
      </w:r>
      <w:bookmarkEnd w:id="62"/>
      <w:r>
        <w:t xml:space="preserve"> Gateway Agent Security 1.0</w:t>
      </w:r>
      <w:bookmarkEnd w:id="63"/>
    </w:p>
    <w:p w:rsidR="00FB68B6" w:rsidRDefault="00FB68B6" w:rsidP="00FB68B6">
      <w:pPr>
        <w:pStyle w:val="Heading3"/>
      </w:pPr>
      <w:bookmarkStart w:id="64" w:name="_Toc404604561"/>
      <w:r>
        <w:t>Secure G</w:t>
      </w:r>
      <w:r w:rsidR="00CC7790">
        <w:t xml:space="preserve">ateway </w:t>
      </w:r>
      <w:r w:rsidR="00E55173">
        <w:t>Management</w:t>
      </w:r>
      <w:r w:rsidR="00CC7790">
        <w:t xml:space="preserve"> app i</w:t>
      </w:r>
      <w:r>
        <w:t>nterfaces</w:t>
      </w:r>
      <w:bookmarkEnd w:id="64"/>
    </w:p>
    <w:p w:rsidR="00FB68B6" w:rsidRPr="00FB68B6" w:rsidRDefault="00CC7790" w:rsidP="00FB68B6">
      <w:pPr>
        <w:pStyle w:val="body"/>
      </w:pPr>
      <w:r>
        <w:t xml:space="preserve">The Gateway </w:t>
      </w:r>
      <w:r w:rsidR="00E55173">
        <w:t>Management</w:t>
      </w:r>
      <w:r>
        <w:t xml:space="preserve"> app</w:t>
      </w:r>
      <w:r w:rsidR="00FB68B6" w:rsidRPr="00FB68B6">
        <w:t xml:space="preserve"> provides secure </w:t>
      </w:r>
      <w:proofErr w:type="spellStart"/>
      <w:r>
        <w:t>AllJoyn</w:t>
      </w:r>
      <w:proofErr w:type="spellEnd"/>
      <w:r w:rsidR="00FB68B6" w:rsidRPr="00FB68B6">
        <w:t xml:space="preserve"> interfaces for </w:t>
      </w:r>
      <w:r w:rsidR="00D02600">
        <w:t>Connector</w:t>
      </w:r>
      <w:r>
        <w:t xml:space="preserve"> app</w:t>
      </w:r>
      <w:r w:rsidR="00FB68B6" w:rsidRPr="00FB68B6">
        <w:t xml:space="preserve"> management and profile management. </w:t>
      </w:r>
      <w:r>
        <w:t xml:space="preserve">The </w:t>
      </w:r>
      <w:r w:rsidR="00FB68B6" w:rsidRPr="00FB68B6">
        <w:t>G</w:t>
      </w:r>
      <w:r>
        <w:t xml:space="preserve">ateway </w:t>
      </w:r>
      <w:r w:rsidR="00E55173">
        <w:t>Management</w:t>
      </w:r>
      <w:r>
        <w:t xml:space="preserve"> a</w:t>
      </w:r>
      <w:r w:rsidR="00FB68B6" w:rsidRPr="00FB68B6">
        <w:t xml:space="preserve">pp should support </w:t>
      </w:r>
      <w:r>
        <w:t xml:space="preserve">the </w:t>
      </w:r>
      <w:r w:rsidR="00FB68B6" w:rsidRPr="00FB68B6">
        <w:t xml:space="preserve">ALLJOYN_SRP_KEYX auth mechanism for these interfaces in </w:t>
      </w:r>
      <w:r>
        <w:t>the S</w:t>
      </w:r>
      <w:r w:rsidR="00FB68B6" w:rsidRPr="00FB68B6">
        <w:t>ecurity 1.0 scope. A default password should be configured on the G</w:t>
      </w:r>
      <w:r>
        <w:t xml:space="preserve">ateway </w:t>
      </w:r>
      <w:r w:rsidR="00E55173">
        <w:t>Management</w:t>
      </w:r>
      <w:r>
        <w:t xml:space="preserve"> a</w:t>
      </w:r>
      <w:r w:rsidR="00FB68B6" w:rsidRPr="00FB68B6">
        <w:t xml:space="preserve">pp and </w:t>
      </w:r>
      <w:r w:rsidR="00C70AFA">
        <w:t xml:space="preserve">The </w:t>
      </w:r>
      <w:r w:rsidR="00FB68B6" w:rsidRPr="00FB68B6">
        <w:t>Config</w:t>
      </w:r>
      <w:r w:rsidR="00C70AFA">
        <w:t xml:space="preserve">uration </w:t>
      </w:r>
      <w:r w:rsidR="00FB68B6" w:rsidRPr="00FB68B6">
        <w:t xml:space="preserve">service </w:t>
      </w:r>
      <w:r w:rsidR="00C70AFA">
        <w:t xml:space="preserve">framework </w:t>
      </w:r>
      <w:r w:rsidR="00FB68B6" w:rsidRPr="00FB68B6">
        <w:t>should be supported on the G</w:t>
      </w:r>
      <w:r w:rsidR="00B826C5">
        <w:t xml:space="preserve">ateway </w:t>
      </w:r>
      <w:r w:rsidR="00E55173">
        <w:t>Management</w:t>
      </w:r>
      <w:r w:rsidR="00B826C5">
        <w:t xml:space="preserve"> a</w:t>
      </w:r>
      <w:r w:rsidR="00FB68B6" w:rsidRPr="00FB68B6">
        <w:t xml:space="preserve">pp so that </w:t>
      </w:r>
      <w:r w:rsidR="00B826C5">
        <w:t xml:space="preserve">the </w:t>
      </w:r>
      <w:r w:rsidR="00FB68B6" w:rsidRPr="00FB68B6">
        <w:t xml:space="preserve">user can change this password via </w:t>
      </w:r>
      <w:r w:rsidR="00B826C5">
        <w:t xml:space="preserve">the </w:t>
      </w:r>
      <w:r w:rsidR="00FB68B6" w:rsidRPr="00FB68B6">
        <w:t xml:space="preserve">Control </w:t>
      </w:r>
      <w:r w:rsidR="00B826C5">
        <w:t>a</w:t>
      </w:r>
      <w:r w:rsidR="00FB68B6" w:rsidRPr="00FB68B6">
        <w:t>pp.</w:t>
      </w:r>
    </w:p>
    <w:p w:rsidR="006D2D6C" w:rsidRDefault="006D2D6C" w:rsidP="00FB68B6">
      <w:pPr>
        <w:pStyle w:val="Heading2"/>
      </w:pPr>
      <w:bookmarkStart w:id="65" w:name="_Toc404604562"/>
      <w:r w:rsidRPr="00F0473D">
        <w:t xml:space="preserve">Call </w:t>
      </w:r>
      <w:r w:rsidR="00214DA2">
        <w:t>f</w:t>
      </w:r>
      <w:r w:rsidRPr="00F0473D">
        <w:t>lows</w:t>
      </w:r>
      <w:bookmarkEnd w:id="65"/>
    </w:p>
    <w:p w:rsidR="00A664D0" w:rsidRDefault="008E4BCD" w:rsidP="00FB68B6">
      <w:pPr>
        <w:pStyle w:val="body"/>
      </w:pPr>
      <w:r w:rsidRPr="008E4BCD">
        <w:t xml:space="preserve">This section captures call flows for </w:t>
      </w:r>
      <w:r w:rsidR="0014082F">
        <w:t>various Gateway</w:t>
      </w:r>
      <w:r>
        <w:t xml:space="preserve"> Agent use cases.</w:t>
      </w:r>
      <w:r w:rsidR="00221933">
        <w:t xml:space="preserve"> </w:t>
      </w:r>
    </w:p>
    <w:p w:rsidR="008648C2" w:rsidRDefault="00214DA2" w:rsidP="00577225">
      <w:pPr>
        <w:pStyle w:val="Heading3"/>
      </w:pPr>
      <w:bookmarkStart w:id="66" w:name="_Toc404604563"/>
      <w:r>
        <w:t>Gateway Agent d</w:t>
      </w:r>
      <w:r w:rsidR="008648C2">
        <w:t>iscovery</w:t>
      </w:r>
      <w:bookmarkEnd w:id="66"/>
    </w:p>
    <w:p w:rsidR="00993F12" w:rsidRDefault="00993F12" w:rsidP="00FB68B6">
      <w:pPr>
        <w:pStyle w:val="body"/>
      </w:pPr>
      <w:r>
        <w:t xml:space="preserve">The </w:t>
      </w:r>
      <w:r w:rsidR="008648C2" w:rsidRPr="008648C2">
        <w:t xml:space="preserve">Control </w:t>
      </w:r>
      <w:r>
        <w:t>a</w:t>
      </w:r>
      <w:r w:rsidR="008648C2" w:rsidRPr="008648C2">
        <w:t xml:space="preserve">pp will look for </w:t>
      </w:r>
      <w:r w:rsidR="003B4F4F">
        <w:t xml:space="preserve">a Gateway </w:t>
      </w:r>
      <w:r w:rsidR="000759E4">
        <w:t>Agent</w:t>
      </w:r>
      <w:r w:rsidR="003B4F4F">
        <w:t xml:space="preserve"> </w:t>
      </w:r>
      <w:r w:rsidR="00214DA2">
        <w:t>that</w:t>
      </w:r>
      <w:r w:rsidR="003B4F4F">
        <w:t xml:space="preserve"> </w:t>
      </w:r>
      <w:r w:rsidR="000759E4">
        <w:t xml:space="preserve">has a </w:t>
      </w:r>
      <w:r w:rsidR="000C10B6">
        <w:t>G</w:t>
      </w:r>
      <w:r>
        <w:t xml:space="preserve">ateway </w:t>
      </w:r>
      <w:r w:rsidR="00E55173">
        <w:t>Management</w:t>
      </w:r>
      <w:r>
        <w:t xml:space="preserve"> a</w:t>
      </w:r>
      <w:r w:rsidR="000759E4">
        <w:t>pp supporting</w:t>
      </w:r>
      <w:r w:rsidR="003B4F4F">
        <w:t xml:space="preserve"> </w:t>
      </w:r>
      <w:r w:rsidR="00B80BC3">
        <w:t xml:space="preserve">the Gateway app </w:t>
      </w:r>
      <w:r w:rsidR="00E55173">
        <w:t>management</w:t>
      </w:r>
      <w:r w:rsidR="00B80BC3">
        <w:t xml:space="preserve"> interface</w:t>
      </w:r>
      <w:r w:rsidR="008648C2" w:rsidRPr="008648C2">
        <w:t xml:space="preserve">. </w:t>
      </w:r>
      <w:r w:rsidR="009644C4">
        <w:fldChar w:fldCharType="begin"/>
      </w:r>
      <w:r>
        <w:instrText xml:space="preserve"> REF _Ref379375355 \h </w:instrText>
      </w:r>
      <w:r w:rsidR="009644C4">
        <w:fldChar w:fldCharType="separate"/>
      </w:r>
      <w:r w:rsidR="00AC331C">
        <w:t xml:space="preserve">Figure </w:t>
      </w:r>
      <w:r w:rsidR="00AC331C">
        <w:rPr>
          <w:noProof/>
        </w:rPr>
        <w:t>2</w:t>
      </w:r>
      <w:r w:rsidR="00AC331C">
        <w:noBreakHyphen/>
      </w:r>
      <w:r w:rsidR="00AC331C">
        <w:rPr>
          <w:noProof/>
        </w:rPr>
        <w:t>5</w:t>
      </w:r>
      <w:r w:rsidR="009644C4">
        <w:fldChar w:fldCharType="end"/>
      </w:r>
      <w:r>
        <w:t xml:space="preserve"> illustrates the following use cases:</w:t>
      </w:r>
    </w:p>
    <w:p w:rsidR="00993F12" w:rsidRDefault="00993F12" w:rsidP="00993F12">
      <w:pPr>
        <w:pStyle w:val="bulletlv1"/>
      </w:pPr>
      <w:r>
        <w:lastRenderedPageBreak/>
        <w:t xml:space="preserve">The </w:t>
      </w:r>
      <w:r w:rsidR="008648C2" w:rsidRPr="008648C2">
        <w:t>Control</w:t>
      </w:r>
      <w:r>
        <w:t xml:space="preserve"> a</w:t>
      </w:r>
      <w:r w:rsidR="008648C2" w:rsidRPr="008648C2">
        <w:t xml:space="preserve">pp </w:t>
      </w:r>
      <w:r>
        <w:t>is looking f</w:t>
      </w:r>
      <w:r w:rsidR="008648C2" w:rsidRPr="008648C2">
        <w:t xml:space="preserve">or </w:t>
      </w:r>
      <w:r>
        <w:t xml:space="preserve">a </w:t>
      </w:r>
      <w:r w:rsidR="008648C2" w:rsidRPr="008648C2">
        <w:t>specific G</w:t>
      </w:r>
      <w:r>
        <w:t>ateway</w:t>
      </w:r>
      <w:r w:rsidR="008648C2" w:rsidRPr="008648C2">
        <w:t xml:space="preserve"> Agent identified by </w:t>
      </w:r>
      <w:r>
        <w:t xml:space="preserve">the </w:t>
      </w:r>
      <w:proofErr w:type="spellStart"/>
      <w:r w:rsidR="008648C2" w:rsidRPr="008648C2">
        <w:t>AppName</w:t>
      </w:r>
      <w:proofErr w:type="spellEnd"/>
      <w:r w:rsidR="008648C2" w:rsidRPr="008648C2">
        <w:t xml:space="preserve"> in the announcement signal from </w:t>
      </w:r>
      <w:r w:rsidR="00B80BC3">
        <w:t xml:space="preserve">the </w:t>
      </w:r>
      <w:r w:rsidR="000C10B6">
        <w:t>G</w:t>
      </w:r>
      <w:r>
        <w:t xml:space="preserve">ateway </w:t>
      </w:r>
      <w:r w:rsidR="00E55173">
        <w:t>M</w:t>
      </w:r>
      <w:r>
        <w:t>anagement a</w:t>
      </w:r>
      <w:r w:rsidR="000C10B6">
        <w:t>pp</w:t>
      </w:r>
      <w:r>
        <w:t xml:space="preserve">, for example, </w:t>
      </w:r>
      <w:r w:rsidR="00651691">
        <w:t>Service Provider</w:t>
      </w:r>
      <w:r w:rsidR="008648C2">
        <w:t xml:space="preserve"> 1 GW Agent. </w:t>
      </w:r>
    </w:p>
    <w:p w:rsidR="008648C2" w:rsidRPr="008648C2" w:rsidRDefault="00993F12" w:rsidP="00993F12">
      <w:pPr>
        <w:pStyle w:val="bulletlv1"/>
      </w:pPr>
      <w:r>
        <w:t xml:space="preserve">The </w:t>
      </w:r>
      <w:r w:rsidR="008648C2">
        <w:t xml:space="preserve">Control app </w:t>
      </w:r>
      <w:r>
        <w:t xml:space="preserve">wants to </w:t>
      </w:r>
      <w:r w:rsidR="008648C2">
        <w:t>discover</w:t>
      </w:r>
      <w:r>
        <w:t xml:space="preserve"> </w:t>
      </w:r>
      <w:r w:rsidR="008648C2">
        <w:t xml:space="preserve">any Gateway Agent. </w:t>
      </w:r>
    </w:p>
    <w:p w:rsidR="008648C2" w:rsidRDefault="008648C2" w:rsidP="00346C6C">
      <w:pPr>
        <w:pStyle w:val="figureanchor"/>
      </w:pPr>
    </w:p>
    <w:p w:rsidR="001F5238" w:rsidRPr="001F5238" w:rsidRDefault="001F5238" w:rsidP="008531EC">
      <w:pPr>
        <w:pStyle w:val="Caption"/>
      </w:pPr>
      <w:r>
        <w:object w:dxaOrig="8190" w:dyaOrig="9248">
          <v:shape id="_x0000_i1029" type="#_x0000_t75" style="width:409.55pt;height:462.85pt" o:ole="">
            <v:imagedata r:id="rId27" o:title=""/>
          </v:shape>
          <o:OLEObject Type="Embed" ProgID="Visio.Drawing.11" ShapeID="_x0000_i1029" DrawAspect="Content" ObjectID="_1522583662" r:id="rId28"/>
        </w:object>
      </w:r>
    </w:p>
    <w:p w:rsidR="008648C2" w:rsidRDefault="008648C2" w:rsidP="008648C2">
      <w:pPr>
        <w:pStyle w:val="Caption"/>
      </w:pPr>
      <w:bookmarkStart w:id="67" w:name="_Ref379375355"/>
      <w:bookmarkStart w:id="68" w:name="_Toc404604605"/>
      <w:r>
        <w:t xml:space="preserve">Figure </w:t>
      </w:r>
      <w:r w:rsidR="009644C4">
        <w:fldChar w:fldCharType="begin"/>
      </w:r>
      <w:r w:rsidR="00197080">
        <w:instrText xml:space="preserve"> STYLEREF 1 \s </w:instrText>
      </w:r>
      <w:r w:rsidR="009644C4">
        <w:fldChar w:fldCharType="separate"/>
      </w:r>
      <w:r w:rsidR="00AC331C">
        <w:rPr>
          <w:noProof/>
        </w:rPr>
        <w:t>2</w:t>
      </w:r>
      <w:r w:rsidR="009644C4">
        <w:rPr>
          <w:noProof/>
        </w:rPr>
        <w:fldChar w:fldCharType="end"/>
      </w:r>
      <w:r w:rsidR="007A6394">
        <w:noBreakHyphen/>
      </w:r>
      <w:r w:rsidR="009644C4">
        <w:fldChar w:fldCharType="begin"/>
      </w:r>
      <w:r w:rsidR="00197080">
        <w:instrText xml:space="preserve"> SEQ Figure \* ARABIC \s 1 </w:instrText>
      </w:r>
      <w:r w:rsidR="009644C4">
        <w:fldChar w:fldCharType="separate"/>
      </w:r>
      <w:r w:rsidR="00AC331C">
        <w:rPr>
          <w:noProof/>
        </w:rPr>
        <w:t>5</w:t>
      </w:r>
      <w:r w:rsidR="009644C4">
        <w:rPr>
          <w:noProof/>
        </w:rPr>
        <w:fldChar w:fldCharType="end"/>
      </w:r>
      <w:bookmarkEnd w:id="67"/>
      <w:r w:rsidR="00651691">
        <w:t xml:space="preserve"> </w:t>
      </w:r>
      <w:r w:rsidR="005B1271">
        <w:t>Gateway Agent d</w:t>
      </w:r>
      <w:r>
        <w:t>iscovery</w:t>
      </w:r>
      <w:bookmarkEnd w:id="68"/>
    </w:p>
    <w:p w:rsidR="00464F90" w:rsidRDefault="00993F12" w:rsidP="00577225">
      <w:pPr>
        <w:pStyle w:val="Heading3"/>
      </w:pPr>
      <w:bookmarkStart w:id="69" w:name="_Toc404604564"/>
      <w:r>
        <w:lastRenderedPageBreak/>
        <w:t>Profile m</w:t>
      </w:r>
      <w:r w:rsidR="008E4BCD">
        <w:t>anagement</w:t>
      </w:r>
      <w:bookmarkEnd w:id="69"/>
      <w:r w:rsidR="008E4BCD">
        <w:t xml:space="preserve"> </w:t>
      </w:r>
    </w:p>
    <w:p w:rsidR="00476435" w:rsidRPr="00476435" w:rsidRDefault="00476435" w:rsidP="00FB68B6">
      <w:pPr>
        <w:pStyle w:val="body"/>
      </w:pPr>
      <w:r w:rsidRPr="00476435">
        <w:t xml:space="preserve">Profile management is provided by the </w:t>
      </w:r>
      <w:proofErr w:type="spellStart"/>
      <w:r w:rsidR="00531F19">
        <w:t>AllJoyn</w:t>
      </w:r>
      <w:proofErr w:type="spellEnd"/>
      <w:r w:rsidRPr="00476435">
        <w:t xml:space="preserve"> </w:t>
      </w:r>
      <w:r w:rsidR="00E0344D">
        <w:t xml:space="preserve">Profile </w:t>
      </w:r>
      <w:r w:rsidR="000C10B6">
        <w:t>M</w:t>
      </w:r>
      <w:r w:rsidR="005B1271">
        <w:t>anagement</w:t>
      </w:r>
      <w:r w:rsidR="00E0344D">
        <w:t xml:space="preserve"> interface</w:t>
      </w:r>
      <w:r w:rsidRPr="00476435">
        <w:t xml:space="preserve"> and supports functionality as captured i</w:t>
      </w:r>
      <w:r>
        <w:t xml:space="preserve">n </w:t>
      </w:r>
      <w:fldSimple w:instr=" REF _Ref371579080 \h  \* MERGEFORMAT ">
        <w:r w:rsidR="00AC331C">
          <w:t>Table 2</w:t>
        </w:r>
        <w:r w:rsidR="00AC331C">
          <w:noBreakHyphen/>
          <w:t>1</w:t>
        </w:r>
      </w:fldSimple>
      <w:r>
        <w:t>.</w:t>
      </w:r>
    </w:p>
    <w:p w:rsidR="003A4119" w:rsidRPr="003A4119" w:rsidRDefault="00464F90" w:rsidP="003A4119">
      <w:pPr>
        <w:pStyle w:val="Heading4"/>
      </w:pPr>
      <w:r>
        <w:t xml:space="preserve">Create </w:t>
      </w:r>
      <w:r w:rsidR="00993F12">
        <w:t>p</w:t>
      </w:r>
      <w:r>
        <w:t>rofile</w:t>
      </w:r>
    </w:p>
    <w:p w:rsidR="008B4458" w:rsidRPr="008B4458" w:rsidRDefault="008B4458" w:rsidP="008531EC">
      <w:pPr>
        <w:pStyle w:val="Caption"/>
      </w:pPr>
      <w:r>
        <w:object w:dxaOrig="8768" w:dyaOrig="9076">
          <v:shape id="_x0000_i1030" type="#_x0000_t75" style="width:428.25pt;height:444.15pt" o:ole="">
            <v:imagedata r:id="rId29" o:title=""/>
          </v:shape>
          <o:OLEObject Type="Embed" ProgID="Visio.Drawing.11" ShapeID="_x0000_i1030" DrawAspect="Content" ObjectID="_1522583663" r:id="rId30"/>
        </w:object>
      </w:r>
    </w:p>
    <w:p w:rsidR="00577225" w:rsidRPr="00577225" w:rsidRDefault="00577225" w:rsidP="00656728">
      <w:pPr>
        <w:pStyle w:val="Caption"/>
      </w:pPr>
      <w:bookmarkStart w:id="70" w:name="_Ref372036386"/>
      <w:bookmarkStart w:id="71" w:name="_Toc404604606"/>
      <w:r>
        <w:t xml:space="preserve">Figure </w:t>
      </w:r>
      <w:r w:rsidR="009644C4">
        <w:fldChar w:fldCharType="begin"/>
      </w:r>
      <w:r w:rsidR="00197080">
        <w:instrText xml:space="preserve"> STYLEREF 1 \s </w:instrText>
      </w:r>
      <w:r w:rsidR="009644C4">
        <w:fldChar w:fldCharType="separate"/>
      </w:r>
      <w:r w:rsidR="00AC331C">
        <w:rPr>
          <w:noProof/>
        </w:rPr>
        <w:t>2</w:t>
      </w:r>
      <w:r w:rsidR="009644C4">
        <w:rPr>
          <w:noProof/>
        </w:rPr>
        <w:fldChar w:fldCharType="end"/>
      </w:r>
      <w:r w:rsidR="007A6394">
        <w:noBreakHyphen/>
      </w:r>
      <w:r w:rsidR="009644C4">
        <w:fldChar w:fldCharType="begin"/>
      </w:r>
      <w:r w:rsidR="00197080">
        <w:instrText xml:space="preserve"> SEQ Figure \* ARABIC \s 1 </w:instrText>
      </w:r>
      <w:r w:rsidR="009644C4">
        <w:fldChar w:fldCharType="separate"/>
      </w:r>
      <w:r w:rsidR="00AC331C">
        <w:rPr>
          <w:noProof/>
        </w:rPr>
        <w:t>6</w:t>
      </w:r>
      <w:r w:rsidR="009644C4">
        <w:rPr>
          <w:noProof/>
        </w:rPr>
        <w:fldChar w:fldCharType="end"/>
      </w:r>
      <w:bookmarkEnd w:id="70"/>
      <w:r>
        <w:t xml:space="preserve"> Create profile</w:t>
      </w:r>
      <w:bookmarkEnd w:id="71"/>
    </w:p>
    <w:p w:rsidR="00464F90" w:rsidRDefault="00464F90" w:rsidP="00464F90">
      <w:pPr>
        <w:pStyle w:val="body"/>
      </w:pPr>
    </w:p>
    <w:p w:rsidR="000B13FC" w:rsidRPr="000B13FC" w:rsidRDefault="00993F12" w:rsidP="000B13FC">
      <w:pPr>
        <w:pStyle w:val="Heading4"/>
      </w:pPr>
      <w:r>
        <w:lastRenderedPageBreak/>
        <w:t>Activate p</w:t>
      </w:r>
      <w:r w:rsidR="00464F90">
        <w:t>rofile</w:t>
      </w:r>
    </w:p>
    <w:p w:rsidR="008B4458" w:rsidRPr="008B4458" w:rsidRDefault="008B4458" w:rsidP="008531EC">
      <w:pPr>
        <w:pStyle w:val="Caption"/>
      </w:pPr>
      <w:r>
        <w:object w:dxaOrig="7609" w:dyaOrig="5766">
          <v:shape id="_x0000_i1031" type="#_x0000_t75" style="width:380.55pt;height:4in" o:ole="">
            <v:imagedata r:id="rId31" o:title=""/>
          </v:shape>
          <o:OLEObject Type="Embed" ProgID="Visio.Drawing.11" ShapeID="_x0000_i1031" DrawAspect="Content" ObjectID="_1522583664" r:id="rId32"/>
        </w:object>
      </w:r>
    </w:p>
    <w:p w:rsidR="00577225" w:rsidRDefault="00577225" w:rsidP="00656728">
      <w:pPr>
        <w:pStyle w:val="Caption"/>
      </w:pPr>
      <w:bookmarkStart w:id="72" w:name="_Ref372036688"/>
      <w:bookmarkStart w:id="73" w:name="_Toc404604607"/>
      <w:r>
        <w:t xml:space="preserve">Figure </w:t>
      </w:r>
      <w:r w:rsidR="009644C4">
        <w:fldChar w:fldCharType="begin"/>
      </w:r>
      <w:r w:rsidR="00197080">
        <w:instrText xml:space="preserve"> STYLEREF 1 \s </w:instrText>
      </w:r>
      <w:r w:rsidR="009644C4">
        <w:fldChar w:fldCharType="separate"/>
      </w:r>
      <w:r w:rsidR="00AC331C">
        <w:rPr>
          <w:noProof/>
        </w:rPr>
        <w:t>2</w:t>
      </w:r>
      <w:r w:rsidR="009644C4">
        <w:rPr>
          <w:noProof/>
        </w:rPr>
        <w:fldChar w:fldCharType="end"/>
      </w:r>
      <w:r w:rsidR="007A6394">
        <w:noBreakHyphen/>
      </w:r>
      <w:r w:rsidR="009644C4">
        <w:fldChar w:fldCharType="begin"/>
      </w:r>
      <w:r w:rsidR="00197080">
        <w:instrText xml:space="preserve"> SEQ Figure \* ARABIC \s 1 </w:instrText>
      </w:r>
      <w:r w:rsidR="009644C4">
        <w:fldChar w:fldCharType="separate"/>
      </w:r>
      <w:r w:rsidR="00AC331C">
        <w:rPr>
          <w:noProof/>
        </w:rPr>
        <w:t>7</w:t>
      </w:r>
      <w:r w:rsidR="009644C4">
        <w:rPr>
          <w:noProof/>
        </w:rPr>
        <w:fldChar w:fldCharType="end"/>
      </w:r>
      <w:bookmarkEnd w:id="72"/>
      <w:r w:rsidR="00993F12">
        <w:t xml:space="preserve"> Activate p</w:t>
      </w:r>
      <w:r>
        <w:t>rofile</w:t>
      </w:r>
      <w:bookmarkEnd w:id="73"/>
    </w:p>
    <w:p w:rsidR="00656728" w:rsidRPr="00656728" w:rsidRDefault="00656728" w:rsidP="00656728">
      <w:pPr>
        <w:pStyle w:val="body"/>
      </w:pPr>
    </w:p>
    <w:p w:rsidR="00656728" w:rsidRDefault="00D02600" w:rsidP="00656728">
      <w:pPr>
        <w:pStyle w:val="Heading4"/>
      </w:pPr>
      <w:r>
        <w:lastRenderedPageBreak/>
        <w:t>Connector</w:t>
      </w:r>
      <w:r w:rsidR="00993F12">
        <w:t xml:space="preserve"> a</w:t>
      </w:r>
      <w:r w:rsidR="001D6F45">
        <w:t>pp</w:t>
      </w:r>
      <w:r w:rsidR="00993F12">
        <w:t xml:space="preserve"> s</w:t>
      </w:r>
      <w:r w:rsidR="00656728">
        <w:t>tartup</w:t>
      </w:r>
    </w:p>
    <w:p w:rsidR="008B4458" w:rsidRPr="008B4458" w:rsidRDefault="008B4458" w:rsidP="008531EC">
      <w:pPr>
        <w:pStyle w:val="Caption"/>
      </w:pPr>
      <w:r>
        <w:object w:dxaOrig="7449" w:dyaOrig="7591">
          <v:shape id="_x0000_i1032" type="#_x0000_t75" style="width:372.15pt;height:379.65pt" o:ole="">
            <v:imagedata r:id="rId33" o:title=""/>
          </v:shape>
          <o:OLEObject Type="Embed" ProgID="Visio.Drawing.11" ShapeID="_x0000_i1032" DrawAspect="Content" ObjectID="_1522583665" r:id="rId34"/>
        </w:object>
      </w:r>
    </w:p>
    <w:p w:rsidR="00656728" w:rsidRDefault="00656728" w:rsidP="00656728">
      <w:pPr>
        <w:pStyle w:val="Caption"/>
      </w:pPr>
      <w:bookmarkStart w:id="74" w:name="_Toc404604608"/>
      <w:r>
        <w:t xml:space="preserve">Figure </w:t>
      </w:r>
      <w:r w:rsidR="009644C4">
        <w:fldChar w:fldCharType="begin"/>
      </w:r>
      <w:r w:rsidR="00197080">
        <w:instrText xml:space="preserve"> STYLEREF 1 \s </w:instrText>
      </w:r>
      <w:r w:rsidR="009644C4">
        <w:fldChar w:fldCharType="separate"/>
      </w:r>
      <w:r w:rsidR="00AC331C">
        <w:rPr>
          <w:noProof/>
        </w:rPr>
        <w:t>2</w:t>
      </w:r>
      <w:r w:rsidR="009644C4">
        <w:rPr>
          <w:noProof/>
        </w:rPr>
        <w:fldChar w:fldCharType="end"/>
      </w:r>
      <w:r w:rsidR="007A6394">
        <w:noBreakHyphen/>
      </w:r>
      <w:r w:rsidR="009644C4">
        <w:fldChar w:fldCharType="begin"/>
      </w:r>
      <w:r w:rsidR="00197080">
        <w:instrText xml:space="preserve"> SEQ Figure \* ARABIC \s 1 </w:instrText>
      </w:r>
      <w:r w:rsidR="009644C4">
        <w:fldChar w:fldCharType="separate"/>
      </w:r>
      <w:r w:rsidR="00AC331C">
        <w:rPr>
          <w:noProof/>
        </w:rPr>
        <w:t>8</w:t>
      </w:r>
      <w:r w:rsidR="009644C4">
        <w:rPr>
          <w:noProof/>
        </w:rPr>
        <w:fldChar w:fldCharType="end"/>
      </w:r>
      <w:r>
        <w:t xml:space="preserve"> </w:t>
      </w:r>
      <w:r w:rsidR="00D02600">
        <w:t>Connector</w:t>
      </w:r>
      <w:r w:rsidR="00993F12">
        <w:t xml:space="preserve"> a</w:t>
      </w:r>
      <w:r w:rsidR="001D6F45">
        <w:t>pp</w:t>
      </w:r>
      <w:r w:rsidR="00993F12">
        <w:t xml:space="preserve"> s</w:t>
      </w:r>
      <w:r>
        <w:t>tartup</w:t>
      </w:r>
      <w:bookmarkEnd w:id="74"/>
    </w:p>
    <w:p w:rsidR="00464F90" w:rsidRDefault="00993F12" w:rsidP="00464F90">
      <w:pPr>
        <w:pStyle w:val="Heading4"/>
      </w:pPr>
      <w:r>
        <w:lastRenderedPageBreak/>
        <w:t>Update p</w:t>
      </w:r>
      <w:r w:rsidR="00464F90">
        <w:t>rofile</w:t>
      </w:r>
    </w:p>
    <w:p w:rsidR="008B4458" w:rsidRPr="008B4458" w:rsidRDefault="008B4458" w:rsidP="008531EC">
      <w:pPr>
        <w:pStyle w:val="Caption"/>
      </w:pPr>
      <w:r>
        <w:object w:dxaOrig="8883" w:dyaOrig="10359">
          <v:shape id="_x0000_i1033" type="#_x0000_t75" style="width:430.15pt;height:501.2pt" o:ole="">
            <v:imagedata r:id="rId35" o:title=""/>
          </v:shape>
          <o:OLEObject Type="Embed" ProgID="Visio.Drawing.11" ShapeID="_x0000_i1033" DrawAspect="Content" ObjectID="_1522583666" r:id="rId36"/>
        </w:object>
      </w:r>
    </w:p>
    <w:p w:rsidR="000B13FC" w:rsidRPr="000B13FC" w:rsidRDefault="000B13FC" w:rsidP="00656728">
      <w:pPr>
        <w:pStyle w:val="Caption"/>
      </w:pPr>
      <w:bookmarkStart w:id="75" w:name="_Ref372036747"/>
      <w:bookmarkStart w:id="76" w:name="_Toc404604609"/>
      <w:r>
        <w:t xml:space="preserve">Figure </w:t>
      </w:r>
      <w:r w:rsidR="009644C4">
        <w:fldChar w:fldCharType="begin"/>
      </w:r>
      <w:r w:rsidR="00197080">
        <w:instrText xml:space="preserve"> STYLEREF 1 \s </w:instrText>
      </w:r>
      <w:r w:rsidR="009644C4">
        <w:fldChar w:fldCharType="separate"/>
      </w:r>
      <w:r w:rsidR="00AC331C">
        <w:rPr>
          <w:noProof/>
        </w:rPr>
        <w:t>2</w:t>
      </w:r>
      <w:r w:rsidR="009644C4">
        <w:rPr>
          <w:noProof/>
        </w:rPr>
        <w:fldChar w:fldCharType="end"/>
      </w:r>
      <w:r w:rsidR="007A6394">
        <w:noBreakHyphen/>
      </w:r>
      <w:r w:rsidR="009644C4">
        <w:fldChar w:fldCharType="begin"/>
      </w:r>
      <w:r w:rsidR="00197080">
        <w:instrText xml:space="preserve"> SEQ Figure \* ARABIC \s 1 </w:instrText>
      </w:r>
      <w:r w:rsidR="009644C4">
        <w:fldChar w:fldCharType="separate"/>
      </w:r>
      <w:r w:rsidR="00AC331C">
        <w:rPr>
          <w:noProof/>
        </w:rPr>
        <w:t>9</w:t>
      </w:r>
      <w:r w:rsidR="009644C4">
        <w:rPr>
          <w:noProof/>
        </w:rPr>
        <w:fldChar w:fldCharType="end"/>
      </w:r>
      <w:bookmarkEnd w:id="75"/>
      <w:r w:rsidR="00993F12">
        <w:t xml:space="preserve"> Update p</w:t>
      </w:r>
      <w:r>
        <w:t>rofile</w:t>
      </w:r>
      <w:bookmarkEnd w:id="76"/>
    </w:p>
    <w:p w:rsidR="00464F90" w:rsidRDefault="00464F90" w:rsidP="00464F90">
      <w:pPr>
        <w:pStyle w:val="body"/>
      </w:pPr>
    </w:p>
    <w:p w:rsidR="00464F90" w:rsidRDefault="00993F12" w:rsidP="00464F90">
      <w:pPr>
        <w:pStyle w:val="Heading4"/>
      </w:pPr>
      <w:r>
        <w:lastRenderedPageBreak/>
        <w:t>Delete p</w:t>
      </w:r>
      <w:r w:rsidR="00464F90">
        <w:t>rofile</w:t>
      </w:r>
    </w:p>
    <w:p w:rsidR="00C9386F" w:rsidRPr="00C9386F" w:rsidRDefault="005D07BD" w:rsidP="00384ECC">
      <w:pPr>
        <w:pStyle w:val="figureanchor"/>
      </w:pPr>
      <w:r w:rsidRPr="005D07BD">
        <w:t xml:space="preserve"> </w:t>
      </w:r>
      <w:r w:rsidR="00C9386F">
        <w:object w:dxaOrig="9714" w:dyaOrig="10204">
          <v:shape id="_x0000_i1034" type="#_x0000_t75" style="width:430.15pt;height:450.7pt" o:ole="">
            <v:imagedata r:id="rId37" o:title=""/>
          </v:shape>
          <o:OLEObject Type="Embed" ProgID="Visio.Drawing.11" ShapeID="_x0000_i1034" DrawAspect="Content" ObjectID="_1522583667" r:id="rId38"/>
        </w:object>
      </w:r>
    </w:p>
    <w:p w:rsidR="00EC366D" w:rsidRPr="00EC366D" w:rsidRDefault="00EC366D" w:rsidP="003B4148">
      <w:pPr>
        <w:pStyle w:val="Caption"/>
      </w:pPr>
      <w:bookmarkStart w:id="77" w:name="_Ref372036769"/>
      <w:bookmarkStart w:id="78" w:name="_Toc404604610"/>
      <w:r>
        <w:t xml:space="preserve">Figure </w:t>
      </w:r>
      <w:r w:rsidR="009644C4">
        <w:fldChar w:fldCharType="begin"/>
      </w:r>
      <w:r w:rsidR="00197080">
        <w:instrText xml:space="preserve"> STYLEREF 1 \s </w:instrText>
      </w:r>
      <w:r w:rsidR="009644C4">
        <w:fldChar w:fldCharType="separate"/>
      </w:r>
      <w:r w:rsidR="00AC331C">
        <w:rPr>
          <w:noProof/>
        </w:rPr>
        <w:t>2</w:t>
      </w:r>
      <w:r w:rsidR="009644C4">
        <w:rPr>
          <w:noProof/>
        </w:rPr>
        <w:fldChar w:fldCharType="end"/>
      </w:r>
      <w:r w:rsidR="007A6394">
        <w:noBreakHyphen/>
      </w:r>
      <w:r w:rsidR="009644C4">
        <w:fldChar w:fldCharType="begin"/>
      </w:r>
      <w:r w:rsidR="00197080">
        <w:instrText xml:space="preserve"> SEQ Figure \* ARABIC \s 1 </w:instrText>
      </w:r>
      <w:r w:rsidR="009644C4">
        <w:fldChar w:fldCharType="separate"/>
      </w:r>
      <w:r w:rsidR="00AC331C">
        <w:rPr>
          <w:noProof/>
        </w:rPr>
        <w:t>10</w:t>
      </w:r>
      <w:r w:rsidR="009644C4">
        <w:rPr>
          <w:noProof/>
        </w:rPr>
        <w:fldChar w:fldCharType="end"/>
      </w:r>
      <w:bookmarkEnd w:id="77"/>
      <w:r>
        <w:t xml:space="preserve"> Delete </w:t>
      </w:r>
      <w:r w:rsidR="00993F12">
        <w:t>p</w:t>
      </w:r>
      <w:r>
        <w:t>rofile</w:t>
      </w:r>
      <w:bookmarkEnd w:id="78"/>
    </w:p>
    <w:p w:rsidR="00EC366D" w:rsidRDefault="00EC366D" w:rsidP="00EC366D">
      <w:pPr>
        <w:pStyle w:val="Heading4"/>
      </w:pPr>
      <w:r>
        <w:t xml:space="preserve">Delete </w:t>
      </w:r>
      <w:r w:rsidR="00993F12">
        <w:t>all p</w:t>
      </w:r>
      <w:r>
        <w:t>rofiles</w:t>
      </w:r>
    </w:p>
    <w:p w:rsidR="00EC366D" w:rsidRPr="00EC366D" w:rsidRDefault="00FB68B6" w:rsidP="00FB68B6">
      <w:pPr>
        <w:pStyle w:val="body"/>
      </w:pPr>
      <w:r w:rsidRPr="00977809">
        <w:t xml:space="preserve">If </w:t>
      </w:r>
      <w:r w:rsidR="00993F12">
        <w:t xml:space="preserve">a </w:t>
      </w:r>
      <w:r w:rsidRPr="00977809">
        <w:t>user wants to delete all the profiles on the G</w:t>
      </w:r>
      <w:r w:rsidR="00993F12">
        <w:t xml:space="preserve">ateway </w:t>
      </w:r>
      <w:r w:rsidR="00E55173">
        <w:t>Management</w:t>
      </w:r>
      <w:r w:rsidR="00993F12">
        <w:t xml:space="preserve"> app, the Control a</w:t>
      </w:r>
      <w:r w:rsidRPr="00977809">
        <w:t xml:space="preserve">pp </w:t>
      </w:r>
      <w:r w:rsidR="00993F12">
        <w:t>must</w:t>
      </w:r>
      <w:r w:rsidRPr="00977809">
        <w:t xml:space="preserve"> invoke delete profile on each of the existing profiles. It can get the list of profile ids from the G</w:t>
      </w:r>
      <w:r w:rsidR="00993F12">
        <w:t xml:space="preserve">ateway </w:t>
      </w:r>
      <w:r w:rsidR="00E55173">
        <w:t>Management</w:t>
      </w:r>
      <w:r w:rsidR="00993F12">
        <w:t xml:space="preserve"> a</w:t>
      </w:r>
      <w:r w:rsidRPr="00977809">
        <w:t xml:space="preserve">pp by invoking </w:t>
      </w:r>
      <w:r w:rsidR="00993F12">
        <w:t xml:space="preserve">the </w:t>
      </w:r>
      <w:r w:rsidRPr="00977809">
        <w:t>Get profile list function.</w:t>
      </w:r>
    </w:p>
    <w:p w:rsidR="00EC366D" w:rsidRDefault="00993F12" w:rsidP="00EC366D">
      <w:pPr>
        <w:pStyle w:val="Heading4"/>
      </w:pPr>
      <w:r>
        <w:lastRenderedPageBreak/>
        <w:t>Deactivate p</w:t>
      </w:r>
      <w:r w:rsidR="00EC366D">
        <w:t>rofile</w:t>
      </w:r>
    </w:p>
    <w:p w:rsidR="00C9386F" w:rsidRPr="00C9386F" w:rsidRDefault="00C9386F" w:rsidP="008531EC">
      <w:pPr>
        <w:pStyle w:val="Caption"/>
      </w:pPr>
      <w:r>
        <w:object w:dxaOrig="9791" w:dyaOrig="10008">
          <v:shape id="_x0000_i1035" type="#_x0000_t75" style="width:427.3pt;height:437.6pt" o:ole="">
            <v:imagedata r:id="rId39" o:title=""/>
          </v:shape>
          <o:OLEObject Type="Embed" ProgID="Visio.Drawing.11" ShapeID="_x0000_i1035" DrawAspect="Content" ObjectID="_1522583668" r:id="rId40"/>
        </w:object>
      </w:r>
    </w:p>
    <w:p w:rsidR="009F160A" w:rsidRPr="009F160A" w:rsidRDefault="009F160A" w:rsidP="009F160A">
      <w:pPr>
        <w:pStyle w:val="Caption"/>
      </w:pPr>
      <w:bookmarkStart w:id="79" w:name="_Ref379448961"/>
      <w:bookmarkStart w:id="80" w:name="_Toc404604611"/>
      <w:r>
        <w:t xml:space="preserve">Figure </w:t>
      </w:r>
      <w:r w:rsidR="009644C4">
        <w:fldChar w:fldCharType="begin"/>
      </w:r>
      <w:r w:rsidR="00197080">
        <w:instrText xml:space="preserve"> STYLEREF 1 \s </w:instrText>
      </w:r>
      <w:r w:rsidR="009644C4">
        <w:fldChar w:fldCharType="separate"/>
      </w:r>
      <w:r w:rsidR="00AC331C">
        <w:rPr>
          <w:noProof/>
        </w:rPr>
        <w:t>2</w:t>
      </w:r>
      <w:r w:rsidR="009644C4">
        <w:rPr>
          <w:noProof/>
        </w:rPr>
        <w:fldChar w:fldCharType="end"/>
      </w:r>
      <w:r w:rsidR="007A6394">
        <w:noBreakHyphen/>
      </w:r>
      <w:r w:rsidR="009644C4">
        <w:fldChar w:fldCharType="begin"/>
      </w:r>
      <w:r w:rsidR="00197080">
        <w:instrText xml:space="preserve"> SEQ Figure \* ARABIC \s 1 </w:instrText>
      </w:r>
      <w:r w:rsidR="009644C4">
        <w:fldChar w:fldCharType="separate"/>
      </w:r>
      <w:r w:rsidR="00AC331C">
        <w:rPr>
          <w:noProof/>
        </w:rPr>
        <w:t>11</w:t>
      </w:r>
      <w:r w:rsidR="009644C4">
        <w:rPr>
          <w:noProof/>
        </w:rPr>
        <w:fldChar w:fldCharType="end"/>
      </w:r>
      <w:bookmarkEnd w:id="79"/>
      <w:r>
        <w:t xml:space="preserve"> </w:t>
      </w:r>
      <w:r w:rsidRPr="00E92046">
        <w:t xml:space="preserve">Deactivate </w:t>
      </w:r>
      <w:r w:rsidR="00993F12">
        <w:t>p</w:t>
      </w:r>
      <w:r w:rsidRPr="00E92046">
        <w:t>rofile</w:t>
      </w:r>
      <w:bookmarkEnd w:id="80"/>
    </w:p>
    <w:p w:rsidR="00EC366D" w:rsidRDefault="00EC366D" w:rsidP="00F3549D">
      <w:pPr>
        <w:pStyle w:val="Heading4"/>
      </w:pPr>
      <w:r>
        <w:t xml:space="preserve">Deactivate </w:t>
      </w:r>
      <w:r w:rsidR="00993F12">
        <w:t>a</w:t>
      </w:r>
      <w:r>
        <w:t xml:space="preserve">ll </w:t>
      </w:r>
      <w:r w:rsidR="00993F12">
        <w:t>p</w:t>
      </w:r>
      <w:r>
        <w:t>rofiles</w:t>
      </w:r>
    </w:p>
    <w:p w:rsidR="008B1E27" w:rsidRDefault="00A1112A" w:rsidP="00A1112A">
      <w:pPr>
        <w:pStyle w:val="body"/>
      </w:pPr>
      <w:r w:rsidRPr="00977809">
        <w:t xml:space="preserve">If </w:t>
      </w:r>
      <w:r w:rsidR="00993F12">
        <w:t xml:space="preserve">a </w:t>
      </w:r>
      <w:r w:rsidRPr="00977809">
        <w:t>user wan</w:t>
      </w:r>
      <w:r w:rsidRPr="0065239C">
        <w:t>ts to de</w:t>
      </w:r>
      <w:r>
        <w:t>activate</w:t>
      </w:r>
      <w:r w:rsidRPr="00977809">
        <w:t xml:space="preserve"> a</w:t>
      </w:r>
      <w:r w:rsidRPr="0065239C">
        <w:t xml:space="preserve">ll </w:t>
      </w:r>
      <w:r>
        <w:t>active</w:t>
      </w:r>
      <w:r w:rsidRPr="00977809">
        <w:t xml:space="preserve"> profiles on the G</w:t>
      </w:r>
      <w:r w:rsidR="00993F12">
        <w:t xml:space="preserve">ateway </w:t>
      </w:r>
      <w:r w:rsidR="00E55173">
        <w:t>Management</w:t>
      </w:r>
      <w:r w:rsidR="00993F12">
        <w:t xml:space="preserve"> a</w:t>
      </w:r>
      <w:r w:rsidRPr="00977809">
        <w:t>pp,</w:t>
      </w:r>
      <w:r w:rsidR="00993F12">
        <w:t xml:space="preserve"> the Control a</w:t>
      </w:r>
      <w:r w:rsidRPr="00977809">
        <w:t xml:space="preserve">pp </w:t>
      </w:r>
      <w:r w:rsidR="00993F12">
        <w:t>must</w:t>
      </w:r>
      <w:r w:rsidRPr="00977809">
        <w:t xml:space="preserve"> invoke d</w:t>
      </w:r>
      <w:r w:rsidRPr="0065239C">
        <w:t>e</w:t>
      </w:r>
      <w:r>
        <w:t xml:space="preserve">activate </w:t>
      </w:r>
      <w:r w:rsidRPr="00977809">
        <w:t>profile on each of the existing</w:t>
      </w:r>
      <w:r>
        <w:t xml:space="preserve"> active</w:t>
      </w:r>
      <w:r w:rsidRPr="00977809">
        <w:t xml:space="preserve"> profiles. It can get the list of profile ids </w:t>
      </w:r>
      <w:r>
        <w:t xml:space="preserve">and their status </w:t>
      </w:r>
      <w:r w:rsidRPr="00977809">
        <w:t>from the G</w:t>
      </w:r>
      <w:r w:rsidR="00993F12">
        <w:t xml:space="preserve">ateway </w:t>
      </w:r>
      <w:r w:rsidR="00E55173">
        <w:t>Management</w:t>
      </w:r>
      <w:r w:rsidR="00993F12">
        <w:t xml:space="preserve"> a</w:t>
      </w:r>
      <w:r w:rsidRPr="00977809">
        <w:t xml:space="preserve">pp by invoking </w:t>
      </w:r>
      <w:r w:rsidR="00993F12">
        <w:t xml:space="preserve">the </w:t>
      </w:r>
      <w:r w:rsidRPr="00977809">
        <w:t>Get profile list function.</w:t>
      </w:r>
    </w:p>
    <w:p w:rsidR="008E4BCD" w:rsidRDefault="008E4BCD" w:rsidP="008E4BCD">
      <w:pPr>
        <w:pStyle w:val="Heading3"/>
      </w:pPr>
      <w:bookmarkStart w:id="81" w:name="_Toc404604565"/>
      <w:r>
        <w:lastRenderedPageBreak/>
        <w:t>Notification</w:t>
      </w:r>
      <w:bookmarkEnd w:id="81"/>
      <w:r>
        <w:t xml:space="preserve"> </w:t>
      </w:r>
    </w:p>
    <w:p w:rsidR="00A1112A" w:rsidRDefault="00A1112A" w:rsidP="00A1112A">
      <w:pPr>
        <w:pStyle w:val="notetext"/>
        <w:keepNext/>
      </w:pPr>
      <w:r>
        <w:t>NOTE</w:t>
      </w:r>
    </w:p>
    <w:p w:rsidR="00A1112A" w:rsidRPr="00A1112A" w:rsidRDefault="00A1112A" w:rsidP="00A1112A">
      <w:pPr>
        <w:pStyle w:val="notetextbody"/>
      </w:pPr>
      <w:r>
        <w:t>Th</w:t>
      </w:r>
      <w:r w:rsidRPr="00D71EBE">
        <w:t xml:space="preserve">e dismissal signal from Notification 1.1 is not </w:t>
      </w:r>
      <w:proofErr w:type="spellStart"/>
      <w:r w:rsidRPr="00D71EBE">
        <w:t>remoted</w:t>
      </w:r>
      <w:proofErr w:type="spellEnd"/>
      <w:r w:rsidRPr="00D71EBE">
        <w:t>.</w:t>
      </w:r>
    </w:p>
    <w:p w:rsidR="00216ADC" w:rsidRDefault="00993F12" w:rsidP="00216ADC">
      <w:pPr>
        <w:pStyle w:val="Heading4"/>
      </w:pPr>
      <w:r>
        <w:t>Outgoing n</w:t>
      </w:r>
      <w:r w:rsidR="00EA52ED">
        <w:t>otification</w:t>
      </w:r>
    </w:p>
    <w:p w:rsidR="001B65D0" w:rsidRDefault="00C9386F" w:rsidP="00A1112A">
      <w:pPr>
        <w:pStyle w:val="figureanchor"/>
      </w:pPr>
      <w:r w:rsidRPr="00C9386F">
        <w:t xml:space="preserve"> </w:t>
      </w:r>
      <w:r>
        <w:object w:dxaOrig="9875" w:dyaOrig="7779">
          <v:shape id="_x0000_i1036" type="#_x0000_t75" style="width:432.95pt;height:340.35pt" o:ole="">
            <v:imagedata r:id="rId41" o:title=""/>
          </v:shape>
          <o:OLEObject Type="Embed" ProgID="Visio.Drawing.11" ShapeID="_x0000_i1036" DrawAspect="Content" ObjectID="_1522583669" r:id="rId42"/>
        </w:object>
      </w:r>
    </w:p>
    <w:p w:rsidR="00EA52ED" w:rsidRDefault="001B65D0" w:rsidP="005836AD">
      <w:pPr>
        <w:pStyle w:val="Caption"/>
      </w:pPr>
      <w:bookmarkStart w:id="82" w:name="_Ref372040285"/>
      <w:bookmarkStart w:id="83" w:name="_Toc404604612"/>
      <w:r>
        <w:t xml:space="preserve">Figure </w:t>
      </w:r>
      <w:r w:rsidR="009644C4">
        <w:fldChar w:fldCharType="begin"/>
      </w:r>
      <w:r w:rsidR="00197080">
        <w:instrText xml:space="preserve"> STYLEREF 1 \s </w:instrText>
      </w:r>
      <w:r w:rsidR="009644C4">
        <w:fldChar w:fldCharType="separate"/>
      </w:r>
      <w:r w:rsidR="00AC331C">
        <w:rPr>
          <w:noProof/>
        </w:rPr>
        <w:t>2</w:t>
      </w:r>
      <w:r w:rsidR="009644C4">
        <w:rPr>
          <w:noProof/>
        </w:rPr>
        <w:fldChar w:fldCharType="end"/>
      </w:r>
      <w:r w:rsidR="007A6394">
        <w:noBreakHyphen/>
      </w:r>
      <w:r w:rsidR="009644C4">
        <w:fldChar w:fldCharType="begin"/>
      </w:r>
      <w:r w:rsidR="00197080">
        <w:instrText xml:space="preserve"> SEQ Figure \* ARABIC \s 1 </w:instrText>
      </w:r>
      <w:r w:rsidR="009644C4">
        <w:fldChar w:fldCharType="separate"/>
      </w:r>
      <w:r w:rsidR="00AC331C">
        <w:rPr>
          <w:noProof/>
        </w:rPr>
        <w:t>12</w:t>
      </w:r>
      <w:r w:rsidR="009644C4">
        <w:rPr>
          <w:noProof/>
        </w:rPr>
        <w:fldChar w:fldCharType="end"/>
      </w:r>
      <w:bookmarkEnd w:id="82"/>
      <w:r w:rsidR="00993F12">
        <w:t xml:space="preserve"> Outgoing notification</w:t>
      </w:r>
      <w:bookmarkEnd w:id="83"/>
    </w:p>
    <w:p w:rsidR="00EA52ED" w:rsidRDefault="00EA52ED" w:rsidP="00EA52ED">
      <w:pPr>
        <w:pStyle w:val="body"/>
      </w:pPr>
    </w:p>
    <w:p w:rsidR="001B65D0" w:rsidRPr="001B65D0" w:rsidRDefault="00993F12" w:rsidP="001B65D0">
      <w:pPr>
        <w:pStyle w:val="Heading4"/>
      </w:pPr>
      <w:r>
        <w:lastRenderedPageBreak/>
        <w:t>Incoming n</w:t>
      </w:r>
      <w:r w:rsidR="00EA52ED">
        <w:t>otification</w:t>
      </w:r>
    </w:p>
    <w:p w:rsidR="00C9386F" w:rsidRPr="00C9386F" w:rsidRDefault="00C9386F" w:rsidP="008531EC">
      <w:pPr>
        <w:pStyle w:val="Caption"/>
      </w:pPr>
      <w:r>
        <w:object w:dxaOrig="9958" w:dyaOrig="7482">
          <v:shape id="_x0000_i1037" type="#_x0000_t75" style="width:427.3pt;height:321.65pt" o:ole="">
            <v:imagedata r:id="rId43" o:title=""/>
          </v:shape>
          <o:OLEObject Type="Embed" ProgID="Visio.Drawing.11" ShapeID="_x0000_i1037" DrawAspect="Content" ObjectID="_1522583670" r:id="rId44"/>
        </w:object>
      </w:r>
    </w:p>
    <w:p w:rsidR="00EA52ED" w:rsidRPr="00EA52ED" w:rsidRDefault="001B65D0" w:rsidP="005836AD">
      <w:pPr>
        <w:pStyle w:val="Caption"/>
      </w:pPr>
      <w:bookmarkStart w:id="84" w:name="_Ref372040330"/>
      <w:bookmarkStart w:id="85" w:name="_Toc404604613"/>
      <w:r>
        <w:t xml:space="preserve">Figure </w:t>
      </w:r>
      <w:r w:rsidR="009644C4">
        <w:fldChar w:fldCharType="begin"/>
      </w:r>
      <w:r w:rsidR="00197080">
        <w:instrText xml:space="preserve"> STYLEREF 1 \s </w:instrText>
      </w:r>
      <w:r w:rsidR="009644C4">
        <w:fldChar w:fldCharType="separate"/>
      </w:r>
      <w:r w:rsidR="00AC331C">
        <w:rPr>
          <w:noProof/>
        </w:rPr>
        <w:t>2</w:t>
      </w:r>
      <w:r w:rsidR="009644C4">
        <w:rPr>
          <w:noProof/>
        </w:rPr>
        <w:fldChar w:fldCharType="end"/>
      </w:r>
      <w:r w:rsidR="007A6394">
        <w:noBreakHyphen/>
      </w:r>
      <w:r w:rsidR="009644C4">
        <w:fldChar w:fldCharType="begin"/>
      </w:r>
      <w:r w:rsidR="00197080">
        <w:instrText xml:space="preserve"> SEQ Figure \* ARABIC \s 1 </w:instrText>
      </w:r>
      <w:r w:rsidR="009644C4">
        <w:fldChar w:fldCharType="separate"/>
      </w:r>
      <w:r w:rsidR="00AC331C">
        <w:rPr>
          <w:noProof/>
        </w:rPr>
        <w:t>13</w:t>
      </w:r>
      <w:r w:rsidR="009644C4">
        <w:rPr>
          <w:noProof/>
        </w:rPr>
        <w:fldChar w:fldCharType="end"/>
      </w:r>
      <w:bookmarkEnd w:id="84"/>
      <w:r>
        <w:t xml:space="preserve"> Incoming </w:t>
      </w:r>
      <w:r w:rsidR="00993F12">
        <w:t>n</w:t>
      </w:r>
      <w:r w:rsidRPr="00A821A7">
        <w:t>otification</w:t>
      </w:r>
      <w:bookmarkEnd w:id="85"/>
    </w:p>
    <w:p w:rsidR="008E4BCD" w:rsidRDefault="00531F19" w:rsidP="008E4BCD">
      <w:pPr>
        <w:pStyle w:val="Heading3"/>
      </w:pPr>
      <w:bookmarkStart w:id="86" w:name="_Toc404604566"/>
      <w:proofErr w:type="spellStart"/>
      <w:r>
        <w:lastRenderedPageBreak/>
        <w:t>AllJoyn</w:t>
      </w:r>
      <w:proofErr w:type="spellEnd"/>
      <w:r w:rsidR="00020AA6">
        <w:t xml:space="preserve"> </w:t>
      </w:r>
      <w:r w:rsidR="00993F12">
        <w:t>d</w:t>
      </w:r>
      <w:r w:rsidR="006648A0">
        <w:t>evice</w:t>
      </w:r>
      <w:r w:rsidR="00993F12">
        <w:t xml:space="preserve"> a</w:t>
      </w:r>
      <w:r w:rsidR="00020AA6">
        <w:t>ccess</w:t>
      </w:r>
      <w:bookmarkEnd w:id="86"/>
      <w:r w:rsidR="00020AA6">
        <w:t xml:space="preserve"> </w:t>
      </w:r>
    </w:p>
    <w:p w:rsidR="00714FB1" w:rsidRDefault="00714FB1" w:rsidP="00162379">
      <w:pPr>
        <w:pStyle w:val="Heading4"/>
      </w:pPr>
      <w:r>
        <w:t>Method invocation</w:t>
      </w:r>
    </w:p>
    <w:p w:rsidR="00C9386F" w:rsidRPr="00C9386F" w:rsidRDefault="00C9386F" w:rsidP="008531EC">
      <w:pPr>
        <w:pStyle w:val="Caption"/>
      </w:pPr>
      <w:r>
        <w:object w:dxaOrig="8522" w:dyaOrig="9219">
          <v:shape id="_x0000_i1038" type="#_x0000_t75" style="width:427.3pt;height:461pt" o:ole="">
            <v:imagedata r:id="rId45" o:title=""/>
          </v:shape>
          <o:OLEObject Type="Embed" ProgID="Visio.Drawing.11" ShapeID="_x0000_i1038" DrawAspect="Content" ObjectID="_1522583671" r:id="rId46"/>
        </w:object>
      </w:r>
    </w:p>
    <w:p w:rsidR="00714FB1" w:rsidRDefault="00162379" w:rsidP="005836AD">
      <w:pPr>
        <w:pStyle w:val="Caption"/>
      </w:pPr>
      <w:bookmarkStart w:id="87" w:name="_Ref372040696"/>
      <w:bookmarkStart w:id="88" w:name="_Toc404604614"/>
      <w:r>
        <w:t xml:space="preserve">Figure </w:t>
      </w:r>
      <w:r w:rsidR="009644C4">
        <w:fldChar w:fldCharType="begin"/>
      </w:r>
      <w:r w:rsidR="00197080">
        <w:instrText xml:space="preserve"> STYLEREF 1 \s </w:instrText>
      </w:r>
      <w:r w:rsidR="009644C4">
        <w:fldChar w:fldCharType="separate"/>
      </w:r>
      <w:r w:rsidR="00AC331C">
        <w:rPr>
          <w:noProof/>
        </w:rPr>
        <w:t>2</w:t>
      </w:r>
      <w:r w:rsidR="009644C4">
        <w:rPr>
          <w:noProof/>
        </w:rPr>
        <w:fldChar w:fldCharType="end"/>
      </w:r>
      <w:r w:rsidR="007A6394">
        <w:noBreakHyphen/>
      </w:r>
      <w:r w:rsidR="009644C4">
        <w:fldChar w:fldCharType="begin"/>
      </w:r>
      <w:r w:rsidR="00197080">
        <w:instrText xml:space="preserve"> SEQ Figure \* ARABIC \s 1 </w:instrText>
      </w:r>
      <w:r w:rsidR="009644C4">
        <w:fldChar w:fldCharType="separate"/>
      </w:r>
      <w:r w:rsidR="00AC331C">
        <w:rPr>
          <w:noProof/>
        </w:rPr>
        <w:t>14</w:t>
      </w:r>
      <w:r w:rsidR="009644C4">
        <w:rPr>
          <w:noProof/>
        </w:rPr>
        <w:fldChar w:fldCharType="end"/>
      </w:r>
      <w:bookmarkEnd w:id="87"/>
      <w:r>
        <w:t xml:space="preserve"> </w:t>
      </w:r>
      <w:r w:rsidR="00993F12">
        <w:t>M</w:t>
      </w:r>
      <w:r>
        <w:t xml:space="preserve">ethod </w:t>
      </w:r>
      <w:r w:rsidR="00993F12">
        <w:t>i</w:t>
      </w:r>
      <w:r>
        <w:t>nvocation</w:t>
      </w:r>
      <w:bookmarkEnd w:id="88"/>
    </w:p>
    <w:p w:rsidR="00162379" w:rsidRDefault="0079443E" w:rsidP="00162379">
      <w:pPr>
        <w:pStyle w:val="Heading4"/>
      </w:pPr>
      <w:r>
        <w:lastRenderedPageBreak/>
        <w:t>Get</w:t>
      </w:r>
      <w:r w:rsidR="00162379">
        <w:t xml:space="preserve"> </w:t>
      </w:r>
      <w:r w:rsidR="00993F12">
        <w:t>p</w:t>
      </w:r>
      <w:r w:rsidR="00162379">
        <w:t>roperty</w:t>
      </w:r>
    </w:p>
    <w:p w:rsidR="00C9386F" w:rsidRPr="00C9386F" w:rsidRDefault="00C9386F" w:rsidP="008531EC">
      <w:pPr>
        <w:pStyle w:val="Caption"/>
      </w:pPr>
      <w:r>
        <w:object w:dxaOrig="8488" w:dyaOrig="9242">
          <v:shape id="_x0000_i1039" type="#_x0000_t75" style="width:424.5pt;height:461.9pt" o:ole="">
            <v:imagedata r:id="rId47" o:title=""/>
          </v:shape>
          <o:OLEObject Type="Embed" ProgID="Visio.Drawing.11" ShapeID="_x0000_i1039" DrawAspect="Content" ObjectID="_1522583672" r:id="rId48"/>
        </w:object>
      </w:r>
    </w:p>
    <w:p w:rsidR="00162379" w:rsidRDefault="00162379" w:rsidP="006648A0">
      <w:pPr>
        <w:pStyle w:val="Caption"/>
      </w:pPr>
      <w:bookmarkStart w:id="89" w:name="_Ref372040812"/>
      <w:bookmarkStart w:id="90" w:name="_Toc404604615"/>
      <w:r>
        <w:t xml:space="preserve">Figure </w:t>
      </w:r>
      <w:r w:rsidR="009644C4">
        <w:fldChar w:fldCharType="begin"/>
      </w:r>
      <w:r w:rsidR="00197080">
        <w:instrText xml:space="preserve"> STYLEREF 1 \s </w:instrText>
      </w:r>
      <w:r w:rsidR="009644C4">
        <w:fldChar w:fldCharType="separate"/>
      </w:r>
      <w:r w:rsidR="00AC331C">
        <w:rPr>
          <w:noProof/>
        </w:rPr>
        <w:t>2</w:t>
      </w:r>
      <w:r w:rsidR="009644C4">
        <w:rPr>
          <w:noProof/>
        </w:rPr>
        <w:fldChar w:fldCharType="end"/>
      </w:r>
      <w:r w:rsidR="007A6394">
        <w:noBreakHyphen/>
      </w:r>
      <w:r w:rsidR="009644C4">
        <w:fldChar w:fldCharType="begin"/>
      </w:r>
      <w:r w:rsidR="00197080">
        <w:instrText xml:space="preserve"> SEQ Figure \* ARABIC \s 1 </w:instrText>
      </w:r>
      <w:r w:rsidR="009644C4">
        <w:fldChar w:fldCharType="separate"/>
      </w:r>
      <w:r w:rsidR="00AC331C">
        <w:rPr>
          <w:noProof/>
        </w:rPr>
        <w:t>15</w:t>
      </w:r>
      <w:r w:rsidR="009644C4">
        <w:rPr>
          <w:noProof/>
        </w:rPr>
        <w:fldChar w:fldCharType="end"/>
      </w:r>
      <w:bookmarkEnd w:id="89"/>
      <w:r w:rsidR="0079443E">
        <w:t xml:space="preserve"> Get</w:t>
      </w:r>
      <w:r>
        <w:t xml:space="preserve"> </w:t>
      </w:r>
      <w:r w:rsidR="00993F12">
        <w:t>p</w:t>
      </w:r>
      <w:r>
        <w:t>roperty</w:t>
      </w:r>
      <w:bookmarkEnd w:id="90"/>
    </w:p>
    <w:p w:rsidR="0079443E" w:rsidRDefault="00E43F53" w:rsidP="0079443E">
      <w:pPr>
        <w:pStyle w:val="Heading4"/>
      </w:pPr>
      <w:r>
        <w:lastRenderedPageBreak/>
        <w:t>Set p</w:t>
      </w:r>
      <w:r w:rsidR="0079443E">
        <w:t>roperty</w:t>
      </w:r>
    </w:p>
    <w:p w:rsidR="00C9386F" w:rsidRPr="00C9386F" w:rsidRDefault="00C9386F" w:rsidP="008531EC">
      <w:pPr>
        <w:pStyle w:val="Caption"/>
      </w:pPr>
      <w:r>
        <w:object w:dxaOrig="8488" w:dyaOrig="9253">
          <v:shape id="_x0000_i1040" type="#_x0000_t75" style="width:424.5pt;height:462.85pt" o:ole="">
            <v:imagedata r:id="rId49" o:title=""/>
          </v:shape>
          <o:OLEObject Type="Embed" ProgID="Visio.Drawing.11" ShapeID="_x0000_i1040" DrawAspect="Content" ObjectID="_1522583673" r:id="rId50"/>
        </w:object>
      </w:r>
    </w:p>
    <w:p w:rsidR="0079443E" w:rsidRDefault="0079443E" w:rsidP="006648A0">
      <w:pPr>
        <w:pStyle w:val="Caption"/>
      </w:pPr>
      <w:bookmarkStart w:id="91" w:name="_Ref372040817"/>
      <w:bookmarkStart w:id="92" w:name="_Toc404604616"/>
      <w:r>
        <w:t xml:space="preserve">Figure </w:t>
      </w:r>
      <w:r w:rsidR="009644C4">
        <w:fldChar w:fldCharType="begin"/>
      </w:r>
      <w:r w:rsidR="00197080">
        <w:instrText xml:space="preserve"> STYLEREF 1 \s </w:instrText>
      </w:r>
      <w:r w:rsidR="009644C4">
        <w:fldChar w:fldCharType="separate"/>
      </w:r>
      <w:r w:rsidR="00AC331C">
        <w:rPr>
          <w:noProof/>
        </w:rPr>
        <w:t>2</w:t>
      </w:r>
      <w:r w:rsidR="009644C4">
        <w:rPr>
          <w:noProof/>
        </w:rPr>
        <w:fldChar w:fldCharType="end"/>
      </w:r>
      <w:r w:rsidR="007A6394">
        <w:noBreakHyphen/>
      </w:r>
      <w:r w:rsidR="009644C4">
        <w:fldChar w:fldCharType="begin"/>
      </w:r>
      <w:r w:rsidR="00197080">
        <w:instrText xml:space="preserve"> SEQ Figure \* ARABIC \s 1 </w:instrText>
      </w:r>
      <w:r w:rsidR="009644C4">
        <w:fldChar w:fldCharType="separate"/>
      </w:r>
      <w:r w:rsidR="00AC331C">
        <w:rPr>
          <w:noProof/>
        </w:rPr>
        <w:t>16</w:t>
      </w:r>
      <w:r w:rsidR="009644C4">
        <w:rPr>
          <w:noProof/>
        </w:rPr>
        <w:fldChar w:fldCharType="end"/>
      </w:r>
      <w:bookmarkEnd w:id="91"/>
      <w:r>
        <w:t xml:space="preserve"> S</w:t>
      </w:r>
      <w:r w:rsidR="00E43F53">
        <w:t>et p</w:t>
      </w:r>
      <w:r w:rsidRPr="00996A99">
        <w:t>roperty</w:t>
      </w:r>
      <w:bookmarkEnd w:id="92"/>
    </w:p>
    <w:p w:rsidR="000908AA" w:rsidRDefault="00E43F53" w:rsidP="000908AA">
      <w:pPr>
        <w:pStyle w:val="Heading4"/>
      </w:pPr>
      <w:proofErr w:type="spellStart"/>
      <w:r>
        <w:lastRenderedPageBreak/>
        <w:t>Remoting</w:t>
      </w:r>
      <w:proofErr w:type="spellEnd"/>
      <w:r>
        <w:t xml:space="preserve"> s</w:t>
      </w:r>
      <w:r w:rsidR="00A1112A">
        <w:t>ession-</w:t>
      </w:r>
      <w:r>
        <w:t>b</w:t>
      </w:r>
      <w:r w:rsidR="000908AA">
        <w:t xml:space="preserve">ased </w:t>
      </w:r>
      <w:r>
        <w:t>s</w:t>
      </w:r>
      <w:r w:rsidR="000908AA">
        <w:t>ignal</w:t>
      </w:r>
    </w:p>
    <w:p w:rsidR="00C9386F" w:rsidRPr="00C9386F" w:rsidRDefault="00C9386F" w:rsidP="008531EC">
      <w:pPr>
        <w:pStyle w:val="Caption"/>
      </w:pPr>
      <w:r>
        <w:object w:dxaOrig="8431" w:dyaOrig="8431">
          <v:shape id="_x0000_i1041" type="#_x0000_t75" style="width:422.65pt;height:422.65pt" o:ole="">
            <v:imagedata r:id="rId51" o:title=""/>
          </v:shape>
          <o:OLEObject Type="Embed" ProgID="Visio.Drawing.11" ShapeID="_x0000_i1041" DrawAspect="Content" ObjectID="_1522583674" r:id="rId52"/>
        </w:object>
      </w:r>
    </w:p>
    <w:p w:rsidR="000908AA" w:rsidRPr="000908AA" w:rsidRDefault="007A6394" w:rsidP="00DD4D13">
      <w:pPr>
        <w:pStyle w:val="Caption"/>
        <w:ind w:left="0"/>
      </w:pPr>
      <w:bookmarkStart w:id="93" w:name="_Toc404604617"/>
      <w:r>
        <w:t xml:space="preserve">Figure </w:t>
      </w:r>
      <w:r w:rsidR="009644C4">
        <w:fldChar w:fldCharType="begin"/>
      </w:r>
      <w:r w:rsidR="00197080">
        <w:instrText xml:space="preserve"> STYLEREF 1 \s </w:instrText>
      </w:r>
      <w:r w:rsidR="009644C4">
        <w:fldChar w:fldCharType="separate"/>
      </w:r>
      <w:r w:rsidR="00AC331C">
        <w:rPr>
          <w:noProof/>
        </w:rPr>
        <w:t>2</w:t>
      </w:r>
      <w:r w:rsidR="009644C4">
        <w:rPr>
          <w:noProof/>
        </w:rPr>
        <w:fldChar w:fldCharType="end"/>
      </w:r>
      <w:r>
        <w:noBreakHyphen/>
      </w:r>
      <w:r w:rsidR="009644C4">
        <w:fldChar w:fldCharType="begin"/>
      </w:r>
      <w:r w:rsidR="00197080">
        <w:instrText xml:space="preserve"> SEQ Figure \* ARABIC \s 1 </w:instrText>
      </w:r>
      <w:r w:rsidR="009644C4">
        <w:fldChar w:fldCharType="separate"/>
      </w:r>
      <w:r w:rsidR="00AC331C">
        <w:rPr>
          <w:noProof/>
        </w:rPr>
        <w:t>17</w:t>
      </w:r>
      <w:r w:rsidR="009644C4">
        <w:rPr>
          <w:noProof/>
        </w:rPr>
        <w:fldChar w:fldCharType="end"/>
      </w:r>
      <w:r w:rsidR="00E43F53">
        <w:t xml:space="preserve"> </w:t>
      </w:r>
      <w:proofErr w:type="spellStart"/>
      <w:r w:rsidR="00E43F53">
        <w:t>Remoting</w:t>
      </w:r>
      <w:proofErr w:type="spellEnd"/>
      <w:r w:rsidR="00E43F53">
        <w:t xml:space="preserve"> s</w:t>
      </w:r>
      <w:r>
        <w:t>ession</w:t>
      </w:r>
      <w:r w:rsidR="00E43F53">
        <w:t>-b</w:t>
      </w:r>
      <w:r>
        <w:t xml:space="preserve">ased </w:t>
      </w:r>
      <w:r w:rsidR="00E43F53">
        <w:t>s</w:t>
      </w:r>
      <w:r>
        <w:t>ignals</w:t>
      </w:r>
      <w:bookmarkEnd w:id="93"/>
    </w:p>
    <w:p w:rsidR="00F56CFE" w:rsidRPr="005814B8" w:rsidRDefault="006D2D6C" w:rsidP="00A1112A">
      <w:pPr>
        <w:pStyle w:val="Heading2"/>
      </w:pPr>
      <w:bookmarkStart w:id="94" w:name="_Toc404604567"/>
      <w:r w:rsidRPr="00F0473D">
        <w:t xml:space="preserve">Functional </w:t>
      </w:r>
      <w:r w:rsidR="00E43F53">
        <w:t>d</w:t>
      </w:r>
      <w:r w:rsidRPr="00F0473D">
        <w:t>esign</w:t>
      </w:r>
      <w:bookmarkEnd w:id="94"/>
    </w:p>
    <w:p w:rsidR="000B3E37" w:rsidRDefault="00E0344D" w:rsidP="000B3E37">
      <w:pPr>
        <w:pStyle w:val="Heading3"/>
      </w:pPr>
      <w:bookmarkStart w:id="95" w:name="_Toc404604568"/>
      <w:r>
        <w:t>Profile management interface</w:t>
      </w:r>
      <w:bookmarkEnd w:id="95"/>
    </w:p>
    <w:p w:rsidR="00C60CC6" w:rsidRDefault="00FD7AF0" w:rsidP="00A1112A">
      <w:pPr>
        <w:pStyle w:val="body"/>
      </w:pPr>
      <w:r>
        <w:t xml:space="preserve">The </w:t>
      </w:r>
      <w:r w:rsidR="00E0344D">
        <w:t>Profile management interface</w:t>
      </w:r>
      <w:r w:rsidR="0084141F">
        <w:t xml:space="preserve"> </w:t>
      </w:r>
      <w:r>
        <w:t xml:space="preserve">is an </w:t>
      </w:r>
      <w:proofErr w:type="spellStart"/>
      <w:r w:rsidR="00531F19">
        <w:t>AllJoyn</w:t>
      </w:r>
      <w:proofErr w:type="spellEnd"/>
      <w:r>
        <w:t xml:space="preserve"> interface </w:t>
      </w:r>
      <w:r w:rsidR="00691939">
        <w:t>that</w:t>
      </w:r>
      <w:r>
        <w:t xml:space="preserve"> </w:t>
      </w:r>
      <w:r w:rsidR="00590EBD">
        <w:t xml:space="preserve">supports </w:t>
      </w:r>
      <w:r w:rsidR="00691939">
        <w:t xml:space="preserve">the </w:t>
      </w:r>
      <w:r w:rsidR="00476435">
        <w:t xml:space="preserve">profile management </w:t>
      </w:r>
      <w:r w:rsidR="00590EBD">
        <w:t xml:space="preserve">methods </w:t>
      </w:r>
      <w:r w:rsidR="00691939">
        <w:t>listed</w:t>
      </w:r>
      <w:r w:rsidR="0084141F">
        <w:t xml:space="preserve"> in </w:t>
      </w:r>
      <w:r w:rsidR="009644C4">
        <w:fldChar w:fldCharType="begin"/>
      </w:r>
      <w:r w:rsidR="00757A2C">
        <w:instrText xml:space="preserve"> REF _Ref371579080 \h </w:instrText>
      </w:r>
      <w:r w:rsidR="009644C4">
        <w:fldChar w:fldCharType="separate"/>
      </w:r>
      <w:r w:rsidR="00AC331C">
        <w:t xml:space="preserve">Table </w:t>
      </w:r>
      <w:r w:rsidR="00AC331C">
        <w:rPr>
          <w:noProof/>
        </w:rPr>
        <w:t>2</w:t>
      </w:r>
      <w:r w:rsidR="00AC331C">
        <w:noBreakHyphen/>
      </w:r>
      <w:r w:rsidR="00AC331C">
        <w:rPr>
          <w:noProof/>
        </w:rPr>
        <w:t>1</w:t>
      </w:r>
      <w:r w:rsidR="009644C4">
        <w:fldChar w:fldCharType="end"/>
      </w:r>
      <w:r w:rsidR="0084141F">
        <w:t>.</w:t>
      </w:r>
    </w:p>
    <w:p w:rsidR="00C60CC6" w:rsidRDefault="00C60CC6" w:rsidP="00C60CC6">
      <w:pPr>
        <w:pStyle w:val="Caption"/>
        <w:keepNext/>
      </w:pPr>
      <w:bookmarkStart w:id="96" w:name="_Ref371579080"/>
      <w:bookmarkStart w:id="97" w:name="_Toc404604627"/>
      <w:r>
        <w:lastRenderedPageBreak/>
        <w:t xml:space="preserve">Table </w:t>
      </w:r>
      <w:r w:rsidR="009644C4">
        <w:fldChar w:fldCharType="begin"/>
      </w:r>
      <w:r w:rsidR="00197080">
        <w:instrText xml:space="preserve"> STYLEREF 1 \s </w:instrText>
      </w:r>
      <w:r w:rsidR="009644C4">
        <w:fldChar w:fldCharType="separate"/>
      </w:r>
      <w:r w:rsidR="00AC331C">
        <w:rPr>
          <w:noProof/>
        </w:rPr>
        <w:t>2</w:t>
      </w:r>
      <w:r w:rsidR="009644C4">
        <w:rPr>
          <w:noProof/>
        </w:rPr>
        <w:fldChar w:fldCharType="end"/>
      </w:r>
      <w:r w:rsidR="0092121A">
        <w:noBreakHyphen/>
      </w:r>
      <w:r w:rsidR="009644C4">
        <w:fldChar w:fldCharType="begin"/>
      </w:r>
      <w:r w:rsidR="00197080">
        <w:instrText xml:space="preserve"> SEQ Table \* ARABIC \s 1 </w:instrText>
      </w:r>
      <w:r w:rsidR="009644C4">
        <w:fldChar w:fldCharType="separate"/>
      </w:r>
      <w:r w:rsidR="00AC331C">
        <w:rPr>
          <w:noProof/>
        </w:rPr>
        <w:t>1</w:t>
      </w:r>
      <w:r w:rsidR="009644C4">
        <w:rPr>
          <w:noProof/>
        </w:rPr>
        <w:fldChar w:fldCharType="end"/>
      </w:r>
      <w:bookmarkEnd w:id="96"/>
      <w:r w:rsidR="00590EBD">
        <w:t xml:space="preserve"> </w:t>
      </w:r>
      <w:r w:rsidR="00E0344D">
        <w:t>Profile management interface</w:t>
      </w:r>
      <w:r w:rsidR="00590EBD">
        <w:t xml:space="preserve"> </w:t>
      </w:r>
      <w:r w:rsidR="00691939">
        <w:t>f</w:t>
      </w:r>
      <w:r w:rsidR="00590EBD">
        <w:t>unctions</w:t>
      </w:r>
      <w:bookmarkEnd w:id="97"/>
    </w:p>
    <w:tbl>
      <w:tblPr>
        <w:tblStyle w:val="TableGrid"/>
        <w:tblW w:w="0" w:type="auto"/>
        <w:tblInd w:w="835" w:type="dxa"/>
        <w:tblLook w:val="04A0"/>
      </w:tblPr>
      <w:tblGrid>
        <w:gridCol w:w="2070"/>
        <w:gridCol w:w="6480"/>
      </w:tblGrid>
      <w:tr w:rsidR="008C385C" w:rsidTr="00691939">
        <w:trPr>
          <w:cnfStyle w:val="100000000000"/>
        </w:trPr>
        <w:tc>
          <w:tcPr>
            <w:tcW w:w="2070" w:type="dxa"/>
          </w:tcPr>
          <w:p w:rsidR="008C385C" w:rsidRPr="00CA187F" w:rsidRDefault="00590EBD" w:rsidP="00590EBD">
            <w:pPr>
              <w:pStyle w:val="tableheading"/>
            </w:pPr>
            <w:r>
              <w:t>Functional method</w:t>
            </w:r>
          </w:p>
        </w:tc>
        <w:tc>
          <w:tcPr>
            <w:tcW w:w="6480" w:type="dxa"/>
          </w:tcPr>
          <w:p w:rsidR="008C385C" w:rsidRPr="00CA187F" w:rsidRDefault="008C385C" w:rsidP="00CA187F">
            <w:pPr>
              <w:pStyle w:val="tableheading"/>
            </w:pPr>
            <w:r w:rsidRPr="00CA187F">
              <w:t>Description</w:t>
            </w:r>
          </w:p>
        </w:tc>
      </w:tr>
      <w:tr w:rsidR="008C385C" w:rsidTr="00691939">
        <w:tc>
          <w:tcPr>
            <w:tcW w:w="2070" w:type="dxa"/>
          </w:tcPr>
          <w:p w:rsidR="008C385C" w:rsidRDefault="008C385C" w:rsidP="00CA187F">
            <w:pPr>
              <w:pStyle w:val="tableentry"/>
            </w:pPr>
            <w:r>
              <w:t>Create</w:t>
            </w:r>
            <w:r w:rsidR="00590EBD">
              <w:t xml:space="preserve"> p</w:t>
            </w:r>
            <w:r>
              <w:t>rofile</w:t>
            </w:r>
          </w:p>
        </w:tc>
        <w:tc>
          <w:tcPr>
            <w:tcW w:w="6480" w:type="dxa"/>
          </w:tcPr>
          <w:p w:rsidR="008C385C" w:rsidRDefault="008C385C" w:rsidP="006A21B7">
            <w:pPr>
              <w:pStyle w:val="tableentry"/>
            </w:pPr>
            <w:r>
              <w:t xml:space="preserve">Creates a new </w:t>
            </w:r>
            <w:r w:rsidR="006A21B7">
              <w:t>service provider</w:t>
            </w:r>
            <w:r>
              <w:t xml:space="preserve"> profile on the </w:t>
            </w:r>
            <w:r w:rsidR="00912F72">
              <w:t xml:space="preserve">Gateway </w:t>
            </w:r>
            <w:r w:rsidR="00E55173">
              <w:t>Management</w:t>
            </w:r>
            <w:r w:rsidR="00912F72">
              <w:t xml:space="preserve"> app</w:t>
            </w:r>
            <w:r>
              <w:t>. After creation, profile remains in an inactive state until explicitly activated.</w:t>
            </w:r>
          </w:p>
        </w:tc>
      </w:tr>
      <w:tr w:rsidR="003B3FC4" w:rsidTr="00691939">
        <w:tc>
          <w:tcPr>
            <w:tcW w:w="2070" w:type="dxa"/>
          </w:tcPr>
          <w:p w:rsidR="003B3FC4" w:rsidRDefault="003B3FC4" w:rsidP="004F1EAB">
            <w:pPr>
              <w:pStyle w:val="tableentry"/>
            </w:pPr>
            <w:r>
              <w:t>Activate profile</w:t>
            </w:r>
          </w:p>
        </w:tc>
        <w:tc>
          <w:tcPr>
            <w:tcW w:w="6480" w:type="dxa"/>
          </w:tcPr>
          <w:p w:rsidR="003B3FC4" w:rsidRDefault="003B3FC4" w:rsidP="006A21B7">
            <w:pPr>
              <w:pStyle w:val="tableentry"/>
            </w:pPr>
            <w:r>
              <w:t xml:space="preserve">Activates a currently inactive </w:t>
            </w:r>
            <w:r w:rsidR="00B702F5">
              <w:t xml:space="preserve">remote </w:t>
            </w:r>
            <w:r>
              <w:t xml:space="preserve">profile on the </w:t>
            </w:r>
            <w:r w:rsidR="00912F72">
              <w:t xml:space="preserve">Gateway </w:t>
            </w:r>
            <w:r w:rsidR="00E55173">
              <w:t>Management</w:t>
            </w:r>
            <w:r w:rsidR="00912F72">
              <w:t xml:space="preserve"> app</w:t>
            </w:r>
            <w:r>
              <w:t xml:space="preserve">. Activating a profile results in </w:t>
            </w:r>
            <w:r w:rsidR="00B702F5">
              <w:t xml:space="preserve">adding related access policy rules in the </w:t>
            </w:r>
            <w:proofErr w:type="spellStart"/>
            <w:r w:rsidR="001F5238">
              <w:t>AllJoyn</w:t>
            </w:r>
            <w:proofErr w:type="spellEnd"/>
            <w:r w:rsidR="001F5238">
              <w:t xml:space="preserve"> Router</w:t>
            </w:r>
            <w:r w:rsidR="00B702F5">
              <w:t xml:space="preserve"> </w:t>
            </w:r>
            <w:proofErr w:type="spellStart"/>
            <w:r w:rsidR="00B702F5">
              <w:t>config</w:t>
            </w:r>
            <w:proofErr w:type="spellEnd"/>
            <w:r w:rsidR="00B702F5">
              <w:t xml:space="preserve"> file and </w:t>
            </w:r>
            <w:r>
              <w:t xml:space="preserve">starting the associated </w:t>
            </w:r>
            <w:r w:rsidR="00D02600">
              <w:t>Connector</w:t>
            </w:r>
            <w:r w:rsidR="006A21B7">
              <w:t xml:space="preserve"> app</w:t>
            </w:r>
            <w:r>
              <w:t>.</w:t>
            </w:r>
          </w:p>
        </w:tc>
      </w:tr>
      <w:tr w:rsidR="003B3FC4" w:rsidTr="00691939">
        <w:tc>
          <w:tcPr>
            <w:tcW w:w="2070" w:type="dxa"/>
          </w:tcPr>
          <w:p w:rsidR="003B3FC4" w:rsidRDefault="003B3FC4" w:rsidP="00CA187F">
            <w:pPr>
              <w:pStyle w:val="tableentry"/>
            </w:pPr>
            <w:r>
              <w:t>Get profile</w:t>
            </w:r>
          </w:p>
        </w:tc>
        <w:tc>
          <w:tcPr>
            <w:tcW w:w="6480" w:type="dxa"/>
          </w:tcPr>
          <w:p w:rsidR="003B3FC4" w:rsidRDefault="003B3FC4" w:rsidP="00E55173">
            <w:pPr>
              <w:pStyle w:val="tableentry"/>
            </w:pPr>
            <w:r>
              <w:t xml:space="preserve">Fetches information for an existing </w:t>
            </w:r>
            <w:r w:rsidR="00B702F5">
              <w:t xml:space="preserve">remote </w:t>
            </w:r>
            <w:r>
              <w:t xml:space="preserve">profile from the </w:t>
            </w:r>
            <w:r w:rsidR="00E55173">
              <w:t>Gateway M</w:t>
            </w:r>
            <w:r w:rsidR="00912F72">
              <w:t>anagement app</w:t>
            </w:r>
            <w:r>
              <w:t xml:space="preserve">. </w:t>
            </w:r>
          </w:p>
        </w:tc>
      </w:tr>
      <w:tr w:rsidR="00346C6C" w:rsidTr="00C105B9">
        <w:tc>
          <w:tcPr>
            <w:tcW w:w="2070" w:type="dxa"/>
          </w:tcPr>
          <w:p w:rsidR="00346C6C" w:rsidRDefault="00346C6C" w:rsidP="00C105B9">
            <w:pPr>
              <w:pStyle w:val="tableentry"/>
            </w:pPr>
            <w:proofErr w:type="spellStart"/>
            <w:r>
              <w:t>GetProfileStatus</w:t>
            </w:r>
            <w:proofErr w:type="spellEnd"/>
          </w:p>
        </w:tc>
        <w:tc>
          <w:tcPr>
            <w:tcW w:w="6480" w:type="dxa"/>
          </w:tcPr>
          <w:p w:rsidR="00346C6C" w:rsidRDefault="00346C6C" w:rsidP="00C105B9">
            <w:pPr>
              <w:pStyle w:val="tableentry"/>
            </w:pPr>
            <w:r>
              <w:t xml:space="preserve">Returns status for a given profile. </w:t>
            </w:r>
          </w:p>
        </w:tc>
      </w:tr>
      <w:tr w:rsidR="00346C6C" w:rsidTr="00691939">
        <w:tc>
          <w:tcPr>
            <w:tcW w:w="2070" w:type="dxa"/>
          </w:tcPr>
          <w:p w:rsidR="00346C6C" w:rsidRDefault="00346C6C" w:rsidP="00C105B9">
            <w:pPr>
              <w:pStyle w:val="tableentry"/>
            </w:pPr>
            <w:proofErr w:type="spellStart"/>
            <w:r>
              <w:t>GetProfileList</w:t>
            </w:r>
            <w:proofErr w:type="spellEnd"/>
          </w:p>
        </w:tc>
        <w:tc>
          <w:tcPr>
            <w:tcW w:w="6480" w:type="dxa"/>
          </w:tcPr>
          <w:p w:rsidR="00346C6C" w:rsidRDefault="00346C6C" w:rsidP="006A21B7">
            <w:pPr>
              <w:pStyle w:val="tableentry"/>
            </w:pPr>
            <w:r>
              <w:t xml:space="preserve">Fetches list of one or more remote profiles associated with a given </w:t>
            </w:r>
            <w:r w:rsidR="00D02600">
              <w:t>Connector</w:t>
            </w:r>
            <w:r w:rsidR="006A21B7">
              <w:t xml:space="preserve"> app</w:t>
            </w:r>
            <w:r>
              <w:t>.</w:t>
            </w:r>
          </w:p>
        </w:tc>
      </w:tr>
      <w:tr w:rsidR="003B3FC4" w:rsidTr="00691939">
        <w:tc>
          <w:tcPr>
            <w:tcW w:w="2070" w:type="dxa"/>
          </w:tcPr>
          <w:p w:rsidR="003B3FC4" w:rsidRDefault="003B3FC4" w:rsidP="00CA187F">
            <w:pPr>
              <w:pStyle w:val="tableentry"/>
            </w:pPr>
            <w:r>
              <w:t>Update profile</w:t>
            </w:r>
          </w:p>
        </w:tc>
        <w:tc>
          <w:tcPr>
            <w:tcW w:w="6480" w:type="dxa"/>
          </w:tcPr>
          <w:p w:rsidR="003B3FC4" w:rsidRDefault="003B3FC4" w:rsidP="00E55173">
            <w:pPr>
              <w:pStyle w:val="tableentry"/>
            </w:pPr>
            <w:r>
              <w:t xml:space="preserve">Updates an existing </w:t>
            </w:r>
            <w:r w:rsidR="00B702F5">
              <w:t xml:space="preserve">remote </w:t>
            </w:r>
            <w:r>
              <w:t xml:space="preserve">profile on the </w:t>
            </w:r>
            <w:r w:rsidR="00912F72">
              <w:t xml:space="preserve">Gateway </w:t>
            </w:r>
            <w:r w:rsidR="00E55173">
              <w:t>M</w:t>
            </w:r>
            <w:r w:rsidR="00912F72">
              <w:t>anagement app</w:t>
            </w:r>
            <w:r>
              <w:t xml:space="preserve">. Update takes effect immediately for an already active profile. </w:t>
            </w:r>
            <w:r w:rsidR="00B702F5">
              <w:t xml:space="preserve"> Updates to an already active profile results in appropriate </w:t>
            </w:r>
            <w:proofErr w:type="spellStart"/>
            <w:r w:rsidR="00B702F5">
              <w:t>config</w:t>
            </w:r>
            <w:proofErr w:type="spellEnd"/>
            <w:r w:rsidR="00B702F5">
              <w:t xml:space="preserve"> file policy changes as needed,  </w:t>
            </w:r>
          </w:p>
        </w:tc>
      </w:tr>
      <w:tr w:rsidR="003B3FC4" w:rsidTr="00691939">
        <w:tc>
          <w:tcPr>
            <w:tcW w:w="2070" w:type="dxa"/>
          </w:tcPr>
          <w:p w:rsidR="003B3FC4" w:rsidRDefault="003B3FC4" w:rsidP="00CA187F">
            <w:pPr>
              <w:pStyle w:val="tableentry"/>
            </w:pPr>
            <w:r>
              <w:t>Delete profile</w:t>
            </w:r>
          </w:p>
        </w:tc>
        <w:tc>
          <w:tcPr>
            <w:tcW w:w="6480" w:type="dxa"/>
          </w:tcPr>
          <w:p w:rsidR="003B3FC4" w:rsidRDefault="003B3FC4" w:rsidP="00E14C37">
            <w:pPr>
              <w:pStyle w:val="tableentry"/>
            </w:pPr>
            <w:r>
              <w:t xml:space="preserve">Deletes an existing </w:t>
            </w:r>
            <w:r w:rsidR="00B702F5">
              <w:t xml:space="preserve">remote </w:t>
            </w:r>
            <w:r>
              <w:t xml:space="preserve">profile on the </w:t>
            </w:r>
            <w:r w:rsidR="00912F72">
              <w:t xml:space="preserve">Gateway </w:t>
            </w:r>
            <w:r w:rsidR="00E55173">
              <w:t>M</w:t>
            </w:r>
            <w:r w:rsidR="00912F72">
              <w:t>anagement app</w:t>
            </w:r>
            <w:r>
              <w:t xml:space="preserve">. Both active and inactive profiles can be deleted. Deleting a profile results in </w:t>
            </w:r>
            <w:r w:rsidR="00B702F5">
              <w:t xml:space="preserve">removing </w:t>
            </w:r>
            <w:r w:rsidR="00B270B2">
              <w:t>access</w:t>
            </w:r>
            <w:r w:rsidR="00B702F5">
              <w:t xml:space="preserve"> policy rules </w:t>
            </w:r>
            <w:r>
              <w:t xml:space="preserve">for that profile </w:t>
            </w:r>
            <w:r w:rsidR="00B702F5">
              <w:t xml:space="preserve">from the </w:t>
            </w:r>
            <w:proofErr w:type="spellStart"/>
            <w:r w:rsidR="00B702F5">
              <w:t>config</w:t>
            </w:r>
            <w:proofErr w:type="spellEnd"/>
            <w:r w:rsidR="00B702F5">
              <w:t xml:space="preserve"> file </w:t>
            </w:r>
            <w:r>
              <w:t xml:space="preserve">and </w:t>
            </w:r>
            <w:r w:rsidR="00957A25">
              <w:t xml:space="preserve">stopping of </w:t>
            </w:r>
            <w:r>
              <w:t xml:space="preserve">the associated </w:t>
            </w:r>
            <w:r w:rsidR="00D02600">
              <w:t>Connector</w:t>
            </w:r>
            <w:r w:rsidR="00E14C37">
              <w:t xml:space="preserve"> app</w:t>
            </w:r>
            <w:r>
              <w:t>.</w:t>
            </w:r>
            <w:r w:rsidR="00957A25">
              <w:t xml:space="preserve"> Deleted profile is removed from the persistent storage. </w:t>
            </w:r>
          </w:p>
        </w:tc>
      </w:tr>
      <w:tr w:rsidR="003B3FC4" w:rsidTr="00691939">
        <w:tc>
          <w:tcPr>
            <w:tcW w:w="2070" w:type="dxa"/>
          </w:tcPr>
          <w:p w:rsidR="003B3FC4" w:rsidRDefault="003B3FC4" w:rsidP="00CA187F">
            <w:pPr>
              <w:pStyle w:val="tableentry"/>
            </w:pPr>
            <w:r>
              <w:t>Deactivate profile</w:t>
            </w:r>
          </w:p>
        </w:tc>
        <w:tc>
          <w:tcPr>
            <w:tcW w:w="6480" w:type="dxa"/>
          </w:tcPr>
          <w:p w:rsidR="003B3FC4" w:rsidRDefault="003B3FC4" w:rsidP="00E55173">
            <w:pPr>
              <w:pStyle w:val="tableentry"/>
            </w:pPr>
            <w:r>
              <w:t xml:space="preserve">Deactivates a currently active </w:t>
            </w:r>
            <w:r w:rsidR="00957A25">
              <w:t>remote</w:t>
            </w:r>
            <w:r>
              <w:t xml:space="preserve"> profile on the </w:t>
            </w:r>
            <w:r w:rsidR="00E55173">
              <w:t>Gateway M</w:t>
            </w:r>
            <w:r w:rsidR="00912F72">
              <w:t>anagement app</w:t>
            </w:r>
            <w:r>
              <w:t xml:space="preserve">. </w:t>
            </w:r>
            <w:r w:rsidR="00D02600">
              <w:t>Connector</w:t>
            </w:r>
            <w:r w:rsidR="006A21B7">
              <w:t xml:space="preserve"> app</w:t>
            </w:r>
            <w:r w:rsidR="00957A25">
              <w:t xml:space="preserve"> Deactivating a profile results in removing </w:t>
            </w:r>
            <w:r w:rsidR="00B270B2">
              <w:t>access</w:t>
            </w:r>
            <w:r w:rsidR="00957A25">
              <w:t xml:space="preserve"> policy rules for that profile from the </w:t>
            </w:r>
            <w:proofErr w:type="spellStart"/>
            <w:r w:rsidR="00957A25">
              <w:t>config</w:t>
            </w:r>
            <w:proofErr w:type="spellEnd"/>
            <w:r w:rsidR="00957A25">
              <w:t xml:space="preserve"> file and stopping of the associated </w:t>
            </w:r>
            <w:r w:rsidR="00D02600">
              <w:t>Connector</w:t>
            </w:r>
            <w:r w:rsidR="006A21B7">
              <w:t xml:space="preserve"> app</w:t>
            </w:r>
            <w:r w:rsidR="00957A25">
              <w:t>.</w:t>
            </w:r>
          </w:p>
        </w:tc>
      </w:tr>
    </w:tbl>
    <w:p w:rsidR="00522FD8" w:rsidRDefault="008043AD" w:rsidP="008043AD">
      <w:pPr>
        <w:pStyle w:val="Heading4"/>
      </w:pPr>
      <w:r>
        <w:t>Create</w:t>
      </w:r>
      <w:r w:rsidR="00590EBD">
        <w:t xml:space="preserve"> </w:t>
      </w:r>
      <w:r w:rsidR="00691939">
        <w:t>p</w:t>
      </w:r>
      <w:r>
        <w:t>rofile</w:t>
      </w:r>
    </w:p>
    <w:p w:rsidR="00D143D7" w:rsidRDefault="009644C4" w:rsidP="00A1112A">
      <w:pPr>
        <w:pStyle w:val="body"/>
      </w:pPr>
      <w:r>
        <w:fldChar w:fldCharType="begin"/>
      </w:r>
      <w:r w:rsidR="00A1112A">
        <w:instrText xml:space="preserve"> REF _Ref371423565 \h </w:instrText>
      </w:r>
      <w:r>
        <w:fldChar w:fldCharType="separate"/>
      </w:r>
      <w:r w:rsidR="00AC331C">
        <w:t xml:space="preserve">Table </w:t>
      </w:r>
      <w:r w:rsidR="00AC331C">
        <w:rPr>
          <w:noProof/>
        </w:rPr>
        <w:t>2</w:t>
      </w:r>
      <w:r w:rsidR="00AC331C">
        <w:noBreakHyphen/>
      </w:r>
      <w:r w:rsidR="00AC331C">
        <w:rPr>
          <w:noProof/>
        </w:rPr>
        <w:t>2</w:t>
      </w:r>
      <w:r>
        <w:fldChar w:fldCharType="end"/>
      </w:r>
      <w:r w:rsidR="00A1112A">
        <w:t xml:space="preserve"> </w:t>
      </w:r>
      <w:r w:rsidR="00CA187F">
        <w:t xml:space="preserve">provides </w:t>
      </w:r>
      <w:r w:rsidR="00691939">
        <w:t xml:space="preserve">a </w:t>
      </w:r>
      <w:r w:rsidR="00CA187F">
        <w:t>functional definition for the Create</w:t>
      </w:r>
      <w:r w:rsidR="00590EBD">
        <w:t xml:space="preserve"> p</w:t>
      </w:r>
      <w:r w:rsidR="00CA187F">
        <w:t>rofile method.</w:t>
      </w:r>
      <w:r w:rsidR="00D143D7">
        <w:t xml:space="preserve"> </w:t>
      </w:r>
    </w:p>
    <w:p w:rsidR="008B6524" w:rsidRDefault="008B6524" w:rsidP="008B6524">
      <w:pPr>
        <w:pStyle w:val="notetext"/>
      </w:pPr>
      <w:r>
        <w:t>NOTE</w:t>
      </w:r>
    </w:p>
    <w:p w:rsidR="00940AE4" w:rsidRDefault="00691939" w:rsidP="008B6524">
      <w:pPr>
        <w:pStyle w:val="notetextbody"/>
      </w:pPr>
      <w:r>
        <w:t>The Gateway a</w:t>
      </w:r>
      <w:r w:rsidR="00940AE4">
        <w:t>pp will also store device apps unique name (lear</w:t>
      </w:r>
      <w:r>
        <w:t>ned</w:t>
      </w:r>
      <w:r w:rsidR="00940AE4">
        <w:t xml:space="preserve"> based on receiving announcements from these apps) as part of the profile data.</w:t>
      </w:r>
      <w:r w:rsidR="00957A25">
        <w:t xml:space="preserve"> This is </w:t>
      </w:r>
      <w:r>
        <w:t>required</w:t>
      </w:r>
      <w:r w:rsidR="00957A25">
        <w:t xml:space="preserve"> to create access policy rules for device apps in the </w:t>
      </w:r>
      <w:proofErr w:type="spellStart"/>
      <w:r w:rsidR="00957A25">
        <w:t>config</w:t>
      </w:r>
      <w:proofErr w:type="spellEnd"/>
      <w:r w:rsidR="00957A25">
        <w:t xml:space="preserve"> file. For </w:t>
      </w:r>
      <w:r>
        <w:t xml:space="preserve">a </w:t>
      </w:r>
      <w:r w:rsidR="00D02600">
        <w:t>Connector</w:t>
      </w:r>
      <w:r>
        <w:t xml:space="preserve"> a</w:t>
      </w:r>
      <w:r w:rsidR="001D6F45">
        <w:t>pp</w:t>
      </w:r>
      <w:r w:rsidR="00957A25">
        <w:t xml:space="preserve">, </w:t>
      </w:r>
      <w:r>
        <w:t xml:space="preserve">the </w:t>
      </w:r>
      <w:r w:rsidR="00957A25">
        <w:t xml:space="preserve">associated user id is used when creating </w:t>
      </w:r>
      <w:proofErr w:type="spellStart"/>
      <w:r w:rsidR="00957A25">
        <w:t>config</w:t>
      </w:r>
      <w:proofErr w:type="spellEnd"/>
      <w:r w:rsidR="00957A25">
        <w:t xml:space="preserve"> file policy rules.</w:t>
      </w:r>
    </w:p>
    <w:p w:rsidR="00CA187F" w:rsidRDefault="00CA187F" w:rsidP="00CA187F">
      <w:pPr>
        <w:pStyle w:val="Caption"/>
        <w:keepNext/>
      </w:pPr>
      <w:bookmarkStart w:id="98" w:name="_Ref371423565"/>
      <w:bookmarkStart w:id="99" w:name="_Toc404604628"/>
      <w:r>
        <w:t xml:space="preserve">Table </w:t>
      </w:r>
      <w:r w:rsidR="009644C4">
        <w:fldChar w:fldCharType="begin"/>
      </w:r>
      <w:r w:rsidR="00197080">
        <w:instrText xml:space="preserve"> STYLEREF 1 \s </w:instrText>
      </w:r>
      <w:r w:rsidR="009644C4">
        <w:fldChar w:fldCharType="separate"/>
      </w:r>
      <w:r w:rsidR="00AC331C">
        <w:rPr>
          <w:noProof/>
        </w:rPr>
        <w:t>2</w:t>
      </w:r>
      <w:r w:rsidR="009644C4">
        <w:rPr>
          <w:noProof/>
        </w:rPr>
        <w:fldChar w:fldCharType="end"/>
      </w:r>
      <w:r w:rsidR="0092121A">
        <w:noBreakHyphen/>
      </w:r>
      <w:r w:rsidR="009644C4">
        <w:fldChar w:fldCharType="begin"/>
      </w:r>
      <w:r w:rsidR="00197080">
        <w:instrText xml:space="preserve"> SEQ Table \* ARABIC \s 1 </w:instrText>
      </w:r>
      <w:r w:rsidR="009644C4">
        <w:fldChar w:fldCharType="separate"/>
      </w:r>
      <w:r w:rsidR="00AC331C">
        <w:rPr>
          <w:noProof/>
        </w:rPr>
        <w:t>2</w:t>
      </w:r>
      <w:r w:rsidR="009644C4">
        <w:rPr>
          <w:noProof/>
        </w:rPr>
        <w:fldChar w:fldCharType="end"/>
      </w:r>
      <w:bookmarkEnd w:id="98"/>
      <w:r>
        <w:t xml:space="preserve"> Create</w:t>
      </w:r>
      <w:r w:rsidR="00691939">
        <w:t xml:space="preserve"> profile m</w:t>
      </w:r>
      <w:r>
        <w:t>ethod</w:t>
      </w:r>
      <w:bookmarkEnd w:id="99"/>
    </w:p>
    <w:tbl>
      <w:tblPr>
        <w:tblStyle w:val="TableQIS"/>
        <w:tblW w:w="8550" w:type="dxa"/>
        <w:tblInd w:w="835" w:type="dxa"/>
        <w:tblLook w:val="04A0"/>
      </w:tblPr>
      <w:tblGrid>
        <w:gridCol w:w="1591"/>
        <w:gridCol w:w="2520"/>
        <w:gridCol w:w="981"/>
        <w:gridCol w:w="3458"/>
      </w:tblGrid>
      <w:tr w:rsidR="00522FD8" w:rsidTr="00691939">
        <w:trPr>
          <w:cnfStyle w:val="100000000000"/>
        </w:trPr>
        <w:tc>
          <w:tcPr>
            <w:tcW w:w="1591" w:type="dxa"/>
            <w:vMerge w:val="restart"/>
          </w:tcPr>
          <w:p w:rsidR="00522FD8" w:rsidRDefault="00522FD8" w:rsidP="00590EBD">
            <w:pPr>
              <w:pStyle w:val="tableheading"/>
            </w:pPr>
            <w:r>
              <w:t xml:space="preserve">Method </w:t>
            </w:r>
          </w:p>
        </w:tc>
        <w:tc>
          <w:tcPr>
            <w:tcW w:w="6959" w:type="dxa"/>
            <w:gridSpan w:val="3"/>
          </w:tcPr>
          <w:p w:rsidR="00522FD8" w:rsidRDefault="00522FD8" w:rsidP="00C55481">
            <w:pPr>
              <w:pStyle w:val="tableheading"/>
              <w:jc w:val="center"/>
            </w:pPr>
            <w:r>
              <w:t>Parameters</w:t>
            </w:r>
          </w:p>
        </w:tc>
      </w:tr>
      <w:tr w:rsidR="00522FD8" w:rsidTr="00691939">
        <w:tc>
          <w:tcPr>
            <w:tcW w:w="1591" w:type="dxa"/>
            <w:vMerge/>
          </w:tcPr>
          <w:p w:rsidR="00522FD8" w:rsidRDefault="00522FD8" w:rsidP="00C55481">
            <w:pPr>
              <w:pStyle w:val="tableheading"/>
            </w:pPr>
          </w:p>
        </w:tc>
        <w:tc>
          <w:tcPr>
            <w:tcW w:w="2520" w:type="dxa"/>
          </w:tcPr>
          <w:p w:rsidR="00522FD8" w:rsidRDefault="00522FD8" w:rsidP="00C55481">
            <w:pPr>
              <w:pStyle w:val="tableheading"/>
            </w:pPr>
            <w:r>
              <w:t>Parameter Name</w:t>
            </w:r>
          </w:p>
        </w:tc>
        <w:tc>
          <w:tcPr>
            <w:tcW w:w="981" w:type="dxa"/>
          </w:tcPr>
          <w:p w:rsidR="00522FD8" w:rsidRDefault="00522FD8" w:rsidP="00C55481">
            <w:pPr>
              <w:pStyle w:val="tableheading"/>
            </w:pPr>
            <w:r>
              <w:t>In/Out</w:t>
            </w:r>
          </w:p>
        </w:tc>
        <w:tc>
          <w:tcPr>
            <w:tcW w:w="3458" w:type="dxa"/>
          </w:tcPr>
          <w:p w:rsidR="00522FD8" w:rsidRDefault="00522FD8" w:rsidP="00C55481">
            <w:pPr>
              <w:pStyle w:val="tableheading"/>
            </w:pPr>
            <w:r>
              <w:t>Description</w:t>
            </w:r>
          </w:p>
        </w:tc>
      </w:tr>
      <w:tr w:rsidR="00522FD8" w:rsidRPr="00522FD8" w:rsidTr="00691939">
        <w:tc>
          <w:tcPr>
            <w:tcW w:w="1591" w:type="dxa"/>
          </w:tcPr>
          <w:p w:rsidR="00522FD8" w:rsidRDefault="00522FD8" w:rsidP="00C55481">
            <w:pPr>
              <w:pStyle w:val="tableentry"/>
            </w:pPr>
            <w:r>
              <w:t>Create</w:t>
            </w:r>
            <w:r w:rsidR="00590EBD">
              <w:t xml:space="preserve"> p</w:t>
            </w:r>
            <w:r>
              <w:t>rofile</w:t>
            </w:r>
          </w:p>
        </w:tc>
        <w:tc>
          <w:tcPr>
            <w:tcW w:w="2520" w:type="dxa"/>
          </w:tcPr>
          <w:p w:rsidR="00522FD8" w:rsidRDefault="0078592C" w:rsidP="00C55481">
            <w:pPr>
              <w:pStyle w:val="tableentry"/>
            </w:pPr>
            <w:r>
              <w:t>Profile n</w:t>
            </w:r>
            <w:r w:rsidR="00522FD8" w:rsidRPr="00522FD8">
              <w:t>ame</w:t>
            </w:r>
          </w:p>
        </w:tc>
        <w:tc>
          <w:tcPr>
            <w:tcW w:w="981" w:type="dxa"/>
          </w:tcPr>
          <w:p w:rsidR="00522FD8" w:rsidRDefault="00522FD8" w:rsidP="00C55481">
            <w:pPr>
              <w:pStyle w:val="tableentry"/>
            </w:pPr>
            <w:r>
              <w:t>In</w:t>
            </w:r>
          </w:p>
        </w:tc>
        <w:tc>
          <w:tcPr>
            <w:tcW w:w="3458" w:type="dxa"/>
          </w:tcPr>
          <w:p w:rsidR="00522FD8" w:rsidRDefault="0078592C" w:rsidP="0078592C">
            <w:pPr>
              <w:pStyle w:val="tableentry"/>
            </w:pPr>
            <w:r>
              <w:t>Name given to the service provider profile</w:t>
            </w:r>
            <w:r w:rsidR="00A633F2">
              <w:t xml:space="preserve"> (by the user)</w:t>
            </w:r>
            <w:r w:rsidR="006A21B7">
              <w:t>.</w:t>
            </w:r>
          </w:p>
        </w:tc>
      </w:tr>
      <w:tr w:rsidR="00D812B8" w:rsidRPr="00522FD8" w:rsidTr="00691939">
        <w:tc>
          <w:tcPr>
            <w:tcW w:w="1591" w:type="dxa"/>
          </w:tcPr>
          <w:p w:rsidR="00D812B8" w:rsidRDefault="00D812B8" w:rsidP="00C55481">
            <w:pPr>
              <w:pStyle w:val="tableentry"/>
            </w:pPr>
          </w:p>
        </w:tc>
        <w:tc>
          <w:tcPr>
            <w:tcW w:w="2520" w:type="dxa"/>
          </w:tcPr>
          <w:p w:rsidR="00D812B8" w:rsidRDefault="00D02600" w:rsidP="00C55481">
            <w:pPr>
              <w:pStyle w:val="tableentry"/>
            </w:pPr>
            <w:r>
              <w:t>Connector</w:t>
            </w:r>
            <w:r w:rsidR="001D6F45">
              <w:t xml:space="preserve"> App</w:t>
            </w:r>
            <w:r w:rsidR="00D812B8">
              <w:t xml:space="preserve"> Name</w:t>
            </w:r>
          </w:p>
        </w:tc>
        <w:tc>
          <w:tcPr>
            <w:tcW w:w="981" w:type="dxa"/>
          </w:tcPr>
          <w:p w:rsidR="00D812B8" w:rsidRDefault="00A87DDA" w:rsidP="00C55481">
            <w:pPr>
              <w:pStyle w:val="tableentry"/>
            </w:pPr>
            <w:r>
              <w:t>In</w:t>
            </w:r>
          </w:p>
        </w:tc>
        <w:tc>
          <w:tcPr>
            <w:tcW w:w="3458" w:type="dxa"/>
          </w:tcPr>
          <w:p w:rsidR="00D812B8" w:rsidRDefault="00D812B8" w:rsidP="006A21B7">
            <w:pPr>
              <w:pStyle w:val="tableentry"/>
            </w:pPr>
            <w:r>
              <w:t>Application name for</w:t>
            </w:r>
            <w:r w:rsidR="006A21B7">
              <w:t xml:space="preserve"> the </w:t>
            </w:r>
            <w:r w:rsidR="00D02600">
              <w:t>Connector</w:t>
            </w:r>
            <w:r w:rsidR="006A21B7">
              <w:t xml:space="preserve"> app associated with the profile.</w:t>
            </w:r>
          </w:p>
        </w:tc>
      </w:tr>
      <w:tr w:rsidR="003D6081" w:rsidRPr="00522FD8" w:rsidTr="00691939">
        <w:tc>
          <w:tcPr>
            <w:tcW w:w="1591" w:type="dxa"/>
          </w:tcPr>
          <w:p w:rsidR="003D6081" w:rsidRDefault="003D6081" w:rsidP="00C55481">
            <w:pPr>
              <w:pStyle w:val="tableentry"/>
            </w:pPr>
          </w:p>
        </w:tc>
        <w:tc>
          <w:tcPr>
            <w:tcW w:w="2520" w:type="dxa"/>
          </w:tcPr>
          <w:p w:rsidR="003D6081" w:rsidRPr="00522FD8" w:rsidRDefault="00D02600" w:rsidP="00D812B8">
            <w:pPr>
              <w:pStyle w:val="tableentry"/>
            </w:pPr>
            <w:r>
              <w:t>Connector</w:t>
            </w:r>
            <w:r w:rsidR="001D6F45">
              <w:t xml:space="preserve"> </w:t>
            </w:r>
            <w:r w:rsidR="003D6081">
              <w:t xml:space="preserve"> Id</w:t>
            </w:r>
          </w:p>
        </w:tc>
        <w:tc>
          <w:tcPr>
            <w:tcW w:w="981" w:type="dxa"/>
          </w:tcPr>
          <w:p w:rsidR="003D6081" w:rsidRDefault="003D6081" w:rsidP="00C55481">
            <w:pPr>
              <w:pStyle w:val="tableentry"/>
            </w:pPr>
            <w:r>
              <w:t>In</w:t>
            </w:r>
          </w:p>
        </w:tc>
        <w:tc>
          <w:tcPr>
            <w:tcW w:w="3458" w:type="dxa"/>
          </w:tcPr>
          <w:p w:rsidR="003D6081" w:rsidRDefault="00723990" w:rsidP="00957A25">
            <w:pPr>
              <w:pStyle w:val="tableentry"/>
            </w:pPr>
            <w:r>
              <w:t xml:space="preserve">Unique </w:t>
            </w:r>
            <w:proofErr w:type="spellStart"/>
            <w:r>
              <w:t>idetifier</w:t>
            </w:r>
            <w:proofErr w:type="spellEnd"/>
            <w:r w:rsidR="003D6081">
              <w:t xml:space="preserve"> for </w:t>
            </w:r>
            <w:r w:rsidR="006A21B7">
              <w:t xml:space="preserve">the </w:t>
            </w:r>
            <w:r w:rsidR="00D02600">
              <w:t>Connector</w:t>
            </w:r>
            <w:r w:rsidR="006A21B7">
              <w:t xml:space="preserve"> app associated with the profile.</w:t>
            </w:r>
          </w:p>
        </w:tc>
      </w:tr>
      <w:tr w:rsidR="00A05C6E" w:rsidRPr="00522FD8" w:rsidTr="00691939">
        <w:tc>
          <w:tcPr>
            <w:tcW w:w="1591" w:type="dxa"/>
          </w:tcPr>
          <w:p w:rsidR="00A05C6E" w:rsidRDefault="00A05C6E" w:rsidP="00C55481">
            <w:pPr>
              <w:pStyle w:val="tableentry"/>
            </w:pPr>
          </w:p>
        </w:tc>
        <w:tc>
          <w:tcPr>
            <w:tcW w:w="2520" w:type="dxa"/>
          </w:tcPr>
          <w:p w:rsidR="00A05C6E" w:rsidRDefault="00A05C6E" w:rsidP="00A05C6E">
            <w:pPr>
              <w:pStyle w:val="tableentry"/>
            </w:pPr>
            <w:r>
              <w:t>List &lt;Exposed services&gt;</w:t>
            </w:r>
          </w:p>
        </w:tc>
        <w:tc>
          <w:tcPr>
            <w:tcW w:w="981" w:type="dxa"/>
          </w:tcPr>
          <w:p w:rsidR="00A05C6E" w:rsidRDefault="00A05C6E" w:rsidP="00C55481">
            <w:pPr>
              <w:pStyle w:val="tableentry"/>
            </w:pPr>
          </w:p>
        </w:tc>
        <w:tc>
          <w:tcPr>
            <w:tcW w:w="3458" w:type="dxa"/>
          </w:tcPr>
          <w:p w:rsidR="00A05C6E" w:rsidRDefault="004E1AE4" w:rsidP="006A21B7">
            <w:pPr>
              <w:pStyle w:val="tableentry"/>
            </w:pPr>
            <w:r>
              <w:t xml:space="preserve">List of </w:t>
            </w:r>
            <w:proofErr w:type="spellStart"/>
            <w:r w:rsidR="00531F19">
              <w:t>AllJoyn</w:t>
            </w:r>
            <w:proofErr w:type="spellEnd"/>
            <w:r>
              <w:t xml:space="preserve"> services provided by </w:t>
            </w:r>
            <w:r w:rsidR="000D7578">
              <w:t xml:space="preserve">the </w:t>
            </w:r>
            <w:r w:rsidR="00D02600">
              <w:t>Connector</w:t>
            </w:r>
            <w:r w:rsidR="006A21B7">
              <w:t xml:space="preserve"> app</w:t>
            </w:r>
            <w:r>
              <w:t xml:space="preserve"> </w:t>
            </w:r>
            <w:r w:rsidR="006A21B7">
              <w:t>that</w:t>
            </w:r>
            <w:r>
              <w:t xml:space="preserve"> are being exposed for access </w:t>
            </w:r>
            <w:r w:rsidR="00984709">
              <w:t>by devices on</w:t>
            </w:r>
            <w:r>
              <w:t xml:space="preserve"> the proximal network.</w:t>
            </w:r>
          </w:p>
        </w:tc>
      </w:tr>
      <w:tr w:rsidR="00346C6C" w:rsidRPr="00522FD8" w:rsidTr="00691939">
        <w:tc>
          <w:tcPr>
            <w:tcW w:w="1591" w:type="dxa"/>
          </w:tcPr>
          <w:p w:rsidR="00346C6C" w:rsidRDefault="00346C6C" w:rsidP="00C55481">
            <w:pPr>
              <w:pStyle w:val="tableentry"/>
            </w:pPr>
          </w:p>
        </w:tc>
        <w:tc>
          <w:tcPr>
            <w:tcW w:w="2520" w:type="dxa"/>
          </w:tcPr>
          <w:p w:rsidR="00346C6C" w:rsidRDefault="00346C6C" w:rsidP="00C105B9">
            <w:pPr>
              <w:pStyle w:val="tableentry"/>
            </w:pPr>
            <w:r>
              <w:t xml:space="preserve">   Object path</w:t>
            </w:r>
          </w:p>
        </w:tc>
        <w:tc>
          <w:tcPr>
            <w:tcW w:w="981" w:type="dxa"/>
          </w:tcPr>
          <w:p w:rsidR="00346C6C" w:rsidRDefault="00346C6C" w:rsidP="00C105B9">
            <w:pPr>
              <w:pStyle w:val="tableentry"/>
            </w:pPr>
            <w:r>
              <w:t xml:space="preserve">In </w:t>
            </w:r>
          </w:p>
        </w:tc>
        <w:tc>
          <w:tcPr>
            <w:tcW w:w="3458" w:type="dxa"/>
          </w:tcPr>
          <w:p w:rsidR="00346C6C" w:rsidRDefault="00346C6C" w:rsidP="00C105B9">
            <w:pPr>
              <w:pStyle w:val="tableentry"/>
            </w:pPr>
            <w:r>
              <w:t>Object path for the object implementing the listed interfaces. A wild card “*” means listed interfaces can be accessed at any object path.</w:t>
            </w:r>
          </w:p>
        </w:tc>
      </w:tr>
      <w:tr w:rsidR="00346C6C" w:rsidRPr="00522FD8" w:rsidTr="00691939">
        <w:tc>
          <w:tcPr>
            <w:tcW w:w="1591" w:type="dxa"/>
          </w:tcPr>
          <w:p w:rsidR="00346C6C" w:rsidRDefault="00346C6C" w:rsidP="00C55481">
            <w:pPr>
              <w:pStyle w:val="tableentry"/>
            </w:pPr>
          </w:p>
        </w:tc>
        <w:tc>
          <w:tcPr>
            <w:tcW w:w="2520" w:type="dxa"/>
          </w:tcPr>
          <w:p w:rsidR="00346C6C" w:rsidRDefault="00346C6C" w:rsidP="00C105B9">
            <w:pPr>
              <w:pStyle w:val="tableentry"/>
            </w:pPr>
            <w:r>
              <w:t xml:space="preserve">    </w:t>
            </w:r>
            <w:proofErr w:type="spellStart"/>
            <w:r>
              <w:t>isPrefix</w:t>
            </w:r>
            <w:proofErr w:type="spellEnd"/>
          </w:p>
        </w:tc>
        <w:tc>
          <w:tcPr>
            <w:tcW w:w="981" w:type="dxa"/>
          </w:tcPr>
          <w:p w:rsidR="00346C6C" w:rsidRDefault="00346C6C" w:rsidP="00C105B9">
            <w:pPr>
              <w:pStyle w:val="tableentry"/>
            </w:pPr>
            <w:r>
              <w:t>In</w:t>
            </w:r>
          </w:p>
        </w:tc>
        <w:tc>
          <w:tcPr>
            <w:tcW w:w="3458" w:type="dxa"/>
          </w:tcPr>
          <w:p w:rsidR="00346C6C" w:rsidRDefault="00346C6C" w:rsidP="00C105B9">
            <w:pPr>
              <w:pStyle w:val="tableentry"/>
            </w:pPr>
            <w:r>
              <w:t xml:space="preserve">Indicates whether the Object path parameter is a prefix to an object path or a complete object path. </w:t>
            </w:r>
          </w:p>
        </w:tc>
      </w:tr>
      <w:tr w:rsidR="00346C6C" w:rsidRPr="00522FD8" w:rsidTr="00691939">
        <w:tc>
          <w:tcPr>
            <w:tcW w:w="1591" w:type="dxa"/>
          </w:tcPr>
          <w:p w:rsidR="00346C6C" w:rsidRDefault="00346C6C" w:rsidP="00C55481">
            <w:pPr>
              <w:pStyle w:val="tableentry"/>
            </w:pPr>
          </w:p>
        </w:tc>
        <w:tc>
          <w:tcPr>
            <w:tcW w:w="2520" w:type="dxa"/>
          </w:tcPr>
          <w:p w:rsidR="00346C6C" w:rsidRDefault="00346C6C" w:rsidP="00C105B9">
            <w:pPr>
              <w:pStyle w:val="tableentry"/>
            </w:pPr>
            <w:r>
              <w:t xml:space="preserve">    List &lt;Interface name&gt;</w:t>
            </w:r>
          </w:p>
        </w:tc>
        <w:tc>
          <w:tcPr>
            <w:tcW w:w="981" w:type="dxa"/>
          </w:tcPr>
          <w:p w:rsidR="00346C6C" w:rsidRDefault="00346C6C" w:rsidP="00C105B9">
            <w:pPr>
              <w:pStyle w:val="tableentry"/>
            </w:pPr>
            <w:r>
              <w:t>In</w:t>
            </w:r>
          </w:p>
        </w:tc>
        <w:tc>
          <w:tcPr>
            <w:tcW w:w="3458" w:type="dxa"/>
          </w:tcPr>
          <w:p w:rsidR="00346C6C" w:rsidRDefault="00346C6C" w:rsidP="00E14C37">
            <w:pPr>
              <w:pStyle w:val="tableentry"/>
            </w:pPr>
            <w:r>
              <w:t xml:space="preserve">List of exposed </w:t>
            </w:r>
            <w:proofErr w:type="spellStart"/>
            <w:r>
              <w:t>AllJoyn</w:t>
            </w:r>
            <w:proofErr w:type="spellEnd"/>
            <w:r>
              <w:t xml:space="preserve"> interfaces by the </w:t>
            </w:r>
            <w:r w:rsidR="00D02600">
              <w:t>Connector</w:t>
            </w:r>
            <w:r>
              <w:t xml:space="preserve"> app. A wild card “*” means all interfaces implemented by the object path are exposed.</w:t>
            </w:r>
          </w:p>
        </w:tc>
      </w:tr>
      <w:tr w:rsidR="00A05C6E" w:rsidRPr="00522FD8" w:rsidTr="00691939">
        <w:tc>
          <w:tcPr>
            <w:tcW w:w="1591" w:type="dxa"/>
          </w:tcPr>
          <w:p w:rsidR="00A05C6E" w:rsidRDefault="00A05C6E" w:rsidP="00C55481">
            <w:pPr>
              <w:pStyle w:val="tableentry"/>
            </w:pPr>
          </w:p>
        </w:tc>
        <w:tc>
          <w:tcPr>
            <w:tcW w:w="2520" w:type="dxa"/>
          </w:tcPr>
          <w:p w:rsidR="00A05C6E" w:rsidRDefault="00A05C6E" w:rsidP="00157316">
            <w:pPr>
              <w:pStyle w:val="tableentry"/>
            </w:pPr>
            <w:r>
              <w:t>L</w:t>
            </w:r>
            <w:r w:rsidRPr="00522FD8">
              <w:t>ist &lt;</w:t>
            </w:r>
            <w:proofErr w:type="spellStart"/>
            <w:r>
              <w:t>Remoted</w:t>
            </w:r>
            <w:proofErr w:type="spellEnd"/>
            <w:r>
              <w:t xml:space="preserve"> Apps</w:t>
            </w:r>
            <w:r w:rsidRPr="00522FD8">
              <w:t>&gt;</w:t>
            </w:r>
          </w:p>
        </w:tc>
        <w:tc>
          <w:tcPr>
            <w:tcW w:w="981" w:type="dxa"/>
          </w:tcPr>
          <w:p w:rsidR="00A05C6E" w:rsidRDefault="00A05C6E" w:rsidP="00C55481">
            <w:pPr>
              <w:pStyle w:val="tableentry"/>
            </w:pPr>
          </w:p>
        </w:tc>
        <w:tc>
          <w:tcPr>
            <w:tcW w:w="3458" w:type="dxa"/>
          </w:tcPr>
          <w:p w:rsidR="00A05C6E" w:rsidRDefault="00A05C6E" w:rsidP="00E14C37">
            <w:pPr>
              <w:pStyle w:val="tableentry"/>
            </w:pPr>
            <w:r>
              <w:t xml:space="preserve">Profile includes information on the list of </w:t>
            </w:r>
            <w:proofErr w:type="spellStart"/>
            <w:r w:rsidR="00531F19">
              <w:t>AllJoyn</w:t>
            </w:r>
            <w:proofErr w:type="spellEnd"/>
            <w:r>
              <w:t xml:space="preserve"> apps </w:t>
            </w:r>
            <w:r w:rsidR="00E14C37">
              <w:t xml:space="preserve">that are </w:t>
            </w:r>
            <w:r>
              <w:t xml:space="preserve">being </w:t>
            </w:r>
            <w:proofErr w:type="spellStart"/>
            <w:r>
              <w:t>remoted</w:t>
            </w:r>
            <w:proofErr w:type="spellEnd"/>
            <w:r>
              <w:t xml:space="preserve"> </w:t>
            </w:r>
            <w:r w:rsidR="009D05A1">
              <w:t xml:space="preserve">(allowed for remote access) </w:t>
            </w:r>
            <w:r>
              <w:t>as part of this profile.</w:t>
            </w:r>
          </w:p>
        </w:tc>
      </w:tr>
      <w:tr w:rsidR="00A05C6E" w:rsidRPr="00522FD8" w:rsidTr="00691939">
        <w:tc>
          <w:tcPr>
            <w:tcW w:w="1591" w:type="dxa"/>
          </w:tcPr>
          <w:p w:rsidR="00A05C6E" w:rsidRDefault="00A05C6E" w:rsidP="00C55481">
            <w:pPr>
              <w:pStyle w:val="tableentry"/>
            </w:pPr>
          </w:p>
        </w:tc>
        <w:tc>
          <w:tcPr>
            <w:tcW w:w="2520" w:type="dxa"/>
          </w:tcPr>
          <w:p w:rsidR="00A05C6E" w:rsidRPr="00522FD8" w:rsidRDefault="00A05C6E" w:rsidP="00C55481">
            <w:pPr>
              <w:pStyle w:val="tableentry"/>
            </w:pPr>
            <w:r>
              <w:t xml:space="preserve">   Device Id</w:t>
            </w:r>
          </w:p>
        </w:tc>
        <w:tc>
          <w:tcPr>
            <w:tcW w:w="981" w:type="dxa"/>
          </w:tcPr>
          <w:p w:rsidR="00A05C6E" w:rsidRDefault="00A05C6E" w:rsidP="00C55481">
            <w:pPr>
              <w:pStyle w:val="tableentry"/>
            </w:pPr>
            <w:r>
              <w:t>In</w:t>
            </w:r>
          </w:p>
        </w:tc>
        <w:tc>
          <w:tcPr>
            <w:tcW w:w="3458" w:type="dxa"/>
          </w:tcPr>
          <w:p w:rsidR="00A05C6E" w:rsidRDefault="00A05C6E" w:rsidP="006A21B7">
            <w:pPr>
              <w:pStyle w:val="tableentry"/>
            </w:pPr>
            <w:r>
              <w:t xml:space="preserve">Unique device Id from the About </w:t>
            </w:r>
            <w:r w:rsidR="006A21B7">
              <w:t>feature</w:t>
            </w:r>
            <w:r>
              <w:t>.</w:t>
            </w:r>
          </w:p>
        </w:tc>
      </w:tr>
      <w:tr w:rsidR="00A05C6E" w:rsidRPr="00522FD8" w:rsidTr="00691939">
        <w:tc>
          <w:tcPr>
            <w:tcW w:w="1591" w:type="dxa"/>
          </w:tcPr>
          <w:p w:rsidR="00A05C6E" w:rsidRDefault="00A05C6E" w:rsidP="00C55481">
            <w:pPr>
              <w:pStyle w:val="tableentry"/>
            </w:pPr>
          </w:p>
        </w:tc>
        <w:tc>
          <w:tcPr>
            <w:tcW w:w="2520" w:type="dxa"/>
          </w:tcPr>
          <w:p w:rsidR="00A05C6E" w:rsidRDefault="00A05C6E" w:rsidP="00C55481">
            <w:pPr>
              <w:pStyle w:val="tableentry"/>
            </w:pPr>
            <w:r>
              <w:t xml:space="preserve">   App Id</w:t>
            </w:r>
          </w:p>
        </w:tc>
        <w:tc>
          <w:tcPr>
            <w:tcW w:w="981" w:type="dxa"/>
          </w:tcPr>
          <w:p w:rsidR="00A05C6E" w:rsidRDefault="00A05C6E" w:rsidP="00C55481">
            <w:pPr>
              <w:pStyle w:val="tableentry"/>
            </w:pPr>
            <w:r>
              <w:t>In</w:t>
            </w:r>
          </w:p>
        </w:tc>
        <w:tc>
          <w:tcPr>
            <w:tcW w:w="3458" w:type="dxa"/>
          </w:tcPr>
          <w:p w:rsidR="00A05C6E" w:rsidRDefault="00A05C6E" w:rsidP="006A21B7">
            <w:pPr>
              <w:pStyle w:val="tableentry"/>
            </w:pPr>
            <w:r>
              <w:t xml:space="preserve">Unique app Id from the About </w:t>
            </w:r>
            <w:r w:rsidR="006A21B7">
              <w:t>feature</w:t>
            </w:r>
            <w:r>
              <w:t>.</w:t>
            </w:r>
          </w:p>
        </w:tc>
      </w:tr>
      <w:tr w:rsidR="00A05C6E" w:rsidRPr="00522FD8" w:rsidTr="00691939">
        <w:tc>
          <w:tcPr>
            <w:tcW w:w="1591" w:type="dxa"/>
          </w:tcPr>
          <w:p w:rsidR="00A05C6E" w:rsidRDefault="00A05C6E" w:rsidP="00C55481">
            <w:pPr>
              <w:pStyle w:val="tableentry"/>
            </w:pPr>
          </w:p>
        </w:tc>
        <w:tc>
          <w:tcPr>
            <w:tcW w:w="2520" w:type="dxa"/>
          </w:tcPr>
          <w:p w:rsidR="00A05C6E" w:rsidRDefault="00A05C6E" w:rsidP="00C55481">
            <w:pPr>
              <w:pStyle w:val="tableentry"/>
            </w:pPr>
            <w:r>
              <w:t xml:space="preserve">   List &lt;Interface info&gt;</w:t>
            </w:r>
          </w:p>
        </w:tc>
        <w:tc>
          <w:tcPr>
            <w:tcW w:w="981" w:type="dxa"/>
          </w:tcPr>
          <w:p w:rsidR="00A05C6E" w:rsidRDefault="00A05C6E" w:rsidP="00C55481">
            <w:pPr>
              <w:pStyle w:val="tableentry"/>
            </w:pPr>
          </w:p>
        </w:tc>
        <w:tc>
          <w:tcPr>
            <w:tcW w:w="3458" w:type="dxa"/>
          </w:tcPr>
          <w:p w:rsidR="00A05C6E" w:rsidRDefault="00A05C6E" w:rsidP="00E14C37">
            <w:pPr>
              <w:pStyle w:val="tableentry"/>
            </w:pPr>
            <w:r>
              <w:t xml:space="preserve">For each app, profile specifies list of </w:t>
            </w:r>
            <w:proofErr w:type="spellStart"/>
            <w:r w:rsidR="00531F19">
              <w:t>AllJoyn</w:t>
            </w:r>
            <w:proofErr w:type="spellEnd"/>
            <w:r>
              <w:t xml:space="preserve"> interfaces </w:t>
            </w:r>
            <w:r w:rsidR="00E14C37">
              <w:t>that</w:t>
            </w:r>
            <w:r>
              <w:t xml:space="preserve"> are being </w:t>
            </w:r>
            <w:proofErr w:type="spellStart"/>
            <w:r>
              <w:t>remoted</w:t>
            </w:r>
            <w:proofErr w:type="spellEnd"/>
            <w:r>
              <w:t>.</w:t>
            </w:r>
          </w:p>
        </w:tc>
      </w:tr>
      <w:tr w:rsidR="00346C6C" w:rsidRPr="00522FD8" w:rsidTr="00691939">
        <w:tc>
          <w:tcPr>
            <w:tcW w:w="1591" w:type="dxa"/>
          </w:tcPr>
          <w:p w:rsidR="00346C6C" w:rsidRDefault="00346C6C" w:rsidP="00C55481">
            <w:pPr>
              <w:pStyle w:val="tableentry"/>
            </w:pPr>
          </w:p>
        </w:tc>
        <w:tc>
          <w:tcPr>
            <w:tcW w:w="2520" w:type="dxa"/>
          </w:tcPr>
          <w:p w:rsidR="00346C6C" w:rsidRDefault="00346C6C" w:rsidP="00C55481">
            <w:pPr>
              <w:pStyle w:val="tableentry"/>
            </w:pPr>
            <w:r>
              <w:t xml:space="preserve">       Object path</w:t>
            </w:r>
          </w:p>
        </w:tc>
        <w:tc>
          <w:tcPr>
            <w:tcW w:w="981" w:type="dxa"/>
          </w:tcPr>
          <w:p w:rsidR="00346C6C" w:rsidRDefault="00346C6C" w:rsidP="00C105B9">
            <w:pPr>
              <w:pStyle w:val="tableentry"/>
            </w:pPr>
            <w:r>
              <w:t xml:space="preserve">In </w:t>
            </w:r>
          </w:p>
        </w:tc>
        <w:tc>
          <w:tcPr>
            <w:tcW w:w="3458" w:type="dxa"/>
          </w:tcPr>
          <w:p w:rsidR="00346C6C" w:rsidRDefault="00346C6C" w:rsidP="00C105B9">
            <w:pPr>
              <w:pStyle w:val="tableentry"/>
            </w:pPr>
            <w:r>
              <w:t>Object path for the object implementing the listed interfaces. A wild card “*” means listed interfaces can be accessed at any object path.</w:t>
            </w:r>
          </w:p>
        </w:tc>
      </w:tr>
      <w:tr w:rsidR="00346C6C" w:rsidRPr="00522FD8" w:rsidTr="00C105B9">
        <w:tc>
          <w:tcPr>
            <w:tcW w:w="1591" w:type="dxa"/>
          </w:tcPr>
          <w:p w:rsidR="00346C6C" w:rsidRDefault="00346C6C" w:rsidP="00C105B9">
            <w:pPr>
              <w:pStyle w:val="tableentry"/>
            </w:pPr>
          </w:p>
        </w:tc>
        <w:tc>
          <w:tcPr>
            <w:tcW w:w="2520" w:type="dxa"/>
          </w:tcPr>
          <w:p w:rsidR="00346C6C" w:rsidRDefault="00346C6C" w:rsidP="00C105B9">
            <w:pPr>
              <w:pStyle w:val="tableentry"/>
            </w:pPr>
            <w:r>
              <w:t xml:space="preserve">       </w:t>
            </w:r>
            <w:proofErr w:type="spellStart"/>
            <w:r>
              <w:t>isPrefix</w:t>
            </w:r>
            <w:proofErr w:type="spellEnd"/>
          </w:p>
        </w:tc>
        <w:tc>
          <w:tcPr>
            <w:tcW w:w="981" w:type="dxa"/>
          </w:tcPr>
          <w:p w:rsidR="00346C6C" w:rsidRDefault="00346C6C" w:rsidP="00C105B9">
            <w:pPr>
              <w:pStyle w:val="tableentry"/>
            </w:pPr>
            <w:r>
              <w:t>In</w:t>
            </w:r>
          </w:p>
        </w:tc>
        <w:tc>
          <w:tcPr>
            <w:tcW w:w="3458" w:type="dxa"/>
          </w:tcPr>
          <w:p w:rsidR="00346C6C" w:rsidRDefault="00346C6C" w:rsidP="00C105B9">
            <w:pPr>
              <w:pStyle w:val="tableentry"/>
            </w:pPr>
            <w:r>
              <w:t xml:space="preserve">Indicates whether the Object path parameter is a prefix to an object path or a complete object path. </w:t>
            </w:r>
          </w:p>
        </w:tc>
      </w:tr>
      <w:tr w:rsidR="00346C6C" w:rsidRPr="00522FD8" w:rsidTr="00C105B9">
        <w:tc>
          <w:tcPr>
            <w:tcW w:w="1591" w:type="dxa"/>
          </w:tcPr>
          <w:p w:rsidR="00346C6C" w:rsidRDefault="00346C6C" w:rsidP="00C105B9">
            <w:pPr>
              <w:pStyle w:val="tableentry"/>
            </w:pPr>
          </w:p>
        </w:tc>
        <w:tc>
          <w:tcPr>
            <w:tcW w:w="2520" w:type="dxa"/>
          </w:tcPr>
          <w:p w:rsidR="00346C6C" w:rsidRDefault="00346C6C" w:rsidP="00C105B9">
            <w:pPr>
              <w:pStyle w:val="tableentry"/>
            </w:pPr>
            <w:r>
              <w:t xml:space="preserve">       List &lt;Interface name&gt;</w:t>
            </w:r>
          </w:p>
        </w:tc>
        <w:tc>
          <w:tcPr>
            <w:tcW w:w="981" w:type="dxa"/>
          </w:tcPr>
          <w:p w:rsidR="00346C6C" w:rsidRDefault="00346C6C" w:rsidP="00C105B9">
            <w:pPr>
              <w:pStyle w:val="tableentry"/>
            </w:pPr>
            <w:r>
              <w:t>In</w:t>
            </w:r>
          </w:p>
        </w:tc>
        <w:tc>
          <w:tcPr>
            <w:tcW w:w="3458" w:type="dxa"/>
          </w:tcPr>
          <w:p w:rsidR="00346C6C" w:rsidRDefault="00346C6C" w:rsidP="00C105B9">
            <w:pPr>
              <w:pStyle w:val="tableentry"/>
            </w:pPr>
            <w:r>
              <w:t xml:space="preserve">List of </w:t>
            </w:r>
            <w:proofErr w:type="spellStart"/>
            <w:r>
              <w:t>remoted</w:t>
            </w:r>
            <w:proofErr w:type="spellEnd"/>
            <w:r>
              <w:t xml:space="preserve"> </w:t>
            </w:r>
            <w:proofErr w:type="spellStart"/>
            <w:r>
              <w:t>A</w:t>
            </w:r>
            <w:r w:rsidR="006A21B7">
              <w:t>ll</w:t>
            </w:r>
            <w:r>
              <w:t>J</w:t>
            </w:r>
            <w:r w:rsidR="006A21B7">
              <w:t>oyn</w:t>
            </w:r>
            <w:proofErr w:type="spellEnd"/>
            <w:r>
              <w:t xml:space="preserve"> interfaces. A wild card “*” means all interfaces implemented by the object path are </w:t>
            </w:r>
            <w:proofErr w:type="spellStart"/>
            <w:r>
              <w:t>remoted</w:t>
            </w:r>
            <w:proofErr w:type="spellEnd"/>
            <w:r>
              <w:t>.</w:t>
            </w:r>
          </w:p>
        </w:tc>
      </w:tr>
      <w:tr w:rsidR="00346C6C" w:rsidRPr="00522FD8" w:rsidTr="00C105B9">
        <w:tc>
          <w:tcPr>
            <w:tcW w:w="1591" w:type="dxa"/>
          </w:tcPr>
          <w:p w:rsidR="00346C6C" w:rsidRDefault="00346C6C" w:rsidP="00C105B9">
            <w:pPr>
              <w:pStyle w:val="tableentry"/>
            </w:pPr>
          </w:p>
        </w:tc>
        <w:tc>
          <w:tcPr>
            <w:tcW w:w="2520" w:type="dxa"/>
          </w:tcPr>
          <w:p w:rsidR="00346C6C" w:rsidRDefault="00346C6C" w:rsidP="00C105B9">
            <w:pPr>
              <w:pStyle w:val="tableentry"/>
            </w:pPr>
            <w:r>
              <w:t xml:space="preserve">   List &lt;Metadata&gt;</w:t>
            </w:r>
          </w:p>
        </w:tc>
        <w:tc>
          <w:tcPr>
            <w:tcW w:w="981" w:type="dxa"/>
          </w:tcPr>
          <w:p w:rsidR="00346C6C" w:rsidRDefault="00346C6C" w:rsidP="00C105B9">
            <w:pPr>
              <w:pStyle w:val="tableentry"/>
            </w:pPr>
            <w:r>
              <w:t>In</w:t>
            </w:r>
          </w:p>
          <w:p w:rsidR="00346C6C" w:rsidRDefault="00346C6C" w:rsidP="00C105B9">
            <w:pPr>
              <w:pStyle w:val="tableentry"/>
            </w:pPr>
            <w:r>
              <w:t>(optional)</w:t>
            </w:r>
          </w:p>
        </w:tc>
        <w:tc>
          <w:tcPr>
            <w:tcW w:w="3458" w:type="dxa"/>
          </w:tcPr>
          <w:p w:rsidR="00346C6C" w:rsidRDefault="00346C6C" w:rsidP="00C105B9">
            <w:pPr>
              <w:pStyle w:val="tableentry"/>
            </w:pPr>
            <w:r>
              <w:t xml:space="preserve">Specifies a set of metadata for the </w:t>
            </w:r>
            <w:proofErr w:type="spellStart"/>
            <w:r>
              <w:t>remoted</w:t>
            </w:r>
            <w:proofErr w:type="spellEnd"/>
            <w:r>
              <w:t xml:space="preserve"> app.</w:t>
            </w:r>
          </w:p>
        </w:tc>
      </w:tr>
      <w:tr w:rsidR="00346C6C" w:rsidRPr="00522FD8" w:rsidTr="00691939">
        <w:tc>
          <w:tcPr>
            <w:tcW w:w="1591" w:type="dxa"/>
          </w:tcPr>
          <w:p w:rsidR="00346C6C" w:rsidRDefault="00346C6C" w:rsidP="00C55481">
            <w:pPr>
              <w:pStyle w:val="tableentry"/>
            </w:pPr>
          </w:p>
        </w:tc>
        <w:tc>
          <w:tcPr>
            <w:tcW w:w="2520" w:type="dxa"/>
          </w:tcPr>
          <w:p w:rsidR="00346C6C" w:rsidRDefault="00346C6C" w:rsidP="00C105B9">
            <w:pPr>
              <w:pStyle w:val="tableentry"/>
            </w:pPr>
            <w:r>
              <w:t xml:space="preserve">       Key</w:t>
            </w:r>
          </w:p>
        </w:tc>
        <w:tc>
          <w:tcPr>
            <w:tcW w:w="981" w:type="dxa"/>
          </w:tcPr>
          <w:p w:rsidR="00346C6C" w:rsidRDefault="00346C6C" w:rsidP="00C105B9">
            <w:pPr>
              <w:pStyle w:val="tableentry"/>
            </w:pPr>
            <w:r>
              <w:t>In</w:t>
            </w:r>
          </w:p>
        </w:tc>
        <w:tc>
          <w:tcPr>
            <w:tcW w:w="3458" w:type="dxa"/>
          </w:tcPr>
          <w:p w:rsidR="00346C6C" w:rsidRDefault="00346C6C" w:rsidP="00C105B9">
            <w:pPr>
              <w:pStyle w:val="tableentry"/>
            </w:pPr>
            <w:r>
              <w:t>Key describing the metadata.</w:t>
            </w:r>
          </w:p>
        </w:tc>
      </w:tr>
      <w:tr w:rsidR="00346C6C" w:rsidRPr="00522FD8" w:rsidTr="00691939">
        <w:tc>
          <w:tcPr>
            <w:tcW w:w="1591" w:type="dxa"/>
          </w:tcPr>
          <w:p w:rsidR="00346C6C" w:rsidRDefault="00346C6C" w:rsidP="00C55481">
            <w:pPr>
              <w:pStyle w:val="tableentry"/>
            </w:pPr>
          </w:p>
        </w:tc>
        <w:tc>
          <w:tcPr>
            <w:tcW w:w="2520" w:type="dxa"/>
          </w:tcPr>
          <w:p w:rsidR="00346C6C" w:rsidRDefault="00346C6C" w:rsidP="00C105B9">
            <w:pPr>
              <w:pStyle w:val="tableentry"/>
            </w:pPr>
            <w:r>
              <w:t xml:space="preserve">       Value</w:t>
            </w:r>
          </w:p>
        </w:tc>
        <w:tc>
          <w:tcPr>
            <w:tcW w:w="981" w:type="dxa"/>
          </w:tcPr>
          <w:p w:rsidR="00346C6C" w:rsidRDefault="00346C6C" w:rsidP="00C105B9">
            <w:pPr>
              <w:pStyle w:val="tableentry"/>
            </w:pPr>
            <w:r>
              <w:t>In</w:t>
            </w:r>
          </w:p>
        </w:tc>
        <w:tc>
          <w:tcPr>
            <w:tcW w:w="3458" w:type="dxa"/>
          </w:tcPr>
          <w:p w:rsidR="00346C6C" w:rsidRDefault="00346C6C" w:rsidP="00C105B9">
            <w:pPr>
              <w:pStyle w:val="tableentry"/>
            </w:pPr>
            <w:r>
              <w:t>Value of the metadata.</w:t>
            </w:r>
          </w:p>
        </w:tc>
      </w:tr>
      <w:tr w:rsidR="00A05C6E" w:rsidRPr="00522FD8" w:rsidTr="00691939">
        <w:tc>
          <w:tcPr>
            <w:tcW w:w="1591" w:type="dxa"/>
          </w:tcPr>
          <w:p w:rsidR="00A05C6E" w:rsidRDefault="00A05C6E" w:rsidP="00C55481">
            <w:pPr>
              <w:pStyle w:val="tableentry"/>
            </w:pPr>
          </w:p>
        </w:tc>
        <w:tc>
          <w:tcPr>
            <w:tcW w:w="2520" w:type="dxa"/>
          </w:tcPr>
          <w:p w:rsidR="00A05C6E" w:rsidRDefault="00A05C6E" w:rsidP="00C55481">
            <w:pPr>
              <w:pStyle w:val="tableentry"/>
            </w:pPr>
            <w:r>
              <w:t>Profile Id</w:t>
            </w:r>
          </w:p>
        </w:tc>
        <w:tc>
          <w:tcPr>
            <w:tcW w:w="981" w:type="dxa"/>
          </w:tcPr>
          <w:p w:rsidR="00A05C6E" w:rsidRDefault="00A05C6E" w:rsidP="00C55481">
            <w:pPr>
              <w:pStyle w:val="tableentry"/>
            </w:pPr>
            <w:r>
              <w:t>Out</w:t>
            </w:r>
          </w:p>
        </w:tc>
        <w:tc>
          <w:tcPr>
            <w:tcW w:w="3458" w:type="dxa"/>
          </w:tcPr>
          <w:p w:rsidR="00A05C6E" w:rsidRDefault="00A05C6E" w:rsidP="00E55173">
            <w:pPr>
              <w:pStyle w:val="tableentry"/>
            </w:pPr>
            <w:r>
              <w:t xml:space="preserve">A unique identifier generated by the </w:t>
            </w:r>
            <w:r w:rsidR="00912F72">
              <w:t xml:space="preserve">Gateway </w:t>
            </w:r>
            <w:r w:rsidR="00E55173">
              <w:t>M</w:t>
            </w:r>
            <w:r w:rsidR="00912F72">
              <w:t>anagement app</w:t>
            </w:r>
            <w:r>
              <w:t xml:space="preserve"> for the </w:t>
            </w:r>
            <w:r w:rsidR="00346C6C">
              <w:t xml:space="preserve">remote </w:t>
            </w:r>
            <w:r>
              <w:t>profile</w:t>
            </w:r>
            <w:r w:rsidR="00346C6C">
              <w:t>.</w:t>
            </w:r>
          </w:p>
        </w:tc>
      </w:tr>
      <w:tr w:rsidR="00A05C6E" w:rsidRPr="00522FD8" w:rsidTr="00691939">
        <w:tc>
          <w:tcPr>
            <w:tcW w:w="1591" w:type="dxa"/>
          </w:tcPr>
          <w:p w:rsidR="00A05C6E" w:rsidRDefault="00A05C6E" w:rsidP="00C55481">
            <w:pPr>
              <w:pStyle w:val="tableentry"/>
            </w:pPr>
          </w:p>
        </w:tc>
        <w:tc>
          <w:tcPr>
            <w:tcW w:w="2520" w:type="dxa"/>
          </w:tcPr>
          <w:p w:rsidR="00A05C6E" w:rsidRDefault="00A05C6E" w:rsidP="00FD7AF0">
            <w:pPr>
              <w:pStyle w:val="tableentry"/>
            </w:pPr>
            <w:r>
              <w:t>Profile Status</w:t>
            </w:r>
          </w:p>
        </w:tc>
        <w:tc>
          <w:tcPr>
            <w:tcW w:w="981" w:type="dxa"/>
          </w:tcPr>
          <w:p w:rsidR="00A05C6E" w:rsidRDefault="00A05C6E" w:rsidP="00FD7AF0">
            <w:pPr>
              <w:pStyle w:val="tableentry"/>
            </w:pPr>
            <w:r>
              <w:t>Out</w:t>
            </w:r>
          </w:p>
        </w:tc>
        <w:tc>
          <w:tcPr>
            <w:tcW w:w="3458" w:type="dxa"/>
          </w:tcPr>
          <w:p w:rsidR="00A05C6E" w:rsidRDefault="00A05C6E" w:rsidP="00FD7AF0">
            <w:pPr>
              <w:pStyle w:val="tableentry"/>
            </w:pPr>
            <w:r>
              <w:t xml:space="preserve">Indicates current status for the profile. Set as per </w:t>
            </w:r>
            <w:r w:rsidR="009644C4">
              <w:fldChar w:fldCharType="begin"/>
            </w:r>
            <w:r>
              <w:instrText xml:space="preserve"> REF _Ref371429210 \h </w:instrText>
            </w:r>
            <w:r w:rsidR="009644C4">
              <w:fldChar w:fldCharType="separate"/>
            </w:r>
            <w:r w:rsidR="00AC331C">
              <w:t xml:space="preserve">Table </w:t>
            </w:r>
            <w:r w:rsidR="00AC331C">
              <w:rPr>
                <w:noProof/>
              </w:rPr>
              <w:t>2</w:t>
            </w:r>
            <w:r w:rsidR="00AC331C">
              <w:noBreakHyphen/>
            </w:r>
            <w:r w:rsidR="00AC331C">
              <w:rPr>
                <w:noProof/>
              </w:rPr>
              <w:t>16</w:t>
            </w:r>
            <w:r w:rsidR="009644C4">
              <w:fldChar w:fldCharType="end"/>
            </w:r>
            <w:r>
              <w:t xml:space="preserve">. </w:t>
            </w:r>
          </w:p>
          <w:p w:rsidR="00A05C6E" w:rsidRDefault="00A05C6E" w:rsidP="00FD7AF0">
            <w:pPr>
              <w:pStyle w:val="tableentry"/>
            </w:pPr>
            <w:r>
              <w:t>This should be set to inactive in the response to the Create profile method.</w:t>
            </w:r>
          </w:p>
        </w:tc>
      </w:tr>
    </w:tbl>
    <w:p w:rsidR="00AD2649" w:rsidRDefault="00691939" w:rsidP="00AD2649">
      <w:pPr>
        <w:pStyle w:val="Heading4"/>
      </w:pPr>
      <w:r>
        <w:t>Activate p</w:t>
      </w:r>
      <w:r w:rsidR="00AD2649">
        <w:t>rofile</w:t>
      </w:r>
    </w:p>
    <w:p w:rsidR="00AD2649" w:rsidRDefault="009644C4" w:rsidP="008B6524">
      <w:pPr>
        <w:pStyle w:val="body"/>
      </w:pPr>
      <w:r>
        <w:fldChar w:fldCharType="begin"/>
      </w:r>
      <w:r w:rsidR="008B6524">
        <w:instrText xml:space="preserve"> REF _Ref372037266 \h </w:instrText>
      </w:r>
      <w:r>
        <w:fldChar w:fldCharType="separate"/>
      </w:r>
      <w:r w:rsidR="00AC331C">
        <w:t xml:space="preserve">Table </w:t>
      </w:r>
      <w:r w:rsidR="00AC331C">
        <w:rPr>
          <w:noProof/>
        </w:rPr>
        <w:t>2</w:t>
      </w:r>
      <w:r w:rsidR="00AC331C">
        <w:noBreakHyphen/>
      </w:r>
      <w:r w:rsidR="00AC331C">
        <w:rPr>
          <w:noProof/>
        </w:rPr>
        <w:t>3</w:t>
      </w:r>
      <w:r>
        <w:fldChar w:fldCharType="end"/>
      </w:r>
      <w:r w:rsidR="008B6524">
        <w:t xml:space="preserve"> </w:t>
      </w:r>
      <w:r w:rsidR="00AD2649">
        <w:t xml:space="preserve">provides </w:t>
      </w:r>
      <w:r w:rsidR="00691939">
        <w:t xml:space="preserve">a </w:t>
      </w:r>
      <w:r w:rsidR="00AD2649">
        <w:t xml:space="preserve">functional definition for the Activate profile method. The </w:t>
      </w:r>
      <w:r w:rsidR="00D02600">
        <w:t>Connector</w:t>
      </w:r>
      <w:r w:rsidR="00691939">
        <w:t xml:space="preserve"> app </w:t>
      </w:r>
      <w:r w:rsidR="00AD2649">
        <w:t xml:space="preserve">associated with the profile is started when that profile gets activated. After startup, </w:t>
      </w:r>
      <w:r w:rsidR="00691939">
        <w:t xml:space="preserve">the </w:t>
      </w:r>
      <w:r w:rsidR="00D02600">
        <w:t>Connector</w:t>
      </w:r>
      <w:r w:rsidR="00691939">
        <w:t xml:space="preserve"> app </w:t>
      </w:r>
      <w:r w:rsidR="00AD2649">
        <w:t xml:space="preserve">attempts to establish </w:t>
      </w:r>
      <w:r w:rsidR="00691939">
        <w:t xml:space="preserve">a </w:t>
      </w:r>
      <w:r w:rsidR="00AD2649">
        <w:t xml:space="preserve">connection with the cloud service. </w:t>
      </w:r>
    </w:p>
    <w:p w:rsidR="00AD2649" w:rsidRDefault="00AD2649" w:rsidP="00AD2649">
      <w:pPr>
        <w:pStyle w:val="Caption"/>
        <w:keepNext/>
      </w:pPr>
      <w:bookmarkStart w:id="100" w:name="_Ref372037266"/>
      <w:bookmarkStart w:id="101" w:name="_Toc404604629"/>
      <w:r>
        <w:lastRenderedPageBreak/>
        <w:t xml:space="preserve">Table </w:t>
      </w:r>
      <w:r w:rsidR="009644C4">
        <w:fldChar w:fldCharType="begin"/>
      </w:r>
      <w:r w:rsidR="00197080">
        <w:instrText xml:space="preserve"> STYLEREF 1 \s </w:instrText>
      </w:r>
      <w:r w:rsidR="009644C4">
        <w:fldChar w:fldCharType="separate"/>
      </w:r>
      <w:r w:rsidR="00AC331C">
        <w:rPr>
          <w:noProof/>
        </w:rPr>
        <w:t>2</w:t>
      </w:r>
      <w:r w:rsidR="009644C4">
        <w:rPr>
          <w:noProof/>
        </w:rPr>
        <w:fldChar w:fldCharType="end"/>
      </w:r>
      <w:r w:rsidR="0092121A">
        <w:noBreakHyphen/>
      </w:r>
      <w:r w:rsidR="009644C4">
        <w:fldChar w:fldCharType="begin"/>
      </w:r>
      <w:r w:rsidR="00197080">
        <w:instrText xml:space="preserve"> SEQ Table \* ARABIC \s 1 </w:instrText>
      </w:r>
      <w:r w:rsidR="009644C4">
        <w:fldChar w:fldCharType="separate"/>
      </w:r>
      <w:r w:rsidR="00AC331C">
        <w:rPr>
          <w:noProof/>
        </w:rPr>
        <w:t>3</w:t>
      </w:r>
      <w:r w:rsidR="009644C4">
        <w:rPr>
          <w:noProof/>
        </w:rPr>
        <w:fldChar w:fldCharType="end"/>
      </w:r>
      <w:bookmarkEnd w:id="100"/>
      <w:r w:rsidR="00691939">
        <w:t xml:space="preserve"> Activate profile m</w:t>
      </w:r>
      <w:r>
        <w:t>ethod</w:t>
      </w:r>
      <w:bookmarkEnd w:id="101"/>
    </w:p>
    <w:tbl>
      <w:tblPr>
        <w:tblStyle w:val="TableQIS"/>
        <w:tblW w:w="0" w:type="auto"/>
        <w:tblInd w:w="835" w:type="dxa"/>
        <w:tblLook w:val="04A0"/>
      </w:tblPr>
      <w:tblGrid>
        <w:gridCol w:w="1591"/>
        <w:gridCol w:w="2520"/>
        <w:gridCol w:w="900"/>
        <w:gridCol w:w="3539"/>
      </w:tblGrid>
      <w:tr w:rsidR="00AD2649" w:rsidTr="00691939">
        <w:trPr>
          <w:cnfStyle w:val="100000000000"/>
        </w:trPr>
        <w:tc>
          <w:tcPr>
            <w:tcW w:w="1591" w:type="dxa"/>
            <w:vMerge w:val="restart"/>
          </w:tcPr>
          <w:p w:rsidR="00AD2649" w:rsidRDefault="00AD2649" w:rsidP="004F1EAB">
            <w:pPr>
              <w:pStyle w:val="tableheading"/>
            </w:pPr>
            <w:r>
              <w:t xml:space="preserve">Method </w:t>
            </w:r>
          </w:p>
        </w:tc>
        <w:tc>
          <w:tcPr>
            <w:tcW w:w="6959" w:type="dxa"/>
            <w:gridSpan w:val="3"/>
          </w:tcPr>
          <w:p w:rsidR="00AD2649" w:rsidRDefault="00AD2649" w:rsidP="004F1EAB">
            <w:pPr>
              <w:pStyle w:val="tableheading"/>
              <w:jc w:val="center"/>
            </w:pPr>
            <w:r>
              <w:t>Parameters</w:t>
            </w:r>
          </w:p>
        </w:tc>
      </w:tr>
      <w:tr w:rsidR="00AD2649" w:rsidTr="00691939">
        <w:tc>
          <w:tcPr>
            <w:tcW w:w="1591" w:type="dxa"/>
            <w:vMerge/>
          </w:tcPr>
          <w:p w:rsidR="00AD2649" w:rsidRDefault="00AD2649" w:rsidP="004F1EAB">
            <w:pPr>
              <w:pStyle w:val="tableheading"/>
            </w:pPr>
          </w:p>
        </w:tc>
        <w:tc>
          <w:tcPr>
            <w:tcW w:w="2520" w:type="dxa"/>
          </w:tcPr>
          <w:p w:rsidR="00AD2649" w:rsidRDefault="00AD2649" w:rsidP="004F1EAB">
            <w:pPr>
              <w:pStyle w:val="tableheading"/>
            </w:pPr>
            <w:r>
              <w:t>Parameter Name</w:t>
            </w:r>
          </w:p>
        </w:tc>
        <w:tc>
          <w:tcPr>
            <w:tcW w:w="900" w:type="dxa"/>
          </w:tcPr>
          <w:p w:rsidR="00AD2649" w:rsidRDefault="00AD2649" w:rsidP="004F1EAB">
            <w:pPr>
              <w:pStyle w:val="tableheading"/>
            </w:pPr>
            <w:r>
              <w:t>In/Out</w:t>
            </w:r>
          </w:p>
        </w:tc>
        <w:tc>
          <w:tcPr>
            <w:tcW w:w="3539" w:type="dxa"/>
          </w:tcPr>
          <w:p w:rsidR="00AD2649" w:rsidRDefault="00AD2649" w:rsidP="004F1EAB">
            <w:pPr>
              <w:pStyle w:val="tableheading"/>
            </w:pPr>
            <w:r>
              <w:t>Description</w:t>
            </w:r>
          </w:p>
        </w:tc>
      </w:tr>
      <w:tr w:rsidR="00AD2649" w:rsidRPr="00522FD8" w:rsidTr="00691939">
        <w:tc>
          <w:tcPr>
            <w:tcW w:w="1591" w:type="dxa"/>
          </w:tcPr>
          <w:p w:rsidR="00AD2649" w:rsidRDefault="00AD2649" w:rsidP="004F1EAB">
            <w:pPr>
              <w:pStyle w:val="tableentry"/>
            </w:pPr>
            <w:r>
              <w:t>Activate profile</w:t>
            </w:r>
          </w:p>
        </w:tc>
        <w:tc>
          <w:tcPr>
            <w:tcW w:w="2520" w:type="dxa"/>
          </w:tcPr>
          <w:p w:rsidR="00AD2649" w:rsidRDefault="00AD2649" w:rsidP="004F1EAB">
            <w:pPr>
              <w:pStyle w:val="tableentry"/>
            </w:pPr>
            <w:r>
              <w:t>Profile Id</w:t>
            </w:r>
          </w:p>
        </w:tc>
        <w:tc>
          <w:tcPr>
            <w:tcW w:w="900" w:type="dxa"/>
          </w:tcPr>
          <w:p w:rsidR="00AD2649" w:rsidRDefault="00AD2649" w:rsidP="004F1EAB">
            <w:pPr>
              <w:pStyle w:val="tableentry"/>
            </w:pPr>
            <w:r>
              <w:t xml:space="preserve">In </w:t>
            </w:r>
          </w:p>
        </w:tc>
        <w:tc>
          <w:tcPr>
            <w:tcW w:w="3539" w:type="dxa"/>
          </w:tcPr>
          <w:p w:rsidR="00AD2649" w:rsidRDefault="00AD2649" w:rsidP="00346C6C">
            <w:pPr>
              <w:pStyle w:val="tableentry"/>
            </w:pPr>
            <w:r>
              <w:t xml:space="preserve">Unique identifier for the </w:t>
            </w:r>
            <w:r w:rsidR="00346C6C">
              <w:t>remote</w:t>
            </w:r>
            <w:r>
              <w:t xml:space="preserve"> profile to be activated.</w:t>
            </w:r>
          </w:p>
        </w:tc>
      </w:tr>
      <w:tr w:rsidR="00AD2649" w:rsidRPr="00522FD8" w:rsidTr="00691939">
        <w:tc>
          <w:tcPr>
            <w:tcW w:w="1591" w:type="dxa"/>
          </w:tcPr>
          <w:p w:rsidR="00AD2649" w:rsidRDefault="00AD2649" w:rsidP="004F1EAB">
            <w:pPr>
              <w:pStyle w:val="tableentry"/>
            </w:pPr>
          </w:p>
        </w:tc>
        <w:tc>
          <w:tcPr>
            <w:tcW w:w="2520" w:type="dxa"/>
          </w:tcPr>
          <w:p w:rsidR="00AD2649" w:rsidRDefault="00AD2649" w:rsidP="004F1EAB">
            <w:pPr>
              <w:pStyle w:val="tableentry"/>
            </w:pPr>
            <w:r>
              <w:t>Profile Status</w:t>
            </w:r>
          </w:p>
        </w:tc>
        <w:tc>
          <w:tcPr>
            <w:tcW w:w="900" w:type="dxa"/>
          </w:tcPr>
          <w:p w:rsidR="00AD2649" w:rsidRDefault="00AD2649" w:rsidP="004F1EAB">
            <w:pPr>
              <w:pStyle w:val="tableentry"/>
            </w:pPr>
            <w:r>
              <w:t>Out</w:t>
            </w:r>
          </w:p>
        </w:tc>
        <w:tc>
          <w:tcPr>
            <w:tcW w:w="3539" w:type="dxa"/>
          </w:tcPr>
          <w:p w:rsidR="00AD2649" w:rsidRDefault="00AD2649" w:rsidP="004F1EAB">
            <w:pPr>
              <w:pStyle w:val="tableentry"/>
            </w:pPr>
            <w:r>
              <w:t xml:space="preserve">Indicates current status for the profile. Set as per </w:t>
            </w:r>
            <w:r w:rsidR="009644C4">
              <w:fldChar w:fldCharType="begin"/>
            </w:r>
            <w:r>
              <w:instrText xml:space="preserve"> REF _Ref371429210 \h </w:instrText>
            </w:r>
            <w:r w:rsidR="009644C4">
              <w:fldChar w:fldCharType="separate"/>
            </w:r>
            <w:r w:rsidR="00AC331C">
              <w:t xml:space="preserve">Table </w:t>
            </w:r>
            <w:r w:rsidR="00AC331C">
              <w:rPr>
                <w:noProof/>
              </w:rPr>
              <w:t>2</w:t>
            </w:r>
            <w:r w:rsidR="00AC331C">
              <w:noBreakHyphen/>
            </w:r>
            <w:r w:rsidR="00AC331C">
              <w:rPr>
                <w:noProof/>
              </w:rPr>
              <w:t>16</w:t>
            </w:r>
            <w:r w:rsidR="009644C4">
              <w:fldChar w:fldCharType="end"/>
            </w:r>
            <w:r>
              <w:t xml:space="preserve">. </w:t>
            </w:r>
          </w:p>
          <w:p w:rsidR="00AD2649" w:rsidRDefault="00AD2649" w:rsidP="004F1EAB">
            <w:pPr>
              <w:pStyle w:val="tableentry"/>
            </w:pPr>
            <w:r>
              <w:t xml:space="preserve">Should be set to ‘active’ in the Activate profile method response. </w:t>
            </w:r>
          </w:p>
        </w:tc>
      </w:tr>
    </w:tbl>
    <w:p w:rsidR="00522FD8" w:rsidRDefault="008043AD" w:rsidP="008043AD">
      <w:pPr>
        <w:pStyle w:val="Heading4"/>
      </w:pPr>
      <w:r>
        <w:t>Get</w:t>
      </w:r>
      <w:r w:rsidR="00590EBD">
        <w:t xml:space="preserve"> </w:t>
      </w:r>
      <w:r w:rsidR="00691939">
        <w:t>p</w:t>
      </w:r>
      <w:r>
        <w:t>rofile</w:t>
      </w:r>
    </w:p>
    <w:p w:rsidR="008043AD" w:rsidRDefault="009644C4" w:rsidP="008B6524">
      <w:pPr>
        <w:pStyle w:val="body"/>
      </w:pPr>
      <w:r>
        <w:fldChar w:fldCharType="begin"/>
      </w:r>
      <w:r w:rsidR="008B6524">
        <w:instrText xml:space="preserve"> REF _Ref372037332 \h </w:instrText>
      </w:r>
      <w:r>
        <w:fldChar w:fldCharType="separate"/>
      </w:r>
      <w:r w:rsidR="00AC331C">
        <w:t xml:space="preserve">Table </w:t>
      </w:r>
      <w:r w:rsidR="00AC331C">
        <w:rPr>
          <w:noProof/>
        </w:rPr>
        <w:t>2</w:t>
      </w:r>
      <w:r w:rsidR="00AC331C">
        <w:noBreakHyphen/>
      </w:r>
      <w:r w:rsidR="00AC331C">
        <w:rPr>
          <w:noProof/>
        </w:rPr>
        <w:t>4</w:t>
      </w:r>
      <w:r>
        <w:fldChar w:fldCharType="end"/>
      </w:r>
      <w:r w:rsidR="008B6524">
        <w:t xml:space="preserve"> </w:t>
      </w:r>
      <w:r w:rsidR="008043AD">
        <w:t xml:space="preserve">provides </w:t>
      </w:r>
      <w:r w:rsidR="00691939">
        <w:t xml:space="preserve">a </w:t>
      </w:r>
      <w:r w:rsidR="008043AD">
        <w:t>functional definition for the Get</w:t>
      </w:r>
      <w:r w:rsidR="00590EBD">
        <w:t xml:space="preserve"> p</w:t>
      </w:r>
      <w:r w:rsidR="00640126">
        <w:t>rofile method</w:t>
      </w:r>
      <w:r w:rsidR="008043AD">
        <w:t>.</w:t>
      </w:r>
    </w:p>
    <w:p w:rsidR="00B37DD3" w:rsidRDefault="00B37DD3" w:rsidP="00B37DD3">
      <w:pPr>
        <w:pStyle w:val="Caption"/>
        <w:keepNext/>
      </w:pPr>
      <w:bookmarkStart w:id="102" w:name="_Ref372037332"/>
      <w:bookmarkStart w:id="103" w:name="_Toc404604630"/>
      <w:r>
        <w:t xml:space="preserve">Table </w:t>
      </w:r>
      <w:r w:rsidR="009644C4">
        <w:fldChar w:fldCharType="begin"/>
      </w:r>
      <w:r w:rsidR="00197080">
        <w:instrText xml:space="preserve"> STYLEREF 1 \s </w:instrText>
      </w:r>
      <w:r w:rsidR="009644C4">
        <w:fldChar w:fldCharType="separate"/>
      </w:r>
      <w:r w:rsidR="00AC331C">
        <w:rPr>
          <w:noProof/>
        </w:rPr>
        <w:t>2</w:t>
      </w:r>
      <w:r w:rsidR="009644C4">
        <w:rPr>
          <w:noProof/>
        </w:rPr>
        <w:fldChar w:fldCharType="end"/>
      </w:r>
      <w:r w:rsidR="0092121A">
        <w:noBreakHyphen/>
      </w:r>
      <w:r w:rsidR="009644C4">
        <w:fldChar w:fldCharType="begin"/>
      </w:r>
      <w:r w:rsidR="00197080">
        <w:instrText xml:space="preserve"> SEQ Table \* ARABIC \s 1 </w:instrText>
      </w:r>
      <w:r w:rsidR="009644C4">
        <w:fldChar w:fldCharType="separate"/>
      </w:r>
      <w:r w:rsidR="00AC331C">
        <w:rPr>
          <w:noProof/>
        </w:rPr>
        <w:t>4</w:t>
      </w:r>
      <w:r w:rsidR="009644C4">
        <w:rPr>
          <w:noProof/>
        </w:rPr>
        <w:fldChar w:fldCharType="end"/>
      </w:r>
      <w:bookmarkEnd w:id="102"/>
      <w:r>
        <w:t xml:space="preserve"> </w:t>
      </w:r>
      <w:r w:rsidR="008043AD">
        <w:t>Get</w:t>
      </w:r>
      <w:r w:rsidR="00590EBD">
        <w:t xml:space="preserve"> </w:t>
      </w:r>
      <w:r w:rsidR="00691939">
        <w:t>profile m</w:t>
      </w:r>
      <w:r w:rsidRPr="00BC05A5">
        <w:t>ethod</w:t>
      </w:r>
      <w:bookmarkEnd w:id="103"/>
    </w:p>
    <w:tbl>
      <w:tblPr>
        <w:tblStyle w:val="TableQIS"/>
        <w:tblW w:w="8550" w:type="dxa"/>
        <w:tblInd w:w="835" w:type="dxa"/>
        <w:tblLook w:val="04A0"/>
      </w:tblPr>
      <w:tblGrid>
        <w:gridCol w:w="1591"/>
        <w:gridCol w:w="2520"/>
        <w:gridCol w:w="981"/>
        <w:gridCol w:w="3458"/>
      </w:tblGrid>
      <w:tr w:rsidR="00CA187F" w:rsidTr="00691939">
        <w:trPr>
          <w:cnfStyle w:val="100000000000"/>
        </w:trPr>
        <w:tc>
          <w:tcPr>
            <w:tcW w:w="1591" w:type="dxa"/>
            <w:vMerge w:val="restart"/>
          </w:tcPr>
          <w:p w:rsidR="00CA187F" w:rsidRDefault="00CA187F" w:rsidP="00590EBD">
            <w:pPr>
              <w:pStyle w:val="tableheading"/>
            </w:pPr>
            <w:r>
              <w:t xml:space="preserve">Method </w:t>
            </w:r>
          </w:p>
        </w:tc>
        <w:tc>
          <w:tcPr>
            <w:tcW w:w="6959" w:type="dxa"/>
            <w:gridSpan w:val="3"/>
          </w:tcPr>
          <w:p w:rsidR="00CA187F" w:rsidRDefault="00CA187F" w:rsidP="00CA187F">
            <w:pPr>
              <w:pStyle w:val="tableheading"/>
              <w:jc w:val="center"/>
            </w:pPr>
            <w:r>
              <w:t>Parameters</w:t>
            </w:r>
          </w:p>
        </w:tc>
      </w:tr>
      <w:tr w:rsidR="00CA187F" w:rsidTr="00691939">
        <w:tc>
          <w:tcPr>
            <w:tcW w:w="1591" w:type="dxa"/>
            <w:vMerge/>
          </w:tcPr>
          <w:p w:rsidR="00CA187F" w:rsidRDefault="00CA187F" w:rsidP="00CA187F">
            <w:pPr>
              <w:pStyle w:val="tableheading"/>
            </w:pPr>
          </w:p>
        </w:tc>
        <w:tc>
          <w:tcPr>
            <w:tcW w:w="2520" w:type="dxa"/>
          </w:tcPr>
          <w:p w:rsidR="00CA187F" w:rsidRDefault="00CA187F" w:rsidP="00CA187F">
            <w:pPr>
              <w:pStyle w:val="tableheading"/>
            </w:pPr>
            <w:r>
              <w:t>Parameter Name</w:t>
            </w:r>
          </w:p>
        </w:tc>
        <w:tc>
          <w:tcPr>
            <w:tcW w:w="981" w:type="dxa"/>
          </w:tcPr>
          <w:p w:rsidR="00CA187F" w:rsidRDefault="00CA187F" w:rsidP="00CA187F">
            <w:pPr>
              <w:pStyle w:val="tableheading"/>
            </w:pPr>
            <w:r>
              <w:t>In/Out</w:t>
            </w:r>
          </w:p>
        </w:tc>
        <w:tc>
          <w:tcPr>
            <w:tcW w:w="3458" w:type="dxa"/>
          </w:tcPr>
          <w:p w:rsidR="00CA187F" w:rsidRDefault="00CA187F" w:rsidP="00CA187F">
            <w:pPr>
              <w:pStyle w:val="tableheading"/>
            </w:pPr>
            <w:r>
              <w:t>Description</w:t>
            </w:r>
          </w:p>
        </w:tc>
      </w:tr>
      <w:tr w:rsidR="004B66C4" w:rsidRPr="00522FD8" w:rsidTr="00691939">
        <w:tc>
          <w:tcPr>
            <w:tcW w:w="1591" w:type="dxa"/>
          </w:tcPr>
          <w:p w:rsidR="004B66C4" w:rsidRDefault="004B66C4" w:rsidP="00CA187F">
            <w:pPr>
              <w:pStyle w:val="tableentry"/>
            </w:pPr>
            <w:r>
              <w:t>Get profile</w:t>
            </w:r>
          </w:p>
        </w:tc>
        <w:tc>
          <w:tcPr>
            <w:tcW w:w="2520" w:type="dxa"/>
          </w:tcPr>
          <w:p w:rsidR="004B66C4" w:rsidRDefault="004B66C4" w:rsidP="00CA187F">
            <w:pPr>
              <w:pStyle w:val="tableentry"/>
            </w:pPr>
            <w:r>
              <w:t>Profile n</w:t>
            </w:r>
            <w:r w:rsidRPr="00522FD8">
              <w:t>ame</w:t>
            </w:r>
          </w:p>
        </w:tc>
        <w:tc>
          <w:tcPr>
            <w:tcW w:w="981" w:type="dxa"/>
          </w:tcPr>
          <w:p w:rsidR="004B66C4" w:rsidRDefault="004B66C4" w:rsidP="00CA187F">
            <w:pPr>
              <w:pStyle w:val="tableentry"/>
            </w:pPr>
            <w:r>
              <w:t>Out</w:t>
            </w:r>
          </w:p>
        </w:tc>
        <w:tc>
          <w:tcPr>
            <w:tcW w:w="3458" w:type="dxa"/>
          </w:tcPr>
          <w:p w:rsidR="004B66C4" w:rsidRDefault="004B66C4" w:rsidP="00346C6C">
            <w:pPr>
              <w:pStyle w:val="tableentry"/>
            </w:pPr>
            <w:r>
              <w:t>Name given to the service provider profile.</w:t>
            </w:r>
          </w:p>
        </w:tc>
      </w:tr>
      <w:tr w:rsidR="004B66C4" w:rsidRPr="00522FD8" w:rsidTr="00691939">
        <w:tc>
          <w:tcPr>
            <w:tcW w:w="1591" w:type="dxa"/>
          </w:tcPr>
          <w:p w:rsidR="004B66C4" w:rsidRDefault="004B66C4" w:rsidP="00CA187F">
            <w:pPr>
              <w:pStyle w:val="tableentry"/>
            </w:pPr>
          </w:p>
        </w:tc>
        <w:tc>
          <w:tcPr>
            <w:tcW w:w="2520" w:type="dxa"/>
          </w:tcPr>
          <w:p w:rsidR="004B66C4" w:rsidRDefault="004B66C4" w:rsidP="00CA187F">
            <w:pPr>
              <w:pStyle w:val="tableentry"/>
            </w:pPr>
            <w:r>
              <w:t>Connector App  name</w:t>
            </w:r>
          </w:p>
        </w:tc>
        <w:tc>
          <w:tcPr>
            <w:tcW w:w="981" w:type="dxa"/>
          </w:tcPr>
          <w:p w:rsidR="004B66C4" w:rsidRDefault="004B66C4" w:rsidP="00CA187F">
            <w:pPr>
              <w:pStyle w:val="tableentry"/>
            </w:pPr>
            <w:r>
              <w:t>Out</w:t>
            </w:r>
          </w:p>
        </w:tc>
        <w:tc>
          <w:tcPr>
            <w:tcW w:w="3458" w:type="dxa"/>
          </w:tcPr>
          <w:p w:rsidR="004B66C4" w:rsidRDefault="004B66C4" w:rsidP="00CA187F">
            <w:pPr>
              <w:pStyle w:val="tableentry"/>
            </w:pPr>
            <w:r>
              <w:t>Connector app name associated with the profile.</w:t>
            </w:r>
          </w:p>
        </w:tc>
      </w:tr>
      <w:tr w:rsidR="004B66C4" w:rsidRPr="00522FD8" w:rsidTr="00691939">
        <w:tc>
          <w:tcPr>
            <w:tcW w:w="1591" w:type="dxa"/>
          </w:tcPr>
          <w:p w:rsidR="004B66C4" w:rsidRDefault="004B66C4" w:rsidP="00CA187F">
            <w:pPr>
              <w:pStyle w:val="tableentry"/>
            </w:pPr>
          </w:p>
        </w:tc>
        <w:tc>
          <w:tcPr>
            <w:tcW w:w="2520" w:type="dxa"/>
          </w:tcPr>
          <w:p w:rsidR="004B66C4" w:rsidRPr="00522FD8" w:rsidRDefault="004B66C4" w:rsidP="00C65969">
            <w:pPr>
              <w:pStyle w:val="tableentry"/>
            </w:pPr>
            <w:r>
              <w:t>Connector Id</w:t>
            </w:r>
          </w:p>
        </w:tc>
        <w:tc>
          <w:tcPr>
            <w:tcW w:w="981" w:type="dxa"/>
          </w:tcPr>
          <w:p w:rsidR="004B66C4" w:rsidRDefault="004B66C4" w:rsidP="00CA187F">
            <w:pPr>
              <w:pStyle w:val="tableentry"/>
            </w:pPr>
            <w:r>
              <w:t>Out</w:t>
            </w:r>
          </w:p>
        </w:tc>
        <w:tc>
          <w:tcPr>
            <w:tcW w:w="3458" w:type="dxa"/>
          </w:tcPr>
          <w:p w:rsidR="004B66C4" w:rsidRDefault="004B66C4" w:rsidP="00CA187F">
            <w:pPr>
              <w:pStyle w:val="tableentry"/>
            </w:pPr>
            <w:r>
              <w:t xml:space="preserve"> Unique identifier for the Connector app associated with the profile (retrieved from Announcement).</w:t>
            </w:r>
          </w:p>
        </w:tc>
      </w:tr>
      <w:tr w:rsidR="004B66C4" w:rsidRPr="00522FD8" w:rsidTr="00691939">
        <w:tc>
          <w:tcPr>
            <w:tcW w:w="1591" w:type="dxa"/>
          </w:tcPr>
          <w:p w:rsidR="004B66C4" w:rsidRDefault="004B66C4" w:rsidP="00CA187F">
            <w:pPr>
              <w:pStyle w:val="tableentry"/>
            </w:pPr>
          </w:p>
        </w:tc>
        <w:tc>
          <w:tcPr>
            <w:tcW w:w="2520" w:type="dxa"/>
          </w:tcPr>
          <w:p w:rsidR="004B66C4" w:rsidRDefault="004B66C4" w:rsidP="00723990">
            <w:pPr>
              <w:pStyle w:val="tableentry"/>
            </w:pPr>
            <w:r>
              <w:t>List &lt;Exposed services&gt;</w:t>
            </w:r>
          </w:p>
        </w:tc>
        <w:tc>
          <w:tcPr>
            <w:tcW w:w="981" w:type="dxa"/>
          </w:tcPr>
          <w:p w:rsidR="004B66C4" w:rsidRDefault="004B66C4" w:rsidP="00CA187F">
            <w:pPr>
              <w:pStyle w:val="tableentry"/>
            </w:pPr>
          </w:p>
        </w:tc>
        <w:tc>
          <w:tcPr>
            <w:tcW w:w="3458" w:type="dxa"/>
          </w:tcPr>
          <w:p w:rsidR="004B66C4" w:rsidRDefault="004B66C4" w:rsidP="00E14C37">
            <w:pPr>
              <w:pStyle w:val="tableentry"/>
            </w:pPr>
            <w:r>
              <w:t xml:space="preserve">List of </w:t>
            </w:r>
            <w:proofErr w:type="spellStart"/>
            <w:r>
              <w:t>AllJoyn</w:t>
            </w:r>
            <w:proofErr w:type="spellEnd"/>
            <w:r>
              <w:t xml:space="preserve"> services provided by the Connector app that are being exposed for access on the proximal network.</w:t>
            </w:r>
          </w:p>
        </w:tc>
      </w:tr>
      <w:tr w:rsidR="004B66C4" w:rsidRPr="00522FD8" w:rsidTr="00691939">
        <w:tc>
          <w:tcPr>
            <w:tcW w:w="1591" w:type="dxa"/>
          </w:tcPr>
          <w:p w:rsidR="004B66C4" w:rsidRDefault="004B66C4" w:rsidP="00CA187F">
            <w:pPr>
              <w:pStyle w:val="tableentry"/>
            </w:pPr>
          </w:p>
        </w:tc>
        <w:tc>
          <w:tcPr>
            <w:tcW w:w="2520" w:type="dxa"/>
          </w:tcPr>
          <w:p w:rsidR="004B66C4" w:rsidDel="001D6F45" w:rsidRDefault="004B66C4" w:rsidP="00C65969">
            <w:pPr>
              <w:pStyle w:val="tableentry"/>
            </w:pPr>
            <w:r>
              <w:t xml:space="preserve">   Object path</w:t>
            </w:r>
          </w:p>
        </w:tc>
        <w:tc>
          <w:tcPr>
            <w:tcW w:w="981" w:type="dxa"/>
          </w:tcPr>
          <w:p w:rsidR="004B66C4" w:rsidDel="00A87DDA" w:rsidRDefault="004B66C4" w:rsidP="00CA187F">
            <w:pPr>
              <w:pStyle w:val="tableentry"/>
            </w:pPr>
            <w:r>
              <w:t xml:space="preserve">In </w:t>
            </w:r>
          </w:p>
        </w:tc>
        <w:tc>
          <w:tcPr>
            <w:tcW w:w="3458" w:type="dxa"/>
          </w:tcPr>
          <w:p w:rsidR="004B66C4" w:rsidRDefault="004B66C4" w:rsidP="00E14C37">
            <w:pPr>
              <w:pStyle w:val="tableentry"/>
            </w:pPr>
            <w:r>
              <w:t>Object path for the object implementing the listed interfaces. A wild card “*” means listed interfaces can be accessed at any object path.</w:t>
            </w:r>
          </w:p>
        </w:tc>
      </w:tr>
      <w:tr w:rsidR="004B66C4" w:rsidRPr="00522FD8" w:rsidTr="00691939">
        <w:tc>
          <w:tcPr>
            <w:tcW w:w="1591" w:type="dxa"/>
          </w:tcPr>
          <w:p w:rsidR="004B66C4" w:rsidRDefault="004B66C4" w:rsidP="00CA187F">
            <w:pPr>
              <w:pStyle w:val="tableentry"/>
            </w:pPr>
          </w:p>
        </w:tc>
        <w:tc>
          <w:tcPr>
            <w:tcW w:w="2520" w:type="dxa"/>
          </w:tcPr>
          <w:p w:rsidR="004B66C4" w:rsidDel="001D6F45" w:rsidRDefault="004B66C4" w:rsidP="00C105B9">
            <w:pPr>
              <w:pStyle w:val="tableentry"/>
            </w:pPr>
            <w:r>
              <w:t xml:space="preserve">    </w:t>
            </w:r>
            <w:proofErr w:type="spellStart"/>
            <w:r>
              <w:t>isPrefix</w:t>
            </w:r>
            <w:proofErr w:type="spellEnd"/>
          </w:p>
        </w:tc>
        <w:tc>
          <w:tcPr>
            <w:tcW w:w="981" w:type="dxa"/>
          </w:tcPr>
          <w:p w:rsidR="004B66C4" w:rsidDel="00A87DDA" w:rsidRDefault="004B66C4" w:rsidP="00C105B9">
            <w:pPr>
              <w:pStyle w:val="tableentry"/>
            </w:pPr>
            <w:r>
              <w:t>In</w:t>
            </w:r>
          </w:p>
        </w:tc>
        <w:tc>
          <w:tcPr>
            <w:tcW w:w="3458" w:type="dxa"/>
          </w:tcPr>
          <w:p w:rsidR="004B66C4" w:rsidRDefault="004B66C4" w:rsidP="00C105B9">
            <w:pPr>
              <w:pStyle w:val="tableentry"/>
            </w:pPr>
            <w:r>
              <w:t xml:space="preserve">Indicates whether the Object path parameter is a prefix to an object path or a complete object path. </w:t>
            </w:r>
          </w:p>
        </w:tc>
      </w:tr>
      <w:tr w:rsidR="004B66C4" w:rsidRPr="00522FD8" w:rsidTr="00691939">
        <w:tc>
          <w:tcPr>
            <w:tcW w:w="1591" w:type="dxa"/>
          </w:tcPr>
          <w:p w:rsidR="004B66C4" w:rsidRDefault="004B66C4" w:rsidP="00CA187F">
            <w:pPr>
              <w:pStyle w:val="tableentry"/>
            </w:pPr>
          </w:p>
        </w:tc>
        <w:tc>
          <w:tcPr>
            <w:tcW w:w="2520" w:type="dxa"/>
          </w:tcPr>
          <w:p w:rsidR="004B66C4" w:rsidRDefault="004B66C4" w:rsidP="00C105B9">
            <w:pPr>
              <w:pStyle w:val="tableentry"/>
            </w:pPr>
            <w:r>
              <w:t xml:space="preserve">    List &lt;Interface name&gt;</w:t>
            </w:r>
          </w:p>
        </w:tc>
        <w:tc>
          <w:tcPr>
            <w:tcW w:w="981" w:type="dxa"/>
          </w:tcPr>
          <w:p w:rsidR="004B66C4" w:rsidRDefault="004B66C4" w:rsidP="00C105B9">
            <w:pPr>
              <w:pStyle w:val="tableentry"/>
            </w:pPr>
            <w:r>
              <w:t>In</w:t>
            </w:r>
          </w:p>
        </w:tc>
        <w:tc>
          <w:tcPr>
            <w:tcW w:w="3458" w:type="dxa"/>
          </w:tcPr>
          <w:p w:rsidR="004B66C4" w:rsidRDefault="004B66C4" w:rsidP="00C105B9">
            <w:pPr>
              <w:pStyle w:val="tableentry"/>
            </w:pPr>
            <w:r>
              <w:t xml:space="preserve">List of exposed </w:t>
            </w:r>
            <w:proofErr w:type="spellStart"/>
            <w:r>
              <w:t>AllJoyn</w:t>
            </w:r>
            <w:proofErr w:type="spellEnd"/>
            <w:r>
              <w:t xml:space="preserve"> interfaces by the Connector app. A wild card “*” means all interfaces implemented by object path are exposed.</w:t>
            </w:r>
          </w:p>
        </w:tc>
      </w:tr>
      <w:tr w:rsidR="004B66C4" w:rsidRPr="00522FD8" w:rsidTr="00691939">
        <w:tc>
          <w:tcPr>
            <w:tcW w:w="1591" w:type="dxa"/>
          </w:tcPr>
          <w:p w:rsidR="004B66C4" w:rsidRDefault="004B66C4" w:rsidP="00CA187F">
            <w:pPr>
              <w:pStyle w:val="tableentry"/>
            </w:pPr>
          </w:p>
        </w:tc>
        <w:tc>
          <w:tcPr>
            <w:tcW w:w="2520" w:type="dxa"/>
          </w:tcPr>
          <w:p w:rsidR="004B66C4" w:rsidRDefault="004B66C4" w:rsidP="00C105B9">
            <w:pPr>
              <w:pStyle w:val="tableentry"/>
            </w:pPr>
            <w:r>
              <w:t>L</w:t>
            </w:r>
            <w:r w:rsidRPr="00522FD8">
              <w:t>ist &lt;</w:t>
            </w:r>
            <w:proofErr w:type="spellStart"/>
            <w:r>
              <w:t>Remoted</w:t>
            </w:r>
            <w:proofErr w:type="spellEnd"/>
            <w:r>
              <w:t xml:space="preserve"> Apps</w:t>
            </w:r>
            <w:r w:rsidRPr="00522FD8">
              <w:t>&gt;</w:t>
            </w:r>
          </w:p>
        </w:tc>
        <w:tc>
          <w:tcPr>
            <w:tcW w:w="981" w:type="dxa"/>
          </w:tcPr>
          <w:p w:rsidR="004B66C4" w:rsidRDefault="004B66C4" w:rsidP="00C105B9">
            <w:pPr>
              <w:pStyle w:val="tableentry"/>
            </w:pPr>
          </w:p>
        </w:tc>
        <w:tc>
          <w:tcPr>
            <w:tcW w:w="3458" w:type="dxa"/>
          </w:tcPr>
          <w:p w:rsidR="004B66C4" w:rsidRDefault="004B66C4" w:rsidP="00C105B9">
            <w:pPr>
              <w:pStyle w:val="tableentry"/>
            </w:pPr>
            <w:r>
              <w:t xml:space="preserve">Profile includes information on the list of </w:t>
            </w:r>
            <w:proofErr w:type="spellStart"/>
            <w:r>
              <w:t>AllJoyn</w:t>
            </w:r>
            <w:proofErr w:type="spellEnd"/>
            <w:r>
              <w:t xml:space="preserve"> apps that are being </w:t>
            </w:r>
            <w:proofErr w:type="spellStart"/>
            <w:r>
              <w:t>remoted</w:t>
            </w:r>
            <w:proofErr w:type="spellEnd"/>
            <w:r>
              <w:t xml:space="preserve"> as part of this profile.</w:t>
            </w:r>
          </w:p>
        </w:tc>
      </w:tr>
      <w:tr w:rsidR="004B66C4" w:rsidRPr="00522FD8" w:rsidTr="00691939">
        <w:tc>
          <w:tcPr>
            <w:tcW w:w="1591" w:type="dxa"/>
          </w:tcPr>
          <w:p w:rsidR="004B66C4" w:rsidRDefault="004B66C4" w:rsidP="00CA187F">
            <w:pPr>
              <w:pStyle w:val="tableentry"/>
            </w:pPr>
          </w:p>
        </w:tc>
        <w:tc>
          <w:tcPr>
            <w:tcW w:w="2520" w:type="dxa"/>
          </w:tcPr>
          <w:p w:rsidR="004B66C4" w:rsidRDefault="004B66C4" w:rsidP="00CA187F">
            <w:pPr>
              <w:pStyle w:val="tableentry"/>
            </w:pPr>
            <w:r>
              <w:t xml:space="preserve">   Device Id</w:t>
            </w:r>
          </w:p>
        </w:tc>
        <w:tc>
          <w:tcPr>
            <w:tcW w:w="981" w:type="dxa"/>
          </w:tcPr>
          <w:p w:rsidR="004B66C4" w:rsidRDefault="004B66C4" w:rsidP="00CA187F">
            <w:pPr>
              <w:pStyle w:val="tableentry"/>
            </w:pPr>
            <w:r>
              <w:t>Out</w:t>
            </w:r>
          </w:p>
        </w:tc>
        <w:tc>
          <w:tcPr>
            <w:tcW w:w="3458" w:type="dxa"/>
          </w:tcPr>
          <w:p w:rsidR="004B66C4" w:rsidRDefault="004B66C4" w:rsidP="00E14C37">
            <w:pPr>
              <w:pStyle w:val="tableentry"/>
            </w:pPr>
            <w:r>
              <w:t>Device Id from the About feature.</w:t>
            </w:r>
          </w:p>
        </w:tc>
      </w:tr>
      <w:tr w:rsidR="004B66C4" w:rsidRPr="00522FD8" w:rsidTr="00691939">
        <w:tc>
          <w:tcPr>
            <w:tcW w:w="1591" w:type="dxa"/>
          </w:tcPr>
          <w:p w:rsidR="004B66C4" w:rsidRDefault="004B66C4" w:rsidP="00CA187F">
            <w:pPr>
              <w:pStyle w:val="tableentry"/>
            </w:pPr>
          </w:p>
        </w:tc>
        <w:tc>
          <w:tcPr>
            <w:tcW w:w="2520" w:type="dxa"/>
          </w:tcPr>
          <w:p w:rsidR="004B66C4" w:rsidRPr="00522FD8" w:rsidRDefault="004B66C4" w:rsidP="00CA187F">
            <w:pPr>
              <w:pStyle w:val="tableentry"/>
            </w:pPr>
            <w:r>
              <w:t xml:space="preserve">   App Id</w:t>
            </w:r>
          </w:p>
        </w:tc>
        <w:tc>
          <w:tcPr>
            <w:tcW w:w="981" w:type="dxa"/>
          </w:tcPr>
          <w:p w:rsidR="004B66C4" w:rsidRDefault="004B66C4" w:rsidP="00CA187F">
            <w:pPr>
              <w:pStyle w:val="tableentry"/>
            </w:pPr>
            <w:r>
              <w:t>Out</w:t>
            </w:r>
          </w:p>
        </w:tc>
        <w:tc>
          <w:tcPr>
            <w:tcW w:w="3458" w:type="dxa"/>
          </w:tcPr>
          <w:p w:rsidR="004B66C4" w:rsidRDefault="004B66C4" w:rsidP="006A21B7">
            <w:pPr>
              <w:pStyle w:val="tableentry"/>
            </w:pPr>
            <w:r>
              <w:t>App Id from the About feature.</w:t>
            </w:r>
          </w:p>
        </w:tc>
      </w:tr>
      <w:tr w:rsidR="004B66C4" w:rsidRPr="00522FD8" w:rsidTr="00691939">
        <w:tc>
          <w:tcPr>
            <w:tcW w:w="1591" w:type="dxa"/>
          </w:tcPr>
          <w:p w:rsidR="004B66C4" w:rsidRDefault="004B66C4" w:rsidP="00CA187F">
            <w:pPr>
              <w:pStyle w:val="tableentry"/>
            </w:pPr>
          </w:p>
        </w:tc>
        <w:tc>
          <w:tcPr>
            <w:tcW w:w="2520" w:type="dxa"/>
          </w:tcPr>
          <w:p w:rsidR="004B66C4" w:rsidRDefault="004B66C4" w:rsidP="00CA187F">
            <w:pPr>
              <w:pStyle w:val="tableentry"/>
            </w:pPr>
            <w:r>
              <w:t xml:space="preserve">   List &lt;Interface info&gt;</w:t>
            </w:r>
          </w:p>
        </w:tc>
        <w:tc>
          <w:tcPr>
            <w:tcW w:w="981" w:type="dxa"/>
          </w:tcPr>
          <w:p w:rsidR="004B66C4" w:rsidRDefault="004B66C4" w:rsidP="00CA187F">
            <w:pPr>
              <w:pStyle w:val="tableentry"/>
            </w:pPr>
          </w:p>
        </w:tc>
        <w:tc>
          <w:tcPr>
            <w:tcW w:w="3458" w:type="dxa"/>
          </w:tcPr>
          <w:p w:rsidR="004B66C4" w:rsidRDefault="004B66C4" w:rsidP="006A21B7">
            <w:pPr>
              <w:pStyle w:val="tableentry"/>
            </w:pPr>
            <w:r>
              <w:t xml:space="preserve">For each app, profile specifies list of </w:t>
            </w:r>
            <w:proofErr w:type="spellStart"/>
            <w:r>
              <w:t>AllJoyn</w:t>
            </w:r>
            <w:proofErr w:type="spellEnd"/>
            <w:r>
              <w:t xml:space="preserve"> interfaces that are being </w:t>
            </w:r>
            <w:proofErr w:type="spellStart"/>
            <w:r>
              <w:t>remoted</w:t>
            </w:r>
            <w:proofErr w:type="spellEnd"/>
            <w:r>
              <w:t>.</w:t>
            </w:r>
          </w:p>
        </w:tc>
      </w:tr>
      <w:tr w:rsidR="004B66C4" w:rsidRPr="00522FD8" w:rsidTr="00691939">
        <w:tc>
          <w:tcPr>
            <w:tcW w:w="1591" w:type="dxa"/>
          </w:tcPr>
          <w:p w:rsidR="004B66C4" w:rsidRDefault="004B66C4" w:rsidP="00CA187F">
            <w:pPr>
              <w:pStyle w:val="tableentry"/>
            </w:pPr>
          </w:p>
        </w:tc>
        <w:tc>
          <w:tcPr>
            <w:tcW w:w="2520" w:type="dxa"/>
          </w:tcPr>
          <w:p w:rsidR="004B66C4" w:rsidRDefault="004B66C4" w:rsidP="00CA187F">
            <w:pPr>
              <w:pStyle w:val="tableentry"/>
            </w:pPr>
            <w:r>
              <w:t xml:space="preserve">       Object path</w:t>
            </w:r>
          </w:p>
        </w:tc>
        <w:tc>
          <w:tcPr>
            <w:tcW w:w="981" w:type="dxa"/>
          </w:tcPr>
          <w:p w:rsidR="004B66C4" w:rsidRDefault="004B66C4" w:rsidP="00CA187F">
            <w:pPr>
              <w:pStyle w:val="tableentry"/>
            </w:pPr>
            <w:r>
              <w:t xml:space="preserve">Out </w:t>
            </w:r>
          </w:p>
        </w:tc>
        <w:tc>
          <w:tcPr>
            <w:tcW w:w="3458" w:type="dxa"/>
          </w:tcPr>
          <w:p w:rsidR="004B66C4" w:rsidRDefault="004B66C4" w:rsidP="00E14C37">
            <w:pPr>
              <w:pStyle w:val="tableentry"/>
            </w:pPr>
            <w:r>
              <w:t>Object path for the object implementing the listed interfaces. A wild card “*” means listed interfaces can be accessed at any object path.</w:t>
            </w:r>
          </w:p>
        </w:tc>
      </w:tr>
      <w:tr w:rsidR="004B66C4" w:rsidRPr="00522FD8" w:rsidTr="00691939">
        <w:tc>
          <w:tcPr>
            <w:tcW w:w="1591" w:type="dxa"/>
          </w:tcPr>
          <w:p w:rsidR="004B66C4" w:rsidRDefault="004B66C4" w:rsidP="00CA187F">
            <w:pPr>
              <w:pStyle w:val="tableentry"/>
            </w:pPr>
          </w:p>
        </w:tc>
        <w:tc>
          <w:tcPr>
            <w:tcW w:w="2520" w:type="dxa"/>
          </w:tcPr>
          <w:p w:rsidR="004B66C4" w:rsidRDefault="004B66C4" w:rsidP="00C105B9">
            <w:pPr>
              <w:pStyle w:val="tableentry"/>
            </w:pPr>
            <w:r>
              <w:t xml:space="preserve">       </w:t>
            </w:r>
            <w:proofErr w:type="spellStart"/>
            <w:r>
              <w:t>isPrefix</w:t>
            </w:r>
            <w:proofErr w:type="spellEnd"/>
          </w:p>
        </w:tc>
        <w:tc>
          <w:tcPr>
            <w:tcW w:w="981" w:type="dxa"/>
          </w:tcPr>
          <w:p w:rsidR="004B66C4" w:rsidRDefault="004B66C4" w:rsidP="00C105B9">
            <w:pPr>
              <w:pStyle w:val="tableentry"/>
            </w:pPr>
            <w:r>
              <w:t>In</w:t>
            </w:r>
          </w:p>
        </w:tc>
        <w:tc>
          <w:tcPr>
            <w:tcW w:w="3458" w:type="dxa"/>
          </w:tcPr>
          <w:p w:rsidR="004B66C4" w:rsidRDefault="004B66C4" w:rsidP="00C105B9">
            <w:pPr>
              <w:pStyle w:val="tableentry"/>
            </w:pPr>
            <w:r>
              <w:t xml:space="preserve">Indicates whether the Object path parameter is a prefix to an object path or a complete object path. </w:t>
            </w:r>
          </w:p>
        </w:tc>
      </w:tr>
      <w:tr w:rsidR="004B66C4" w:rsidRPr="00522FD8" w:rsidTr="00691939">
        <w:tc>
          <w:tcPr>
            <w:tcW w:w="1591" w:type="dxa"/>
          </w:tcPr>
          <w:p w:rsidR="004B66C4" w:rsidRDefault="004B66C4" w:rsidP="00CA187F">
            <w:pPr>
              <w:pStyle w:val="tableentry"/>
            </w:pPr>
          </w:p>
        </w:tc>
        <w:tc>
          <w:tcPr>
            <w:tcW w:w="2520" w:type="dxa"/>
          </w:tcPr>
          <w:p w:rsidR="004B66C4" w:rsidRDefault="004B66C4" w:rsidP="00C105B9">
            <w:pPr>
              <w:pStyle w:val="tableentry"/>
            </w:pPr>
            <w:r>
              <w:t xml:space="preserve">       List &lt;Interface name&gt;</w:t>
            </w:r>
          </w:p>
        </w:tc>
        <w:tc>
          <w:tcPr>
            <w:tcW w:w="981" w:type="dxa"/>
          </w:tcPr>
          <w:p w:rsidR="004B66C4" w:rsidRDefault="004B66C4" w:rsidP="00C105B9">
            <w:pPr>
              <w:pStyle w:val="tableentry"/>
            </w:pPr>
            <w:r>
              <w:t>In</w:t>
            </w:r>
          </w:p>
        </w:tc>
        <w:tc>
          <w:tcPr>
            <w:tcW w:w="3458" w:type="dxa"/>
          </w:tcPr>
          <w:p w:rsidR="004B66C4" w:rsidRDefault="004B66C4" w:rsidP="00C105B9">
            <w:pPr>
              <w:pStyle w:val="tableentry"/>
            </w:pPr>
            <w:r>
              <w:t xml:space="preserve">List of </w:t>
            </w:r>
            <w:proofErr w:type="spellStart"/>
            <w:r>
              <w:t>remoted</w:t>
            </w:r>
            <w:proofErr w:type="spellEnd"/>
            <w:r>
              <w:t xml:space="preserve"> </w:t>
            </w:r>
            <w:proofErr w:type="spellStart"/>
            <w:r>
              <w:t>AllJoyn</w:t>
            </w:r>
            <w:proofErr w:type="spellEnd"/>
            <w:r>
              <w:t xml:space="preserve"> interfaces. A wild card “*” means all interfaces implemented by the object path are </w:t>
            </w:r>
            <w:proofErr w:type="spellStart"/>
            <w:r>
              <w:t>remoted</w:t>
            </w:r>
            <w:proofErr w:type="spellEnd"/>
            <w:r>
              <w:t>.</w:t>
            </w:r>
          </w:p>
        </w:tc>
      </w:tr>
      <w:tr w:rsidR="004B66C4" w:rsidRPr="00522FD8" w:rsidTr="00691939">
        <w:tc>
          <w:tcPr>
            <w:tcW w:w="1591" w:type="dxa"/>
          </w:tcPr>
          <w:p w:rsidR="004B66C4" w:rsidRDefault="004B66C4" w:rsidP="00CA187F">
            <w:pPr>
              <w:pStyle w:val="tableentry"/>
            </w:pPr>
          </w:p>
        </w:tc>
        <w:tc>
          <w:tcPr>
            <w:tcW w:w="2520" w:type="dxa"/>
          </w:tcPr>
          <w:p w:rsidR="004B66C4" w:rsidRDefault="004B66C4" w:rsidP="00C105B9">
            <w:pPr>
              <w:pStyle w:val="tableentry"/>
            </w:pPr>
            <w:r>
              <w:t xml:space="preserve">   List &lt;Metadata&gt;</w:t>
            </w:r>
          </w:p>
        </w:tc>
        <w:tc>
          <w:tcPr>
            <w:tcW w:w="981" w:type="dxa"/>
          </w:tcPr>
          <w:p w:rsidR="004B66C4" w:rsidRDefault="004B66C4" w:rsidP="00C105B9">
            <w:pPr>
              <w:pStyle w:val="tableentry"/>
            </w:pPr>
            <w:r>
              <w:t>In</w:t>
            </w:r>
          </w:p>
          <w:p w:rsidR="004B66C4" w:rsidRDefault="004B66C4" w:rsidP="00C105B9">
            <w:pPr>
              <w:pStyle w:val="tableentry"/>
            </w:pPr>
            <w:r>
              <w:t>(optional)</w:t>
            </w:r>
          </w:p>
        </w:tc>
        <w:tc>
          <w:tcPr>
            <w:tcW w:w="3458" w:type="dxa"/>
          </w:tcPr>
          <w:p w:rsidR="004B66C4" w:rsidRDefault="004B66C4" w:rsidP="00C105B9">
            <w:pPr>
              <w:pStyle w:val="tableentry"/>
            </w:pPr>
            <w:r>
              <w:t xml:space="preserve">Specifies a set of metadata for the </w:t>
            </w:r>
            <w:proofErr w:type="spellStart"/>
            <w:r>
              <w:t>remoted</w:t>
            </w:r>
            <w:proofErr w:type="spellEnd"/>
            <w:r>
              <w:t xml:space="preserve"> app.</w:t>
            </w:r>
          </w:p>
        </w:tc>
      </w:tr>
      <w:tr w:rsidR="004B66C4" w:rsidRPr="00522FD8" w:rsidTr="00691939">
        <w:tc>
          <w:tcPr>
            <w:tcW w:w="1591" w:type="dxa"/>
          </w:tcPr>
          <w:p w:rsidR="004B66C4" w:rsidRDefault="004B66C4" w:rsidP="00CA187F">
            <w:pPr>
              <w:pStyle w:val="tableentry"/>
            </w:pPr>
          </w:p>
        </w:tc>
        <w:tc>
          <w:tcPr>
            <w:tcW w:w="2520" w:type="dxa"/>
          </w:tcPr>
          <w:p w:rsidR="004B66C4" w:rsidRDefault="004B66C4" w:rsidP="00C105B9">
            <w:pPr>
              <w:pStyle w:val="tableentry"/>
            </w:pPr>
            <w:r>
              <w:t xml:space="preserve">       Key</w:t>
            </w:r>
          </w:p>
        </w:tc>
        <w:tc>
          <w:tcPr>
            <w:tcW w:w="981" w:type="dxa"/>
          </w:tcPr>
          <w:p w:rsidR="004B66C4" w:rsidRDefault="004B66C4" w:rsidP="00C105B9">
            <w:pPr>
              <w:pStyle w:val="tableentry"/>
            </w:pPr>
            <w:r>
              <w:t>In</w:t>
            </w:r>
          </w:p>
        </w:tc>
        <w:tc>
          <w:tcPr>
            <w:tcW w:w="3458" w:type="dxa"/>
          </w:tcPr>
          <w:p w:rsidR="004B66C4" w:rsidRDefault="004B66C4" w:rsidP="00C105B9">
            <w:pPr>
              <w:pStyle w:val="tableentry"/>
            </w:pPr>
            <w:r>
              <w:t>Key describing the metadata.</w:t>
            </w:r>
          </w:p>
        </w:tc>
      </w:tr>
      <w:tr w:rsidR="004B66C4" w:rsidRPr="00522FD8" w:rsidTr="00691939">
        <w:tc>
          <w:tcPr>
            <w:tcW w:w="1591" w:type="dxa"/>
          </w:tcPr>
          <w:p w:rsidR="004B66C4" w:rsidRDefault="004B66C4" w:rsidP="00CA187F">
            <w:pPr>
              <w:pStyle w:val="tableentry"/>
            </w:pPr>
          </w:p>
        </w:tc>
        <w:tc>
          <w:tcPr>
            <w:tcW w:w="2520" w:type="dxa"/>
          </w:tcPr>
          <w:p w:rsidR="004B66C4" w:rsidRDefault="004B66C4" w:rsidP="00C105B9">
            <w:pPr>
              <w:pStyle w:val="tableentry"/>
            </w:pPr>
            <w:r>
              <w:t xml:space="preserve">       Value</w:t>
            </w:r>
          </w:p>
        </w:tc>
        <w:tc>
          <w:tcPr>
            <w:tcW w:w="981" w:type="dxa"/>
          </w:tcPr>
          <w:p w:rsidR="004B66C4" w:rsidRDefault="004B66C4" w:rsidP="00C105B9">
            <w:pPr>
              <w:pStyle w:val="tableentry"/>
            </w:pPr>
            <w:r>
              <w:t>In</w:t>
            </w:r>
          </w:p>
        </w:tc>
        <w:tc>
          <w:tcPr>
            <w:tcW w:w="3458" w:type="dxa"/>
          </w:tcPr>
          <w:p w:rsidR="004B66C4" w:rsidRDefault="004B66C4" w:rsidP="00C105B9">
            <w:pPr>
              <w:pStyle w:val="tableentry"/>
            </w:pPr>
            <w:r>
              <w:t>Value of the metadata.</w:t>
            </w:r>
          </w:p>
        </w:tc>
      </w:tr>
      <w:tr w:rsidR="004B66C4" w:rsidRPr="00522FD8" w:rsidTr="00691939">
        <w:tc>
          <w:tcPr>
            <w:tcW w:w="1591" w:type="dxa"/>
          </w:tcPr>
          <w:p w:rsidR="004B66C4" w:rsidRDefault="004B66C4" w:rsidP="00CA187F">
            <w:pPr>
              <w:pStyle w:val="tableentry"/>
            </w:pPr>
          </w:p>
        </w:tc>
        <w:tc>
          <w:tcPr>
            <w:tcW w:w="2520" w:type="dxa"/>
          </w:tcPr>
          <w:p w:rsidR="004B66C4" w:rsidRDefault="004B66C4" w:rsidP="00C105B9">
            <w:pPr>
              <w:pStyle w:val="tableentry"/>
            </w:pPr>
            <w:r>
              <w:t>Profile Status</w:t>
            </w:r>
          </w:p>
        </w:tc>
        <w:tc>
          <w:tcPr>
            <w:tcW w:w="981" w:type="dxa"/>
          </w:tcPr>
          <w:p w:rsidR="004B66C4" w:rsidRDefault="004B66C4" w:rsidP="00C105B9">
            <w:pPr>
              <w:pStyle w:val="tableentry"/>
            </w:pPr>
            <w:r>
              <w:t>Out</w:t>
            </w:r>
          </w:p>
        </w:tc>
        <w:tc>
          <w:tcPr>
            <w:tcW w:w="3458" w:type="dxa"/>
          </w:tcPr>
          <w:p w:rsidR="004B66C4" w:rsidRDefault="004B66C4" w:rsidP="00C105B9">
            <w:pPr>
              <w:pStyle w:val="tableentry"/>
            </w:pPr>
            <w:r>
              <w:t xml:space="preserve">Indicates current status for the profile. Set as per </w:t>
            </w:r>
            <w:r w:rsidR="009644C4">
              <w:fldChar w:fldCharType="begin"/>
            </w:r>
            <w:r>
              <w:instrText xml:space="preserve"> REF _Ref371429210 \h </w:instrText>
            </w:r>
            <w:r w:rsidR="009644C4">
              <w:fldChar w:fldCharType="separate"/>
            </w:r>
            <w:r>
              <w:t xml:space="preserve">Table </w:t>
            </w:r>
            <w:r>
              <w:rPr>
                <w:noProof/>
              </w:rPr>
              <w:t>2</w:t>
            </w:r>
            <w:r>
              <w:noBreakHyphen/>
            </w:r>
            <w:r>
              <w:rPr>
                <w:noProof/>
              </w:rPr>
              <w:t>16</w:t>
            </w:r>
            <w:r w:rsidR="009644C4">
              <w:fldChar w:fldCharType="end"/>
            </w:r>
            <w:r>
              <w:t xml:space="preserve">. </w:t>
            </w:r>
          </w:p>
        </w:tc>
      </w:tr>
    </w:tbl>
    <w:p w:rsidR="00757A2C" w:rsidRDefault="00691939" w:rsidP="008043AD">
      <w:pPr>
        <w:pStyle w:val="Heading4"/>
      </w:pPr>
      <w:r>
        <w:t>Get profile s</w:t>
      </w:r>
      <w:r w:rsidR="00757A2C">
        <w:t>tatus</w:t>
      </w:r>
    </w:p>
    <w:p w:rsidR="00757A2C" w:rsidRDefault="009644C4" w:rsidP="00757A2C">
      <w:pPr>
        <w:pStyle w:val="body"/>
      </w:pPr>
      <w:r>
        <w:fldChar w:fldCharType="begin"/>
      </w:r>
      <w:r w:rsidR="00757A2C">
        <w:instrText xml:space="preserve"> REF _Ref383697330 \h </w:instrText>
      </w:r>
      <w:r>
        <w:fldChar w:fldCharType="separate"/>
      </w:r>
      <w:r w:rsidR="00AC331C">
        <w:t xml:space="preserve">Table </w:t>
      </w:r>
      <w:r w:rsidR="00AC331C">
        <w:rPr>
          <w:noProof/>
        </w:rPr>
        <w:t>2</w:t>
      </w:r>
      <w:r w:rsidR="00AC331C">
        <w:noBreakHyphen/>
      </w:r>
      <w:r w:rsidR="00AC331C">
        <w:rPr>
          <w:noProof/>
        </w:rPr>
        <w:t>5</w:t>
      </w:r>
      <w:r>
        <w:fldChar w:fldCharType="end"/>
      </w:r>
      <w:r w:rsidR="00757A2C">
        <w:t xml:space="preserve"> provides </w:t>
      </w:r>
      <w:r w:rsidR="00691939">
        <w:t xml:space="preserve">a </w:t>
      </w:r>
      <w:r w:rsidR="00757A2C">
        <w:t>functional definit</w:t>
      </w:r>
      <w:r w:rsidR="00691939">
        <w:t>ion for the Get profile s</w:t>
      </w:r>
      <w:r w:rsidR="00757A2C">
        <w:t>tatus method.</w:t>
      </w:r>
    </w:p>
    <w:p w:rsidR="00757A2C" w:rsidRDefault="00757A2C" w:rsidP="00757A2C">
      <w:pPr>
        <w:pStyle w:val="Caption"/>
        <w:keepNext/>
      </w:pPr>
      <w:bookmarkStart w:id="104" w:name="_Ref383697330"/>
      <w:bookmarkStart w:id="105" w:name="_Toc383700089"/>
      <w:bookmarkStart w:id="106" w:name="_Toc404604631"/>
      <w:r>
        <w:t xml:space="preserve">Table </w:t>
      </w:r>
      <w:r w:rsidR="009644C4">
        <w:fldChar w:fldCharType="begin"/>
      </w:r>
      <w:r w:rsidR="00197080">
        <w:instrText xml:space="preserve"> STYLEREF 1 \s </w:instrText>
      </w:r>
      <w:r w:rsidR="009644C4">
        <w:fldChar w:fldCharType="separate"/>
      </w:r>
      <w:r w:rsidR="00AC331C">
        <w:rPr>
          <w:noProof/>
        </w:rPr>
        <w:t>2</w:t>
      </w:r>
      <w:r w:rsidR="009644C4">
        <w:rPr>
          <w:noProof/>
        </w:rPr>
        <w:fldChar w:fldCharType="end"/>
      </w:r>
      <w:r w:rsidR="0092121A">
        <w:noBreakHyphen/>
      </w:r>
      <w:r w:rsidR="009644C4">
        <w:fldChar w:fldCharType="begin"/>
      </w:r>
      <w:r w:rsidR="00197080">
        <w:instrText xml:space="preserve"> SEQ Table \* ARABIC \s 1 </w:instrText>
      </w:r>
      <w:r w:rsidR="009644C4">
        <w:fldChar w:fldCharType="separate"/>
      </w:r>
      <w:r w:rsidR="00AC331C">
        <w:rPr>
          <w:noProof/>
        </w:rPr>
        <w:t>5</w:t>
      </w:r>
      <w:r w:rsidR="009644C4">
        <w:rPr>
          <w:noProof/>
        </w:rPr>
        <w:fldChar w:fldCharType="end"/>
      </w:r>
      <w:bookmarkEnd w:id="104"/>
      <w:r w:rsidR="00691939">
        <w:t xml:space="preserve"> Get profile status m</w:t>
      </w:r>
      <w:r>
        <w:t>ethod</w:t>
      </w:r>
      <w:bookmarkEnd w:id="105"/>
      <w:bookmarkEnd w:id="106"/>
    </w:p>
    <w:tbl>
      <w:tblPr>
        <w:tblStyle w:val="TableQIS"/>
        <w:tblW w:w="0" w:type="auto"/>
        <w:tblInd w:w="835" w:type="dxa"/>
        <w:tblLook w:val="04A0"/>
      </w:tblPr>
      <w:tblGrid>
        <w:gridCol w:w="1591"/>
        <w:gridCol w:w="2520"/>
        <w:gridCol w:w="900"/>
        <w:gridCol w:w="3539"/>
      </w:tblGrid>
      <w:tr w:rsidR="00757A2C" w:rsidTr="00691939">
        <w:trPr>
          <w:cnfStyle w:val="100000000000"/>
        </w:trPr>
        <w:tc>
          <w:tcPr>
            <w:tcW w:w="1591" w:type="dxa"/>
            <w:vMerge w:val="restart"/>
          </w:tcPr>
          <w:p w:rsidR="00757A2C" w:rsidRDefault="00757A2C" w:rsidP="00757A2C">
            <w:pPr>
              <w:pStyle w:val="tableheading"/>
            </w:pPr>
            <w:r>
              <w:t>Method</w:t>
            </w:r>
          </w:p>
        </w:tc>
        <w:tc>
          <w:tcPr>
            <w:tcW w:w="6959" w:type="dxa"/>
            <w:gridSpan w:val="3"/>
          </w:tcPr>
          <w:p w:rsidR="00757A2C" w:rsidRDefault="00757A2C" w:rsidP="00757A2C">
            <w:pPr>
              <w:pStyle w:val="tableheading"/>
              <w:jc w:val="center"/>
            </w:pPr>
            <w:r>
              <w:t>Parameters</w:t>
            </w:r>
          </w:p>
        </w:tc>
      </w:tr>
      <w:tr w:rsidR="00757A2C" w:rsidTr="00691939">
        <w:tc>
          <w:tcPr>
            <w:tcW w:w="1591" w:type="dxa"/>
            <w:vMerge/>
          </w:tcPr>
          <w:p w:rsidR="00757A2C" w:rsidRDefault="00757A2C" w:rsidP="00757A2C">
            <w:pPr>
              <w:pStyle w:val="tableheading"/>
            </w:pPr>
          </w:p>
        </w:tc>
        <w:tc>
          <w:tcPr>
            <w:tcW w:w="2520" w:type="dxa"/>
          </w:tcPr>
          <w:p w:rsidR="00757A2C" w:rsidRDefault="00757A2C" w:rsidP="00757A2C">
            <w:pPr>
              <w:pStyle w:val="tableheading"/>
            </w:pPr>
            <w:r>
              <w:t>Parameter Name</w:t>
            </w:r>
          </w:p>
        </w:tc>
        <w:tc>
          <w:tcPr>
            <w:tcW w:w="900" w:type="dxa"/>
          </w:tcPr>
          <w:p w:rsidR="00757A2C" w:rsidRDefault="00757A2C" w:rsidP="00757A2C">
            <w:pPr>
              <w:pStyle w:val="tableheading"/>
            </w:pPr>
            <w:r>
              <w:t>In/Out</w:t>
            </w:r>
          </w:p>
        </w:tc>
        <w:tc>
          <w:tcPr>
            <w:tcW w:w="3539" w:type="dxa"/>
          </w:tcPr>
          <w:p w:rsidR="00757A2C" w:rsidRDefault="00757A2C" w:rsidP="00757A2C">
            <w:pPr>
              <w:pStyle w:val="tableheading"/>
            </w:pPr>
            <w:r>
              <w:t>Description</w:t>
            </w:r>
          </w:p>
        </w:tc>
      </w:tr>
      <w:tr w:rsidR="00757A2C" w:rsidRPr="00522FD8" w:rsidTr="00691939">
        <w:tc>
          <w:tcPr>
            <w:tcW w:w="1591" w:type="dxa"/>
          </w:tcPr>
          <w:p w:rsidR="00757A2C" w:rsidRDefault="00757A2C" w:rsidP="00757A2C">
            <w:pPr>
              <w:pStyle w:val="tableentry"/>
            </w:pPr>
            <w:r>
              <w:t>Get profile status</w:t>
            </w:r>
          </w:p>
        </w:tc>
        <w:tc>
          <w:tcPr>
            <w:tcW w:w="2520" w:type="dxa"/>
          </w:tcPr>
          <w:p w:rsidR="00757A2C" w:rsidRDefault="00757A2C" w:rsidP="00757A2C">
            <w:pPr>
              <w:pStyle w:val="tableentry"/>
            </w:pPr>
            <w:r>
              <w:t>Profile Id</w:t>
            </w:r>
          </w:p>
        </w:tc>
        <w:tc>
          <w:tcPr>
            <w:tcW w:w="900" w:type="dxa"/>
          </w:tcPr>
          <w:p w:rsidR="00757A2C" w:rsidRDefault="00757A2C" w:rsidP="00757A2C">
            <w:pPr>
              <w:pStyle w:val="tableentry"/>
            </w:pPr>
            <w:r>
              <w:t xml:space="preserve">In </w:t>
            </w:r>
          </w:p>
        </w:tc>
        <w:tc>
          <w:tcPr>
            <w:tcW w:w="3539" w:type="dxa"/>
          </w:tcPr>
          <w:p w:rsidR="00757A2C" w:rsidRDefault="00757A2C" w:rsidP="00757A2C">
            <w:pPr>
              <w:pStyle w:val="tableentry"/>
            </w:pPr>
            <w:r>
              <w:t>Unique identifier for the remote profile.</w:t>
            </w:r>
          </w:p>
        </w:tc>
      </w:tr>
      <w:tr w:rsidR="00757A2C" w:rsidRPr="00522FD8" w:rsidTr="00691939">
        <w:tc>
          <w:tcPr>
            <w:tcW w:w="1591" w:type="dxa"/>
          </w:tcPr>
          <w:p w:rsidR="00757A2C" w:rsidRDefault="00757A2C" w:rsidP="00757A2C">
            <w:pPr>
              <w:pStyle w:val="tableentry"/>
            </w:pPr>
          </w:p>
        </w:tc>
        <w:tc>
          <w:tcPr>
            <w:tcW w:w="2520" w:type="dxa"/>
          </w:tcPr>
          <w:p w:rsidR="00757A2C" w:rsidRDefault="00757A2C" w:rsidP="00757A2C">
            <w:pPr>
              <w:pStyle w:val="tableentry"/>
            </w:pPr>
            <w:r>
              <w:t>Profile name</w:t>
            </w:r>
          </w:p>
        </w:tc>
        <w:tc>
          <w:tcPr>
            <w:tcW w:w="900" w:type="dxa"/>
          </w:tcPr>
          <w:p w:rsidR="00757A2C" w:rsidRDefault="00757A2C" w:rsidP="00757A2C">
            <w:pPr>
              <w:pStyle w:val="tableentry"/>
            </w:pPr>
            <w:r>
              <w:t>Out</w:t>
            </w:r>
          </w:p>
        </w:tc>
        <w:tc>
          <w:tcPr>
            <w:tcW w:w="3539" w:type="dxa"/>
          </w:tcPr>
          <w:p w:rsidR="00757A2C" w:rsidRDefault="00757A2C" w:rsidP="00757A2C">
            <w:pPr>
              <w:pStyle w:val="tableentry"/>
            </w:pPr>
            <w:r>
              <w:t>Name assigned to the profile.</w:t>
            </w:r>
          </w:p>
        </w:tc>
      </w:tr>
      <w:tr w:rsidR="00757A2C" w:rsidRPr="00522FD8" w:rsidTr="00691939">
        <w:tc>
          <w:tcPr>
            <w:tcW w:w="1591" w:type="dxa"/>
          </w:tcPr>
          <w:p w:rsidR="00757A2C" w:rsidRDefault="00757A2C" w:rsidP="00757A2C">
            <w:pPr>
              <w:pStyle w:val="tableentry"/>
            </w:pPr>
          </w:p>
        </w:tc>
        <w:tc>
          <w:tcPr>
            <w:tcW w:w="2520" w:type="dxa"/>
          </w:tcPr>
          <w:p w:rsidR="00757A2C" w:rsidRDefault="00757A2C" w:rsidP="00757A2C">
            <w:pPr>
              <w:pStyle w:val="tableentry"/>
            </w:pPr>
            <w:r>
              <w:t>Profile status</w:t>
            </w:r>
          </w:p>
        </w:tc>
        <w:tc>
          <w:tcPr>
            <w:tcW w:w="900" w:type="dxa"/>
          </w:tcPr>
          <w:p w:rsidR="00757A2C" w:rsidRDefault="00757A2C" w:rsidP="00757A2C">
            <w:pPr>
              <w:pStyle w:val="tableentry"/>
            </w:pPr>
            <w:r>
              <w:t>Out</w:t>
            </w:r>
          </w:p>
        </w:tc>
        <w:tc>
          <w:tcPr>
            <w:tcW w:w="3539" w:type="dxa"/>
          </w:tcPr>
          <w:p w:rsidR="00757A2C" w:rsidRDefault="00757A2C" w:rsidP="00757A2C">
            <w:pPr>
              <w:pStyle w:val="tableentry"/>
            </w:pPr>
            <w:r>
              <w:t xml:space="preserve">Indicates current status for the profile. Set as per </w:t>
            </w:r>
            <w:r w:rsidR="009644C4">
              <w:fldChar w:fldCharType="begin"/>
            </w:r>
            <w:r>
              <w:instrText xml:space="preserve"> REF _Ref371429210 \h </w:instrText>
            </w:r>
            <w:r w:rsidR="009644C4">
              <w:fldChar w:fldCharType="separate"/>
            </w:r>
            <w:r w:rsidR="00AC331C">
              <w:t xml:space="preserve">Table </w:t>
            </w:r>
            <w:r w:rsidR="00AC331C">
              <w:rPr>
                <w:noProof/>
              </w:rPr>
              <w:t>2</w:t>
            </w:r>
            <w:r w:rsidR="00AC331C">
              <w:noBreakHyphen/>
            </w:r>
            <w:r w:rsidR="00AC331C">
              <w:rPr>
                <w:noProof/>
              </w:rPr>
              <w:t>16</w:t>
            </w:r>
            <w:r w:rsidR="009644C4">
              <w:fldChar w:fldCharType="end"/>
            </w:r>
            <w:r>
              <w:t>.</w:t>
            </w:r>
          </w:p>
        </w:tc>
      </w:tr>
    </w:tbl>
    <w:p w:rsidR="00757A2C" w:rsidRDefault="00691939" w:rsidP="008043AD">
      <w:pPr>
        <w:pStyle w:val="Heading4"/>
      </w:pPr>
      <w:r>
        <w:t>Get profile l</w:t>
      </w:r>
      <w:r w:rsidR="00757A2C">
        <w:t>ist</w:t>
      </w:r>
    </w:p>
    <w:p w:rsidR="00757A2C" w:rsidRDefault="009644C4" w:rsidP="00757A2C">
      <w:pPr>
        <w:pStyle w:val="body"/>
      </w:pPr>
      <w:r>
        <w:fldChar w:fldCharType="begin"/>
      </w:r>
      <w:r w:rsidR="00757A2C">
        <w:instrText xml:space="preserve"> REF _Ref383697348 \h </w:instrText>
      </w:r>
      <w:r>
        <w:fldChar w:fldCharType="separate"/>
      </w:r>
      <w:r w:rsidR="00AC331C">
        <w:t xml:space="preserve">Table </w:t>
      </w:r>
      <w:r w:rsidR="00AC331C">
        <w:rPr>
          <w:noProof/>
        </w:rPr>
        <w:t>2</w:t>
      </w:r>
      <w:r w:rsidR="00AC331C">
        <w:noBreakHyphen/>
      </w:r>
      <w:r w:rsidR="00AC331C">
        <w:rPr>
          <w:noProof/>
        </w:rPr>
        <w:t>6</w:t>
      </w:r>
      <w:r>
        <w:fldChar w:fldCharType="end"/>
      </w:r>
      <w:r w:rsidR="00757A2C">
        <w:t xml:space="preserve"> provides </w:t>
      </w:r>
      <w:r w:rsidR="00691939">
        <w:t xml:space="preserve">a </w:t>
      </w:r>
      <w:r w:rsidR="00757A2C">
        <w:t>fun</w:t>
      </w:r>
      <w:r w:rsidR="00691939">
        <w:t>ctional definition for the Get profile l</w:t>
      </w:r>
      <w:r w:rsidR="00757A2C">
        <w:t xml:space="preserve">ist method. </w:t>
      </w:r>
    </w:p>
    <w:p w:rsidR="00757A2C" w:rsidRDefault="00757A2C" w:rsidP="00757A2C">
      <w:pPr>
        <w:pStyle w:val="Caption"/>
        <w:keepNext/>
      </w:pPr>
      <w:bookmarkStart w:id="107" w:name="_Ref383697348"/>
      <w:bookmarkStart w:id="108" w:name="_Toc383700090"/>
      <w:bookmarkStart w:id="109" w:name="_Toc404604632"/>
      <w:r>
        <w:t xml:space="preserve">Table </w:t>
      </w:r>
      <w:r w:rsidR="009644C4">
        <w:fldChar w:fldCharType="begin"/>
      </w:r>
      <w:r w:rsidR="00197080">
        <w:instrText xml:space="preserve"> STYLEREF 1 \s </w:instrText>
      </w:r>
      <w:r w:rsidR="009644C4">
        <w:fldChar w:fldCharType="separate"/>
      </w:r>
      <w:r w:rsidR="00AC331C">
        <w:rPr>
          <w:noProof/>
        </w:rPr>
        <w:t>2</w:t>
      </w:r>
      <w:r w:rsidR="009644C4">
        <w:rPr>
          <w:noProof/>
        </w:rPr>
        <w:fldChar w:fldCharType="end"/>
      </w:r>
      <w:r w:rsidR="0092121A">
        <w:noBreakHyphen/>
      </w:r>
      <w:r w:rsidR="009644C4">
        <w:fldChar w:fldCharType="begin"/>
      </w:r>
      <w:r w:rsidR="00197080">
        <w:instrText xml:space="preserve"> SEQ Table \* ARABIC \s 1 </w:instrText>
      </w:r>
      <w:r w:rsidR="009644C4">
        <w:fldChar w:fldCharType="separate"/>
      </w:r>
      <w:r w:rsidR="00AC331C">
        <w:rPr>
          <w:noProof/>
        </w:rPr>
        <w:t>6</w:t>
      </w:r>
      <w:r w:rsidR="009644C4">
        <w:rPr>
          <w:noProof/>
        </w:rPr>
        <w:fldChar w:fldCharType="end"/>
      </w:r>
      <w:bookmarkEnd w:id="107"/>
      <w:r w:rsidR="00691939">
        <w:t xml:space="preserve"> Get profile list m</w:t>
      </w:r>
      <w:r>
        <w:t>ethod</w:t>
      </w:r>
      <w:bookmarkEnd w:id="108"/>
      <w:bookmarkEnd w:id="109"/>
    </w:p>
    <w:tbl>
      <w:tblPr>
        <w:tblStyle w:val="TableQIS"/>
        <w:tblW w:w="0" w:type="auto"/>
        <w:tblInd w:w="835" w:type="dxa"/>
        <w:tblLook w:val="04A0"/>
      </w:tblPr>
      <w:tblGrid>
        <w:gridCol w:w="1591"/>
        <w:gridCol w:w="2520"/>
        <w:gridCol w:w="900"/>
        <w:gridCol w:w="3539"/>
      </w:tblGrid>
      <w:tr w:rsidR="00757A2C" w:rsidTr="00691939">
        <w:trPr>
          <w:cnfStyle w:val="100000000000"/>
        </w:trPr>
        <w:tc>
          <w:tcPr>
            <w:tcW w:w="1591" w:type="dxa"/>
            <w:vMerge w:val="restart"/>
          </w:tcPr>
          <w:p w:rsidR="00757A2C" w:rsidRDefault="00757A2C" w:rsidP="00757A2C">
            <w:pPr>
              <w:pStyle w:val="tableheading"/>
            </w:pPr>
            <w:r>
              <w:t>Method</w:t>
            </w:r>
          </w:p>
        </w:tc>
        <w:tc>
          <w:tcPr>
            <w:tcW w:w="6959" w:type="dxa"/>
            <w:gridSpan w:val="3"/>
          </w:tcPr>
          <w:p w:rsidR="00757A2C" w:rsidRDefault="00757A2C" w:rsidP="00757A2C">
            <w:pPr>
              <w:pStyle w:val="tableheading"/>
              <w:jc w:val="center"/>
            </w:pPr>
            <w:r>
              <w:t>Parameters</w:t>
            </w:r>
          </w:p>
        </w:tc>
      </w:tr>
      <w:tr w:rsidR="00757A2C" w:rsidTr="00691939">
        <w:tc>
          <w:tcPr>
            <w:tcW w:w="1591" w:type="dxa"/>
            <w:vMerge/>
          </w:tcPr>
          <w:p w:rsidR="00757A2C" w:rsidRDefault="00757A2C" w:rsidP="00757A2C">
            <w:pPr>
              <w:pStyle w:val="tableheading"/>
            </w:pPr>
          </w:p>
        </w:tc>
        <w:tc>
          <w:tcPr>
            <w:tcW w:w="2520" w:type="dxa"/>
          </w:tcPr>
          <w:p w:rsidR="00757A2C" w:rsidRDefault="00757A2C" w:rsidP="00757A2C">
            <w:pPr>
              <w:pStyle w:val="tableheading"/>
            </w:pPr>
            <w:r>
              <w:t>Parameter Name</w:t>
            </w:r>
          </w:p>
        </w:tc>
        <w:tc>
          <w:tcPr>
            <w:tcW w:w="900" w:type="dxa"/>
          </w:tcPr>
          <w:p w:rsidR="00757A2C" w:rsidRDefault="00757A2C" w:rsidP="00757A2C">
            <w:pPr>
              <w:pStyle w:val="tableheading"/>
            </w:pPr>
            <w:r>
              <w:t>In/Out</w:t>
            </w:r>
          </w:p>
        </w:tc>
        <w:tc>
          <w:tcPr>
            <w:tcW w:w="3539" w:type="dxa"/>
          </w:tcPr>
          <w:p w:rsidR="00757A2C" w:rsidRDefault="00757A2C" w:rsidP="00757A2C">
            <w:pPr>
              <w:pStyle w:val="tableheading"/>
            </w:pPr>
            <w:r>
              <w:t>Description</w:t>
            </w:r>
          </w:p>
        </w:tc>
      </w:tr>
      <w:tr w:rsidR="00757A2C" w:rsidRPr="00522FD8" w:rsidTr="00691939">
        <w:tc>
          <w:tcPr>
            <w:tcW w:w="1591" w:type="dxa"/>
          </w:tcPr>
          <w:p w:rsidR="00757A2C" w:rsidRDefault="00757A2C" w:rsidP="00757A2C">
            <w:pPr>
              <w:pStyle w:val="tableentry"/>
            </w:pPr>
            <w:r>
              <w:t>Get profile list</w:t>
            </w:r>
          </w:p>
        </w:tc>
        <w:tc>
          <w:tcPr>
            <w:tcW w:w="2520" w:type="dxa"/>
          </w:tcPr>
          <w:p w:rsidR="00757A2C" w:rsidRDefault="00D02600" w:rsidP="00723990">
            <w:pPr>
              <w:pStyle w:val="tableentry"/>
            </w:pPr>
            <w:r>
              <w:t>Connector</w:t>
            </w:r>
            <w:r w:rsidR="00757A2C">
              <w:t xml:space="preserve"> Id</w:t>
            </w:r>
          </w:p>
        </w:tc>
        <w:tc>
          <w:tcPr>
            <w:tcW w:w="900" w:type="dxa"/>
          </w:tcPr>
          <w:p w:rsidR="00757A2C" w:rsidRDefault="00757A2C" w:rsidP="00757A2C">
            <w:pPr>
              <w:pStyle w:val="tableentry"/>
            </w:pPr>
            <w:r>
              <w:t>In</w:t>
            </w:r>
          </w:p>
        </w:tc>
        <w:tc>
          <w:tcPr>
            <w:tcW w:w="3539" w:type="dxa"/>
          </w:tcPr>
          <w:p w:rsidR="00757A2C" w:rsidRDefault="00723990" w:rsidP="00757A2C">
            <w:pPr>
              <w:pStyle w:val="tableentry"/>
            </w:pPr>
            <w:r>
              <w:t>Unique i</w:t>
            </w:r>
            <w:r w:rsidR="00757A2C">
              <w:t xml:space="preserve">dentifier for the </w:t>
            </w:r>
            <w:r w:rsidR="00D02600">
              <w:t>Connector</w:t>
            </w:r>
            <w:r w:rsidR="006A21B7">
              <w:t xml:space="preserve"> app</w:t>
            </w:r>
            <w:r w:rsidR="00757A2C">
              <w:t xml:space="preserve"> for which </w:t>
            </w:r>
            <w:r w:rsidR="00333D9D">
              <w:t xml:space="preserve">the </w:t>
            </w:r>
            <w:r w:rsidR="00757A2C">
              <w:t>profile list is being fetched.</w:t>
            </w:r>
          </w:p>
        </w:tc>
      </w:tr>
      <w:tr w:rsidR="00757A2C" w:rsidRPr="00522FD8" w:rsidTr="00691939">
        <w:tc>
          <w:tcPr>
            <w:tcW w:w="1591" w:type="dxa"/>
          </w:tcPr>
          <w:p w:rsidR="00757A2C" w:rsidRDefault="00757A2C" w:rsidP="00757A2C">
            <w:pPr>
              <w:pStyle w:val="tableentry"/>
            </w:pPr>
          </w:p>
        </w:tc>
        <w:tc>
          <w:tcPr>
            <w:tcW w:w="2520" w:type="dxa"/>
          </w:tcPr>
          <w:p w:rsidR="00757A2C" w:rsidRDefault="00757A2C" w:rsidP="00757A2C">
            <w:pPr>
              <w:pStyle w:val="tableentry"/>
            </w:pPr>
            <w:r>
              <w:t>List &lt;Profile Info&gt;</w:t>
            </w:r>
          </w:p>
        </w:tc>
        <w:tc>
          <w:tcPr>
            <w:tcW w:w="900" w:type="dxa"/>
          </w:tcPr>
          <w:p w:rsidR="00757A2C" w:rsidRDefault="00757A2C" w:rsidP="00757A2C">
            <w:pPr>
              <w:pStyle w:val="tableentry"/>
            </w:pPr>
          </w:p>
        </w:tc>
        <w:tc>
          <w:tcPr>
            <w:tcW w:w="3539" w:type="dxa"/>
          </w:tcPr>
          <w:p w:rsidR="00757A2C" w:rsidRDefault="00757A2C" w:rsidP="00757A2C">
            <w:pPr>
              <w:pStyle w:val="tableentry"/>
            </w:pPr>
            <w:r>
              <w:t xml:space="preserve">Provides list of profiles associated with the specified </w:t>
            </w:r>
            <w:r w:rsidR="00D02600">
              <w:t>Connector</w:t>
            </w:r>
            <w:r w:rsidR="006A21B7">
              <w:t xml:space="preserve"> app</w:t>
            </w:r>
            <w:r>
              <w:t>.</w:t>
            </w:r>
          </w:p>
        </w:tc>
      </w:tr>
      <w:tr w:rsidR="00757A2C" w:rsidRPr="00522FD8" w:rsidTr="00691939">
        <w:tc>
          <w:tcPr>
            <w:tcW w:w="1591" w:type="dxa"/>
          </w:tcPr>
          <w:p w:rsidR="00757A2C" w:rsidRDefault="00757A2C" w:rsidP="00757A2C">
            <w:pPr>
              <w:pStyle w:val="tableentry"/>
            </w:pPr>
          </w:p>
        </w:tc>
        <w:tc>
          <w:tcPr>
            <w:tcW w:w="2520" w:type="dxa"/>
          </w:tcPr>
          <w:p w:rsidR="00757A2C" w:rsidRDefault="00757A2C" w:rsidP="00757A2C">
            <w:pPr>
              <w:pStyle w:val="tableentry"/>
            </w:pPr>
            <w:r>
              <w:t xml:space="preserve">   Profile Id</w:t>
            </w:r>
          </w:p>
        </w:tc>
        <w:tc>
          <w:tcPr>
            <w:tcW w:w="900" w:type="dxa"/>
          </w:tcPr>
          <w:p w:rsidR="00757A2C" w:rsidRDefault="00757A2C" w:rsidP="00757A2C">
            <w:pPr>
              <w:pStyle w:val="tableentry"/>
            </w:pPr>
            <w:r>
              <w:t>Out</w:t>
            </w:r>
          </w:p>
        </w:tc>
        <w:tc>
          <w:tcPr>
            <w:tcW w:w="3539" w:type="dxa"/>
          </w:tcPr>
          <w:p w:rsidR="00757A2C" w:rsidRDefault="00757A2C" w:rsidP="00757A2C">
            <w:pPr>
              <w:pStyle w:val="tableentry"/>
            </w:pPr>
            <w:r>
              <w:t>Identifier for the profile</w:t>
            </w:r>
          </w:p>
        </w:tc>
      </w:tr>
      <w:tr w:rsidR="00757A2C" w:rsidRPr="00522FD8" w:rsidTr="00691939">
        <w:tc>
          <w:tcPr>
            <w:tcW w:w="1591" w:type="dxa"/>
          </w:tcPr>
          <w:p w:rsidR="00757A2C" w:rsidRDefault="00757A2C" w:rsidP="00757A2C">
            <w:pPr>
              <w:pStyle w:val="tableentry"/>
            </w:pPr>
          </w:p>
        </w:tc>
        <w:tc>
          <w:tcPr>
            <w:tcW w:w="2520" w:type="dxa"/>
          </w:tcPr>
          <w:p w:rsidR="00757A2C" w:rsidRDefault="00757A2C" w:rsidP="00757A2C">
            <w:pPr>
              <w:pStyle w:val="tableentry"/>
            </w:pPr>
            <w:r>
              <w:t xml:space="preserve">   Profile Name</w:t>
            </w:r>
          </w:p>
        </w:tc>
        <w:tc>
          <w:tcPr>
            <w:tcW w:w="900" w:type="dxa"/>
          </w:tcPr>
          <w:p w:rsidR="00757A2C" w:rsidRDefault="00757A2C" w:rsidP="00757A2C">
            <w:pPr>
              <w:pStyle w:val="tableentry"/>
            </w:pPr>
            <w:r>
              <w:t>Out</w:t>
            </w:r>
          </w:p>
        </w:tc>
        <w:tc>
          <w:tcPr>
            <w:tcW w:w="3539" w:type="dxa"/>
          </w:tcPr>
          <w:p w:rsidR="00757A2C" w:rsidRDefault="00757A2C" w:rsidP="00757A2C">
            <w:pPr>
              <w:pStyle w:val="tableentry"/>
            </w:pPr>
            <w:r>
              <w:t>Name assigned to the profile.</w:t>
            </w:r>
          </w:p>
        </w:tc>
      </w:tr>
      <w:tr w:rsidR="00757A2C" w:rsidRPr="00522FD8" w:rsidTr="00691939">
        <w:tc>
          <w:tcPr>
            <w:tcW w:w="1591" w:type="dxa"/>
          </w:tcPr>
          <w:p w:rsidR="00757A2C" w:rsidRDefault="00757A2C" w:rsidP="00757A2C">
            <w:pPr>
              <w:pStyle w:val="tableentry"/>
            </w:pPr>
          </w:p>
        </w:tc>
        <w:tc>
          <w:tcPr>
            <w:tcW w:w="2520" w:type="dxa"/>
          </w:tcPr>
          <w:p w:rsidR="00757A2C" w:rsidRDefault="00757A2C" w:rsidP="00757A2C">
            <w:pPr>
              <w:pStyle w:val="tableentry"/>
            </w:pPr>
            <w:r>
              <w:t xml:space="preserve">   Profile status</w:t>
            </w:r>
          </w:p>
        </w:tc>
        <w:tc>
          <w:tcPr>
            <w:tcW w:w="900" w:type="dxa"/>
          </w:tcPr>
          <w:p w:rsidR="00757A2C" w:rsidRDefault="00757A2C" w:rsidP="00757A2C">
            <w:pPr>
              <w:pStyle w:val="tableentry"/>
            </w:pPr>
            <w:r>
              <w:t>Out</w:t>
            </w:r>
          </w:p>
        </w:tc>
        <w:tc>
          <w:tcPr>
            <w:tcW w:w="3539" w:type="dxa"/>
          </w:tcPr>
          <w:p w:rsidR="00757A2C" w:rsidRDefault="00757A2C" w:rsidP="00757A2C">
            <w:pPr>
              <w:pStyle w:val="tableentry"/>
            </w:pPr>
            <w:r>
              <w:t xml:space="preserve">Indicates current status for the profile. Set as per </w:t>
            </w:r>
            <w:r w:rsidR="009644C4">
              <w:fldChar w:fldCharType="begin"/>
            </w:r>
            <w:r>
              <w:instrText xml:space="preserve"> REF _Ref371429210 \h </w:instrText>
            </w:r>
            <w:r w:rsidR="009644C4">
              <w:fldChar w:fldCharType="separate"/>
            </w:r>
            <w:r w:rsidR="00AC331C">
              <w:t xml:space="preserve">Table </w:t>
            </w:r>
            <w:r w:rsidR="00AC331C">
              <w:rPr>
                <w:noProof/>
              </w:rPr>
              <w:t>2</w:t>
            </w:r>
            <w:r w:rsidR="00AC331C">
              <w:noBreakHyphen/>
            </w:r>
            <w:r w:rsidR="00AC331C">
              <w:rPr>
                <w:noProof/>
              </w:rPr>
              <w:t>16</w:t>
            </w:r>
            <w:r w:rsidR="009644C4">
              <w:fldChar w:fldCharType="end"/>
            </w:r>
            <w:r>
              <w:t>.</w:t>
            </w:r>
          </w:p>
        </w:tc>
      </w:tr>
    </w:tbl>
    <w:p w:rsidR="00522FD8" w:rsidRDefault="008043AD" w:rsidP="008043AD">
      <w:pPr>
        <w:pStyle w:val="Heading4"/>
      </w:pPr>
      <w:r>
        <w:lastRenderedPageBreak/>
        <w:t>Update</w:t>
      </w:r>
      <w:r w:rsidR="00640126">
        <w:t xml:space="preserve"> </w:t>
      </w:r>
      <w:r w:rsidR="00691939">
        <w:t>p</w:t>
      </w:r>
      <w:r>
        <w:t>rofile</w:t>
      </w:r>
    </w:p>
    <w:p w:rsidR="008043AD" w:rsidRPr="007C6FB2" w:rsidRDefault="009644C4" w:rsidP="008B6524">
      <w:pPr>
        <w:pStyle w:val="body"/>
      </w:pPr>
      <w:r>
        <w:fldChar w:fldCharType="begin"/>
      </w:r>
      <w:r w:rsidR="008B6524">
        <w:instrText xml:space="preserve"> REF _Ref372037303 \h </w:instrText>
      </w:r>
      <w:r>
        <w:fldChar w:fldCharType="separate"/>
      </w:r>
      <w:r w:rsidR="00AC331C">
        <w:t xml:space="preserve">Table </w:t>
      </w:r>
      <w:r w:rsidR="00AC331C">
        <w:rPr>
          <w:noProof/>
        </w:rPr>
        <w:t>2</w:t>
      </w:r>
      <w:r w:rsidR="00AC331C">
        <w:noBreakHyphen/>
      </w:r>
      <w:r w:rsidR="00AC331C">
        <w:rPr>
          <w:noProof/>
        </w:rPr>
        <w:t>7</w:t>
      </w:r>
      <w:r>
        <w:fldChar w:fldCharType="end"/>
      </w:r>
      <w:r w:rsidR="008B6524">
        <w:t xml:space="preserve"> </w:t>
      </w:r>
      <w:r w:rsidR="008043AD">
        <w:t xml:space="preserve">provides </w:t>
      </w:r>
      <w:r w:rsidR="00691939">
        <w:t xml:space="preserve">a </w:t>
      </w:r>
      <w:r w:rsidR="008043AD">
        <w:t>functional definition for the Update</w:t>
      </w:r>
      <w:r w:rsidR="00640126">
        <w:t xml:space="preserve"> profile method</w:t>
      </w:r>
      <w:r w:rsidR="008043AD">
        <w:t xml:space="preserve">. This call provides </w:t>
      </w:r>
      <w:r w:rsidR="00A931B7">
        <w:t xml:space="preserve">the </w:t>
      </w:r>
      <w:r w:rsidR="008043AD">
        <w:t>complete set of updated profile information</w:t>
      </w:r>
      <w:r w:rsidR="007C6FB2">
        <w:t>.</w:t>
      </w:r>
    </w:p>
    <w:p w:rsidR="008043AD" w:rsidRDefault="008043AD" w:rsidP="008043AD">
      <w:pPr>
        <w:pStyle w:val="Caption"/>
        <w:keepNext/>
      </w:pPr>
      <w:bookmarkStart w:id="110" w:name="_Ref372037303"/>
      <w:bookmarkStart w:id="111" w:name="_Toc404604633"/>
      <w:r>
        <w:t xml:space="preserve">Table </w:t>
      </w:r>
      <w:r w:rsidR="009644C4">
        <w:fldChar w:fldCharType="begin"/>
      </w:r>
      <w:r w:rsidR="00197080">
        <w:instrText xml:space="preserve"> STYLEREF 1 \s </w:instrText>
      </w:r>
      <w:r w:rsidR="009644C4">
        <w:fldChar w:fldCharType="separate"/>
      </w:r>
      <w:r w:rsidR="00AC331C">
        <w:rPr>
          <w:noProof/>
        </w:rPr>
        <w:t>2</w:t>
      </w:r>
      <w:r w:rsidR="009644C4">
        <w:rPr>
          <w:noProof/>
        </w:rPr>
        <w:fldChar w:fldCharType="end"/>
      </w:r>
      <w:r w:rsidR="0092121A">
        <w:noBreakHyphen/>
      </w:r>
      <w:r w:rsidR="009644C4">
        <w:fldChar w:fldCharType="begin"/>
      </w:r>
      <w:r w:rsidR="00197080">
        <w:instrText xml:space="preserve"> SEQ Table \* ARABIC \s 1 </w:instrText>
      </w:r>
      <w:r w:rsidR="009644C4">
        <w:fldChar w:fldCharType="separate"/>
      </w:r>
      <w:r w:rsidR="00AC331C">
        <w:rPr>
          <w:noProof/>
        </w:rPr>
        <w:t>7</w:t>
      </w:r>
      <w:r w:rsidR="009644C4">
        <w:rPr>
          <w:noProof/>
        </w:rPr>
        <w:fldChar w:fldCharType="end"/>
      </w:r>
      <w:bookmarkEnd w:id="110"/>
      <w:r>
        <w:t xml:space="preserve"> Update</w:t>
      </w:r>
      <w:r w:rsidR="00640126">
        <w:t xml:space="preserve"> </w:t>
      </w:r>
      <w:r w:rsidR="00691939">
        <w:t>profile m</w:t>
      </w:r>
      <w:r>
        <w:t>ethod</w:t>
      </w:r>
      <w:bookmarkEnd w:id="111"/>
    </w:p>
    <w:tbl>
      <w:tblPr>
        <w:tblStyle w:val="TableQIS"/>
        <w:tblW w:w="8550" w:type="dxa"/>
        <w:tblInd w:w="835" w:type="dxa"/>
        <w:tblLook w:val="04A0"/>
      </w:tblPr>
      <w:tblGrid>
        <w:gridCol w:w="1591"/>
        <w:gridCol w:w="2520"/>
        <w:gridCol w:w="981"/>
        <w:gridCol w:w="3458"/>
      </w:tblGrid>
      <w:tr w:rsidR="008043AD" w:rsidTr="00691939">
        <w:trPr>
          <w:cnfStyle w:val="100000000000"/>
        </w:trPr>
        <w:tc>
          <w:tcPr>
            <w:tcW w:w="1591" w:type="dxa"/>
            <w:vMerge w:val="restart"/>
          </w:tcPr>
          <w:p w:rsidR="008043AD" w:rsidRDefault="00640126" w:rsidP="00FD7AF0">
            <w:pPr>
              <w:pStyle w:val="tableheading"/>
            </w:pPr>
            <w:r>
              <w:t>Method</w:t>
            </w:r>
          </w:p>
        </w:tc>
        <w:tc>
          <w:tcPr>
            <w:tcW w:w="6959" w:type="dxa"/>
            <w:gridSpan w:val="3"/>
          </w:tcPr>
          <w:p w:rsidR="008043AD" w:rsidRDefault="008043AD" w:rsidP="00FD7AF0">
            <w:pPr>
              <w:pStyle w:val="tableheading"/>
              <w:jc w:val="center"/>
            </w:pPr>
            <w:r>
              <w:t>Parameters</w:t>
            </w:r>
          </w:p>
        </w:tc>
      </w:tr>
      <w:tr w:rsidR="008043AD" w:rsidTr="00691939">
        <w:tc>
          <w:tcPr>
            <w:tcW w:w="1591" w:type="dxa"/>
            <w:vMerge/>
          </w:tcPr>
          <w:p w:rsidR="008043AD" w:rsidRDefault="008043AD" w:rsidP="00FD7AF0">
            <w:pPr>
              <w:pStyle w:val="tableheading"/>
            </w:pPr>
          </w:p>
        </w:tc>
        <w:tc>
          <w:tcPr>
            <w:tcW w:w="2520" w:type="dxa"/>
          </w:tcPr>
          <w:p w:rsidR="008043AD" w:rsidRDefault="008043AD" w:rsidP="00FD7AF0">
            <w:pPr>
              <w:pStyle w:val="tableheading"/>
            </w:pPr>
            <w:r>
              <w:t>Parameter Name</w:t>
            </w:r>
          </w:p>
        </w:tc>
        <w:tc>
          <w:tcPr>
            <w:tcW w:w="981" w:type="dxa"/>
          </w:tcPr>
          <w:p w:rsidR="008043AD" w:rsidRDefault="008043AD" w:rsidP="00FD7AF0">
            <w:pPr>
              <w:pStyle w:val="tableheading"/>
            </w:pPr>
            <w:r>
              <w:t>In/Out</w:t>
            </w:r>
          </w:p>
        </w:tc>
        <w:tc>
          <w:tcPr>
            <w:tcW w:w="3458" w:type="dxa"/>
          </w:tcPr>
          <w:p w:rsidR="008043AD" w:rsidRDefault="008043AD" w:rsidP="00FD7AF0">
            <w:pPr>
              <w:pStyle w:val="tableheading"/>
            </w:pPr>
            <w:r>
              <w:t>Description</w:t>
            </w:r>
          </w:p>
        </w:tc>
      </w:tr>
      <w:tr w:rsidR="008230B3" w:rsidRPr="00522FD8" w:rsidTr="00691939">
        <w:tc>
          <w:tcPr>
            <w:tcW w:w="1591" w:type="dxa"/>
          </w:tcPr>
          <w:p w:rsidR="008230B3" w:rsidRDefault="008230B3" w:rsidP="00FD7AF0">
            <w:pPr>
              <w:pStyle w:val="tableentry"/>
            </w:pPr>
            <w:r>
              <w:t>Update profile</w:t>
            </w:r>
          </w:p>
        </w:tc>
        <w:tc>
          <w:tcPr>
            <w:tcW w:w="2520" w:type="dxa"/>
          </w:tcPr>
          <w:p w:rsidR="008230B3" w:rsidRDefault="008230B3" w:rsidP="00FD7AF0">
            <w:pPr>
              <w:pStyle w:val="tableentry"/>
            </w:pPr>
            <w:r>
              <w:t>Profile n</w:t>
            </w:r>
            <w:r w:rsidRPr="00522FD8">
              <w:t>ame</w:t>
            </w:r>
          </w:p>
        </w:tc>
        <w:tc>
          <w:tcPr>
            <w:tcW w:w="981" w:type="dxa"/>
          </w:tcPr>
          <w:p w:rsidR="008230B3" w:rsidRDefault="008230B3" w:rsidP="00FD7AF0">
            <w:pPr>
              <w:pStyle w:val="tableentry"/>
            </w:pPr>
            <w:r>
              <w:t>In</w:t>
            </w:r>
          </w:p>
        </w:tc>
        <w:tc>
          <w:tcPr>
            <w:tcW w:w="3458" w:type="dxa"/>
          </w:tcPr>
          <w:p w:rsidR="008230B3" w:rsidRDefault="008230B3" w:rsidP="00FD7AF0">
            <w:pPr>
              <w:pStyle w:val="tableentry"/>
            </w:pPr>
            <w:r>
              <w:t>Name given to the service provider profile</w:t>
            </w:r>
          </w:p>
        </w:tc>
      </w:tr>
      <w:tr w:rsidR="008230B3" w:rsidRPr="00522FD8" w:rsidTr="00691939">
        <w:tc>
          <w:tcPr>
            <w:tcW w:w="1591" w:type="dxa"/>
          </w:tcPr>
          <w:p w:rsidR="008230B3" w:rsidRDefault="008230B3" w:rsidP="00FD7AF0">
            <w:pPr>
              <w:pStyle w:val="tableentry"/>
            </w:pPr>
          </w:p>
        </w:tc>
        <w:tc>
          <w:tcPr>
            <w:tcW w:w="2520" w:type="dxa"/>
          </w:tcPr>
          <w:p w:rsidR="008230B3" w:rsidRDefault="008230B3" w:rsidP="00723990">
            <w:pPr>
              <w:pStyle w:val="tableentry"/>
            </w:pPr>
            <w:r>
              <w:t>Connector Id</w:t>
            </w:r>
          </w:p>
        </w:tc>
        <w:tc>
          <w:tcPr>
            <w:tcW w:w="981" w:type="dxa"/>
          </w:tcPr>
          <w:p w:rsidR="008230B3" w:rsidRDefault="008230B3" w:rsidP="00FD7AF0">
            <w:pPr>
              <w:pStyle w:val="tableentry"/>
            </w:pPr>
            <w:r>
              <w:t>In</w:t>
            </w:r>
          </w:p>
        </w:tc>
        <w:tc>
          <w:tcPr>
            <w:tcW w:w="3458" w:type="dxa"/>
          </w:tcPr>
          <w:p w:rsidR="008230B3" w:rsidRDefault="008230B3" w:rsidP="006A21B7">
            <w:pPr>
              <w:pStyle w:val="tableentry"/>
            </w:pPr>
            <w:r>
              <w:t>Unique identifier for the Connector app associated with the profile</w:t>
            </w:r>
          </w:p>
        </w:tc>
      </w:tr>
      <w:tr w:rsidR="008230B3" w:rsidRPr="00522FD8" w:rsidTr="00691939">
        <w:tc>
          <w:tcPr>
            <w:tcW w:w="1591" w:type="dxa"/>
          </w:tcPr>
          <w:p w:rsidR="008230B3" w:rsidRDefault="008230B3" w:rsidP="00FD7AF0">
            <w:pPr>
              <w:pStyle w:val="tableentry"/>
            </w:pPr>
          </w:p>
        </w:tc>
        <w:tc>
          <w:tcPr>
            <w:tcW w:w="2520" w:type="dxa"/>
          </w:tcPr>
          <w:p w:rsidR="008230B3" w:rsidRDefault="008230B3" w:rsidP="00A87DDA">
            <w:pPr>
              <w:pStyle w:val="tableentry"/>
            </w:pPr>
            <w:r>
              <w:t>List &lt;Exposed services&gt;</w:t>
            </w:r>
          </w:p>
        </w:tc>
        <w:tc>
          <w:tcPr>
            <w:tcW w:w="981" w:type="dxa"/>
          </w:tcPr>
          <w:p w:rsidR="008230B3" w:rsidRDefault="008230B3" w:rsidP="00FD7AF0">
            <w:pPr>
              <w:pStyle w:val="tableentry"/>
            </w:pPr>
          </w:p>
        </w:tc>
        <w:tc>
          <w:tcPr>
            <w:tcW w:w="3458" w:type="dxa"/>
          </w:tcPr>
          <w:p w:rsidR="008230B3" w:rsidRDefault="008230B3" w:rsidP="00333D9D">
            <w:pPr>
              <w:pStyle w:val="tableentry"/>
            </w:pPr>
            <w:r>
              <w:t xml:space="preserve">List of </w:t>
            </w:r>
            <w:proofErr w:type="spellStart"/>
            <w:r>
              <w:t>AllJoyn</w:t>
            </w:r>
            <w:proofErr w:type="spellEnd"/>
            <w:r>
              <w:t xml:space="preserve"> services provided by the Connector app that are being exposed for access on the proximal network.</w:t>
            </w:r>
          </w:p>
        </w:tc>
      </w:tr>
      <w:tr w:rsidR="008230B3" w:rsidRPr="00522FD8" w:rsidTr="00691939">
        <w:tc>
          <w:tcPr>
            <w:tcW w:w="1591" w:type="dxa"/>
          </w:tcPr>
          <w:p w:rsidR="008230B3" w:rsidRDefault="008230B3" w:rsidP="00FD7AF0">
            <w:pPr>
              <w:pStyle w:val="tableentry"/>
            </w:pPr>
          </w:p>
        </w:tc>
        <w:tc>
          <w:tcPr>
            <w:tcW w:w="2520" w:type="dxa"/>
          </w:tcPr>
          <w:p w:rsidR="008230B3" w:rsidRDefault="008230B3" w:rsidP="00C105B9">
            <w:pPr>
              <w:pStyle w:val="tableentry"/>
            </w:pPr>
            <w:r>
              <w:t xml:space="preserve">   Object path</w:t>
            </w:r>
          </w:p>
        </w:tc>
        <w:tc>
          <w:tcPr>
            <w:tcW w:w="981" w:type="dxa"/>
          </w:tcPr>
          <w:p w:rsidR="008230B3" w:rsidRDefault="008230B3" w:rsidP="00C105B9">
            <w:pPr>
              <w:pStyle w:val="tableentry"/>
            </w:pPr>
            <w:r>
              <w:t xml:space="preserve">In </w:t>
            </w:r>
          </w:p>
        </w:tc>
        <w:tc>
          <w:tcPr>
            <w:tcW w:w="3458" w:type="dxa"/>
          </w:tcPr>
          <w:p w:rsidR="008230B3" w:rsidRDefault="008230B3" w:rsidP="000642B8">
            <w:pPr>
              <w:pStyle w:val="tableentry"/>
            </w:pPr>
            <w:r>
              <w:t>Object path for the object implementing the listed interfaces. A wild card “*” means listed interfaces can be accessed at any object path.</w:t>
            </w:r>
          </w:p>
        </w:tc>
      </w:tr>
      <w:tr w:rsidR="008230B3" w:rsidRPr="00522FD8" w:rsidTr="00691939">
        <w:tc>
          <w:tcPr>
            <w:tcW w:w="1591" w:type="dxa"/>
          </w:tcPr>
          <w:p w:rsidR="008230B3" w:rsidRDefault="008230B3" w:rsidP="00FD7AF0">
            <w:pPr>
              <w:pStyle w:val="tableentry"/>
            </w:pPr>
          </w:p>
        </w:tc>
        <w:tc>
          <w:tcPr>
            <w:tcW w:w="2520" w:type="dxa"/>
          </w:tcPr>
          <w:p w:rsidR="008230B3" w:rsidRDefault="008230B3" w:rsidP="00C105B9">
            <w:pPr>
              <w:pStyle w:val="tableentry"/>
            </w:pPr>
            <w:r>
              <w:t xml:space="preserve">    </w:t>
            </w:r>
            <w:proofErr w:type="spellStart"/>
            <w:r>
              <w:t>isPrefix</w:t>
            </w:r>
            <w:proofErr w:type="spellEnd"/>
          </w:p>
        </w:tc>
        <w:tc>
          <w:tcPr>
            <w:tcW w:w="981" w:type="dxa"/>
          </w:tcPr>
          <w:p w:rsidR="008230B3" w:rsidRDefault="008230B3" w:rsidP="00C105B9">
            <w:pPr>
              <w:pStyle w:val="tableentry"/>
            </w:pPr>
            <w:r>
              <w:t>In</w:t>
            </w:r>
          </w:p>
        </w:tc>
        <w:tc>
          <w:tcPr>
            <w:tcW w:w="3458" w:type="dxa"/>
          </w:tcPr>
          <w:p w:rsidR="008230B3" w:rsidRDefault="008230B3" w:rsidP="00C105B9">
            <w:pPr>
              <w:pStyle w:val="tableentry"/>
            </w:pPr>
            <w:r>
              <w:t xml:space="preserve">Indicates whether the Object path parameter is a prefix to an object path or a complete object path. </w:t>
            </w:r>
          </w:p>
        </w:tc>
      </w:tr>
      <w:tr w:rsidR="008230B3" w:rsidRPr="00522FD8" w:rsidTr="00691939">
        <w:tc>
          <w:tcPr>
            <w:tcW w:w="1591" w:type="dxa"/>
          </w:tcPr>
          <w:p w:rsidR="008230B3" w:rsidRDefault="008230B3" w:rsidP="00FD7AF0">
            <w:pPr>
              <w:pStyle w:val="tableentry"/>
            </w:pPr>
          </w:p>
        </w:tc>
        <w:tc>
          <w:tcPr>
            <w:tcW w:w="2520" w:type="dxa"/>
          </w:tcPr>
          <w:p w:rsidR="008230B3" w:rsidRDefault="008230B3" w:rsidP="00C105B9">
            <w:pPr>
              <w:pStyle w:val="tableentry"/>
            </w:pPr>
            <w:r>
              <w:t xml:space="preserve">    List &lt;Interface name&gt;</w:t>
            </w:r>
          </w:p>
        </w:tc>
        <w:tc>
          <w:tcPr>
            <w:tcW w:w="981" w:type="dxa"/>
          </w:tcPr>
          <w:p w:rsidR="008230B3" w:rsidRDefault="008230B3" w:rsidP="00C105B9">
            <w:pPr>
              <w:pStyle w:val="tableentry"/>
            </w:pPr>
            <w:r>
              <w:t>In</w:t>
            </w:r>
          </w:p>
        </w:tc>
        <w:tc>
          <w:tcPr>
            <w:tcW w:w="3458" w:type="dxa"/>
          </w:tcPr>
          <w:p w:rsidR="008230B3" w:rsidRDefault="008230B3" w:rsidP="00E14C37">
            <w:pPr>
              <w:pStyle w:val="tableentry"/>
            </w:pPr>
            <w:r>
              <w:t xml:space="preserve">List of exposed </w:t>
            </w:r>
            <w:proofErr w:type="spellStart"/>
            <w:r>
              <w:t>AllJoyn</w:t>
            </w:r>
            <w:proofErr w:type="spellEnd"/>
            <w:r>
              <w:t xml:space="preserve"> interfaces by the Connector app. A wild card “*” means all interfaces implemented by object path are exposed.</w:t>
            </w:r>
          </w:p>
        </w:tc>
      </w:tr>
      <w:tr w:rsidR="008230B3" w:rsidRPr="00522FD8" w:rsidTr="00691939">
        <w:tc>
          <w:tcPr>
            <w:tcW w:w="1591" w:type="dxa"/>
          </w:tcPr>
          <w:p w:rsidR="008230B3" w:rsidRDefault="008230B3" w:rsidP="00FD7AF0">
            <w:pPr>
              <w:pStyle w:val="tableentry"/>
            </w:pPr>
          </w:p>
        </w:tc>
        <w:tc>
          <w:tcPr>
            <w:tcW w:w="2520" w:type="dxa"/>
          </w:tcPr>
          <w:p w:rsidR="008230B3" w:rsidRDefault="008230B3" w:rsidP="00FD7AF0">
            <w:pPr>
              <w:pStyle w:val="tableentry"/>
            </w:pPr>
            <w:r>
              <w:t>L</w:t>
            </w:r>
            <w:r w:rsidRPr="00522FD8">
              <w:t>ist &lt;</w:t>
            </w:r>
            <w:proofErr w:type="spellStart"/>
            <w:r>
              <w:t>Remoted</w:t>
            </w:r>
            <w:proofErr w:type="spellEnd"/>
            <w:r>
              <w:t xml:space="preserve"> Apps</w:t>
            </w:r>
            <w:r w:rsidRPr="00522FD8">
              <w:t>&gt;</w:t>
            </w:r>
          </w:p>
        </w:tc>
        <w:tc>
          <w:tcPr>
            <w:tcW w:w="981" w:type="dxa"/>
          </w:tcPr>
          <w:p w:rsidR="008230B3" w:rsidRDefault="008230B3" w:rsidP="00FD7AF0">
            <w:pPr>
              <w:pStyle w:val="tableentry"/>
            </w:pPr>
          </w:p>
        </w:tc>
        <w:tc>
          <w:tcPr>
            <w:tcW w:w="3458" w:type="dxa"/>
          </w:tcPr>
          <w:p w:rsidR="008230B3" w:rsidRDefault="008230B3" w:rsidP="006A21B7">
            <w:pPr>
              <w:pStyle w:val="tableentry"/>
            </w:pPr>
            <w:r>
              <w:t xml:space="preserve">Profile includes information on the list of </w:t>
            </w:r>
            <w:proofErr w:type="spellStart"/>
            <w:r>
              <w:t>AllJoyn</w:t>
            </w:r>
            <w:proofErr w:type="spellEnd"/>
            <w:r>
              <w:t xml:space="preserve"> apps that are being </w:t>
            </w:r>
            <w:proofErr w:type="spellStart"/>
            <w:r>
              <w:t>remoted</w:t>
            </w:r>
            <w:proofErr w:type="spellEnd"/>
            <w:r>
              <w:t xml:space="preserve"> as part of this profile.</w:t>
            </w:r>
          </w:p>
        </w:tc>
      </w:tr>
      <w:tr w:rsidR="008230B3" w:rsidRPr="00522FD8" w:rsidTr="00691939">
        <w:tc>
          <w:tcPr>
            <w:tcW w:w="1591" w:type="dxa"/>
          </w:tcPr>
          <w:p w:rsidR="008230B3" w:rsidRDefault="008230B3" w:rsidP="00FD7AF0">
            <w:pPr>
              <w:pStyle w:val="tableentry"/>
            </w:pPr>
          </w:p>
        </w:tc>
        <w:tc>
          <w:tcPr>
            <w:tcW w:w="2520" w:type="dxa"/>
          </w:tcPr>
          <w:p w:rsidR="008230B3" w:rsidRPr="00522FD8" w:rsidRDefault="008230B3" w:rsidP="00FD7AF0">
            <w:pPr>
              <w:pStyle w:val="tableentry"/>
            </w:pPr>
            <w:r>
              <w:t xml:space="preserve">   Device Id</w:t>
            </w:r>
          </w:p>
        </w:tc>
        <w:tc>
          <w:tcPr>
            <w:tcW w:w="981" w:type="dxa"/>
          </w:tcPr>
          <w:p w:rsidR="008230B3" w:rsidRDefault="008230B3" w:rsidP="00FD7AF0">
            <w:pPr>
              <w:pStyle w:val="tableentry"/>
            </w:pPr>
            <w:r>
              <w:t>In</w:t>
            </w:r>
          </w:p>
        </w:tc>
        <w:tc>
          <w:tcPr>
            <w:tcW w:w="3458" w:type="dxa"/>
          </w:tcPr>
          <w:p w:rsidR="008230B3" w:rsidRDefault="008230B3" w:rsidP="006A21B7">
            <w:pPr>
              <w:pStyle w:val="tableentry"/>
            </w:pPr>
            <w:r>
              <w:t>Unique device Id from the About feature.</w:t>
            </w:r>
          </w:p>
        </w:tc>
      </w:tr>
      <w:tr w:rsidR="008230B3" w:rsidRPr="00522FD8" w:rsidTr="00691939">
        <w:tc>
          <w:tcPr>
            <w:tcW w:w="1591" w:type="dxa"/>
          </w:tcPr>
          <w:p w:rsidR="008230B3" w:rsidRDefault="008230B3" w:rsidP="00FD7AF0">
            <w:pPr>
              <w:pStyle w:val="tableentry"/>
            </w:pPr>
          </w:p>
        </w:tc>
        <w:tc>
          <w:tcPr>
            <w:tcW w:w="2520" w:type="dxa"/>
          </w:tcPr>
          <w:p w:rsidR="008230B3" w:rsidRDefault="008230B3" w:rsidP="00FD7AF0">
            <w:pPr>
              <w:pStyle w:val="tableentry"/>
            </w:pPr>
            <w:r>
              <w:t xml:space="preserve">   App Id</w:t>
            </w:r>
          </w:p>
        </w:tc>
        <w:tc>
          <w:tcPr>
            <w:tcW w:w="981" w:type="dxa"/>
          </w:tcPr>
          <w:p w:rsidR="008230B3" w:rsidRDefault="008230B3" w:rsidP="00FD7AF0">
            <w:pPr>
              <w:pStyle w:val="tableentry"/>
            </w:pPr>
            <w:r>
              <w:t>In</w:t>
            </w:r>
          </w:p>
        </w:tc>
        <w:tc>
          <w:tcPr>
            <w:tcW w:w="3458" w:type="dxa"/>
          </w:tcPr>
          <w:p w:rsidR="008230B3" w:rsidRDefault="008230B3" w:rsidP="006A21B7">
            <w:pPr>
              <w:pStyle w:val="tableentry"/>
            </w:pPr>
            <w:r>
              <w:t>Unique app Id from the About feature.</w:t>
            </w:r>
          </w:p>
        </w:tc>
      </w:tr>
      <w:tr w:rsidR="008230B3" w:rsidRPr="00522FD8" w:rsidTr="00691939">
        <w:tc>
          <w:tcPr>
            <w:tcW w:w="1591" w:type="dxa"/>
          </w:tcPr>
          <w:p w:rsidR="008230B3" w:rsidRDefault="008230B3" w:rsidP="00FD7AF0">
            <w:pPr>
              <w:pStyle w:val="tableentry"/>
            </w:pPr>
          </w:p>
        </w:tc>
        <w:tc>
          <w:tcPr>
            <w:tcW w:w="2520" w:type="dxa"/>
          </w:tcPr>
          <w:p w:rsidR="008230B3" w:rsidRDefault="008230B3" w:rsidP="00FD7AF0">
            <w:pPr>
              <w:pStyle w:val="tableentry"/>
            </w:pPr>
            <w:r>
              <w:t xml:space="preserve">   List &lt;Interface info&gt;</w:t>
            </w:r>
          </w:p>
        </w:tc>
        <w:tc>
          <w:tcPr>
            <w:tcW w:w="981" w:type="dxa"/>
          </w:tcPr>
          <w:p w:rsidR="008230B3" w:rsidRDefault="008230B3" w:rsidP="00FD7AF0">
            <w:pPr>
              <w:pStyle w:val="tableentry"/>
            </w:pPr>
          </w:p>
        </w:tc>
        <w:tc>
          <w:tcPr>
            <w:tcW w:w="3458" w:type="dxa"/>
          </w:tcPr>
          <w:p w:rsidR="008230B3" w:rsidRDefault="008230B3" w:rsidP="006A21B7">
            <w:pPr>
              <w:pStyle w:val="tableentry"/>
            </w:pPr>
            <w:r>
              <w:t xml:space="preserve">For each app, profile specifies list of </w:t>
            </w:r>
            <w:proofErr w:type="spellStart"/>
            <w:r>
              <w:t>AllJoyn</w:t>
            </w:r>
            <w:proofErr w:type="spellEnd"/>
            <w:r>
              <w:t xml:space="preserve"> interfaces that are being </w:t>
            </w:r>
            <w:proofErr w:type="spellStart"/>
            <w:r>
              <w:t>remoted</w:t>
            </w:r>
            <w:proofErr w:type="spellEnd"/>
            <w:r>
              <w:t>.</w:t>
            </w:r>
          </w:p>
        </w:tc>
      </w:tr>
      <w:tr w:rsidR="008230B3" w:rsidRPr="00522FD8" w:rsidTr="00691939">
        <w:tc>
          <w:tcPr>
            <w:tcW w:w="1591" w:type="dxa"/>
          </w:tcPr>
          <w:p w:rsidR="008230B3" w:rsidRDefault="008230B3" w:rsidP="00FD7AF0">
            <w:pPr>
              <w:pStyle w:val="tableentry"/>
            </w:pPr>
          </w:p>
        </w:tc>
        <w:tc>
          <w:tcPr>
            <w:tcW w:w="2520" w:type="dxa"/>
          </w:tcPr>
          <w:p w:rsidR="008230B3" w:rsidRPr="00056B2C" w:rsidRDefault="008230B3" w:rsidP="00C105B9">
            <w:pPr>
              <w:pStyle w:val="tableentry"/>
            </w:pPr>
            <w:r>
              <w:t xml:space="preserve">       </w:t>
            </w:r>
            <w:r w:rsidRPr="00056B2C">
              <w:t>Object path</w:t>
            </w:r>
          </w:p>
        </w:tc>
        <w:tc>
          <w:tcPr>
            <w:tcW w:w="981" w:type="dxa"/>
          </w:tcPr>
          <w:p w:rsidR="008230B3" w:rsidRPr="00056B2C" w:rsidRDefault="008230B3" w:rsidP="00C105B9">
            <w:pPr>
              <w:pStyle w:val="tableentry"/>
            </w:pPr>
            <w:r w:rsidRPr="00056B2C">
              <w:t xml:space="preserve">In </w:t>
            </w:r>
          </w:p>
        </w:tc>
        <w:tc>
          <w:tcPr>
            <w:tcW w:w="3458" w:type="dxa"/>
          </w:tcPr>
          <w:p w:rsidR="008230B3" w:rsidRDefault="008230B3" w:rsidP="00C105B9">
            <w:pPr>
              <w:pStyle w:val="tableentry"/>
            </w:pPr>
            <w:r w:rsidRPr="00056B2C">
              <w:t>Object path for the object implementing the listed interfaces. A wild card “*” means listed interfaces can be accessed at any object path.</w:t>
            </w:r>
          </w:p>
        </w:tc>
      </w:tr>
      <w:tr w:rsidR="008230B3" w:rsidRPr="00522FD8" w:rsidTr="00691939">
        <w:tc>
          <w:tcPr>
            <w:tcW w:w="1591" w:type="dxa"/>
          </w:tcPr>
          <w:p w:rsidR="008230B3" w:rsidRDefault="008230B3" w:rsidP="00FD7AF0">
            <w:pPr>
              <w:pStyle w:val="tableentry"/>
            </w:pPr>
          </w:p>
        </w:tc>
        <w:tc>
          <w:tcPr>
            <w:tcW w:w="2520" w:type="dxa"/>
          </w:tcPr>
          <w:p w:rsidR="008230B3" w:rsidRDefault="008230B3" w:rsidP="00C105B9">
            <w:pPr>
              <w:pStyle w:val="tableentry"/>
            </w:pPr>
            <w:r>
              <w:t xml:space="preserve">       </w:t>
            </w:r>
            <w:proofErr w:type="spellStart"/>
            <w:r>
              <w:t>isPrefix</w:t>
            </w:r>
            <w:proofErr w:type="spellEnd"/>
          </w:p>
        </w:tc>
        <w:tc>
          <w:tcPr>
            <w:tcW w:w="981" w:type="dxa"/>
          </w:tcPr>
          <w:p w:rsidR="008230B3" w:rsidRDefault="008230B3" w:rsidP="00C105B9">
            <w:pPr>
              <w:pStyle w:val="tableentry"/>
            </w:pPr>
            <w:r>
              <w:t>In</w:t>
            </w:r>
          </w:p>
        </w:tc>
        <w:tc>
          <w:tcPr>
            <w:tcW w:w="3458" w:type="dxa"/>
          </w:tcPr>
          <w:p w:rsidR="008230B3" w:rsidRDefault="008230B3" w:rsidP="00C105B9">
            <w:pPr>
              <w:pStyle w:val="tableentry"/>
            </w:pPr>
            <w:r>
              <w:t xml:space="preserve">Indicates whether the Object path parameter is a prefix to an object path or a complete object path. </w:t>
            </w:r>
          </w:p>
        </w:tc>
      </w:tr>
      <w:tr w:rsidR="008230B3" w:rsidRPr="00522FD8" w:rsidTr="00691939">
        <w:tc>
          <w:tcPr>
            <w:tcW w:w="1591" w:type="dxa"/>
          </w:tcPr>
          <w:p w:rsidR="008230B3" w:rsidRDefault="008230B3" w:rsidP="00FD7AF0">
            <w:pPr>
              <w:pStyle w:val="tableentry"/>
            </w:pPr>
          </w:p>
        </w:tc>
        <w:tc>
          <w:tcPr>
            <w:tcW w:w="2520" w:type="dxa"/>
          </w:tcPr>
          <w:p w:rsidR="008230B3" w:rsidRDefault="008230B3" w:rsidP="00C105B9">
            <w:pPr>
              <w:pStyle w:val="tableentry"/>
            </w:pPr>
            <w:r>
              <w:t xml:space="preserve">       List &lt;Interface name&gt;</w:t>
            </w:r>
          </w:p>
        </w:tc>
        <w:tc>
          <w:tcPr>
            <w:tcW w:w="981" w:type="dxa"/>
          </w:tcPr>
          <w:p w:rsidR="008230B3" w:rsidRDefault="008230B3" w:rsidP="00C105B9">
            <w:pPr>
              <w:pStyle w:val="tableentry"/>
            </w:pPr>
            <w:r>
              <w:t>In</w:t>
            </w:r>
          </w:p>
        </w:tc>
        <w:tc>
          <w:tcPr>
            <w:tcW w:w="3458" w:type="dxa"/>
          </w:tcPr>
          <w:p w:rsidR="008230B3" w:rsidRDefault="008230B3" w:rsidP="00C105B9">
            <w:pPr>
              <w:pStyle w:val="tableentry"/>
            </w:pPr>
            <w:r>
              <w:t xml:space="preserve">List of </w:t>
            </w:r>
            <w:proofErr w:type="spellStart"/>
            <w:r>
              <w:t>remoted</w:t>
            </w:r>
            <w:proofErr w:type="spellEnd"/>
            <w:r>
              <w:t xml:space="preserve"> </w:t>
            </w:r>
            <w:proofErr w:type="spellStart"/>
            <w:r>
              <w:t>AllJoyn</w:t>
            </w:r>
            <w:proofErr w:type="spellEnd"/>
            <w:r>
              <w:t xml:space="preserve"> interfaces. A wild card “*” means all interfaces implemented by the object path are </w:t>
            </w:r>
            <w:proofErr w:type="spellStart"/>
            <w:r>
              <w:t>remoted</w:t>
            </w:r>
            <w:proofErr w:type="spellEnd"/>
            <w:r>
              <w:t>.</w:t>
            </w:r>
          </w:p>
        </w:tc>
      </w:tr>
      <w:tr w:rsidR="008230B3" w:rsidRPr="00522FD8" w:rsidTr="00691939">
        <w:tc>
          <w:tcPr>
            <w:tcW w:w="1591" w:type="dxa"/>
          </w:tcPr>
          <w:p w:rsidR="008230B3" w:rsidRDefault="008230B3" w:rsidP="00FD7AF0">
            <w:pPr>
              <w:pStyle w:val="tableentry"/>
            </w:pPr>
          </w:p>
        </w:tc>
        <w:tc>
          <w:tcPr>
            <w:tcW w:w="2520" w:type="dxa"/>
          </w:tcPr>
          <w:p w:rsidR="008230B3" w:rsidRDefault="008230B3" w:rsidP="00C105B9">
            <w:pPr>
              <w:pStyle w:val="tableentry"/>
            </w:pPr>
            <w:r>
              <w:t xml:space="preserve">   List &lt;Metadata&gt;</w:t>
            </w:r>
          </w:p>
        </w:tc>
        <w:tc>
          <w:tcPr>
            <w:tcW w:w="981" w:type="dxa"/>
          </w:tcPr>
          <w:p w:rsidR="008230B3" w:rsidRDefault="008230B3" w:rsidP="00C105B9">
            <w:pPr>
              <w:pStyle w:val="tableentry"/>
            </w:pPr>
            <w:r>
              <w:t>In</w:t>
            </w:r>
          </w:p>
          <w:p w:rsidR="008230B3" w:rsidRDefault="008230B3" w:rsidP="00C105B9">
            <w:pPr>
              <w:pStyle w:val="tableentry"/>
            </w:pPr>
            <w:r>
              <w:t>(optional)</w:t>
            </w:r>
          </w:p>
        </w:tc>
        <w:tc>
          <w:tcPr>
            <w:tcW w:w="3458" w:type="dxa"/>
          </w:tcPr>
          <w:p w:rsidR="008230B3" w:rsidRDefault="008230B3" w:rsidP="00C105B9">
            <w:pPr>
              <w:pStyle w:val="tableentry"/>
            </w:pPr>
            <w:r>
              <w:t xml:space="preserve">Specifies a set of metadata for the </w:t>
            </w:r>
            <w:proofErr w:type="spellStart"/>
            <w:r>
              <w:t>remoted</w:t>
            </w:r>
            <w:proofErr w:type="spellEnd"/>
            <w:r>
              <w:t xml:space="preserve"> app.</w:t>
            </w:r>
          </w:p>
        </w:tc>
      </w:tr>
      <w:tr w:rsidR="008230B3" w:rsidRPr="00522FD8" w:rsidTr="00C105B9">
        <w:tc>
          <w:tcPr>
            <w:tcW w:w="1591" w:type="dxa"/>
          </w:tcPr>
          <w:p w:rsidR="008230B3" w:rsidRDefault="008230B3" w:rsidP="00C105B9">
            <w:pPr>
              <w:pStyle w:val="tableentry"/>
            </w:pPr>
          </w:p>
        </w:tc>
        <w:tc>
          <w:tcPr>
            <w:tcW w:w="2520" w:type="dxa"/>
          </w:tcPr>
          <w:p w:rsidR="008230B3" w:rsidRDefault="008230B3" w:rsidP="00C105B9">
            <w:pPr>
              <w:pStyle w:val="tableentry"/>
            </w:pPr>
            <w:r>
              <w:t xml:space="preserve">       Key</w:t>
            </w:r>
          </w:p>
        </w:tc>
        <w:tc>
          <w:tcPr>
            <w:tcW w:w="981" w:type="dxa"/>
          </w:tcPr>
          <w:p w:rsidR="008230B3" w:rsidRDefault="008230B3" w:rsidP="00C105B9">
            <w:pPr>
              <w:pStyle w:val="tableentry"/>
            </w:pPr>
            <w:r>
              <w:t>In</w:t>
            </w:r>
          </w:p>
        </w:tc>
        <w:tc>
          <w:tcPr>
            <w:tcW w:w="3458" w:type="dxa"/>
          </w:tcPr>
          <w:p w:rsidR="008230B3" w:rsidRDefault="008230B3" w:rsidP="00C105B9">
            <w:pPr>
              <w:pStyle w:val="tableentry"/>
            </w:pPr>
            <w:r>
              <w:t>Key describing the metadata.</w:t>
            </w:r>
          </w:p>
        </w:tc>
      </w:tr>
      <w:tr w:rsidR="008230B3" w:rsidRPr="00522FD8" w:rsidTr="00C105B9">
        <w:tc>
          <w:tcPr>
            <w:tcW w:w="1591" w:type="dxa"/>
          </w:tcPr>
          <w:p w:rsidR="008230B3" w:rsidRDefault="008230B3" w:rsidP="00C105B9">
            <w:pPr>
              <w:pStyle w:val="tableentry"/>
            </w:pPr>
          </w:p>
        </w:tc>
        <w:tc>
          <w:tcPr>
            <w:tcW w:w="2520" w:type="dxa"/>
          </w:tcPr>
          <w:p w:rsidR="008230B3" w:rsidRDefault="008230B3" w:rsidP="00C105B9">
            <w:pPr>
              <w:pStyle w:val="tableentry"/>
            </w:pPr>
            <w:r>
              <w:t xml:space="preserve">       Value</w:t>
            </w:r>
          </w:p>
        </w:tc>
        <w:tc>
          <w:tcPr>
            <w:tcW w:w="981" w:type="dxa"/>
          </w:tcPr>
          <w:p w:rsidR="008230B3" w:rsidRDefault="008230B3" w:rsidP="00C105B9">
            <w:pPr>
              <w:pStyle w:val="tableentry"/>
            </w:pPr>
            <w:r>
              <w:t>In</w:t>
            </w:r>
          </w:p>
        </w:tc>
        <w:tc>
          <w:tcPr>
            <w:tcW w:w="3458" w:type="dxa"/>
          </w:tcPr>
          <w:p w:rsidR="008230B3" w:rsidRDefault="008230B3" w:rsidP="00C105B9">
            <w:pPr>
              <w:pStyle w:val="tableentry"/>
            </w:pPr>
            <w:r>
              <w:t>Value of the metadata.</w:t>
            </w:r>
          </w:p>
        </w:tc>
      </w:tr>
      <w:tr w:rsidR="008230B3" w:rsidRPr="00522FD8" w:rsidTr="00C105B9">
        <w:tc>
          <w:tcPr>
            <w:tcW w:w="1591" w:type="dxa"/>
          </w:tcPr>
          <w:p w:rsidR="008230B3" w:rsidRDefault="008230B3" w:rsidP="00C105B9">
            <w:pPr>
              <w:pStyle w:val="tableentry"/>
            </w:pPr>
          </w:p>
        </w:tc>
        <w:tc>
          <w:tcPr>
            <w:tcW w:w="2520" w:type="dxa"/>
          </w:tcPr>
          <w:p w:rsidR="008230B3" w:rsidRDefault="008230B3" w:rsidP="00C105B9">
            <w:pPr>
              <w:pStyle w:val="tableentry"/>
            </w:pPr>
            <w:r>
              <w:t>Profile Status</w:t>
            </w:r>
          </w:p>
        </w:tc>
        <w:tc>
          <w:tcPr>
            <w:tcW w:w="981" w:type="dxa"/>
          </w:tcPr>
          <w:p w:rsidR="008230B3" w:rsidRDefault="008230B3" w:rsidP="00C105B9">
            <w:pPr>
              <w:pStyle w:val="tableentry"/>
            </w:pPr>
            <w:r>
              <w:t>Out</w:t>
            </w:r>
          </w:p>
        </w:tc>
        <w:tc>
          <w:tcPr>
            <w:tcW w:w="3458" w:type="dxa"/>
          </w:tcPr>
          <w:p w:rsidR="008230B3" w:rsidRDefault="008230B3" w:rsidP="00C105B9">
            <w:pPr>
              <w:pStyle w:val="tableentry"/>
            </w:pPr>
            <w:r>
              <w:t xml:space="preserve">Indicates current status for the profile. Set as per </w:t>
            </w:r>
            <w:r>
              <w:fldChar w:fldCharType="begin"/>
            </w:r>
            <w:r>
              <w:instrText xml:space="preserve"> REF _Ref371429210 \h </w:instrText>
            </w:r>
            <w:r>
              <w:fldChar w:fldCharType="separate"/>
            </w:r>
            <w:r>
              <w:t xml:space="preserve">Table </w:t>
            </w:r>
            <w:r>
              <w:rPr>
                <w:noProof/>
              </w:rPr>
              <w:t>2</w:t>
            </w:r>
            <w:r>
              <w:noBreakHyphen/>
            </w:r>
            <w:r>
              <w:rPr>
                <w:noProof/>
              </w:rPr>
              <w:t>16</w:t>
            </w:r>
            <w:r>
              <w:fldChar w:fldCharType="end"/>
            </w:r>
            <w:r>
              <w:t xml:space="preserve">. </w:t>
            </w:r>
          </w:p>
        </w:tc>
      </w:tr>
    </w:tbl>
    <w:p w:rsidR="007C6FB2" w:rsidRDefault="007C6FB2" w:rsidP="007C6FB2">
      <w:pPr>
        <w:pStyle w:val="Heading4"/>
      </w:pPr>
      <w:r>
        <w:t>Delete</w:t>
      </w:r>
      <w:r w:rsidR="00640126">
        <w:t xml:space="preserve"> </w:t>
      </w:r>
      <w:r w:rsidR="00691939">
        <w:t>p</w:t>
      </w:r>
      <w:r>
        <w:t>rofile</w:t>
      </w:r>
    </w:p>
    <w:p w:rsidR="007C6FB2" w:rsidRDefault="009644C4" w:rsidP="00757A2C">
      <w:pPr>
        <w:pStyle w:val="body"/>
      </w:pPr>
      <w:r>
        <w:fldChar w:fldCharType="begin"/>
      </w:r>
      <w:r w:rsidR="00FE774D">
        <w:instrText xml:space="preserve"> REF _Ref372037358 \h </w:instrText>
      </w:r>
      <w:r>
        <w:fldChar w:fldCharType="separate"/>
      </w:r>
      <w:r w:rsidR="00AC331C">
        <w:t xml:space="preserve">Table </w:t>
      </w:r>
      <w:r w:rsidR="00AC331C">
        <w:rPr>
          <w:noProof/>
        </w:rPr>
        <w:t>2</w:t>
      </w:r>
      <w:r w:rsidR="00AC331C">
        <w:noBreakHyphen/>
      </w:r>
      <w:r w:rsidR="00AC331C">
        <w:rPr>
          <w:noProof/>
        </w:rPr>
        <w:t>8</w:t>
      </w:r>
      <w:r>
        <w:fldChar w:fldCharType="end"/>
      </w:r>
      <w:r w:rsidR="00FE774D">
        <w:t xml:space="preserve"> </w:t>
      </w:r>
      <w:r w:rsidR="00757A2C">
        <w:t>p</w:t>
      </w:r>
      <w:r w:rsidR="007C6FB2">
        <w:t xml:space="preserve">rovides </w:t>
      </w:r>
      <w:r w:rsidR="00691939">
        <w:t xml:space="preserve">a </w:t>
      </w:r>
      <w:r w:rsidR="007C6FB2">
        <w:t>functional definition for the Delete</w:t>
      </w:r>
      <w:r w:rsidR="00640126">
        <w:t xml:space="preserve"> profile method</w:t>
      </w:r>
      <w:r w:rsidR="007C6FB2">
        <w:t>.</w:t>
      </w:r>
    </w:p>
    <w:p w:rsidR="007C6FB2" w:rsidRDefault="007C6FB2" w:rsidP="007C6FB2">
      <w:pPr>
        <w:pStyle w:val="Caption"/>
        <w:keepNext/>
      </w:pPr>
      <w:bookmarkStart w:id="112" w:name="_Ref372037358"/>
      <w:bookmarkStart w:id="113" w:name="_Toc404604634"/>
      <w:r>
        <w:t xml:space="preserve">Table </w:t>
      </w:r>
      <w:r w:rsidR="009644C4">
        <w:fldChar w:fldCharType="begin"/>
      </w:r>
      <w:r w:rsidR="00197080">
        <w:instrText xml:space="preserve"> STYLEREF 1 \s </w:instrText>
      </w:r>
      <w:r w:rsidR="009644C4">
        <w:fldChar w:fldCharType="separate"/>
      </w:r>
      <w:r w:rsidR="00AC331C">
        <w:rPr>
          <w:noProof/>
        </w:rPr>
        <w:t>2</w:t>
      </w:r>
      <w:r w:rsidR="009644C4">
        <w:rPr>
          <w:noProof/>
        </w:rPr>
        <w:fldChar w:fldCharType="end"/>
      </w:r>
      <w:r w:rsidR="0092121A">
        <w:noBreakHyphen/>
      </w:r>
      <w:r w:rsidR="009644C4">
        <w:fldChar w:fldCharType="begin"/>
      </w:r>
      <w:r w:rsidR="00197080">
        <w:instrText xml:space="preserve"> SEQ Table \* ARABIC \s 1 </w:instrText>
      </w:r>
      <w:r w:rsidR="009644C4">
        <w:fldChar w:fldCharType="separate"/>
      </w:r>
      <w:r w:rsidR="00AC331C">
        <w:rPr>
          <w:noProof/>
        </w:rPr>
        <w:t>8</w:t>
      </w:r>
      <w:r w:rsidR="009644C4">
        <w:rPr>
          <w:noProof/>
        </w:rPr>
        <w:fldChar w:fldCharType="end"/>
      </w:r>
      <w:bookmarkEnd w:id="112"/>
      <w:r>
        <w:t xml:space="preserve"> Delete</w:t>
      </w:r>
      <w:r w:rsidR="00640126">
        <w:t xml:space="preserve"> </w:t>
      </w:r>
      <w:r w:rsidR="00691939">
        <w:t>profile m</w:t>
      </w:r>
      <w:r>
        <w:t>ethod</w:t>
      </w:r>
      <w:bookmarkEnd w:id="113"/>
    </w:p>
    <w:tbl>
      <w:tblPr>
        <w:tblStyle w:val="TableQIS"/>
        <w:tblW w:w="0" w:type="auto"/>
        <w:tblInd w:w="835" w:type="dxa"/>
        <w:tblLook w:val="04A0"/>
      </w:tblPr>
      <w:tblGrid>
        <w:gridCol w:w="1591"/>
        <w:gridCol w:w="2520"/>
        <w:gridCol w:w="900"/>
        <w:gridCol w:w="3539"/>
      </w:tblGrid>
      <w:tr w:rsidR="007C6FB2" w:rsidTr="00691939">
        <w:trPr>
          <w:cnfStyle w:val="100000000000"/>
        </w:trPr>
        <w:tc>
          <w:tcPr>
            <w:tcW w:w="1591" w:type="dxa"/>
            <w:vMerge w:val="restart"/>
          </w:tcPr>
          <w:p w:rsidR="007C6FB2" w:rsidRDefault="00640126" w:rsidP="00FD7AF0">
            <w:pPr>
              <w:pStyle w:val="tableheading"/>
            </w:pPr>
            <w:r>
              <w:t>Method</w:t>
            </w:r>
          </w:p>
        </w:tc>
        <w:tc>
          <w:tcPr>
            <w:tcW w:w="6959" w:type="dxa"/>
            <w:gridSpan w:val="3"/>
          </w:tcPr>
          <w:p w:rsidR="007C6FB2" w:rsidRDefault="007C6FB2" w:rsidP="00FD7AF0">
            <w:pPr>
              <w:pStyle w:val="tableheading"/>
              <w:jc w:val="center"/>
            </w:pPr>
            <w:r>
              <w:t>Parameters</w:t>
            </w:r>
          </w:p>
        </w:tc>
      </w:tr>
      <w:tr w:rsidR="007C6FB2" w:rsidTr="00691939">
        <w:tc>
          <w:tcPr>
            <w:tcW w:w="1591" w:type="dxa"/>
            <w:vMerge/>
          </w:tcPr>
          <w:p w:rsidR="007C6FB2" w:rsidRDefault="007C6FB2" w:rsidP="00FD7AF0">
            <w:pPr>
              <w:pStyle w:val="tableheading"/>
            </w:pPr>
          </w:p>
        </w:tc>
        <w:tc>
          <w:tcPr>
            <w:tcW w:w="2520" w:type="dxa"/>
          </w:tcPr>
          <w:p w:rsidR="007C6FB2" w:rsidRDefault="007C6FB2" w:rsidP="00FD7AF0">
            <w:pPr>
              <w:pStyle w:val="tableheading"/>
            </w:pPr>
            <w:r>
              <w:t>Parameter Name</w:t>
            </w:r>
          </w:p>
        </w:tc>
        <w:tc>
          <w:tcPr>
            <w:tcW w:w="900" w:type="dxa"/>
          </w:tcPr>
          <w:p w:rsidR="007C6FB2" w:rsidRDefault="007C6FB2" w:rsidP="00FD7AF0">
            <w:pPr>
              <w:pStyle w:val="tableheading"/>
            </w:pPr>
            <w:r>
              <w:t>In/Out</w:t>
            </w:r>
          </w:p>
        </w:tc>
        <w:tc>
          <w:tcPr>
            <w:tcW w:w="3539" w:type="dxa"/>
          </w:tcPr>
          <w:p w:rsidR="007C6FB2" w:rsidRDefault="007C6FB2" w:rsidP="00FD7AF0">
            <w:pPr>
              <w:pStyle w:val="tableheading"/>
            </w:pPr>
            <w:r>
              <w:t>Description</w:t>
            </w:r>
          </w:p>
        </w:tc>
      </w:tr>
      <w:tr w:rsidR="007C6FB2" w:rsidRPr="00522FD8" w:rsidTr="00691939">
        <w:tc>
          <w:tcPr>
            <w:tcW w:w="1591" w:type="dxa"/>
          </w:tcPr>
          <w:p w:rsidR="007C6FB2" w:rsidRDefault="007C6FB2" w:rsidP="00FD7AF0">
            <w:pPr>
              <w:pStyle w:val="tableentry"/>
            </w:pPr>
            <w:r>
              <w:t>Delete</w:t>
            </w:r>
            <w:r w:rsidR="00640126">
              <w:t xml:space="preserve"> p</w:t>
            </w:r>
            <w:r>
              <w:t>rofile</w:t>
            </w:r>
          </w:p>
        </w:tc>
        <w:tc>
          <w:tcPr>
            <w:tcW w:w="2520" w:type="dxa"/>
          </w:tcPr>
          <w:p w:rsidR="007C6FB2" w:rsidRDefault="007C6FB2" w:rsidP="00FD7AF0">
            <w:pPr>
              <w:pStyle w:val="tableentry"/>
            </w:pPr>
            <w:r>
              <w:t>Profile Id</w:t>
            </w:r>
          </w:p>
        </w:tc>
        <w:tc>
          <w:tcPr>
            <w:tcW w:w="900" w:type="dxa"/>
          </w:tcPr>
          <w:p w:rsidR="007C6FB2" w:rsidRDefault="007C6FB2" w:rsidP="00FD7AF0">
            <w:pPr>
              <w:pStyle w:val="tableentry"/>
            </w:pPr>
            <w:r>
              <w:t xml:space="preserve">In </w:t>
            </w:r>
          </w:p>
        </w:tc>
        <w:tc>
          <w:tcPr>
            <w:tcW w:w="3539" w:type="dxa"/>
          </w:tcPr>
          <w:p w:rsidR="007C6FB2" w:rsidRDefault="007C6FB2" w:rsidP="007C6FB2">
            <w:pPr>
              <w:pStyle w:val="tableentry"/>
            </w:pPr>
            <w:r>
              <w:t>Unique identifier for the service provider profile to be deleted.</w:t>
            </w:r>
          </w:p>
        </w:tc>
      </w:tr>
      <w:tr w:rsidR="009950DB" w:rsidRPr="00522FD8" w:rsidTr="00691939">
        <w:tc>
          <w:tcPr>
            <w:tcW w:w="1591" w:type="dxa"/>
          </w:tcPr>
          <w:p w:rsidR="009950DB" w:rsidRDefault="009950DB" w:rsidP="00FD7AF0">
            <w:pPr>
              <w:pStyle w:val="tableentry"/>
            </w:pPr>
          </w:p>
        </w:tc>
        <w:tc>
          <w:tcPr>
            <w:tcW w:w="2520" w:type="dxa"/>
          </w:tcPr>
          <w:p w:rsidR="009950DB" w:rsidRDefault="009950DB" w:rsidP="00FD7AF0">
            <w:pPr>
              <w:pStyle w:val="tableentry"/>
            </w:pPr>
            <w:proofErr w:type="spellStart"/>
            <w:r>
              <w:t>Resp</w:t>
            </w:r>
            <w:proofErr w:type="spellEnd"/>
            <w:r>
              <w:t xml:space="preserve"> status</w:t>
            </w:r>
          </w:p>
        </w:tc>
        <w:tc>
          <w:tcPr>
            <w:tcW w:w="900" w:type="dxa"/>
          </w:tcPr>
          <w:p w:rsidR="009950DB" w:rsidRDefault="009950DB" w:rsidP="00FD7AF0">
            <w:pPr>
              <w:pStyle w:val="tableentry"/>
            </w:pPr>
            <w:r>
              <w:t>Out</w:t>
            </w:r>
          </w:p>
        </w:tc>
        <w:tc>
          <w:tcPr>
            <w:tcW w:w="3539" w:type="dxa"/>
          </w:tcPr>
          <w:p w:rsidR="009950DB" w:rsidRDefault="009950DB" w:rsidP="007C6FB2">
            <w:pPr>
              <w:pStyle w:val="tableentry"/>
            </w:pPr>
            <w:r>
              <w:t>Indicates success/failure status for the profile deletion.</w:t>
            </w:r>
          </w:p>
        </w:tc>
      </w:tr>
    </w:tbl>
    <w:p w:rsidR="007C6FB2" w:rsidRDefault="00032C3A" w:rsidP="007C6FB2">
      <w:pPr>
        <w:pStyle w:val="Heading4"/>
      </w:pPr>
      <w:r>
        <w:t>Dea</w:t>
      </w:r>
      <w:r w:rsidR="007C6FB2">
        <w:t>ctivate</w:t>
      </w:r>
      <w:r w:rsidR="009950DB">
        <w:t xml:space="preserve"> </w:t>
      </w:r>
      <w:r w:rsidR="00691939">
        <w:t>p</w:t>
      </w:r>
      <w:r w:rsidR="007C6FB2">
        <w:t>rofile</w:t>
      </w:r>
    </w:p>
    <w:p w:rsidR="007C6FB2" w:rsidRDefault="009644C4" w:rsidP="00757A2C">
      <w:pPr>
        <w:pStyle w:val="body"/>
      </w:pPr>
      <w:r>
        <w:fldChar w:fldCharType="begin"/>
      </w:r>
      <w:r w:rsidR="00757A2C">
        <w:instrText xml:space="preserve"> REF _Ref372037400 \h </w:instrText>
      </w:r>
      <w:r>
        <w:fldChar w:fldCharType="separate"/>
      </w:r>
      <w:r w:rsidR="00AC331C">
        <w:t xml:space="preserve">Table </w:t>
      </w:r>
      <w:r w:rsidR="00AC331C">
        <w:rPr>
          <w:noProof/>
        </w:rPr>
        <w:t>2</w:t>
      </w:r>
      <w:r w:rsidR="00AC331C">
        <w:noBreakHyphen/>
      </w:r>
      <w:r w:rsidR="00AC331C">
        <w:rPr>
          <w:noProof/>
        </w:rPr>
        <w:t>9</w:t>
      </w:r>
      <w:r>
        <w:fldChar w:fldCharType="end"/>
      </w:r>
      <w:r w:rsidR="007C6FB2">
        <w:t xml:space="preserve"> provides functional definition for the </w:t>
      </w:r>
      <w:r w:rsidR="00032C3A">
        <w:t>Dea</w:t>
      </w:r>
      <w:r w:rsidR="007C6FB2">
        <w:t>ctivate</w:t>
      </w:r>
      <w:r w:rsidR="009950DB">
        <w:t xml:space="preserve"> p</w:t>
      </w:r>
      <w:r w:rsidR="007C6FB2">
        <w:t>rofile method.</w:t>
      </w:r>
    </w:p>
    <w:p w:rsidR="007C6FB2" w:rsidRDefault="007C6FB2" w:rsidP="007C6FB2">
      <w:pPr>
        <w:pStyle w:val="Caption"/>
        <w:keepNext/>
      </w:pPr>
      <w:bookmarkStart w:id="114" w:name="_Ref372037400"/>
      <w:bookmarkStart w:id="115" w:name="_Toc404604635"/>
      <w:r>
        <w:t xml:space="preserve">Table </w:t>
      </w:r>
      <w:r w:rsidR="009644C4">
        <w:fldChar w:fldCharType="begin"/>
      </w:r>
      <w:r w:rsidR="00197080">
        <w:instrText xml:space="preserve"> STYLEREF 1 \s </w:instrText>
      </w:r>
      <w:r w:rsidR="009644C4">
        <w:fldChar w:fldCharType="separate"/>
      </w:r>
      <w:r w:rsidR="00AC331C">
        <w:rPr>
          <w:noProof/>
        </w:rPr>
        <w:t>2</w:t>
      </w:r>
      <w:r w:rsidR="009644C4">
        <w:rPr>
          <w:noProof/>
        </w:rPr>
        <w:fldChar w:fldCharType="end"/>
      </w:r>
      <w:r w:rsidR="0092121A">
        <w:noBreakHyphen/>
      </w:r>
      <w:r w:rsidR="009644C4">
        <w:fldChar w:fldCharType="begin"/>
      </w:r>
      <w:r w:rsidR="00197080">
        <w:instrText xml:space="preserve"> SEQ Table \* ARABIC \s 1 </w:instrText>
      </w:r>
      <w:r w:rsidR="009644C4">
        <w:fldChar w:fldCharType="separate"/>
      </w:r>
      <w:r w:rsidR="00AC331C">
        <w:rPr>
          <w:noProof/>
        </w:rPr>
        <w:t>9</w:t>
      </w:r>
      <w:r w:rsidR="009644C4">
        <w:rPr>
          <w:noProof/>
        </w:rPr>
        <w:fldChar w:fldCharType="end"/>
      </w:r>
      <w:bookmarkEnd w:id="114"/>
      <w:r>
        <w:t xml:space="preserve"> </w:t>
      </w:r>
      <w:r w:rsidR="00032C3A">
        <w:t>Dea</w:t>
      </w:r>
      <w:r>
        <w:t>ctivate</w:t>
      </w:r>
      <w:r w:rsidR="009950DB">
        <w:t xml:space="preserve"> </w:t>
      </w:r>
      <w:r w:rsidR="00691939">
        <w:t>profile m</w:t>
      </w:r>
      <w:r>
        <w:t>ethod</w:t>
      </w:r>
      <w:bookmarkEnd w:id="115"/>
    </w:p>
    <w:tbl>
      <w:tblPr>
        <w:tblStyle w:val="TableQIS"/>
        <w:tblW w:w="0" w:type="auto"/>
        <w:tblInd w:w="835" w:type="dxa"/>
        <w:tblLook w:val="04A0"/>
      </w:tblPr>
      <w:tblGrid>
        <w:gridCol w:w="1708"/>
        <w:gridCol w:w="2403"/>
        <w:gridCol w:w="900"/>
        <w:gridCol w:w="3539"/>
      </w:tblGrid>
      <w:tr w:rsidR="007C6FB2" w:rsidTr="00F43BA3">
        <w:trPr>
          <w:cnfStyle w:val="100000000000"/>
        </w:trPr>
        <w:tc>
          <w:tcPr>
            <w:tcW w:w="1708" w:type="dxa"/>
            <w:vMerge w:val="restart"/>
          </w:tcPr>
          <w:p w:rsidR="007C6FB2" w:rsidRDefault="009950DB" w:rsidP="00FD7AF0">
            <w:pPr>
              <w:pStyle w:val="tableheading"/>
            </w:pPr>
            <w:r>
              <w:t xml:space="preserve">Method </w:t>
            </w:r>
          </w:p>
        </w:tc>
        <w:tc>
          <w:tcPr>
            <w:tcW w:w="6842" w:type="dxa"/>
            <w:gridSpan w:val="3"/>
          </w:tcPr>
          <w:p w:rsidR="007C6FB2" w:rsidRDefault="007C6FB2" w:rsidP="00FD7AF0">
            <w:pPr>
              <w:pStyle w:val="tableheading"/>
              <w:jc w:val="center"/>
            </w:pPr>
            <w:r>
              <w:t>Parameters</w:t>
            </w:r>
          </w:p>
        </w:tc>
      </w:tr>
      <w:tr w:rsidR="007C6FB2" w:rsidTr="00F43BA3">
        <w:tc>
          <w:tcPr>
            <w:tcW w:w="1708" w:type="dxa"/>
            <w:vMerge/>
          </w:tcPr>
          <w:p w:rsidR="007C6FB2" w:rsidRDefault="007C6FB2" w:rsidP="00FD7AF0">
            <w:pPr>
              <w:pStyle w:val="tableheading"/>
            </w:pPr>
          </w:p>
        </w:tc>
        <w:tc>
          <w:tcPr>
            <w:tcW w:w="2403" w:type="dxa"/>
          </w:tcPr>
          <w:p w:rsidR="007C6FB2" w:rsidRDefault="007C6FB2" w:rsidP="00FD7AF0">
            <w:pPr>
              <w:pStyle w:val="tableheading"/>
            </w:pPr>
            <w:r>
              <w:t>Parameter Name</w:t>
            </w:r>
          </w:p>
        </w:tc>
        <w:tc>
          <w:tcPr>
            <w:tcW w:w="900" w:type="dxa"/>
          </w:tcPr>
          <w:p w:rsidR="007C6FB2" w:rsidRDefault="007C6FB2" w:rsidP="00FD7AF0">
            <w:pPr>
              <w:pStyle w:val="tableheading"/>
            </w:pPr>
            <w:r>
              <w:t>In/Out</w:t>
            </w:r>
          </w:p>
        </w:tc>
        <w:tc>
          <w:tcPr>
            <w:tcW w:w="3539" w:type="dxa"/>
          </w:tcPr>
          <w:p w:rsidR="007C6FB2" w:rsidRDefault="007C6FB2" w:rsidP="00FD7AF0">
            <w:pPr>
              <w:pStyle w:val="tableheading"/>
            </w:pPr>
            <w:r>
              <w:t>Description</w:t>
            </w:r>
          </w:p>
        </w:tc>
      </w:tr>
      <w:tr w:rsidR="007C6FB2" w:rsidRPr="00522FD8" w:rsidTr="00F43BA3">
        <w:tc>
          <w:tcPr>
            <w:tcW w:w="1708" w:type="dxa"/>
          </w:tcPr>
          <w:p w:rsidR="007C6FB2" w:rsidRDefault="00032C3A" w:rsidP="00FD7AF0">
            <w:pPr>
              <w:pStyle w:val="tableentry"/>
            </w:pPr>
            <w:r>
              <w:t>Dea</w:t>
            </w:r>
            <w:r w:rsidR="007C6FB2">
              <w:t>ctivate</w:t>
            </w:r>
            <w:r w:rsidR="009950DB">
              <w:t xml:space="preserve"> p</w:t>
            </w:r>
            <w:r w:rsidR="007C6FB2">
              <w:t>rofile</w:t>
            </w:r>
          </w:p>
        </w:tc>
        <w:tc>
          <w:tcPr>
            <w:tcW w:w="2403" w:type="dxa"/>
          </w:tcPr>
          <w:p w:rsidR="007C6FB2" w:rsidRDefault="007C6FB2" w:rsidP="00FD7AF0">
            <w:pPr>
              <w:pStyle w:val="tableentry"/>
            </w:pPr>
            <w:r>
              <w:t>Profile Id</w:t>
            </w:r>
          </w:p>
        </w:tc>
        <w:tc>
          <w:tcPr>
            <w:tcW w:w="900" w:type="dxa"/>
          </w:tcPr>
          <w:p w:rsidR="007C6FB2" w:rsidRDefault="007C6FB2" w:rsidP="00FD7AF0">
            <w:pPr>
              <w:pStyle w:val="tableentry"/>
            </w:pPr>
            <w:r>
              <w:t xml:space="preserve">In </w:t>
            </w:r>
          </w:p>
        </w:tc>
        <w:tc>
          <w:tcPr>
            <w:tcW w:w="3539" w:type="dxa"/>
          </w:tcPr>
          <w:p w:rsidR="007C6FB2" w:rsidRDefault="007C6FB2" w:rsidP="00FD7AF0">
            <w:pPr>
              <w:pStyle w:val="tableentry"/>
            </w:pPr>
            <w:r>
              <w:t>Unique identifier for the service provider profile to be deleted.</w:t>
            </w:r>
          </w:p>
        </w:tc>
      </w:tr>
      <w:tr w:rsidR="007C6FB2" w:rsidRPr="00522FD8" w:rsidTr="00F43BA3">
        <w:tc>
          <w:tcPr>
            <w:tcW w:w="1708" w:type="dxa"/>
          </w:tcPr>
          <w:p w:rsidR="007C6FB2" w:rsidRDefault="007C6FB2" w:rsidP="00FD7AF0">
            <w:pPr>
              <w:pStyle w:val="tableentry"/>
            </w:pPr>
          </w:p>
        </w:tc>
        <w:tc>
          <w:tcPr>
            <w:tcW w:w="2403" w:type="dxa"/>
          </w:tcPr>
          <w:p w:rsidR="007C6FB2" w:rsidRDefault="007C6FB2" w:rsidP="00FD7AF0">
            <w:pPr>
              <w:pStyle w:val="tableentry"/>
            </w:pPr>
            <w:r>
              <w:t>Profile Status</w:t>
            </w:r>
          </w:p>
        </w:tc>
        <w:tc>
          <w:tcPr>
            <w:tcW w:w="900" w:type="dxa"/>
          </w:tcPr>
          <w:p w:rsidR="007C6FB2" w:rsidRDefault="007C6FB2" w:rsidP="00FD7AF0">
            <w:pPr>
              <w:pStyle w:val="tableentry"/>
            </w:pPr>
            <w:r>
              <w:t>Out</w:t>
            </w:r>
          </w:p>
        </w:tc>
        <w:tc>
          <w:tcPr>
            <w:tcW w:w="3539" w:type="dxa"/>
          </w:tcPr>
          <w:p w:rsidR="007C6FB2" w:rsidRDefault="007C6FB2" w:rsidP="00032C3A">
            <w:pPr>
              <w:pStyle w:val="tableentry"/>
            </w:pPr>
            <w:r>
              <w:t>Indicates current status for the profile. Should be set to ‘</w:t>
            </w:r>
            <w:r w:rsidR="00032C3A">
              <w:t>in</w:t>
            </w:r>
            <w:r>
              <w:t xml:space="preserve">active’ </w:t>
            </w:r>
            <w:r w:rsidR="00032C3A">
              <w:t>in the</w:t>
            </w:r>
            <w:r>
              <w:t xml:space="preserve"> </w:t>
            </w:r>
            <w:r w:rsidR="00032C3A">
              <w:t>Dea</w:t>
            </w:r>
            <w:r>
              <w:t>ctivate</w:t>
            </w:r>
            <w:r w:rsidR="00640126">
              <w:t xml:space="preserve"> p</w:t>
            </w:r>
            <w:r>
              <w:t xml:space="preserve">rofile </w:t>
            </w:r>
            <w:r w:rsidR="00032C3A">
              <w:t>response</w:t>
            </w:r>
            <w:r>
              <w:t xml:space="preserve">. </w:t>
            </w:r>
          </w:p>
        </w:tc>
      </w:tr>
    </w:tbl>
    <w:p w:rsidR="005C4F2A" w:rsidRDefault="006D3634" w:rsidP="001F3155">
      <w:pPr>
        <w:pStyle w:val="Heading3"/>
      </w:pPr>
      <w:bookmarkStart w:id="116" w:name="_Toc404604569"/>
      <w:r>
        <w:t>App Access</w:t>
      </w:r>
      <w:r w:rsidR="00691939">
        <w:t xml:space="preserve"> i</w:t>
      </w:r>
      <w:r w:rsidR="005C4F2A">
        <w:t>nterface</w:t>
      </w:r>
      <w:bookmarkEnd w:id="116"/>
    </w:p>
    <w:p w:rsidR="00A87DDA" w:rsidRDefault="00691939" w:rsidP="00757A2C">
      <w:pPr>
        <w:pStyle w:val="body"/>
      </w:pPr>
      <w:r>
        <w:t xml:space="preserve">The </w:t>
      </w:r>
      <w:r w:rsidR="00D02600">
        <w:t>Connector</w:t>
      </w:r>
      <w:r>
        <w:t xml:space="preserve"> app</w:t>
      </w:r>
      <w:r w:rsidR="006D3634">
        <w:t xml:space="preserve"> and G</w:t>
      </w:r>
      <w:r>
        <w:t xml:space="preserve">ateway </w:t>
      </w:r>
      <w:r w:rsidR="00E55173">
        <w:t>Management</w:t>
      </w:r>
      <w:r>
        <w:t xml:space="preserve"> ap</w:t>
      </w:r>
      <w:r w:rsidR="00A87DDA">
        <w:t xml:space="preserve">p communicate with each other via </w:t>
      </w:r>
      <w:r>
        <w:t xml:space="preserve">the </w:t>
      </w:r>
      <w:proofErr w:type="spellStart"/>
      <w:r w:rsidR="00531F19">
        <w:t>AllJoyn</w:t>
      </w:r>
      <w:proofErr w:type="spellEnd"/>
      <w:r w:rsidR="00A87DDA">
        <w:t xml:space="preserve"> </w:t>
      </w:r>
      <w:r w:rsidR="006D3634">
        <w:t>App Access</w:t>
      </w:r>
      <w:r w:rsidR="00A87DDA">
        <w:t xml:space="preserve"> interface. No </w:t>
      </w:r>
      <w:proofErr w:type="spellStart"/>
      <w:r w:rsidR="00531F19">
        <w:t>AllJoyn</w:t>
      </w:r>
      <w:proofErr w:type="spellEnd"/>
      <w:r w:rsidR="00A87DDA">
        <w:t xml:space="preserve"> session is needed between the two apps for communication because both apps a</w:t>
      </w:r>
      <w:r w:rsidR="00F8451E">
        <w:t xml:space="preserve">re connected to the same </w:t>
      </w:r>
      <w:proofErr w:type="spellStart"/>
      <w:r w:rsidR="001F5238">
        <w:t>AllJoyn</w:t>
      </w:r>
      <w:proofErr w:type="spellEnd"/>
      <w:r w:rsidR="001F5238">
        <w:t xml:space="preserve"> Router</w:t>
      </w:r>
      <w:r w:rsidR="00A87DDA">
        <w:t>. WKNs are used for communicating between two apps:</w:t>
      </w:r>
    </w:p>
    <w:p w:rsidR="00A87DDA" w:rsidRDefault="006D3634" w:rsidP="00757A2C">
      <w:pPr>
        <w:pStyle w:val="bulletlv1"/>
      </w:pPr>
      <w:r>
        <w:t>G</w:t>
      </w:r>
      <w:r w:rsidR="00691939">
        <w:t xml:space="preserve">ateway </w:t>
      </w:r>
      <w:r w:rsidR="00E55173">
        <w:t>Management</w:t>
      </w:r>
      <w:r w:rsidR="00691939">
        <w:t xml:space="preserve"> a</w:t>
      </w:r>
      <w:r>
        <w:t xml:space="preserve">pp WKN: </w:t>
      </w:r>
      <w:proofErr w:type="spellStart"/>
      <w:r>
        <w:t>org.alljoyn.GWAgent.GM</w:t>
      </w:r>
      <w:r w:rsidR="00A87DDA">
        <w:t>App</w:t>
      </w:r>
      <w:proofErr w:type="spellEnd"/>
    </w:p>
    <w:p w:rsidR="00A87DDA" w:rsidRDefault="00D02600" w:rsidP="00757A2C">
      <w:pPr>
        <w:pStyle w:val="bulletlv1"/>
      </w:pPr>
      <w:r>
        <w:t>Connector</w:t>
      </w:r>
      <w:r w:rsidR="00691939">
        <w:t xml:space="preserve"> app</w:t>
      </w:r>
      <w:r w:rsidR="00A87DDA">
        <w:t xml:space="preserve"> WKN: </w:t>
      </w:r>
      <w:proofErr w:type="spellStart"/>
      <w:r w:rsidR="00A87DDA">
        <w:t>org.alljoyn.</w:t>
      </w:r>
      <w:r w:rsidR="00FA1B4F">
        <w:t>GWAgent.</w:t>
      </w:r>
      <w:r>
        <w:t>Connector</w:t>
      </w:r>
      <w:proofErr w:type="spellEnd"/>
      <w:r w:rsidR="00A87DDA">
        <w:t>.&lt;</w:t>
      </w:r>
      <w:r>
        <w:t>Connector</w:t>
      </w:r>
      <w:r w:rsidR="00691939">
        <w:t xml:space="preserve"> </w:t>
      </w:r>
      <w:r w:rsidR="00A87DDA">
        <w:t xml:space="preserve"> id&gt;</w:t>
      </w:r>
    </w:p>
    <w:p w:rsidR="000D7578" w:rsidRDefault="00A87DDA" w:rsidP="00757A2C">
      <w:pPr>
        <w:pStyle w:val="body"/>
      </w:pPr>
      <w:r>
        <w:t xml:space="preserve">The </w:t>
      </w:r>
      <w:r w:rsidR="006D3634">
        <w:t xml:space="preserve">App </w:t>
      </w:r>
      <w:r w:rsidR="00B270B2">
        <w:t>Access</w:t>
      </w:r>
      <w:r>
        <w:t xml:space="preserve"> interface </w:t>
      </w:r>
      <w:r w:rsidR="003D6081">
        <w:t xml:space="preserve">allows </w:t>
      </w:r>
      <w:r w:rsidR="00691939">
        <w:t xml:space="preserve">a </w:t>
      </w:r>
      <w:r w:rsidR="00D02600">
        <w:t>Connector</w:t>
      </w:r>
      <w:r w:rsidR="00691939">
        <w:t xml:space="preserve"> app</w:t>
      </w:r>
      <w:r w:rsidR="003D6081">
        <w:t xml:space="preserve"> to fetch profile data and provide connection status update to the </w:t>
      </w:r>
      <w:r w:rsidR="006D3634">
        <w:t>G</w:t>
      </w:r>
      <w:r w:rsidR="00691939">
        <w:t xml:space="preserve">ateway </w:t>
      </w:r>
      <w:r w:rsidR="00E55173">
        <w:t>Management</w:t>
      </w:r>
      <w:r w:rsidR="00691939">
        <w:t xml:space="preserve"> ap</w:t>
      </w:r>
      <w:r w:rsidR="003D6081">
        <w:t xml:space="preserve">p. </w:t>
      </w:r>
      <w:r w:rsidR="000D7578">
        <w:t>The G</w:t>
      </w:r>
      <w:r w:rsidR="00691939">
        <w:t xml:space="preserve">ateway </w:t>
      </w:r>
      <w:r w:rsidR="00E55173">
        <w:t>Management</w:t>
      </w:r>
      <w:r w:rsidR="00691939">
        <w:t xml:space="preserve"> a</w:t>
      </w:r>
      <w:r w:rsidR="000D7578">
        <w:t>pp uses this interface to notify</w:t>
      </w:r>
      <w:r w:rsidR="00691939">
        <w:t xml:space="preserve"> the </w:t>
      </w:r>
      <w:r w:rsidR="00D02600">
        <w:t>Connector</w:t>
      </w:r>
      <w:r w:rsidR="00691939">
        <w:t xml:space="preserve"> app </w:t>
      </w:r>
      <w:r w:rsidR="000D7578">
        <w:t>about profile updates and deletion. The G</w:t>
      </w:r>
      <w:r w:rsidR="00F43BA3">
        <w:t xml:space="preserve">ateway </w:t>
      </w:r>
      <w:r w:rsidR="00E55173">
        <w:t>Management</w:t>
      </w:r>
      <w:r w:rsidR="00F43BA3">
        <w:t xml:space="preserve"> a</w:t>
      </w:r>
      <w:r w:rsidR="000D7578">
        <w:t xml:space="preserve">pp also supports a shutdown signal as part of this interface to trigger a graceful shutdown of a </w:t>
      </w:r>
      <w:r w:rsidR="00D02600">
        <w:t>Connector</w:t>
      </w:r>
      <w:r w:rsidR="00F43BA3">
        <w:t xml:space="preserve"> app</w:t>
      </w:r>
      <w:r w:rsidR="000D7578">
        <w:t>.</w:t>
      </w:r>
    </w:p>
    <w:p w:rsidR="003D6081" w:rsidRDefault="000D7578" w:rsidP="00757A2C">
      <w:pPr>
        <w:pStyle w:val="body"/>
      </w:pPr>
      <w:r>
        <w:t>The App Access interface</w:t>
      </w:r>
      <w:r w:rsidR="003D6081">
        <w:t xml:space="preserve"> supports</w:t>
      </w:r>
      <w:r w:rsidR="00F43BA3">
        <w:t xml:space="preserve"> </w:t>
      </w:r>
      <w:r w:rsidR="003D6081">
        <w:t>functional methods/signal</w:t>
      </w:r>
      <w:r>
        <w:t>s</w:t>
      </w:r>
      <w:r w:rsidR="003D6081">
        <w:t xml:space="preserve"> as summarized in </w:t>
      </w:r>
      <w:r w:rsidR="009644C4">
        <w:fldChar w:fldCharType="begin"/>
      </w:r>
      <w:r w:rsidR="00757A2C">
        <w:instrText xml:space="preserve"> REF _Ref379451499 \h </w:instrText>
      </w:r>
      <w:r w:rsidR="009644C4">
        <w:fldChar w:fldCharType="separate"/>
      </w:r>
      <w:r w:rsidR="00AC331C">
        <w:t xml:space="preserve">Table </w:t>
      </w:r>
      <w:r w:rsidR="00AC331C">
        <w:rPr>
          <w:noProof/>
        </w:rPr>
        <w:t>2</w:t>
      </w:r>
      <w:r w:rsidR="00AC331C">
        <w:noBreakHyphen/>
      </w:r>
      <w:r w:rsidR="00AC331C">
        <w:rPr>
          <w:noProof/>
        </w:rPr>
        <w:t>10</w:t>
      </w:r>
      <w:r w:rsidR="009644C4">
        <w:fldChar w:fldCharType="end"/>
      </w:r>
      <w:r w:rsidR="003D6081">
        <w:t>.</w:t>
      </w:r>
    </w:p>
    <w:p w:rsidR="00B840B7" w:rsidRDefault="00B840B7" w:rsidP="00B840B7">
      <w:pPr>
        <w:pStyle w:val="Caption"/>
        <w:keepNext/>
      </w:pPr>
      <w:bookmarkStart w:id="117" w:name="_Ref379451499"/>
      <w:bookmarkStart w:id="118" w:name="_Toc404604636"/>
      <w:r>
        <w:lastRenderedPageBreak/>
        <w:t xml:space="preserve">Table </w:t>
      </w:r>
      <w:r w:rsidR="009644C4">
        <w:fldChar w:fldCharType="begin"/>
      </w:r>
      <w:r w:rsidR="00197080">
        <w:instrText xml:space="preserve"> STYLEREF 1 \s </w:instrText>
      </w:r>
      <w:r w:rsidR="009644C4">
        <w:fldChar w:fldCharType="separate"/>
      </w:r>
      <w:r w:rsidR="00AC331C">
        <w:rPr>
          <w:noProof/>
        </w:rPr>
        <w:t>2</w:t>
      </w:r>
      <w:r w:rsidR="009644C4">
        <w:rPr>
          <w:noProof/>
        </w:rPr>
        <w:fldChar w:fldCharType="end"/>
      </w:r>
      <w:r w:rsidR="0092121A">
        <w:noBreakHyphen/>
      </w:r>
      <w:r w:rsidR="009644C4">
        <w:fldChar w:fldCharType="begin"/>
      </w:r>
      <w:r w:rsidR="00197080">
        <w:instrText xml:space="preserve"> SEQ Table \* ARABIC \s 1 </w:instrText>
      </w:r>
      <w:r w:rsidR="009644C4">
        <w:fldChar w:fldCharType="separate"/>
      </w:r>
      <w:r w:rsidR="00AC331C">
        <w:rPr>
          <w:noProof/>
        </w:rPr>
        <w:t>10</w:t>
      </w:r>
      <w:r w:rsidR="009644C4">
        <w:rPr>
          <w:noProof/>
        </w:rPr>
        <w:fldChar w:fldCharType="end"/>
      </w:r>
      <w:bookmarkEnd w:id="117"/>
      <w:r>
        <w:t xml:space="preserve"> App Access</w:t>
      </w:r>
      <w:r w:rsidR="00F43BA3">
        <w:t xml:space="preserve"> interface f</w:t>
      </w:r>
      <w:r w:rsidRPr="0063659B">
        <w:t>unctions</w:t>
      </w:r>
      <w:bookmarkEnd w:id="118"/>
    </w:p>
    <w:tbl>
      <w:tblPr>
        <w:tblStyle w:val="TableGrid"/>
        <w:tblW w:w="0" w:type="auto"/>
        <w:tblInd w:w="835" w:type="dxa"/>
        <w:tblLook w:val="04A0"/>
      </w:tblPr>
      <w:tblGrid>
        <w:gridCol w:w="2545"/>
        <w:gridCol w:w="6005"/>
      </w:tblGrid>
      <w:tr w:rsidR="003D6081" w:rsidTr="00F43BA3">
        <w:trPr>
          <w:cnfStyle w:val="100000000000"/>
        </w:trPr>
        <w:tc>
          <w:tcPr>
            <w:tcW w:w="2545" w:type="dxa"/>
          </w:tcPr>
          <w:p w:rsidR="003D6081" w:rsidRPr="00CA187F" w:rsidRDefault="003D6081" w:rsidP="003443AB">
            <w:pPr>
              <w:pStyle w:val="tableheading"/>
            </w:pPr>
            <w:r>
              <w:t>Functional method</w:t>
            </w:r>
          </w:p>
        </w:tc>
        <w:tc>
          <w:tcPr>
            <w:tcW w:w="6005" w:type="dxa"/>
          </w:tcPr>
          <w:p w:rsidR="003D6081" w:rsidRPr="00CA187F" w:rsidRDefault="003D6081" w:rsidP="003443AB">
            <w:pPr>
              <w:pStyle w:val="tableheading"/>
            </w:pPr>
            <w:r w:rsidRPr="00CA187F">
              <w:t>Description</w:t>
            </w:r>
          </w:p>
        </w:tc>
      </w:tr>
      <w:tr w:rsidR="003D6081" w:rsidTr="00F43BA3">
        <w:tc>
          <w:tcPr>
            <w:tcW w:w="2545" w:type="dxa"/>
          </w:tcPr>
          <w:p w:rsidR="003D6081" w:rsidRDefault="003D6081" w:rsidP="003D6081">
            <w:pPr>
              <w:pStyle w:val="tableentry"/>
            </w:pPr>
            <w:r>
              <w:t>Get profile</w:t>
            </w:r>
          </w:p>
        </w:tc>
        <w:tc>
          <w:tcPr>
            <w:tcW w:w="6005" w:type="dxa"/>
          </w:tcPr>
          <w:p w:rsidR="003D6081" w:rsidRDefault="003D6081" w:rsidP="004B66C4">
            <w:pPr>
              <w:pStyle w:val="tableentry"/>
            </w:pPr>
            <w:r>
              <w:t xml:space="preserve">Returns information for an existing </w:t>
            </w:r>
            <w:r w:rsidR="005939F9">
              <w:t xml:space="preserve">active </w:t>
            </w:r>
            <w:r w:rsidR="00A87DDA">
              <w:t xml:space="preserve">remote </w:t>
            </w:r>
            <w:r>
              <w:t xml:space="preserve">profile </w:t>
            </w:r>
            <w:r w:rsidR="006D3634">
              <w:t xml:space="preserve">associated with the </w:t>
            </w:r>
            <w:r w:rsidR="00D02600">
              <w:t>Connector</w:t>
            </w:r>
            <w:r w:rsidR="006A21B7">
              <w:t xml:space="preserve"> app</w:t>
            </w:r>
            <w:r w:rsidR="006D3634">
              <w:t xml:space="preserve"> asking for the profile data</w:t>
            </w:r>
            <w:r w:rsidR="005939F9">
              <w:t xml:space="preserve">. </w:t>
            </w:r>
            <w:del w:id="119" w:author="Author" w:date="2016-04-15T15:08:00Z">
              <w:r w:rsidR="005939F9" w:rsidDel="004B66C4">
                <w:delText>If there was no active profile, an error response should be returned.</w:delText>
              </w:r>
            </w:del>
          </w:p>
        </w:tc>
      </w:tr>
      <w:tr w:rsidR="00C65969" w:rsidTr="00F43BA3">
        <w:tc>
          <w:tcPr>
            <w:tcW w:w="2545" w:type="dxa"/>
          </w:tcPr>
          <w:p w:rsidR="00C65969" w:rsidRDefault="00C65969" w:rsidP="003D6081">
            <w:pPr>
              <w:pStyle w:val="tableentry"/>
            </w:pPr>
            <w:r>
              <w:t>Update connection status</w:t>
            </w:r>
          </w:p>
        </w:tc>
        <w:tc>
          <w:tcPr>
            <w:tcW w:w="6005" w:type="dxa"/>
          </w:tcPr>
          <w:p w:rsidR="00C65969" w:rsidRDefault="00C65969" w:rsidP="006A21B7">
            <w:pPr>
              <w:pStyle w:val="tableentry"/>
            </w:pPr>
            <w:r>
              <w:t xml:space="preserve">Invoked by the </w:t>
            </w:r>
            <w:r w:rsidR="00D02600">
              <w:t>Connector</w:t>
            </w:r>
            <w:r w:rsidR="006A21B7">
              <w:t xml:space="preserve"> app</w:t>
            </w:r>
            <w:r>
              <w:t xml:space="preserve"> to update </w:t>
            </w:r>
            <w:r w:rsidR="00A87DDA">
              <w:t xml:space="preserve">its </w:t>
            </w:r>
            <w:r>
              <w:t xml:space="preserve">cloud service connection status at the </w:t>
            </w:r>
            <w:r w:rsidR="006D3634">
              <w:t>G</w:t>
            </w:r>
            <w:r w:rsidR="006A21B7">
              <w:t xml:space="preserve">ateway </w:t>
            </w:r>
            <w:r w:rsidR="00E55173">
              <w:t>Management</w:t>
            </w:r>
            <w:r w:rsidR="006A21B7">
              <w:t xml:space="preserve"> a</w:t>
            </w:r>
            <w:r>
              <w:t>pp.</w:t>
            </w:r>
            <w:r w:rsidR="006A3F7E">
              <w:t xml:space="preserve"> This method requires no response to be sent.</w:t>
            </w:r>
          </w:p>
        </w:tc>
      </w:tr>
      <w:tr w:rsidR="003D6081" w:rsidTr="00F43BA3">
        <w:tc>
          <w:tcPr>
            <w:tcW w:w="2545" w:type="dxa"/>
          </w:tcPr>
          <w:p w:rsidR="003D6081" w:rsidRDefault="003D6081" w:rsidP="0066433D">
            <w:pPr>
              <w:pStyle w:val="tableheading"/>
            </w:pPr>
            <w:r>
              <w:t>Functional Signal</w:t>
            </w:r>
          </w:p>
        </w:tc>
        <w:tc>
          <w:tcPr>
            <w:tcW w:w="6005" w:type="dxa"/>
          </w:tcPr>
          <w:p w:rsidR="003D6081" w:rsidRDefault="003D6081" w:rsidP="0066433D">
            <w:pPr>
              <w:pStyle w:val="tableheading"/>
            </w:pPr>
            <w:r>
              <w:t>Description</w:t>
            </w:r>
          </w:p>
        </w:tc>
      </w:tr>
      <w:tr w:rsidR="003D6081" w:rsidTr="00F43BA3">
        <w:tc>
          <w:tcPr>
            <w:tcW w:w="2545" w:type="dxa"/>
          </w:tcPr>
          <w:p w:rsidR="003D6081" w:rsidRDefault="003D6081" w:rsidP="003443AB">
            <w:pPr>
              <w:pStyle w:val="tableentry"/>
            </w:pPr>
            <w:r>
              <w:t>Profile updated</w:t>
            </w:r>
          </w:p>
        </w:tc>
        <w:tc>
          <w:tcPr>
            <w:tcW w:w="6005" w:type="dxa"/>
          </w:tcPr>
          <w:p w:rsidR="003D6081" w:rsidRDefault="003D6081" w:rsidP="006A21B7">
            <w:pPr>
              <w:pStyle w:val="tableentry"/>
            </w:pPr>
            <w:r>
              <w:t>Provides an ind</w:t>
            </w:r>
            <w:r w:rsidR="00C65969">
              <w:t xml:space="preserve">ication that </w:t>
            </w:r>
            <w:r w:rsidR="009628EF">
              <w:t xml:space="preserve">a specific </w:t>
            </w:r>
            <w:r w:rsidR="00C65969">
              <w:t>profile associated with</w:t>
            </w:r>
            <w:r w:rsidR="006A21B7">
              <w:t xml:space="preserve"> the </w:t>
            </w:r>
            <w:r w:rsidR="00D02600">
              <w:t>Connector</w:t>
            </w:r>
            <w:r w:rsidR="006A21B7">
              <w:t xml:space="preserve"> app</w:t>
            </w:r>
            <w:r w:rsidR="00C65969">
              <w:t xml:space="preserve"> has been update</w:t>
            </w:r>
            <w:r w:rsidR="006A21B7">
              <w:t>d</w:t>
            </w:r>
            <w:r w:rsidR="00C65969">
              <w:t xml:space="preserve">. </w:t>
            </w:r>
            <w:r w:rsidR="000721F4">
              <w:t>Sent by the G</w:t>
            </w:r>
            <w:r w:rsidR="006A21B7">
              <w:t xml:space="preserve">ateway </w:t>
            </w:r>
            <w:r w:rsidR="00E55173">
              <w:t>Management</w:t>
            </w:r>
            <w:r w:rsidR="006A21B7">
              <w:t xml:space="preserve"> a</w:t>
            </w:r>
            <w:r w:rsidR="000721F4">
              <w:t xml:space="preserve">pp whenever an active profile is updated. </w:t>
            </w:r>
            <w:r w:rsidR="00C65969">
              <w:t xml:space="preserve">This is a </w:t>
            </w:r>
            <w:proofErr w:type="spellStart"/>
            <w:r w:rsidR="00C65969">
              <w:t>unicast</w:t>
            </w:r>
            <w:proofErr w:type="spellEnd"/>
            <w:r w:rsidR="00C65969">
              <w:t xml:space="preserve"> signal</w:t>
            </w:r>
            <w:r w:rsidR="009628EF">
              <w:t xml:space="preserve"> deliver</w:t>
            </w:r>
            <w:r w:rsidR="000721F4">
              <w:t>e</w:t>
            </w:r>
            <w:r w:rsidR="009628EF">
              <w:t xml:space="preserve">d only to the associated </w:t>
            </w:r>
            <w:r w:rsidR="00D02600">
              <w:t>Connector</w:t>
            </w:r>
            <w:r w:rsidR="00282181">
              <w:t xml:space="preserve"> app</w:t>
            </w:r>
            <w:r w:rsidR="009628EF">
              <w:t>.</w:t>
            </w:r>
          </w:p>
        </w:tc>
      </w:tr>
      <w:tr w:rsidR="00A87DDA" w:rsidTr="00F43BA3">
        <w:tc>
          <w:tcPr>
            <w:tcW w:w="2545" w:type="dxa"/>
          </w:tcPr>
          <w:p w:rsidR="00A87DDA" w:rsidRDefault="00A87DDA" w:rsidP="003443AB">
            <w:pPr>
              <w:pStyle w:val="tableentry"/>
            </w:pPr>
            <w:r>
              <w:t>Profile deleted</w:t>
            </w:r>
          </w:p>
        </w:tc>
        <w:tc>
          <w:tcPr>
            <w:tcW w:w="6005" w:type="dxa"/>
          </w:tcPr>
          <w:p w:rsidR="00A87DDA" w:rsidRDefault="009628EF" w:rsidP="00282181">
            <w:pPr>
              <w:pStyle w:val="tableentry"/>
            </w:pPr>
            <w:r>
              <w:t xml:space="preserve">Provides an indication that a specific profile associated with the </w:t>
            </w:r>
            <w:r w:rsidR="00D02600">
              <w:t>Connector</w:t>
            </w:r>
            <w:r w:rsidR="00282181">
              <w:t xml:space="preserve"> app</w:t>
            </w:r>
            <w:r>
              <w:t xml:space="preserve"> has been deleted. </w:t>
            </w:r>
            <w:r w:rsidR="000721F4">
              <w:t>Sent by the G</w:t>
            </w:r>
            <w:r w:rsidR="00282181">
              <w:t xml:space="preserve">ateway </w:t>
            </w:r>
            <w:r w:rsidR="00E55173">
              <w:t>Management</w:t>
            </w:r>
            <w:r w:rsidR="00282181">
              <w:t xml:space="preserve"> a</w:t>
            </w:r>
            <w:r w:rsidR="000721F4">
              <w:t xml:space="preserve">pp whenever an active profile is deleted. </w:t>
            </w:r>
            <w:r>
              <w:t xml:space="preserve">This is a </w:t>
            </w:r>
            <w:proofErr w:type="spellStart"/>
            <w:r>
              <w:t>unicast</w:t>
            </w:r>
            <w:proofErr w:type="spellEnd"/>
            <w:r>
              <w:t xml:space="preserve"> signal deliver</w:t>
            </w:r>
            <w:r w:rsidR="000721F4">
              <w:t>e</w:t>
            </w:r>
            <w:r>
              <w:t xml:space="preserve">d only to the associated </w:t>
            </w:r>
            <w:r w:rsidR="00D02600">
              <w:t>Connector</w:t>
            </w:r>
            <w:r w:rsidR="00282181">
              <w:t xml:space="preserve"> app</w:t>
            </w:r>
            <w:r>
              <w:t>.</w:t>
            </w:r>
          </w:p>
        </w:tc>
      </w:tr>
      <w:tr w:rsidR="006D3634" w:rsidTr="00F43BA3">
        <w:tc>
          <w:tcPr>
            <w:tcW w:w="2545" w:type="dxa"/>
          </w:tcPr>
          <w:p w:rsidR="006D3634" w:rsidRDefault="006D3634" w:rsidP="003443AB">
            <w:pPr>
              <w:pStyle w:val="tableentry"/>
            </w:pPr>
            <w:r>
              <w:t>Shutdown App</w:t>
            </w:r>
          </w:p>
        </w:tc>
        <w:tc>
          <w:tcPr>
            <w:tcW w:w="6005" w:type="dxa"/>
          </w:tcPr>
          <w:p w:rsidR="006D3634" w:rsidRDefault="006D3634" w:rsidP="009628EF">
            <w:pPr>
              <w:pStyle w:val="tableentry"/>
            </w:pPr>
            <w:r>
              <w:t xml:space="preserve">Provides a trigger to the </w:t>
            </w:r>
            <w:r w:rsidR="00D02600">
              <w:t>Connector</w:t>
            </w:r>
            <w:r w:rsidR="00282181">
              <w:t xml:space="preserve"> app</w:t>
            </w:r>
            <w:r>
              <w:t xml:space="preserve"> to perform a graceful shutdown.</w:t>
            </w:r>
          </w:p>
        </w:tc>
      </w:tr>
    </w:tbl>
    <w:p w:rsidR="00C65969" w:rsidRDefault="00F43BA3" w:rsidP="00C65969">
      <w:pPr>
        <w:pStyle w:val="Heading4"/>
      </w:pPr>
      <w:r>
        <w:t>Get p</w:t>
      </w:r>
      <w:r w:rsidR="00C65969">
        <w:t>rofile</w:t>
      </w:r>
    </w:p>
    <w:p w:rsidR="00C65969" w:rsidDel="004B66C4" w:rsidRDefault="009644C4" w:rsidP="00757A2C">
      <w:pPr>
        <w:pStyle w:val="body"/>
        <w:rPr>
          <w:del w:id="120" w:author="Author" w:date="2016-04-15T15:08:00Z"/>
        </w:rPr>
      </w:pPr>
      <w:r>
        <w:fldChar w:fldCharType="begin"/>
      </w:r>
      <w:r w:rsidR="00757A2C">
        <w:instrText xml:space="preserve"> REF _Ref379452796 \h </w:instrText>
      </w:r>
      <w:r>
        <w:fldChar w:fldCharType="separate"/>
      </w:r>
      <w:r w:rsidR="00AC331C">
        <w:t xml:space="preserve">Table </w:t>
      </w:r>
      <w:r w:rsidR="00AC331C">
        <w:rPr>
          <w:noProof/>
        </w:rPr>
        <w:t>2</w:t>
      </w:r>
      <w:r w:rsidR="00AC331C">
        <w:noBreakHyphen/>
      </w:r>
      <w:r w:rsidR="00AC331C">
        <w:rPr>
          <w:noProof/>
        </w:rPr>
        <w:t>11</w:t>
      </w:r>
      <w:r>
        <w:fldChar w:fldCharType="end"/>
      </w:r>
      <w:r w:rsidR="00C65969">
        <w:t xml:space="preserve"> provides </w:t>
      </w:r>
      <w:r w:rsidR="00F43BA3">
        <w:t xml:space="preserve">a </w:t>
      </w:r>
      <w:r w:rsidR="00C65969">
        <w:t>functional definition for the Get profile method.</w:t>
      </w:r>
      <w:r w:rsidR="00145D55">
        <w:t xml:space="preserve"> The </w:t>
      </w:r>
      <w:r w:rsidR="00D02600">
        <w:t>Connector</w:t>
      </w:r>
      <w:r w:rsidR="00F43BA3">
        <w:t xml:space="preserve"> app</w:t>
      </w:r>
      <w:r w:rsidR="00145D55">
        <w:t xml:space="preserve"> </w:t>
      </w:r>
      <w:del w:id="121" w:author="Author" w:date="2016-04-15T15:08:00Z">
        <w:r w:rsidR="00F43BA3" w:rsidDel="004B66C4">
          <w:delText>can</w:delText>
        </w:r>
        <w:r w:rsidR="00145D55" w:rsidDel="004B66C4">
          <w:delText xml:space="preserve"> request a specific profile (by providing the profile Id)</w:delText>
        </w:r>
        <w:r w:rsidR="00F43BA3" w:rsidDel="004B66C4">
          <w:delText>,</w:delText>
        </w:r>
        <w:r w:rsidR="00145D55" w:rsidDel="004B66C4">
          <w:delText xml:space="preserve"> or it </w:delText>
        </w:r>
      </w:del>
      <w:r w:rsidR="00F43BA3">
        <w:t>can</w:t>
      </w:r>
      <w:r w:rsidR="00145D55">
        <w:t xml:space="preserve"> request </w:t>
      </w:r>
      <w:r w:rsidR="00F43BA3">
        <w:t xml:space="preserve">a </w:t>
      </w:r>
      <w:del w:id="122" w:author="Author" w:date="2016-04-15T15:08:00Z">
        <w:r w:rsidR="00145D55" w:rsidDel="004B66C4">
          <w:delText xml:space="preserve">set of all </w:delText>
        </w:r>
      </w:del>
      <w:r w:rsidR="00145D55">
        <w:t>profile</w:t>
      </w:r>
      <w:del w:id="123" w:author="Author" w:date="2016-04-15T15:08:00Z">
        <w:r w:rsidR="00145D55" w:rsidDel="004B66C4">
          <w:delText>s</w:delText>
        </w:r>
      </w:del>
      <w:r w:rsidR="00145D55">
        <w:t xml:space="preserve"> associated with that </w:t>
      </w:r>
      <w:r w:rsidR="00D02600">
        <w:t>Connector</w:t>
      </w:r>
      <w:r w:rsidR="00F43BA3">
        <w:t xml:space="preserve"> app</w:t>
      </w:r>
      <w:r w:rsidR="00145D55">
        <w:t xml:space="preserve">. </w:t>
      </w:r>
      <w:del w:id="124" w:author="Author" w:date="2016-04-15T15:08:00Z">
        <w:r w:rsidR="00145D55" w:rsidDel="004B66C4">
          <w:delText xml:space="preserve">This method should return </w:delText>
        </w:r>
        <w:r w:rsidR="005939F9" w:rsidDel="004B66C4">
          <w:delText xml:space="preserve">only active </w:delText>
        </w:r>
        <w:r w:rsidR="00145D55" w:rsidDel="004B66C4">
          <w:delText xml:space="preserve">profiles associated with </w:delText>
        </w:r>
        <w:r w:rsidR="00F43BA3" w:rsidDel="004B66C4">
          <w:delText xml:space="preserve">the </w:delText>
        </w:r>
        <w:r w:rsidR="00D02600" w:rsidDel="004B66C4">
          <w:delText>Connector</w:delText>
        </w:r>
        <w:r w:rsidR="00F43BA3" w:rsidDel="004B66C4">
          <w:delText xml:space="preserve"> app</w:delText>
        </w:r>
        <w:r w:rsidR="00145D55" w:rsidDel="004B66C4">
          <w:delText>.</w:delText>
        </w:r>
        <w:r w:rsidR="005939F9" w:rsidDel="004B66C4">
          <w:delText xml:space="preserve"> If the profile being requested is not active (in the case when a profile id is provided) or there is no active profile associated with the </w:delText>
        </w:r>
        <w:r w:rsidR="00D02600" w:rsidDel="004B66C4">
          <w:delText>Connector</w:delText>
        </w:r>
        <w:r w:rsidR="00F43BA3" w:rsidDel="004B66C4">
          <w:delText xml:space="preserve"> app</w:delText>
        </w:r>
        <w:r w:rsidR="005939F9" w:rsidDel="004B66C4">
          <w:delText>, an error response should be returned.</w:delText>
        </w:r>
      </w:del>
    </w:p>
    <w:p w:rsidR="00C65969" w:rsidRPr="00B840B7" w:rsidRDefault="005939F9" w:rsidP="00757A2C">
      <w:pPr>
        <w:pStyle w:val="body"/>
      </w:pPr>
      <w:r>
        <w:t>The G</w:t>
      </w:r>
      <w:r w:rsidR="00F43BA3">
        <w:t xml:space="preserve">ateway </w:t>
      </w:r>
      <w:r w:rsidR="00E55173">
        <w:t>Management</w:t>
      </w:r>
      <w:r w:rsidR="00F43BA3">
        <w:t xml:space="preserve"> a</w:t>
      </w:r>
      <w:r w:rsidR="00D20262">
        <w:t xml:space="preserve">pp will maintain profiles for each </w:t>
      </w:r>
      <w:r w:rsidR="00D02600">
        <w:t>Connector</w:t>
      </w:r>
      <w:r w:rsidR="00F43BA3">
        <w:t xml:space="preserve"> app</w:t>
      </w:r>
      <w:r w:rsidR="00D20262">
        <w:t xml:space="preserve"> as part of separate service objects. As explained earlier, this is for the security reasons so as to ensure that each </w:t>
      </w:r>
      <w:r w:rsidR="00D02600">
        <w:t>Connector</w:t>
      </w:r>
      <w:r w:rsidR="00F43BA3">
        <w:t xml:space="preserve"> app</w:t>
      </w:r>
      <w:r w:rsidR="00D20262">
        <w:t xml:space="preserve"> can only access its own profile data. Th</w:t>
      </w:r>
      <w:r w:rsidR="00F43BA3">
        <w:t>ese service objects have a well-</w:t>
      </w:r>
      <w:r w:rsidR="00D20262">
        <w:t>know</w:t>
      </w:r>
      <w:r w:rsidR="00F43BA3">
        <w:t>n</w:t>
      </w:r>
      <w:r w:rsidR="00D20262">
        <w:t xml:space="preserve"> object path of the format /Profiles/&lt;</w:t>
      </w:r>
      <w:r w:rsidR="00D02600">
        <w:t>Connector</w:t>
      </w:r>
      <w:r w:rsidR="00F43BA3">
        <w:t xml:space="preserve"> app</w:t>
      </w:r>
      <w:r w:rsidR="00D20262">
        <w:t xml:space="preserve"> id&gt;. When sending th</w:t>
      </w:r>
      <w:r w:rsidR="00F43BA3">
        <w:t>e Get p</w:t>
      </w:r>
      <w:r w:rsidR="00D20262">
        <w:t>rofile message to the G</w:t>
      </w:r>
      <w:r w:rsidR="00F43BA3">
        <w:t>ateway a</w:t>
      </w:r>
      <w:r w:rsidR="00D20262">
        <w:t xml:space="preserve">pp, the </w:t>
      </w:r>
      <w:r w:rsidR="00D02600">
        <w:t>Connector</w:t>
      </w:r>
      <w:r w:rsidR="00F43BA3">
        <w:t xml:space="preserve"> app</w:t>
      </w:r>
      <w:r w:rsidR="00D20262">
        <w:t xml:space="preserve"> should use the well-known object path.</w:t>
      </w:r>
    </w:p>
    <w:p w:rsidR="00B840B7" w:rsidRDefault="00B840B7" w:rsidP="00B840B7">
      <w:pPr>
        <w:pStyle w:val="Caption"/>
        <w:keepNext/>
      </w:pPr>
      <w:bookmarkStart w:id="125" w:name="_Ref379452796"/>
      <w:bookmarkStart w:id="126" w:name="_Toc404604637"/>
      <w:r>
        <w:t xml:space="preserve">Table </w:t>
      </w:r>
      <w:r w:rsidR="009644C4">
        <w:fldChar w:fldCharType="begin"/>
      </w:r>
      <w:r w:rsidR="00197080">
        <w:instrText xml:space="preserve"> STYLEREF 1 \s </w:instrText>
      </w:r>
      <w:r w:rsidR="009644C4">
        <w:fldChar w:fldCharType="separate"/>
      </w:r>
      <w:r w:rsidR="00AC331C">
        <w:rPr>
          <w:noProof/>
        </w:rPr>
        <w:t>2</w:t>
      </w:r>
      <w:r w:rsidR="009644C4">
        <w:rPr>
          <w:noProof/>
        </w:rPr>
        <w:fldChar w:fldCharType="end"/>
      </w:r>
      <w:r w:rsidR="0092121A">
        <w:noBreakHyphen/>
      </w:r>
      <w:r w:rsidR="009644C4">
        <w:fldChar w:fldCharType="begin"/>
      </w:r>
      <w:r w:rsidR="00197080">
        <w:instrText xml:space="preserve"> SEQ Table \* ARABIC \s 1 </w:instrText>
      </w:r>
      <w:r w:rsidR="009644C4">
        <w:fldChar w:fldCharType="separate"/>
      </w:r>
      <w:r w:rsidR="00AC331C">
        <w:rPr>
          <w:noProof/>
        </w:rPr>
        <w:t>11</w:t>
      </w:r>
      <w:r w:rsidR="009644C4">
        <w:rPr>
          <w:noProof/>
        </w:rPr>
        <w:fldChar w:fldCharType="end"/>
      </w:r>
      <w:bookmarkEnd w:id="125"/>
      <w:r>
        <w:t xml:space="preserve"> Get</w:t>
      </w:r>
      <w:r w:rsidR="00F43BA3">
        <w:t xml:space="preserve"> profile m</w:t>
      </w:r>
      <w:r w:rsidRPr="001F31FF">
        <w:t>ethod</w:t>
      </w:r>
      <w:bookmarkEnd w:id="126"/>
    </w:p>
    <w:tbl>
      <w:tblPr>
        <w:tblStyle w:val="TableQIS"/>
        <w:tblW w:w="8550" w:type="dxa"/>
        <w:tblInd w:w="835" w:type="dxa"/>
        <w:tblLook w:val="04A0"/>
      </w:tblPr>
      <w:tblGrid>
        <w:gridCol w:w="1591"/>
        <w:gridCol w:w="2520"/>
        <w:gridCol w:w="981"/>
        <w:gridCol w:w="3458"/>
      </w:tblGrid>
      <w:tr w:rsidR="00C65969" w:rsidTr="00F43BA3">
        <w:trPr>
          <w:cnfStyle w:val="100000000000"/>
        </w:trPr>
        <w:tc>
          <w:tcPr>
            <w:tcW w:w="1591" w:type="dxa"/>
            <w:vMerge w:val="restart"/>
          </w:tcPr>
          <w:p w:rsidR="00C65969" w:rsidRDefault="00C65969" w:rsidP="003443AB">
            <w:pPr>
              <w:pStyle w:val="tableheading"/>
            </w:pPr>
            <w:r>
              <w:t xml:space="preserve">Method </w:t>
            </w:r>
          </w:p>
        </w:tc>
        <w:tc>
          <w:tcPr>
            <w:tcW w:w="6959" w:type="dxa"/>
            <w:gridSpan w:val="3"/>
          </w:tcPr>
          <w:p w:rsidR="00C65969" w:rsidRDefault="00C65969" w:rsidP="003443AB">
            <w:pPr>
              <w:pStyle w:val="tableheading"/>
              <w:jc w:val="center"/>
            </w:pPr>
            <w:r>
              <w:t>Parameters</w:t>
            </w:r>
          </w:p>
        </w:tc>
      </w:tr>
      <w:tr w:rsidR="00C65969" w:rsidTr="00F43BA3">
        <w:tc>
          <w:tcPr>
            <w:tcW w:w="1591" w:type="dxa"/>
            <w:vMerge/>
          </w:tcPr>
          <w:p w:rsidR="00C65969" w:rsidRDefault="00C65969" w:rsidP="003443AB">
            <w:pPr>
              <w:pStyle w:val="tableheading"/>
            </w:pPr>
          </w:p>
        </w:tc>
        <w:tc>
          <w:tcPr>
            <w:tcW w:w="2520" w:type="dxa"/>
          </w:tcPr>
          <w:p w:rsidR="00C65969" w:rsidRDefault="00C65969" w:rsidP="003443AB">
            <w:pPr>
              <w:pStyle w:val="tableheading"/>
            </w:pPr>
            <w:r>
              <w:t>Parameter Name</w:t>
            </w:r>
          </w:p>
        </w:tc>
        <w:tc>
          <w:tcPr>
            <w:tcW w:w="981" w:type="dxa"/>
          </w:tcPr>
          <w:p w:rsidR="00C65969" w:rsidRDefault="00C65969" w:rsidP="003443AB">
            <w:pPr>
              <w:pStyle w:val="tableheading"/>
            </w:pPr>
            <w:r>
              <w:t>In/Out</w:t>
            </w:r>
          </w:p>
        </w:tc>
        <w:tc>
          <w:tcPr>
            <w:tcW w:w="3458" w:type="dxa"/>
          </w:tcPr>
          <w:p w:rsidR="00C65969" w:rsidRDefault="00C65969" w:rsidP="003443AB">
            <w:pPr>
              <w:pStyle w:val="tableheading"/>
            </w:pPr>
            <w:r>
              <w:t>Description</w:t>
            </w:r>
          </w:p>
        </w:tc>
      </w:tr>
      <w:tr w:rsidR="004B66C4" w:rsidRPr="00522FD8" w:rsidTr="00F43BA3">
        <w:tc>
          <w:tcPr>
            <w:tcW w:w="1591" w:type="dxa"/>
          </w:tcPr>
          <w:p w:rsidR="004B66C4" w:rsidRDefault="004B66C4" w:rsidP="003443AB">
            <w:pPr>
              <w:pStyle w:val="tableentry"/>
            </w:pPr>
            <w:r>
              <w:t>Get profile</w:t>
            </w:r>
          </w:p>
        </w:tc>
        <w:tc>
          <w:tcPr>
            <w:tcW w:w="2520" w:type="dxa"/>
          </w:tcPr>
          <w:p w:rsidR="004B66C4" w:rsidRDefault="004B66C4" w:rsidP="003443AB">
            <w:pPr>
              <w:pStyle w:val="tableentry"/>
            </w:pPr>
            <w:r>
              <w:t>List&lt;Profile Info&gt;</w:t>
            </w:r>
          </w:p>
        </w:tc>
        <w:tc>
          <w:tcPr>
            <w:tcW w:w="981" w:type="dxa"/>
          </w:tcPr>
          <w:p w:rsidR="004B66C4" w:rsidRDefault="004B66C4" w:rsidP="003443AB">
            <w:pPr>
              <w:pStyle w:val="tableentry"/>
            </w:pPr>
          </w:p>
        </w:tc>
        <w:tc>
          <w:tcPr>
            <w:tcW w:w="3458" w:type="dxa"/>
          </w:tcPr>
          <w:p w:rsidR="004B66C4" w:rsidRDefault="004B66C4" w:rsidP="003443AB">
            <w:pPr>
              <w:pStyle w:val="tableentry"/>
            </w:pPr>
            <w:r>
              <w:t>Response includes details on one or more active profiles associated with the Connector app.</w:t>
            </w:r>
          </w:p>
        </w:tc>
      </w:tr>
      <w:tr w:rsidR="004B66C4" w:rsidRPr="00522FD8" w:rsidTr="00F43BA3">
        <w:tc>
          <w:tcPr>
            <w:tcW w:w="1591" w:type="dxa"/>
          </w:tcPr>
          <w:p w:rsidR="004B66C4" w:rsidRDefault="004B66C4" w:rsidP="003443AB">
            <w:pPr>
              <w:pStyle w:val="tableentry"/>
            </w:pPr>
          </w:p>
        </w:tc>
        <w:tc>
          <w:tcPr>
            <w:tcW w:w="2520" w:type="dxa"/>
          </w:tcPr>
          <w:p w:rsidR="004B66C4" w:rsidRDefault="004B66C4" w:rsidP="003443AB">
            <w:pPr>
              <w:pStyle w:val="tableentry"/>
            </w:pPr>
            <w:r>
              <w:t xml:space="preserve"> Profile n</w:t>
            </w:r>
            <w:r w:rsidRPr="00522FD8">
              <w:t>ame</w:t>
            </w:r>
            <w:r>
              <w:t xml:space="preserve"> </w:t>
            </w:r>
          </w:p>
        </w:tc>
        <w:tc>
          <w:tcPr>
            <w:tcW w:w="981" w:type="dxa"/>
          </w:tcPr>
          <w:p w:rsidR="004B66C4" w:rsidRDefault="004B66C4" w:rsidP="003443AB">
            <w:pPr>
              <w:pStyle w:val="tableentry"/>
            </w:pPr>
            <w:r>
              <w:t>Out</w:t>
            </w:r>
          </w:p>
        </w:tc>
        <w:tc>
          <w:tcPr>
            <w:tcW w:w="3458" w:type="dxa"/>
          </w:tcPr>
          <w:p w:rsidR="004B66C4" w:rsidRDefault="004B66C4" w:rsidP="003443AB">
            <w:pPr>
              <w:pStyle w:val="tableentry"/>
            </w:pPr>
            <w:r>
              <w:t>Name given to the service provider profile.</w:t>
            </w:r>
          </w:p>
        </w:tc>
      </w:tr>
      <w:tr w:rsidR="004B66C4" w:rsidRPr="00522FD8" w:rsidTr="00F43BA3">
        <w:tc>
          <w:tcPr>
            <w:tcW w:w="1591" w:type="dxa"/>
          </w:tcPr>
          <w:p w:rsidR="004B66C4" w:rsidRDefault="004B66C4" w:rsidP="003443AB">
            <w:pPr>
              <w:pStyle w:val="tableentry"/>
            </w:pPr>
          </w:p>
        </w:tc>
        <w:tc>
          <w:tcPr>
            <w:tcW w:w="2520" w:type="dxa"/>
          </w:tcPr>
          <w:p w:rsidR="004B66C4" w:rsidRDefault="004B66C4" w:rsidP="003443AB">
            <w:pPr>
              <w:pStyle w:val="tableentry"/>
            </w:pPr>
            <w:r>
              <w:t xml:space="preserve"> Connector App  name</w:t>
            </w:r>
          </w:p>
        </w:tc>
        <w:tc>
          <w:tcPr>
            <w:tcW w:w="981" w:type="dxa"/>
          </w:tcPr>
          <w:p w:rsidR="004B66C4" w:rsidRDefault="004B66C4" w:rsidP="003443AB">
            <w:pPr>
              <w:pStyle w:val="tableentry"/>
            </w:pPr>
            <w:r>
              <w:t>Out</w:t>
            </w:r>
          </w:p>
        </w:tc>
        <w:tc>
          <w:tcPr>
            <w:tcW w:w="3458" w:type="dxa"/>
          </w:tcPr>
          <w:p w:rsidR="004B66C4" w:rsidRDefault="004B66C4" w:rsidP="003443AB">
            <w:pPr>
              <w:pStyle w:val="tableentry"/>
            </w:pPr>
            <w:r>
              <w:t>Connector app name associated with the profile.</w:t>
            </w:r>
          </w:p>
        </w:tc>
      </w:tr>
      <w:tr w:rsidR="004B66C4" w:rsidRPr="00522FD8" w:rsidTr="00F43BA3">
        <w:tc>
          <w:tcPr>
            <w:tcW w:w="1591" w:type="dxa"/>
          </w:tcPr>
          <w:p w:rsidR="004B66C4" w:rsidRDefault="004B66C4" w:rsidP="003443AB">
            <w:pPr>
              <w:pStyle w:val="tableentry"/>
            </w:pPr>
          </w:p>
        </w:tc>
        <w:tc>
          <w:tcPr>
            <w:tcW w:w="2520" w:type="dxa"/>
          </w:tcPr>
          <w:p w:rsidR="004B66C4" w:rsidRPr="00522FD8" w:rsidRDefault="004B66C4" w:rsidP="00E14C37">
            <w:pPr>
              <w:pStyle w:val="tableentry"/>
            </w:pPr>
            <w:r>
              <w:t xml:space="preserve"> Connector Id</w:t>
            </w:r>
          </w:p>
        </w:tc>
        <w:tc>
          <w:tcPr>
            <w:tcW w:w="981" w:type="dxa"/>
          </w:tcPr>
          <w:p w:rsidR="004B66C4" w:rsidRDefault="004B66C4" w:rsidP="003443AB">
            <w:pPr>
              <w:pStyle w:val="tableentry"/>
            </w:pPr>
            <w:r>
              <w:t>Out</w:t>
            </w:r>
          </w:p>
        </w:tc>
        <w:tc>
          <w:tcPr>
            <w:tcW w:w="3458" w:type="dxa"/>
          </w:tcPr>
          <w:p w:rsidR="004B66C4" w:rsidRDefault="004B66C4" w:rsidP="003443AB">
            <w:pPr>
              <w:pStyle w:val="tableentry"/>
            </w:pPr>
            <w:r>
              <w:t>Unique identifier for the Connector app associated with the profile (retrieved from Announcement).</w:t>
            </w:r>
          </w:p>
        </w:tc>
      </w:tr>
      <w:tr w:rsidR="004B66C4" w:rsidRPr="00522FD8" w:rsidTr="00F43BA3">
        <w:tc>
          <w:tcPr>
            <w:tcW w:w="1591" w:type="dxa"/>
          </w:tcPr>
          <w:p w:rsidR="004B66C4" w:rsidRDefault="004B66C4" w:rsidP="003443AB">
            <w:pPr>
              <w:pStyle w:val="tableentry"/>
            </w:pPr>
          </w:p>
        </w:tc>
        <w:tc>
          <w:tcPr>
            <w:tcW w:w="2520" w:type="dxa"/>
          </w:tcPr>
          <w:p w:rsidR="004B66C4" w:rsidRDefault="004B66C4" w:rsidP="00D66A53">
            <w:pPr>
              <w:pStyle w:val="tableentry"/>
            </w:pPr>
            <w:r>
              <w:t xml:space="preserve"> List &lt;Exposed services&gt;</w:t>
            </w:r>
          </w:p>
        </w:tc>
        <w:tc>
          <w:tcPr>
            <w:tcW w:w="981" w:type="dxa"/>
          </w:tcPr>
          <w:p w:rsidR="004B66C4" w:rsidRDefault="004B66C4" w:rsidP="003443AB">
            <w:pPr>
              <w:pStyle w:val="tableentry"/>
            </w:pPr>
          </w:p>
        </w:tc>
        <w:tc>
          <w:tcPr>
            <w:tcW w:w="3458" w:type="dxa"/>
          </w:tcPr>
          <w:p w:rsidR="004B66C4" w:rsidRDefault="004B66C4" w:rsidP="003443AB">
            <w:pPr>
              <w:pStyle w:val="tableentry"/>
            </w:pPr>
            <w:r>
              <w:t xml:space="preserve">List of </w:t>
            </w:r>
            <w:proofErr w:type="spellStart"/>
            <w:r>
              <w:t>AllJoyn</w:t>
            </w:r>
            <w:proofErr w:type="spellEnd"/>
            <w:r>
              <w:t xml:space="preserve"> services provided by the Connector app that are being exposed for access on the proximal network.</w:t>
            </w:r>
          </w:p>
        </w:tc>
      </w:tr>
      <w:tr w:rsidR="004B66C4" w:rsidRPr="00522FD8" w:rsidTr="00F43BA3">
        <w:tc>
          <w:tcPr>
            <w:tcW w:w="1591" w:type="dxa"/>
          </w:tcPr>
          <w:p w:rsidR="004B66C4" w:rsidRDefault="004B66C4" w:rsidP="003443AB">
            <w:pPr>
              <w:pStyle w:val="tableentry"/>
            </w:pPr>
          </w:p>
        </w:tc>
        <w:tc>
          <w:tcPr>
            <w:tcW w:w="2520" w:type="dxa"/>
          </w:tcPr>
          <w:p w:rsidR="004B66C4" w:rsidDel="001D6F45" w:rsidRDefault="004B66C4" w:rsidP="003443AB">
            <w:pPr>
              <w:pStyle w:val="tableentry"/>
            </w:pPr>
            <w:r>
              <w:t xml:space="preserve">   Object path</w:t>
            </w:r>
          </w:p>
        </w:tc>
        <w:tc>
          <w:tcPr>
            <w:tcW w:w="981" w:type="dxa"/>
          </w:tcPr>
          <w:p w:rsidR="004B66C4" w:rsidRDefault="004B66C4" w:rsidP="003443AB">
            <w:pPr>
              <w:pStyle w:val="tableentry"/>
            </w:pPr>
            <w:r>
              <w:t xml:space="preserve">Out </w:t>
            </w:r>
          </w:p>
        </w:tc>
        <w:tc>
          <w:tcPr>
            <w:tcW w:w="3458" w:type="dxa"/>
          </w:tcPr>
          <w:p w:rsidR="004B66C4" w:rsidRDefault="004B66C4" w:rsidP="00282181">
            <w:pPr>
              <w:pStyle w:val="tableentry"/>
            </w:pPr>
            <w:r>
              <w:t xml:space="preserve">Object path for the object implementing the listed interfaces. A wild card “*” means listed interfaces can be accessed at any object path. </w:t>
            </w:r>
          </w:p>
        </w:tc>
      </w:tr>
      <w:tr w:rsidR="004B66C4" w:rsidRPr="00522FD8" w:rsidTr="00F43BA3">
        <w:tc>
          <w:tcPr>
            <w:tcW w:w="1591" w:type="dxa"/>
          </w:tcPr>
          <w:p w:rsidR="004B66C4" w:rsidRDefault="004B66C4" w:rsidP="003443AB">
            <w:pPr>
              <w:pStyle w:val="tableentry"/>
            </w:pPr>
          </w:p>
        </w:tc>
        <w:tc>
          <w:tcPr>
            <w:tcW w:w="2520" w:type="dxa"/>
          </w:tcPr>
          <w:p w:rsidR="004B66C4" w:rsidDel="001D6F45" w:rsidRDefault="004B66C4" w:rsidP="00C105B9">
            <w:pPr>
              <w:pStyle w:val="tableentry"/>
            </w:pPr>
            <w:r>
              <w:t xml:space="preserve">    </w:t>
            </w:r>
            <w:proofErr w:type="spellStart"/>
            <w:r>
              <w:t>isPrefix</w:t>
            </w:r>
            <w:proofErr w:type="spellEnd"/>
          </w:p>
        </w:tc>
        <w:tc>
          <w:tcPr>
            <w:tcW w:w="981" w:type="dxa"/>
          </w:tcPr>
          <w:p w:rsidR="004B66C4" w:rsidRDefault="004B66C4" w:rsidP="00C105B9">
            <w:pPr>
              <w:pStyle w:val="tableentry"/>
            </w:pPr>
            <w:r>
              <w:t>In</w:t>
            </w:r>
          </w:p>
        </w:tc>
        <w:tc>
          <w:tcPr>
            <w:tcW w:w="3458" w:type="dxa"/>
          </w:tcPr>
          <w:p w:rsidR="004B66C4" w:rsidRDefault="004B66C4" w:rsidP="00C105B9">
            <w:pPr>
              <w:pStyle w:val="tableentry"/>
            </w:pPr>
            <w:r>
              <w:t xml:space="preserve">Indicates whether the Object path parameter is a prefix to an object path or a complete object path. </w:t>
            </w:r>
          </w:p>
        </w:tc>
      </w:tr>
      <w:tr w:rsidR="004B66C4" w:rsidRPr="00522FD8" w:rsidTr="00F43BA3">
        <w:tc>
          <w:tcPr>
            <w:tcW w:w="1591" w:type="dxa"/>
          </w:tcPr>
          <w:p w:rsidR="004B66C4" w:rsidRDefault="004B66C4" w:rsidP="003443AB">
            <w:pPr>
              <w:pStyle w:val="tableentry"/>
            </w:pPr>
          </w:p>
        </w:tc>
        <w:tc>
          <w:tcPr>
            <w:tcW w:w="2520" w:type="dxa"/>
          </w:tcPr>
          <w:p w:rsidR="004B66C4" w:rsidRDefault="004B66C4" w:rsidP="00C105B9">
            <w:pPr>
              <w:pStyle w:val="tableentry"/>
            </w:pPr>
            <w:r>
              <w:t xml:space="preserve">    List &lt;Interface name&gt;</w:t>
            </w:r>
          </w:p>
        </w:tc>
        <w:tc>
          <w:tcPr>
            <w:tcW w:w="981" w:type="dxa"/>
          </w:tcPr>
          <w:p w:rsidR="004B66C4" w:rsidRDefault="004B66C4" w:rsidP="00C105B9">
            <w:pPr>
              <w:pStyle w:val="tableentry"/>
            </w:pPr>
            <w:r>
              <w:t>In</w:t>
            </w:r>
          </w:p>
        </w:tc>
        <w:tc>
          <w:tcPr>
            <w:tcW w:w="3458" w:type="dxa"/>
          </w:tcPr>
          <w:p w:rsidR="004B66C4" w:rsidRDefault="004B66C4" w:rsidP="00C105B9">
            <w:pPr>
              <w:pStyle w:val="tableentry"/>
            </w:pPr>
            <w:r>
              <w:t xml:space="preserve">List of exposed </w:t>
            </w:r>
            <w:proofErr w:type="spellStart"/>
            <w:r>
              <w:t>AllJoyn</w:t>
            </w:r>
            <w:proofErr w:type="spellEnd"/>
            <w:r>
              <w:t xml:space="preserve"> interfaces by the Connector app. A wild card “*” means all interfaces implemented by object path are exposed.</w:t>
            </w:r>
          </w:p>
        </w:tc>
      </w:tr>
      <w:tr w:rsidR="004B66C4" w:rsidRPr="00522FD8" w:rsidTr="00F43BA3">
        <w:tc>
          <w:tcPr>
            <w:tcW w:w="1591" w:type="dxa"/>
          </w:tcPr>
          <w:p w:rsidR="004B66C4" w:rsidRDefault="004B66C4" w:rsidP="003443AB">
            <w:pPr>
              <w:pStyle w:val="tableentry"/>
            </w:pPr>
          </w:p>
        </w:tc>
        <w:tc>
          <w:tcPr>
            <w:tcW w:w="2520" w:type="dxa"/>
          </w:tcPr>
          <w:p w:rsidR="004B66C4" w:rsidRDefault="004B66C4" w:rsidP="00C105B9">
            <w:pPr>
              <w:pStyle w:val="tableentry"/>
            </w:pPr>
            <w:r>
              <w:t xml:space="preserve"> L</w:t>
            </w:r>
            <w:r w:rsidRPr="00522FD8">
              <w:t>ist &lt;</w:t>
            </w:r>
            <w:proofErr w:type="spellStart"/>
            <w:r>
              <w:t>Remoted</w:t>
            </w:r>
            <w:proofErr w:type="spellEnd"/>
            <w:r>
              <w:t xml:space="preserve"> Apps</w:t>
            </w:r>
            <w:r w:rsidRPr="00522FD8">
              <w:t>&gt;</w:t>
            </w:r>
          </w:p>
        </w:tc>
        <w:tc>
          <w:tcPr>
            <w:tcW w:w="981" w:type="dxa"/>
          </w:tcPr>
          <w:p w:rsidR="004B66C4" w:rsidRDefault="004B66C4" w:rsidP="00C105B9">
            <w:pPr>
              <w:pStyle w:val="tableentry"/>
            </w:pPr>
          </w:p>
        </w:tc>
        <w:tc>
          <w:tcPr>
            <w:tcW w:w="3458" w:type="dxa"/>
          </w:tcPr>
          <w:p w:rsidR="004B66C4" w:rsidRDefault="004B66C4" w:rsidP="00C105B9">
            <w:pPr>
              <w:pStyle w:val="tableentry"/>
            </w:pPr>
            <w:r>
              <w:t xml:space="preserve">Profile includes information on the list of </w:t>
            </w:r>
            <w:proofErr w:type="spellStart"/>
            <w:r>
              <w:t>AllJoyn</w:t>
            </w:r>
            <w:proofErr w:type="spellEnd"/>
            <w:r>
              <w:t xml:space="preserve"> apps that are being </w:t>
            </w:r>
            <w:proofErr w:type="spellStart"/>
            <w:r>
              <w:t>remoted</w:t>
            </w:r>
            <w:proofErr w:type="spellEnd"/>
            <w:r>
              <w:t xml:space="preserve"> as part of this profile.</w:t>
            </w:r>
          </w:p>
        </w:tc>
      </w:tr>
      <w:tr w:rsidR="004B66C4" w:rsidRPr="00522FD8" w:rsidTr="00F43BA3">
        <w:tc>
          <w:tcPr>
            <w:tcW w:w="1591" w:type="dxa"/>
          </w:tcPr>
          <w:p w:rsidR="004B66C4" w:rsidRDefault="004B66C4" w:rsidP="003443AB">
            <w:pPr>
              <w:pStyle w:val="tableentry"/>
            </w:pPr>
          </w:p>
        </w:tc>
        <w:tc>
          <w:tcPr>
            <w:tcW w:w="2520" w:type="dxa"/>
          </w:tcPr>
          <w:p w:rsidR="004B66C4" w:rsidRDefault="004B66C4" w:rsidP="00C105B9">
            <w:pPr>
              <w:pStyle w:val="tableentry"/>
            </w:pPr>
            <w:r>
              <w:t xml:space="preserve">   Device Id</w:t>
            </w:r>
          </w:p>
        </w:tc>
        <w:tc>
          <w:tcPr>
            <w:tcW w:w="981" w:type="dxa"/>
          </w:tcPr>
          <w:p w:rsidR="004B66C4" w:rsidRDefault="004B66C4" w:rsidP="00C105B9">
            <w:pPr>
              <w:pStyle w:val="tableentry"/>
            </w:pPr>
            <w:r>
              <w:t>Out</w:t>
            </w:r>
          </w:p>
        </w:tc>
        <w:tc>
          <w:tcPr>
            <w:tcW w:w="3458" w:type="dxa"/>
          </w:tcPr>
          <w:p w:rsidR="004B66C4" w:rsidRDefault="004B66C4" w:rsidP="00282181">
            <w:pPr>
              <w:pStyle w:val="tableentry"/>
            </w:pPr>
            <w:r>
              <w:t>Device Id from the About feature.</w:t>
            </w:r>
          </w:p>
        </w:tc>
      </w:tr>
      <w:tr w:rsidR="004B66C4" w:rsidRPr="00522FD8" w:rsidTr="00F43BA3">
        <w:tc>
          <w:tcPr>
            <w:tcW w:w="1591" w:type="dxa"/>
          </w:tcPr>
          <w:p w:rsidR="004B66C4" w:rsidRDefault="004B66C4" w:rsidP="003443AB">
            <w:pPr>
              <w:pStyle w:val="tableentry"/>
            </w:pPr>
          </w:p>
        </w:tc>
        <w:tc>
          <w:tcPr>
            <w:tcW w:w="2520" w:type="dxa"/>
          </w:tcPr>
          <w:p w:rsidR="004B66C4" w:rsidRPr="00522FD8" w:rsidRDefault="004B66C4" w:rsidP="00C105B9">
            <w:pPr>
              <w:pStyle w:val="tableentry"/>
            </w:pPr>
            <w:r>
              <w:t xml:space="preserve">   App Id</w:t>
            </w:r>
          </w:p>
        </w:tc>
        <w:tc>
          <w:tcPr>
            <w:tcW w:w="981" w:type="dxa"/>
          </w:tcPr>
          <w:p w:rsidR="004B66C4" w:rsidRDefault="004B66C4" w:rsidP="00C105B9">
            <w:pPr>
              <w:pStyle w:val="tableentry"/>
            </w:pPr>
            <w:r>
              <w:t>Out</w:t>
            </w:r>
          </w:p>
        </w:tc>
        <w:tc>
          <w:tcPr>
            <w:tcW w:w="3458" w:type="dxa"/>
          </w:tcPr>
          <w:p w:rsidR="004B66C4" w:rsidRDefault="004B66C4" w:rsidP="00282181">
            <w:pPr>
              <w:pStyle w:val="tableentry"/>
            </w:pPr>
            <w:r>
              <w:t>App Id from the About feature.</w:t>
            </w:r>
          </w:p>
        </w:tc>
      </w:tr>
      <w:tr w:rsidR="004B66C4" w:rsidRPr="00522FD8" w:rsidTr="00F43BA3">
        <w:tc>
          <w:tcPr>
            <w:tcW w:w="1591" w:type="dxa"/>
          </w:tcPr>
          <w:p w:rsidR="004B66C4" w:rsidRDefault="004B66C4" w:rsidP="003443AB">
            <w:pPr>
              <w:pStyle w:val="tableentry"/>
            </w:pPr>
          </w:p>
        </w:tc>
        <w:tc>
          <w:tcPr>
            <w:tcW w:w="2520" w:type="dxa"/>
          </w:tcPr>
          <w:p w:rsidR="004B66C4" w:rsidRDefault="004B66C4" w:rsidP="00C105B9">
            <w:pPr>
              <w:pStyle w:val="tableentry"/>
            </w:pPr>
            <w:r>
              <w:t xml:space="preserve">   List &lt;Interface info&gt;</w:t>
            </w:r>
          </w:p>
        </w:tc>
        <w:tc>
          <w:tcPr>
            <w:tcW w:w="981" w:type="dxa"/>
          </w:tcPr>
          <w:p w:rsidR="004B66C4" w:rsidRDefault="004B66C4" w:rsidP="00C105B9">
            <w:pPr>
              <w:pStyle w:val="tableentry"/>
            </w:pPr>
          </w:p>
        </w:tc>
        <w:tc>
          <w:tcPr>
            <w:tcW w:w="3458" w:type="dxa"/>
          </w:tcPr>
          <w:p w:rsidR="004B66C4" w:rsidRDefault="004B66C4" w:rsidP="00282181">
            <w:pPr>
              <w:pStyle w:val="tableentry"/>
            </w:pPr>
            <w:r>
              <w:t xml:space="preserve">For each app, profile specifies list of </w:t>
            </w:r>
            <w:proofErr w:type="spellStart"/>
            <w:r>
              <w:t>AllJoyn</w:t>
            </w:r>
            <w:proofErr w:type="spellEnd"/>
            <w:r>
              <w:t xml:space="preserve"> interfaces that are being </w:t>
            </w:r>
            <w:proofErr w:type="spellStart"/>
            <w:r>
              <w:t>remoted</w:t>
            </w:r>
            <w:proofErr w:type="spellEnd"/>
            <w:r>
              <w:t>.</w:t>
            </w:r>
          </w:p>
        </w:tc>
      </w:tr>
      <w:tr w:rsidR="004B66C4" w:rsidRPr="00522FD8" w:rsidTr="00F43BA3">
        <w:tc>
          <w:tcPr>
            <w:tcW w:w="1591" w:type="dxa"/>
          </w:tcPr>
          <w:p w:rsidR="004B66C4" w:rsidRDefault="004B66C4" w:rsidP="003443AB">
            <w:pPr>
              <w:pStyle w:val="tableentry"/>
            </w:pPr>
          </w:p>
        </w:tc>
        <w:tc>
          <w:tcPr>
            <w:tcW w:w="2520" w:type="dxa"/>
          </w:tcPr>
          <w:p w:rsidR="004B66C4" w:rsidRDefault="004B66C4" w:rsidP="00C105B9">
            <w:pPr>
              <w:pStyle w:val="tableentry"/>
            </w:pPr>
            <w:r>
              <w:t xml:space="preserve">       Object path</w:t>
            </w:r>
          </w:p>
        </w:tc>
        <w:tc>
          <w:tcPr>
            <w:tcW w:w="981" w:type="dxa"/>
          </w:tcPr>
          <w:p w:rsidR="004B66C4" w:rsidRDefault="004B66C4" w:rsidP="00C105B9">
            <w:pPr>
              <w:pStyle w:val="tableentry"/>
            </w:pPr>
            <w:r>
              <w:t>Out</w:t>
            </w:r>
          </w:p>
          <w:p w:rsidR="004B66C4" w:rsidRDefault="004B66C4" w:rsidP="00C105B9">
            <w:pPr>
              <w:pStyle w:val="tableentry"/>
            </w:pPr>
          </w:p>
        </w:tc>
        <w:tc>
          <w:tcPr>
            <w:tcW w:w="3458" w:type="dxa"/>
          </w:tcPr>
          <w:p w:rsidR="004B66C4" w:rsidRDefault="004B66C4" w:rsidP="00282181">
            <w:pPr>
              <w:pStyle w:val="tableentry"/>
            </w:pPr>
            <w:r>
              <w:t>Object path for the object implementing the listed interfaces. A wild card “*” means listed interfaces can be accessed at any object path.</w:t>
            </w:r>
          </w:p>
        </w:tc>
      </w:tr>
      <w:tr w:rsidR="004B66C4" w:rsidRPr="00522FD8" w:rsidTr="00F43BA3">
        <w:tc>
          <w:tcPr>
            <w:tcW w:w="1591" w:type="dxa"/>
          </w:tcPr>
          <w:p w:rsidR="004B66C4" w:rsidRDefault="004B66C4" w:rsidP="003443AB">
            <w:pPr>
              <w:pStyle w:val="tableentry"/>
            </w:pPr>
          </w:p>
        </w:tc>
        <w:tc>
          <w:tcPr>
            <w:tcW w:w="2520" w:type="dxa"/>
          </w:tcPr>
          <w:p w:rsidR="004B66C4" w:rsidRDefault="004B66C4" w:rsidP="00C105B9">
            <w:pPr>
              <w:pStyle w:val="tableentry"/>
            </w:pPr>
            <w:r>
              <w:t xml:space="preserve">       </w:t>
            </w:r>
            <w:proofErr w:type="spellStart"/>
            <w:r>
              <w:t>isPrefix</w:t>
            </w:r>
            <w:proofErr w:type="spellEnd"/>
          </w:p>
        </w:tc>
        <w:tc>
          <w:tcPr>
            <w:tcW w:w="981" w:type="dxa"/>
          </w:tcPr>
          <w:p w:rsidR="004B66C4" w:rsidRDefault="004B66C4" w:rsidP="00C105B9">
            <w:pPr>
              <w:pStyle w:val="tableentry"/>
            </w:pPr>
            <w:r>
              <w:t>In</w:t>
            </w:r>
          </w:p>
        </w:tc>
        <w:tc>
          <w:tcPr>
            <w:tcW w:w="3458" w:type="dxa"/>
          </w:tcPr>
          <w:p w:rsidR="004B66C4" w:rsidRDefault="004B66C4" w:rsidP="00C105B9">
            <w:pPr>
              <w:pStyle w:val="tableentry"/>
            </w:pPr>
            <w:r>
              <w:t xml:space="preserve">Indicates whether the Object path parameter is a prefix to an object path or a complete object path. </w:t>
            </w:r>
          </w:p>
        </w:tc>
      </w:tr>
      <w:tr w:rsidR="004B66C4" w:rsidRPr="00522FD8" w:rsidTr="00F43BA3">
        <w:tc>
          <w:tcPr>
            <w:tcW w:w="1591" w:type="dxa"/>
          </w:tcPr>
          <w:p w:rsidR="004B66C4" w:rsidRDefault="004B66C4" w:rsidP="003443AB">
            <w:pPr>
              <w:pStyle w:val="tableentry"/>
            </w:pPr>
          </w:p>
        </w:tc>
        <w:tc>
          <w:tcPr>
            <w:tcW w:w="2520" w:type="dxa"/>
          </w:tcPr>
          <w:p w:rsidR="004B66C4" w:rsidRDefault="004B66C4" w:rsidP="00C105B9">
            <w:pPr>
              <w:pStyle w:val="tableentry"/>
            </w:pPr>
            <w:r>
              <w:t xml:space="preserve">       List &lt;Interface name&gt;</w:t>
            </w:r>
          </w:p>
        </w:tc>
        <w:tc>
          <w:tcPr>
            <w:tcW w:w="981" w:type="dxa"/>
          </w:tcPr>
          <w:p w:rsidR="004B66C4" w:rsidRDefault="004B66C4" w:rsidP="00C105B9">
            <w:pPr>
              <w:pStyle w:val="tableentry"/>
            </w:pPr>
            <w:r>
              <w:t>In</w:t>
            </w:r>
          </w:p>
        </w:tc>
        <w:tc>
          <w:tcPr>
            <w:tcW w:w="3458" w:type="dxa"/>
          </w:tcPr>
          <w:p w:rsidR="004B66C4" w:rsidRDefault="004B66C4" w:rsidP="00C105B9">
            <w:pPr>
              <w:pStyle w:val="tableentry"/>
            </w:pPr>
            <w:r>
              <w:t xml:space="preserve">List of </w:t>
            </w:r>
            <w:proofErr w:type="spellStart"/>
            <w:r>
              <w:t>remoted</w:t>
            </w:r>
            <w:proofErr w:type="spellEnd"/>
            <w:r>
              <w:t xml:space="preserve"> </w:t>
            </w:r>
            <w:proofErr w:type="spellStart"/>
            <w:r>
              <w:t>AllJoyn</w:t>
            </w:r>
            <w:proofErr w:type="spellEnd"/>
            <w:r>
              <w:t xml:space="preserve"> interfaces. A wild card “*” means all interfaces implemented by the object path are </w:t>
            </w:r>
            <w:proofErr w:type="spellStart"/>
            <w:r>
              <w:t>remoted</w:t>
            </w:r>
            <w:proofErr w:type="spellEnd"/>
            <w:r>
              <w:t>.</w:t>
            </w:r>
          </w:p>
        </w:tc>
      </w:tr>
      <w:tr w:rsidR="004B66C4" w:rsidRPr="00522FD8" w:rsidTr="00F43BA3">
        <w:tc>
          <w:tcPr>
            <w:tcW w:w="1591" w:type="dxa"/>
          </w:tcPr>
          <w:p w:rsidR="004B66C4" w:rsidRDefault="004B66C4" w:rsidP="003443AB">
            <w:pPr>
              <w:pStyle w:val="tableentry"/>
            </w:pPr>
          </w:p>
        </w:tc>
        <w:tc>
          <w:tcPr>
            <w:tcW w:w="2520" w:type="dxa"/>
          </w:tcPr>
          <w:p w:rsidR="004B66C4" w:rsidRDefault="004B66C4" w:rsidP="00C105B9">
            <w:pPr>
              <w:pStyle w:val="tableentry"/>
            </w:pPr>
            <w:r>
              <w:t xml:space="preserve">   List &lt;Metadata&gt;</w:t>
            </w:r>
          </w:p>
        </w:tc>
        <w:tc>
          <w:tcPr>
            <w:tcW w:w="981" w:type="dxa"/>
          </w:tcPr>
          <w:p w:rsidR="004B66C4" w:rsidRDefault="004B66C4" w:rsidP="00C105B9">
            <w:pPr>
              <w:pStyle w:val="tableentry"/>
            </w:pPr>
            <w:r>
              <w:t>In</w:t>
            </w:r>
          </w:p>
          <w:p w:rsidR="004B66C4" w:rsidRDefault="004B66C4" w:rsidP="00C105B9">
            <w:pPr>
              <w:pStyle w:val="tableentry"/>
            </w:pPr>
            <w:r>
              <w:t>(optional)</w:t>
            </w:r>
          </w:p>
        </w:tc>
        <w:tc>
          <w:tcPr>
            <w:tcW w:w="3458" w:type="dxa"/>
          </w:tcPr>
          <w:p w:rsidR="004B66C4" w:rsidRDefault="004B66C4" w:rsidP="00C105B9">
            <w:pPr>
              <w:pStyle w:val="tableentry"/>
            </w:pPr>
            <w:r>
              <w:t xml:space="preserve">Specifies a set of metadata for the </w:t>
            </w:r>
            <w:proofErr w:type="spellStart"/>
            <w:r>
              <w:t>remoted</w:t>
            </w:r>
            <w:proofErr w:type="spellEnd"/>
            <w:r>
              <w:t xml:space="preserve"> app.</w:t>
            </w:r>
          </w:p>
        </w:tc>
      </w:tr>
      <w:tr w:rsidR="004B66C4" w:rsidRPr="00522FD8" w:rsidTr="00F43BA3">
        <w:tc>
          <w:tcPr>
            <w:tcW w:w="1591" w:type="dxa"/>
          </w:tcPr>
          <w:p w:rsidR="004B66C4" w:rsidRDefault="004B66C4" w:rsidP="003443AB">
            <w:pPr>
              <w:pStyle w:val="tableentry"/>
            </w:pPr>
          </w:p>
        </w:tc>
        <w:tc>
          <w:tcPr>
            <w:tcW w:w="2520" w:type="dxa"/>
          </w:tcPr>
          <w:p w:rsidR="004B66C4" w:rsidRDefault="004B66C4" w:rsidP="00C105B9">
            <w:pPr>
              <w:pStyle w:val="tableentry"/>
            </w:pPr>
            <w:r>
              <w:t xml:space="preserve">       Key</w:t>
            </w:r>
          </w:p>
        </w:tc>
        <w:tc>
          <w:tcPr>
            <w:tcW w:w="981" w:type="dxa"/>
          </w:tcPr>
          <w:p w:rsidR="004B66C4" w:rsidRDefault="004B66C4" w:rsidP="00C105B9">
            <w:pPr>
              <w:pStyle w:val="tableentry"/>
            </w:pPr>
            <w:r>
              <w:t>In</w:t>
            </w:r>
          </w:p>
        </w:tc>
        <w:tc>
          <w:tcPr>
            <w:tcW w:w="3458" w:type="dxa"/>
          </w:tcPr>
          <w:p w:rsidR="004B66C4" w:rsidRDefault="004B66C4" w:rsidP="00C105B9">
            <w:pPr>
              <w:pStyle w:val="tableentry"/>
            </w:pPr>
            <w:r>
              <w:t>Key describing the metadata.</w:t>
            </w:r>
          </w:p>
        </w:tc>
      </w:tr>
      <w:tr w:rsidR="004B66C4" w:rsidRPr="00522FD8" w:rsidTr="00F43BA3">
        <w:tc>
          <w:tcPr>
            <w:tcW w:w="1591" w:type="dxa"/>
          </w:tcPr>
          <w:p w:rsidR="004B66C4" w:rsidRDefault="004B66C4" w:rsidP="003443AB">
            <w:pPr>
              <w:pStyle w:val="tableentry"/>
            </w:pPr>
          </w:p>
        </w:tc>
        <w:tc>
          <w:tcPr>
            <w:tcW w:w="2520" w:type="dxa"/>
          </w:tcPr>
          <w:p w:rsidR="004B66C4" w:rsidRDefault="004B66C4" w:rsidP="00C105B9">
            <w:pPr>
              <w:pStyle w:val="tableentry"/>
            </w:pPr>
            <w:r>
              <w:t xml:space="preserve">       Value</w:t>
            </w:r>
          </w:p>
        </w:tc>
        <w:tc>
          <w:tcPr>
            <w:tcW w:w="981" w:type="dxa"/>
          </w:tcPr>
          <w:p w:rsidR="004B66C4" w:rsidRDefault="004B66C4" w:rsidP="00C105B9">
            <w:pPr>
              <w:pStyle w:val="tableentry"/>
            </w:pPr>
            <w:r>
              <w:t>In</w:t>
            </w:r>
          </w:p>
        </w:tc>
        <w:tc>
          <w:tcPr>
            <w:tcW w:w="3458" w:type="dxa"/>
          </w:tcPr>
          <w:p w:rsidR="004B66C4" w:rsidRDefault="004B66C4" w:rsidP="00C105B9">
            <w:pPr>
              <w:pStyle w:val="tableentry"/>
            </w:pPr>
            <w:r>
              <w:t>Value of the metadata.</w:t>
            </w:r>
          </w:p>
        </w:tc>
      </w:tr>
      <w:tr w:rsidR="004B66C4" w:rsidRPr="00522FD8" w:rsidTr="00F43BA3">
        <w:tc>
          <w:tcPr>
            <w:tcW w:w="1591" w:type="dxa"/>
          </w:tcPr>
          <w:p w:rsidR="004B66C4" w:rsidRDefault="004B66C4" w:rsidP="003443AB">
            <w:pPr>
              <w:pStyle w:val="tableentry"/>
            </w:pPr>
          </w:p>
        </w:tc>
        <w:tc>
          <w:tcPr>
            <w:tcW w:w="2520" w:type="dxa"/>
          </w:tcPr>
          <w:p w:rsidR="004B66C4" w:rsidRDefault="004B66C4" w:rsidP="00C105B9">
            <w:pPr>
              <w:pStyle w:val="tableentry"/>
            </w:pPr>
            <w:r>
              <w:t>Profile Status</w:t>
            </w:r>
          </w:p>
        </w:tc>
        <w:tc>
          <w:tcPr>
            <w:tcW w:w="981" w:type="dxa"/>
          </w:tcPr>
          <w:p w:rsidR="004B66C4" w:rsidRDefault="004B66C4" w:rsidP="00C105B9">
            <w:pPr>
              <w:pStyle w:val="tableentry"/>
            </w:pPr>
            <w:r>
              <w:t>Out</w:t>
            </w:r>
          </w:p>
        </w:tc>
        <w:tc>
          <w:tcPr>
            <w:tcW w:w="3458" w:type="dxa"/>
          </w:tcPr>
          <w:p w:rsidR="004B66C4" w:rsidRDefault="004B66C4" w:rsidP="00C105B9">
            <w:pPr>
              <w:pStyle w:val="tableentry"/>
            </w:pPr>
            <w:r>
              <w:t xml:space="preserve">Indicates current status for the profile. Set as per </w:t>
            </w:r>
            <w:r w:rsidR="009644C4">
              <w:fldChar w:fldCharType="begin"/>
            </w:r>
            <w:r>
              <w:instrText xml:space="preserve"> REF _Ref371429210 \h </w:instrText>
            </w:r>
            <w:r w:rsidR="009644C4">
              <w:fldChar w:fldCharType="separate"/>
            </w:r>
            <w:r>
              <w:t xml:space="preserve">Table </w:t>
            </w:r>
            <w:r>
              <w:rPr>
                <w:noProof/>
              </w:rPr>
              <w:t>2</w:t>
            </w:r>
            <w:r>
              <w:noBreakHyphen/>
            </w:r>
            <w:r>
              <w:rPr>
                <w:noProof/>
              </w:rPr>
              <w:t>16</w:t>
            </w:r>
            <w:r w:rsidR="009644C4">
              <w:fldChar w:fldCharType="end"/>
            </w:r>
            <w:r>
              <w:t xml:space="preserve">. </w:t>
            </w:r>
          </w:p>
        </w:tc>
      </w:tr>
    </w:tbl>
    <w:p w:rsidR="00C65969" w:rsidRDefault="00F43BA3" w:rsidP="00C65969">
      <w:pPr>
        <w:pStyle w:val="Heading4"/>
      </w:pPr>
      <w:r>
        <w:lastRenderedPageBreak/>
        <w:t>Update connection s</w:t>
      </w:r>
      <w:r w:rsidR="00C65969">
        <w:t>tatus</w:t>
      </w:r>
    </w:p>
    <w:p w:rsidR="00C65969" w:rsidRDefault="009644C4" w:rsidP="00282181">
      <w:pPr>
        <w:pStyle w:val="body"/>
        <w:keepNext/>
      </w:pPr>
      <w:r>
        <w:fldChar w:fldCharType="begin"/>
      </w:r>
      <w:r w:rsidR="00B757E8">
        <w:instrText xml:space="preserve"> REF _Ref379452776 \h </w:instrText>
      </w:r>
      <w:r>
        <w:fldChar w:fldCharType="separate"/>
      </w:r>
      <w:r w:rsidR="00AC331C">
        <w:t xml:space="preserve">Table </w:t>
      </w:r>
      <w:r w:rsidR="00AC331C">
        <w:rPr>
          <w:noProof/>
        </w:rPr>
        <w:t>2</w:t>
      </w:r>
      <w:r w:rsidR="00AC331C">
        <w:noBreakHyphen/>
      </w:r>
      <w:r w:rsidR="00AC331C">
        <w:rPr>
          <w:noProof/>
        </w:rPr>
        <w:t>12</w:t>
      </w:r>
      <w:r>
        <w:fldChar w:fldCharType="end"/>
      </w:r>
      <w:r w:rsidR="00C65969">
        <w:t xml:space="preserve"> provides </w:t>
      </w:r>
      <w:r w:rsidR="00F43BA3">
        <w:t xml:space="preserve">a </w:t>
      </w:r>
      <w:r w:rsidR="00C65969">
        <w:t>functi</w:t>
      </w:r>
      <w:r w:rsidR="00F43BA3">
        <w:t>onal definition for the update connection s</w:t>
      </w:r>
      <w:r w:rsidR="00C65969">
        <w:t>tatus method.</w:t>
      </w:r>
    </w:p>
    <w:p w:rsidR="00B840B7" w:rsidRDefault="00B840B7" w:rsidP="00B840B7">
      <w:pPr>
        <w:pStyle w:val="Caption"/>
        <w:keepNext/>
      </w:pPr>
      <w:bookmarkStart w:id="127" w:name="_Ref379452776"/>
      <w:bookmarkStart w:id="128" w:name="_Toc404604638"/>
      <w:r>
        <w:t xml:space="preserve">Table </w:t>
      </w:r>
      <w:r w:rsidR="009644C4">
        <w:fldChar w:fldCharType="begin"/>
      </w:r>
      <w:r w:rsidR="00197080">
        <w:instrText xml:space="preserve"> STYLEREF 1 \s </w:instrText>
      </w:r>
      <w:r w:rsidR="009644C4">
        <w:fldChar w:fldCharType="separate"/>
      </w:r>
      <w:r w:rsidR="00AC331C">
        <w:rPr>
          <w:noProof/>
        </w:rPr>
        <w:t>2</w:t>
      </w:r>
      <w:r w:rsidR="009644C4">
        <w:rPr>
          <w:noProof/>
        </w:rPr>
        <w:fldChar w:fldCharType="end"/>
      </w:r>
      <w:r w:rsidR="0092121A">
        <w:noBreakHyphen/>
      </w:r>
      <w:r w:rsidR="009644C4">
        <w:fldChar w:fldCharType="begin"/>
      </w:r>
      <w:r w:rsidR="00197080">
        <w:instrText xml:space="preserve"> SEQ Table \* ARABIC \s 1 </w:instrText>
      </w:r>
      <w:r w:rsidR="009644C4">
        <w:fldChar w:fldCharType="separate"/>
      </w:r>
      <w:r w:rsidR="00AC331C">
        <w:rPr>
          <w:noProof/>
        </w:rPr>
        <w:t>12</w:t>
      </w:r>
      <w:r w:rsidR="009644C4">
        <w:rPr>
          <w:noProof/>
        </w:rPr>
        <w:fldChar w:fldCharType="end"/>
      </w:r>
      <w:bookmarkEnd w:id="127"/>
      <w:r>
        <w:t xml:space="preserve"> Update </w:t>
      </w:r>
      <w:r w:rsidR="00F43BA3">
        <w:t>connection s</w:t>
      </w:r>
      <w:r>
        <w:t>tatus method</w:t>
      </w:r>
      <w:bookmarkEnd w:id="128"/>
    </w:p>
    <w:tbl>
      <w:tblPr>
        <w:tblStyle w:val="TableQIS"/>
        <w:tblW w:w="0" w:type="auto"/>
        <w:tblInd w:w="835" w:type="dxa"/>
        <w:tblLook w:val="04A0"/>
      </w:tblPr>
      <w:tblGrid>
        <w:gridCol w:w="1708"/>
        <w:gridCol w:w="2403"/>
        <w:gridCol w:w="900"/>
        <w:gridCol w:w="3539"/>
      </w:tblGrid>
      <w:tr w:rsidR="00C65969" w:rsidTr="00F43BA3">
        <w:trPr>
          <w:cnfStyle w:val="100000000000"/>
        </w:trPr>
        <w:tc>
          <w:tcPr>
            <w:tcW w:w="1708" w:type="dxa"/>
            <w:vMerge w:val="restart"/>
          </w:tcPr>
          <w:p w:rsidR="00C65969" w:rsidRDefault="00C65969" w:rsidP="003443AB">
            <w:pPr>
              <w:pStyle w:val="tableheading"/>
            </w:pPr>
            <w:r>
              <w:t>Method</w:t>
            </w:r>
          </w:p>
        </w:tc>
        <w:tc>
          <w:tcPr>
            <w:tcW w:w="6842" w:type="dxa"/>
            <w:gridSpan w:val="3"/>
          </w:tcPr>
          <w:p w:rsidR="00C65969" w:rsidRDefault="00C65969" w:rsidP="003443AB">
            <w:pPr>
              <w:pStyle w:val="tableheading"/>
              <w:jc w:val="center"/>
            </w:pPr>
            <w:r>
              <w:t>Parameters</w:t>
            </w:r>
          </w:p>
        </w:tc>
      </w:tr>
      <w:tr w:rsidR="00C65969" w:rsidTr="00F43BA3">
        <w:tc>
          <w:tcPr>
            <w:tcW w:w="1708" w:type="dxa"/>
            <w:vMerge/>
          </w:tcPr>
          <w:p w:rsidR="00C65969" w:rsidRDefault="00C65969" w:rsidP="003443AB">
            <w:pPr>
              <w:pStyle w:val="tableheading"/>
            </w:pPr>
          </w:p>
        </w:tc>
        <w:tc>
          <w:tcPr>
            <w:tcW w:w="2403" w:type="dxa"/>
          </w:tcPr>
          <w:p w:rsidR="00C65969" w:rsidRDefault="00C65969" w:rsidP="003443AB">
            <w:pPr>
              <w:pStyle w:val="tableheading"/>
            </w:pPr>
            <w:r>
              <w:t>Parameter Name</w:t>
            </w:r>
          </w:p>
        </w:tc>
        <w:tc>
          <w:tcPr>
            <w:tcW w:w="900" w:type="dxa"/>
          </w:tcPr>
          <w:p w:rsidR="00C65969" w:rsidRDefault="00C65969" w:rsidP="003443AB">
            <w:pPr>
              <w:pStyle w:val="tableheading"/>
            </w:pPr>
            <w:r>
              <w:t>In/Out</w:t>
            </w:r>
          </w:p>
        </w:tc>
        <w:tc>
          <w:tcPr>
            <w:tcW w:w="3539" w:type="dxa"/>
          </w:tcPr>
          <w:p w:rsidR="00C65969" w:rsidRDefault="00C65969" w:rsidP="003443AB">
            <w:pPr>
              <w:pStyle w:val="tableheading"/>
            </w:pPr>
            <w:r>
              <w:t>Description</w:t>
            </w:r>
          </w:p>
        </w:tc>
      </w:tr>
      <w:tr w:rsidR="00E82CD6" w:rsidRPr="00522FD8" w:rsidTr="00F43BA3">
        <w:tc>
          <w:tcPr>
            <w:tcW w:w="1708" w:type="dxa"/>
          </w:tcPr>
          <w:p w:rsidR="00E82CD6" w:rsidRPr="00756917" w:rsidRDefault="00E82CD6" w:rsidP="003443AB">
            <w:pPr>
              <w:pStyle w:val="tableentry"/>
            </w:pPr>
            <w:r>
              <w:t xml:space="preserve">Update </w:t>
            </w:r>
            <w:r w:rsidRPr="00756917">
              <w:t>connection status</w:t>
            </w:r>
          </w:p>
        </w:tc>
        <w:tc>
          <w:tcPr>
            <w:tcW w:w="2403" w:type="dxa"/>
          </w:tcPr>
          <w:p w:rsidR="00E82CD6" w:rsidRPr="00756917" w:rsidRDefault="00D02600" w:rsidP="00D66A53">
            <w:pPr>
              <w:pStyle w:val="tableentry"/>
            </w:pPr>
            <w:r>
              <w:t>Connector</w:t>
            </w:r>
            <w:r w:rsidR="00E82CD6">
              <w:t xml:space="preserve"> Id</w:t>
            </w:r>
          </w:p>
        </w:tc>
        <w:tc>
          <w:tcPr>
            <w:tcW w:w="900" w:type="dxa"/>
          </w:tcPr>
          <w:p w:rsidR="00E82CD6" w:rsidRPr="00756917" w:rsidRDefault="00E82CD6" w:rsidP="00C71A60">
            <w:pPr>
              <w:pStyle w:val="tableentry"/>
            </w:pPr>
            <w:r w:rsidRPr="00756917">
              <w:t>In</w:t>
            </w:r>
          </w:p>
        </w:tc>
        <w:tc>
          <w:tcPr>
            <w:tcW w:w="3539" w:type="dxa"/>
          </w:tcPr>
          <w:p w:rsidR="00E82CD6" w:rsidRPr="00756917" w:rsidRDefault="00D02600" w:rsidP="00D66A53">
            <w:pPr>
              <w:pStyle w:val="tableentry"/>
            </w:pPr>
            <w:r>
              <w:t>Connector</w:t>
            </w:r>
            <w:r w:rsidR="00282181">
              <w:t xml:space="preserve"> </w:t>
            </w:r>
            <w:r w:rsidR="00E82CD6">
              <w:t xml:space="preserve">Id </w:t>
            </w:r>
            <w:r w:rsidR="0073533F">
              <w:t>of</w:t>
            </w:r>
            <w:r w:rsidR="00E82CD6">
              <w:t xml:space="preserve"> </w:t>
            </w:r>
            <w:r w:rsidR="00D66A53">
              <w:t xml:space="preserve">the connector app for </w:t>
            </w:r>
            <w:r w:rsidR="00E82CD6">
              <w:t xml:space="preserve">which </w:t>
            </w:r>
            <w:r w:rsidR="00282181">
              <w:t xml:space="preserve">the </w:t>
            </w:r>
            <w:r w:rsidR="00E82CD6">
              <w:t>connection status with the cloud service is being updated.</w:t>
            </w:r>
          </w:p>
        </w:tc>
      </w:tr>
      <w:tr w:rsidR="00C65969" w:rsidRPr="00522FD8" w:rsidTr="00F43BA3">
        <w:tc>
          <w:tcPr>
            <w:tcW w:w="1708" w:type="dxa"/>
          </w:tcPr>
          <w:p w:rsidR="00C65969" w:rsidRPr="00756917" w:rsidRDefault="00C65969" w:rsidP="003443AB">
            <w:pPr>
              <w:pStyle w:val="tableentry"/>
            </w:pPr>
          </w:p>
        </w:tc>
        <w:tc>
          <w:tcPr>
            <w:tcW w:w="2403" w:type="dxa"/>
          </w:tcPr>
          <w:p w:rsidR="00C65969" w:rsidRDefault="00C65969" w:rsidP="003443AB">
            <w:pPr>
              <w:pStyle w:val="tableentry"/>
            </w:pPr>
            <w:r>
              <w:t>Connection Status</w:t>
            </w:r>
          </w:p>
        </w:tc>
        <w:tc>
          <w:tcPr>
            <w:tcW w:w="900" w:type="dxa"/>
          </w:tcPr>
          <w:p w:rsidR="00C65969" w:rsidRDefault="00C65969" w:rsidP="003443AB">
            <w:pPr>
              <w:pStyle w:val="tableentry"/>
            </w:pPr>
            <w:r>
              <w:t>In</w:t>
            </w:r>
          </w:p>
        </w:tc>
        <w:tc>
          <w:tcPr>
            <w:tcW w:w="3539" w:type="dxa"/>
          </w:tcPr>
          <w:p w:rsidR="00C65969" w:rsidRDefault="00C65969" w:rsidP="00A06C7D">
            <w:pPr>
              <w:pStyle w:val="tableentry"/>
            </w:pPr>
            <w:r>
              <w:t xml:space="preserve">Indicates the connection status with the cloud service for the specified </w:t>
            </w:r>
            <w:r w:rsidR="00D02600">
              <w:t>Connector</w:t>
            </w:r>
            <w:r w:rsidR="00282181">
              <w:t xml:space="preserve"> app</w:t>
            </w:r>
            <w:r w:rsidR="00A06C7D">
              <w:t>.</w:t>
            </w:r>
            <w:r>
              <w:t xml:space="preserve"> Set as per </w:t>
            </w:r>
            <w:r w:rsidR="009644C4">
              <w:fldChar w:fldCharType="begin"/>
            </w:r>
            <w:r w:rsidR="00C71A60">
              <w:instrText xml:space="preserve"> REF _Ref379233863 \h </w:instrText>
            </w:r>
            <w:r w:rsidR="009644C4">
              <w:fldChar w:fldCharType="separate"/>
            </w:r>
            <w:r w:rsidR="00AC331C">
              <w:t xml:space="preserve">Table </w:t>
            </w:r>
            <w:r w:rsidR="00AC331C">
              <w:rPr>
                <w:noProof/>
              </w:rPr>
              <w:t>3</w:t>
            </w:r>
            <w:r w:rsidR="00AC331C">
              <w:noBreakHyphen/>
            </w:r>
            <w:r w:rsidR="00AC331C">
              <w:rPr>
                <w:noProof/>
              </w:rPr>
              <w:t>15</w:t>
            </w:r>
            <w:r w:rsidR="009644C4">
              <w:fldChar w:fldCharType="end"/>
            </w:r>
            <w:r>
              <w:t>.</w:t>
            </w:r>
          </w:p>
        </w:tc>
      </w:tr>
    </w:tbl>
    <w:p w:rsidR="00C65969" w:rsidRDefault="00F43BA3" w:rsidP="00C65969">
      <w:pPr>
        <w:pStyle w:val="Heading4"/>
      </w:pPr>
      <w:r>
        <w:t>Profile u</w:t>
      </w:r>
      <w:r w:rsidR="00C65969">
        <w:t>pdate</w:t>
      </w:r>
      <w:r>
        <w:t>d s</w:t>
      </w:r>
      <w:r w:rsidR="00A626D2">
        <w:t>ignal</w:t>
      </w:r>
      <w:r w:rsidR="00C65969">
        <w:t xml:space="preserve"> </w:t>
      </w:r>
    </w:p>
    <w:p w:rsidR="00C65969" w:rsidRDefault="009644C4" w:rsidP="00B757E8">
      <w:pPr>
        <w:pStyle w:val="body"/>
      </w:pPr>
      <w:r>
        <w:fldChar w:fldCharType="begin"/>
      </w:r>
      <w:r w:rsidR="00B757E8">
        <w:instrText xml:space="preserve"> REF _Ref379452834 \h </w:instrText>
      </w:r>
      <w:r>
        <w:fldChar w:fldCharType="separate"/>
      </w:r>
      <w:r w:rsidR="00AC331C">
        <w:t xml:space="preserve">Table </w:t>
      </w:r>
      <w:r w:rsidR="00AC331C">
        <w:rPr>
          <w:noProof/>
        </w:rPr>
        <w:t>2</w:t>
      </w:r>
      <w:r w:rsidR="00AC331C">
        <w:noBreakHyphen/>
      </w:r>
      <w:r w:rsidR="00AC331C">
        <w:rPr>
          <w:noProof/>
        </w:rPr>
        <w:t>13</w:t>
      </w:r>
      <w:r>
        <w:fldChar w:fldCharType="end"/>
      </w:r>
      <w:r w:rsidR="00C65969">
        <w:t xml:space="preserve"> provides </w:t>
      </w:r>
      <w:r w:rsidR="00F43BA3">
        <w:t xml:space="preserve">a </w:t>
      </w:r>
      <w:r w:rsidR="00C65969">
        <w:t xml:space="preserve">functional definition for the </w:t>
      </w:r>
      <w:r w:rsidR="00A626D2">
        <w:t>profile updated signal</w:t>
      </w:r>
      <w:r w:rsidR="00C65969">
        <w:t>.</w:t>
      </w:r>
    </w:p>
    <w:p w:rsidR="00B840B7" w:rsidRDefault="00B840B7" w:rsidP="00B840B7">
      <w:pPr>
        <w:pStyle w:val="Caption"/>
        <w:keepNext/>
      </w:pPr>
      <w:bookmarkStart w:id="129" w:name="_Ref379452834"/>
      <w:bookmarkStart w:id="130" w:name="_Toc404604639"/>
      <w:r>
        <w:t xml:space="preserve">Table </w:t>
      </w:r>
      <w:r w:rsidR="009644C4">
        <w:fldChar w:fldCharType="begin"/>
      </w:r>
      <w:r w:rsidR="00197080">
        <w:instrText xml:space="preserve"> STYLEREF 1 \s </w:instrText>
      </w:r>
      <w:r w:rsidR="009644C4">
        <w:fldChar w:fldCharType="separate"/>
      </w:r>
      <w:r w:rsidR="00AC331C">
        <w:rPr>
          <w:noProof/>
        </w:rPr>
        <w:t>2</w:t>
      </w:r>
      <w:r w:rsidR="009644C4">
        <w:rPr>
          <w:noProof/>
        </w:rPr>
        <w:fldChar w:fldCharType="end"/>
      </w:r>
      <w:r w:rsidR="0092121A">
        <w:noBreakHyphen/>
      </w:r>
      <w:r w:rsidR="009644C4">
        <w:fldChar w:fldCharType="begin"/>
      </w:r>
      <w:r w:rsidR="00197080">
        <w:instrText xml:space="preserve"> SEQ Table \* ARABIC \s 1 </w:instrText>
      </w:r>
      <w:r w:rsidR="009644C4">
        <w:fldChar w:fldCharType="separate"/>
      </w:r>
      <w:r w:rsidR="00AC331C">
        <w:rPr>
          <w:noProof/>
        </w:rPr>
        <w:t>13</w:t>
      </w:r>
      <w:r w:rsidR="009644C4">
        <w:rPr>
          <w:noProof/>
        </w:rPr>
        <w:fldChar w:fldCharType="end"/>
      </w:r>
      <w:bookmarkEnd w:id="129"/>
      <w:r w:rsidR="00F43BA3">
        <w:t xml:space="preserve"> Profile updated s</w:t>
      </w:r>
      <w:r>
        <w:t>ignal</w:t>
      </w:r>
      <w:bookmarkEnd w:id="130"/>
    </w:p>
    <w:tbl>
      <w:tblPr>
        <w:tblStyle w:val="TableQIS"/>
        <w:tblW w:w="0" w:type="auto"/>
        <w:tblInd w:w="835" w:type="dxa"/>
        <w:tblLook w:val="04A0"/>
      </w:tblPr>
      <w:tblGrid>
        <w:gridCol w:w="1708"/>
        <w:gridCol w:w="2403"/>
        <w:gridCol w:w="900"/>
        <w:gridCol w:w="3539"/>
      </w:tblGrid>
      <w:tr w:rsidR="00A626D2" w:rsidTr="00F43BA3">
        <w:trPr>
          <w:cnfStyle w:val="100000000000"/>
        </w:trPr>
        <w:tc>
          <w:tcPr>
            <w:tcW w:w="1708" w:type="dxa"/>
            <w:vMerge w:val="restart"/>
          </w:tcPr>
          <w:p w:rsidR="00A626D2" w:rsidRDefault="00A626D2" w:rsidP="003443AB">
            <w:pPr>
              <w:pStyle w:val="tableheading"/>
            </w:pPr>
            <w:r>
              <w:t>Signal</w:t>
            </w:r>
          </w:p>
        </w:tc>
        <w:tc>
          <w:tcPr>
            <w:tcW w:w="6842" w:type="dxa"/>
            <w:gridSpan w:val="3"/>
          </w:tcPr>
          <w:p w:rsidR="00A626D2" w:rsidRDefault="00A626D2" w:rsidP="003443AB">
            <w:pPr>
              <w:pStyle w:val="tableheading"/>
              <w:jc w:val="center"/>
            </w:pPr>
            <w:r>
              <w:t>Parameters</w:t>
            </w:r>
          </w:p>
        </w:tc>
      </w:tr>
      <w:tr w:rsidR="00A626D2" w:rsidTr="00F43BA3">
        <w:tc>
          <w:tcPr>
            <w:tcW w:w="1708" w:type="dxa"/>
            <w:vMerge/>
          </w:tcPr>
          <w:p w:rsidR="00A626D2" w:rsidRDefault="00A626D2" w:rsidP="003443AB">
            <w:pPr>
              <w:pStyle w:val="tableheading"/>
            </w:pPr>
          </w:p>
        </w:tc>
        <w:tc>
          <w:tcPr>
            <w:tcW w:w="2403" w:type="dxa"/>
          </w:tcPr>
          <w:p w:rsidR="00A626D2" w:rsidRDefault="00A626D2" w:rsidP="003443AB">
            <w:pPr>
              <w:pStyle w:val="tableheading"/>
            </w:pPr>
            <w:r>
              <w:t>Parameter Name</w:t>
            </w:r>
          </w:p>
        </w:tc>
        <w:tc>
          <w:tcPr>
            <w:tcW w:w="900" w:type="dxa"/>
          </w:tcPr>
          <w:p w:rsidR="00A626D2" w:rsidRDefault="00A626D2" w:rsidP="003443AB">
            <w:pPr>
              <w:pStyle w:val="tableheading"/>
            </w:pPr>
            <w:r>
              <w:t>In/Out</w:t>
            </w:r>
          </w:p>
        </w:tc>
        <w:tc>
          <w:tcPr>
            <w:tcW w:w="3539" w:type="dxa"/>
          </w:tcPr>
          <w:p w:rsidR="00A626D2" w:rsidRDefault="00A626D2" w:rsidP="003443AB">
            <w:pPr>
              <w:pStyle w:val="tableheading"/>
            </w:pPr>
            <w:r>
              <w:t>Description</w:t>
            </w:r>
          </w:p>
        </w:tc>
      </w:tr>
      <w:tr w:rsidR="00E82CD6" w:rsidRPr="00522FD8" w:rsidTr="00F43BA3">
        <w:tc>
          <w:tcPr>
            <w:tcW w:w="1708" w:type="dxa"/>
          </w:tcPr>
          <w:p w:rsidR="00E82CD6" w:rsidRPr="00756917" w:rsidRDefault="00E82CD6" w:rsidP="003443AB">
            <w:pPr>
              <w:pStyle w:val="tableentry"/>
            </w:pPr>
            <w:r>
              <w:t>Profile Updated</w:t>
            </w:r>
          </w:p>
        </w:tc>
        <w:tc>
          <w:tcPr>
            <w:tcW w:w="2403" w:type="dxa"/>
          </w:tcPr>
          <w:p w:rsidR="00E82CD6" w:rsidRPr="00756917" w:rsidRDefault="00D02600" w:rsidP="00D66A53">
            <w:pPr>
              <w:pStyle w:val="tableentry"/>
            </w:pPr>
            <w:r>
              <w:t>Connector</w:t>
            </w:r>
            <w:r w:rsidR="00E82CD6">
              <w:t xml:space="preserve"> Id</w:t>
            </w:r>
          </w:p>
        </w:tc>
        <w:tc>
          <w:tcPr>
            <w:tcW w:w="900" w:type="dxa"/>
          </w:tcPr>
          <w:p w:rsidR="00E82CD6" w:rsidRPr="00756917" w:rsidRDefault="00E82CD6" w:rsidP="00C71A60">
            <w:pPr>
              <w:pStyle w:val="tableentry"/>
            </w:pPr>
            <w:r w:rsidRPr="00756917">
              <w:t>In</w:t>
            </w:r>
          </w:p>
        </w:tc>
        <w:tc>
          <w:tcPr>
            <w:tcW w:w="3539" w:type="dxa"/>
          </w:tcPr>
          <w:p w:rsidR="00E82CD6" w:rsidRPr="00756917" w:rsidRDefault="00D02600" w:rsidP="00D66A53">
            <w:pPr>
              <w:pStyle w:val="tableentry"/>
            </w:pPr>
            <w:r>
              <w:t>Connector</w:t>
            </w:r>
            <w:r w:rsidR="00282181">
              <w:t xml:space="preserve"> </w:t>
            </w:r>
            <w:r w:rsidR="00E82CD6">
              <w:t xml:space="preserve">Id </w:t>
            </w:r>
            <w:r w:rsidR="0073533F">
              <w:t>of</w:t>
            </w:r>
            <w:r w:rsidR="00D66A53">
              <w:t xml:space="preserve"> the connector app </w:t>
            </w:r>
            <w:r w:rsidR="00E82CD6">
              <w:t>associated with the profile.</w:t>
            </w:r>
          </w:p>
        </w:tc>
      </w:tr>
      <w:tr w:rsidR="00A626D2" w:rsidRPr="00522FD8" w:rsidTr="00F43BA3">
        <w:tc>
          <w:tcPr>
            <w:tcW w:w="1708" w:type="dxa"/>
          </w:tcPr>
          <w:p w:rsidR="00A626D2" w:rsidRPr="00756917" w:rsidRDefault="00A626D2" w:rsidP="003443AB">
            <w:pPr>
              <w:pStyle w:val="tableentry"/>
            </w:pPr>
          </w:p>
        </w:tc>
        <w:tc>
          <w:tcPr>
            <w:tcW w:w="2403" w:type="dxa"/>
          </w:tcPr>
          <w:p w:rsidR="00A626D2" w:rsidRDefault="00A626D2" w:rsidP="003443AB">
            <w:pPr>
              <w:pStyle w:val="tableentry"/>
            </w:pPr>
            <w:r>
              <w:t>Profile Id</w:t>
            </w:r>
          </w:p>
        </w:tc>
        <w:tc>
          <w:tcPr>
            <w:tcW w:w="900" w:type="dxa"/>
          </w:tcPr>
          <w:p w:rsidR="00A626D2" w:rsidRDefault="00A626D2" w:rsidP="003443AB">
            <w:pPr>
              <w:pStyle w:val="tableentry"/>
            </w:pPr>
            <w:r>
              <w:t>In</w:t>
            </w:r>
          </w:p>
        </w:tc>
        <w:tc>
          <w:tcPr>
            <w:tcW w:w="3539" w:type="dxa"/>
          </w:tcPr>
          <w:p w:rsidR="00A626D2" w:rsidRDefault="006D6EE0" w:rsidP="00333D9D">
            <w:pPr>
              <w:pStyle w:val="tableentry"/>
            </w:pPr>
            <w:r>
              <w:t xml:space="preserve">Profile Id </w:t>
            </w:r>
            <w:r w:rsidR="00333D9D">
              <w:t>that</w:t>
            </w:r>
            <w:r>
              <w:t xml:space="preserve"> has been updated</w:t>
            </w:r>
            <w:r w:rsidR="00A626D2">
              <w:t>.</w:t>
            </w:r>
          </w:p>
        </w:tc>
      </w:tr>
    </w:tbl>
    <w:p w:rsidR="009628EF" w:rsidRDefault="00F43BA3" w:rsidP="009628EF">
      <w:pPr>
        <w:pStyle w:val="Heading4"/>
      </w:pPr>
      <w:r>
        <w:t>Profile d</w:t>
      </w:r>
      <w:r w:rsidR="009628EF">
        <w:t xml:space="preserve">eleted </w:t>
      </w:r>
      <w:r>
        <w:t>s</w:t>
      </w:r>
      <w:r w:rsidR="009628EF">
        <w:t xml:space="preserve">ignal </w:t>
      </w:r>
    </w:p>
    <w:p w:rsidR="009628EF" w:rsidRDefault="009644C4" w:rsidP="00B757E8">
      <w:pPr>
        <w:pStyle w:val="body"/>
      </w:pPr>
      <w:r>
        <w:fldChar w:fldCharType="begin"/>
      </w:r>
      <w:r w:rsidR="00B757E8">
        <w:instrText xml:space="preserve"> REF _Ref379452859 \h </w:instrText>
      </w:r>
      <w:r>
        <w:fldChar w:fldCharType="separate"/>
      </w:r>
      <w:r w:rsidR="00AC331C">
        <w:t xml:space="preserve">Table </w:t>
      </w:r>
      <w:r w:rsidR="00AC331C">
        <w:rPr>
          <w:noProof/>
        </w:rPr>
        <w:t>2</w:t>
      </w:r>
      <w:r w:rsidR="00AC331C">
        <w:noBreakHyphen/>
      </w:r>
      <w:r w:rsidR="00AC331C">
        <w:rPr>
          <w:noProof/>
        </w:rPr>
        <w:t>14</w:t>
      </w:r>
      <w:r>
        <w:fldChar w:fldCharType="end"/>
      </w:r>
      <w:r w:rsidR="00B757E8">
        <w:t xml:space="preserve"> </w:t>
      </w:r>
      <w:r w:rsidR="009628EF">
        <w:t>provides</w:t>
      </w:r>
      <w:r w:rsidR="00F43BA3">
        <w:t xml:space="preserve"> a</w:t>
      </w:r>
      <w:r w:rsidR="009628EF">
        <w:t xml:space="preserve"> functional definition </w:t>
      </w:r>
      <w:r w:rsidR="00B840B7">
        <w:t>for the profile deleted signal.</w:t>
      </w:r>
    </w:p>
    <w:p w:rsidR="00B840B7" w:rsidRDefault="00B840B7" w:rsidP="00B840B7">
      <w:pPr>
        <w:pStyle w:val="Caption"/>
        <w:keepNext/>
      </w:pPr>
      <w:bookmarkStart w:id="131" w:name="_Ref379452859"/>
      <w:bookmarkStart w:id="132" w:name="_Toc404604640"/>
      <w:r>
        <w:t xml:space="preserve">Table </w:t>
      </w:r>
      <w:r w:rsidR="009644C4">
        <w:fldChar w:fldCharType="begin"/>
      </w:r>
      <w:r w:rsidR="00197080">
        <w:instrText xml:space="preserve"> STYLEREF 1 \s </w:instrText>
      </w:r>
      <w:r w:rsidR="009644C4">
        <w:fldChar w:fldCharType="separate"/>
      </w:r>
      <w:r w:rsidR="00AC331C">
        <w:rPr>
          <w:noProof/>
        </w:rPr>
        <w:t>2</w:t>
      </w:r>
      <w:r w:rsidR="009644C4">
        <w:rPr>
          <w:noProof/>
        </w:rPr>
        <w:fldChar w:fldCharType="end"/>
      </w:r>
      <w:r w:rsidR="0092121A">
        <w:noBreakHyphen/>
      </w:r>
      <w:r w:rsidR="009644C4">
        <w:fldChar w:fldCharType="begin"/>
      </w:r>
      <w:r w:rsidR="00197080">
        <w:instrText xml:space="preserve"> SEQ Table \* ARABIC \s 1 </w:instrText>
      </w:r>
      <w:r w:rsidR="009644C4">
        <w:fldChar w:fldCharType="separate"/>
      </w:r>
      <w:r w:rsidR="00AC331C">
        <w:rPr>
          <w:noProof/>
        </w:rPr>
        <w:t>14</w:t>
      </w:r>
      <w:r w:rsidR="009644C4">
        <w:rPr>
          <w:noProof/>
        </w:rPr>
        <w:fldChar w:fldCharType="end"/>
      </w:r>
      <w:bookmarkEnd w:id="131"/>
      <w:r>
        <w:t xml:space="preserve"> </w:t>
      </w:r>
      <w:r w:rsidRPr="001A335D">
        <w:t xml:space="preserve">Profile </w:t>
      </w:r>
      <w:r w:rsidR="00F43BA3">
        <w:t>d</w:t>
      </w:r>
      <w:r>
        <w:t>eleted</w:t>
      </w:r>
      <w:r w:rsidR="00F43BA3">
        <w:t xml:space="preserve"> s</w:t>
      </w:r>
      <w:r w:rsidRPr="001A335D">
        <w:t>ignal</w:t>
      </w:r>
      <w:bookmarkEnd w:id="132"/>
    </w:p>
    <w:tbl>
      <w:tblPr>
        <w:tblStyle w:val="TableQIS"/>
        <w:tblW w:w="0" w:type="auto"/>
        <w:tblInd w:w="835" w:type="dxa"/>
        <w:tblLook w:val="04A0"/>
      </w:tblPr>
      <w:tblGrid>
        <w:gridCol w:w="1708"/>
        <w:gridCol w:w="2403"/>
        <w:gridCol w:w="900"/>
        <w:gridCol w:w="3539"/>
      </w:tblGrid>
      <w:tr w:rsidR="009628EF" w:rsidTr="00F43BA3">
        <w:trPr>
          <w:cnfStyle w:val="100000000000"/>
        </w:trPr>
        <w:tc>
          <w:tcPr>
            <w:tcW w:w="1708" w:type="dxa"/>
            <w:vMerge w:val="restart"/>
          </w:tcPr>
          <w:p w:rsidR="009628EF" w:rsidRDefault="009628EF" w:rsidP="000C392B">
            <w:pPr>
              <w:pStyle w:val="tableheading"/>
            </w:pPr>
            <w:r>
              <w:t>Signal</w:t>
            </w:r>
          </w:p>
        </w:tc>
        <w:tc>
          <w:tcPr>
            <w:tcW w:w="6842" w:type="dxa"/>
            <w:gridSpan w:val="3"/>
          </w:tcPr>
          <w:p w:rsidR="009628EF" w:rsidRDefault="009628EF" w:rsidP="000C392B">
            <w:pPr>
              <w:pStyle w:val="tableheading"/>
              <w:jc w:val="center"/>
            </w:pPr>
            <w:r>
              <w:t>Parameters</w:t>
            </w:r>
          </w:p>
        </w:tc>
      </w:tr>
      <w:tr w:rsidR="009628EF" w:rsidTr="00F43BA3">
        <w:tc>
          <w:tcPr>
            <w:tcW w:w="1708" w:type="dxa"/>
            <w:vMerge/>
          </w:tcPr>
          <w:p w:rsidR="009628EF" w:rsidRDefault="009628EF" w:rsidP="000C392B">
            <w:pPr>
              <w:pStyle w:val="tableheading"/>
            </w:pPr>
          </w:p>
        </w:tc>
        <w:tc>
          <w:tcPr>
            <w:tcW w:w="2403" w:type="dxa"/>
          </w:tcPr>
          <w:p w:rsidR="009628EF" w:rsidRDefault="009628EF" w:rsidP="000C392B">
            <w:pPr>
              <w:pStyle w:val="tableheading"/>
            </w:pPr>
            <w:r>
              <w:t>Parameter Name</w:t>
            </w:r>
          </w:p>
        </w:tc>
        <w:tc>
          <w:tcPr>
            <w:tcW w:w="900" w:type="dxa"/>
          </w:tcPr>
          <w:p w:rsidR="009628EF" w:rsidRDefault="009628EF" w:rsidP="000C392B">
            <w:pPr>
              <w:pStyle w:val="tableheading"/>
            </w:pPr>
            <w:r>
              <w:t>In/Out</w:t>
            </w:r>
          </w:p>
        </w:tc>
        <w:tc>
          <w:tcPr>
            <w:tcW w:w="3539" w:type="dxa"/>
          </w:tcPr>
          <w:p w:rsidR="009628EF" w:rsidRDefault="009628EF" w:rsidP="000C392B">
            <w:pPr>
              <w:pStyle w:val="tableheading"/>
            </w:pPr>
            <w:r>
              <w:t>Description</w:t>
            </w:r>
          </w:p>
        </w:tc>
      </w:tr>
      <w:tr w:rsidR="00E82CD6" w:rsidRPr="00522FD8" w:rsidTr="00F43BA3">
        <w:tc>
          <w:tcPr>
            <w:tcW w:w="1708" w:type="dxa"/>
          </w:tcPr>
          <w:p w:rsidR="00E82CD6" w:rsidRPr="00756917" w:rsidRDefault="00E82CD6" w:rsidP="009628EF">
            <w:pPr>
              <w:pStyle w:val="tableentry"/>
            </w:pPr>
            <w:r>
              <w:t>Profile Deleted</w:t>
            </w:r>
          </w:p>
        </w:tc>
        <w:tc>
          <w:tcPr>
            <w:tcW w:w="2403" w:type="dxa"/>
          </w:tcPr>
          <w:p w:rsidR="00E82CD6" w:rsidRPr="00756917" w:rsidRDefault="00D02600" w:rsidP="0073533F">
            <w:pPr>
              <w:pStyle w:val="tableentry"/>
            </w:pPr>
            <w:r>
              <w:t>Connector</w:t>
            </w:r>
            <w:r w:rsidR="00E82CD6">
              <w:t xml:space="preserve"> Id</w:t>
            </w:r>
          </w:p>
        </w:tc>
        <w:tc>
          <w:tcPr>
            <w:tcW w:w="900" w:type="dxa"/>
          </w:tcPr>
          <w:p w:rsidR="00E82CD6" w:rsidRPr="00756917" w:rsidRDefault="00E82CD6" w:rsidP="00C71A60">
            <w:pPr>
              <w:pStyle w:val="tableentry"/>
            </w:pPr>
            <w:r w:rsidRPr="00756917">
              <w:t>In</w:t>
            </w:r>
          </w:p>
        </w:tc>
        <w:tc>
          <w:tcPr>
            <w:tcW w:w="3539" w:type="dxa"/>
          </w:tcPr>
          <w:p w:rsidR="00E82CD6" w:rsidRPr="00756917" w:rsidRDefault="00D02600" w:rsidP="00C71A60">
            <w:pPr>
              <w:pStyle w:val="tableentry"/>
            </w:pPr>
            <w:r>
              <w:t>Connector</w:t>
            </w:r>
            <w:r w:rsidR="00677F76">
              <w:t xml:space="preserve"> </w:t>
            </w:r>
            <w:r w:rsidR="00E82CD6">
              <w:t xml:space="preserve">Id </w:t>
            </w:r>
            <w:r w:rsidR="0073533F">
              <w:t xml:space="preserve">of the connector app </w:t>
            </w:r>
            <w:r w:rsidR="00E82CD6">
              <w:t>associated with the profile.</w:t>
            </w:r>
          </w:p>
        </w:tc>
      </w:tr>
      <w:tr w:rsidR="009628EF" w:rsidRPr="00522FD8" w:rsidTr="00F43BA3">
        <w:tc>
          <w:tcPr>
            <w:tcW w:w="1708" w:type="dxa"/>
          </w:tcPr>
          <w:p w:rsidR="009628EF" w:rsidRPr="00756917" w:rsidRDefault="009628EF" w:rsidP="000C392B">
            <w:pPr>
              <w:pStyle w:val="tableentry"/>
            </w:pPr>
          </w:p>
        </w:tc>
        <w:tc>
          <w:tcPr>
            <w:tcW w:w="2403" w:type="dxa"/>
          </w:tcPr>
          <w:p w:rsidR="009628EF" w:rsidRDefault="009628EF" w:rsidP="000C392B">
            <w:pPr>
              <w:pStyle w:val="tableentry"/>
            </w:pPr>
            <w:r>
              <w:t>Profile Id</w:t>
            </w:r>
          </w:p>
        </w:tc>
        <w:tc>
          <w:tcPr>
            <w:tcW w:w="900" w:type="dxa"/>
          </w:tcPr>
          <w:p w:rsidR="009628EF" w:rsidRDefault="009628EF" w:rsidP="000C392B">
            <w:pPr>
              <w:pStyle w:val="tableentry"/>
            </w:pPr>
            <w:r>
              <w:t>In</w:t>
            </w:r>
          </w:p>
        </w:tc>
        <w:tc>
          <w:tcPr>
            <w:tcW w:w="3539" w:type="dxa"/>
          </w:tcPr>
          <w:p w:rsidR="009628EF" w:rsidRDefault="009628EF" w:rsidP="00333D9D">
            <w:pPr>
              <w:pStyle w:val="tableentry"/>
            </w:pPr>
            <w:r>
              <w:t xml:space="preserve">Profile Id </w:t>
            </w:r>
            <w:r w:rsidR="00333D9D">
              <w:t>that</w:t>
            </w:r>
            <w:r>
              <w:t xml:space="preserve"> has been deleted.</w:t>
            </w:r>
          </w:p>
        </w:tc>
      </w:tr>
    </w:tbl>
    <w:p w:rsidR="007B3E55" w:rsidRDefault="007B3E55" w:rsidP="007B3E55">
      <w:pPr>
        <w:pStyle w:val="Heading4"/>
      </w:pPr>
      <w:r>
        <w:t xml:space="preserve">Shutdown </w:t>
      </w:r>
      <w:r w:rsidR="00F43BA3">
        <w:t>app s</w:t>
      </w:r>
      <w:r>
        <w:t xml:space="preserve">ignal </w:t>
      </w:r>
    </w:p>
    <w:p w:rsidR="007B3E55" w:rsidRDefault="009644C4" w:rsidP="00B757E8">
      <w:pPr>
        <w:pStyle w:val="body"/>
      </w:pPr>
      <w:r>
        <w:fldChar w:fldCharType="begin"/>
      </w:r>
      <w:r w:rsidR="00B757E8">
        <w:instrText xml:space="preserve"> REF _Ref379452882 \h </w:instrText>
      </w:r>
      <w:r>
        <w:fldChar w:fldCharType="separate"/>
      </w:r>
      <w:r w:rsidR="00AC331C">
        <w:t xml:space="preserve">Table </w:t>
      </w:r>
      <w:r w:rsidR="00AC331C">
        <w:rPr>
          <w:noProof/>
        </w:rPr>
        <w:t>2</w:t>
      </w:r>
      <w:r w:rsidR="00AC331C">
        <w:noBreakHyphen/>
      </w:r>
      <w:r w:rsidR="00AC331C">
        <w:rPr>
          <w:noProof/>
        </w:rPr>
        <w:t>15</w:t>
      </w:r>
      <w:r>
        <w:fldChar w:fldCharType="end"/>
      </w:r>
      <w:r w:rsidR="00B757E8">
        <w:t xml:space="preserve"> </w:t>
      </w:r>
      <w:r w:rsidR="007B3E55">
        <w:t xml:space="preserve">provides </w:t>
      </w:r>
      <w:r w:rsidR="00F43BA3">
        <w:t xml:space="preserve">a </w:t>
      </w:r>
      <w:r w:rsidR="007B3E55">
        <w:t xml:space="preserve">functional definition for the shutdown signal sent to the </w:t>
      </w:r>
      <w:r w:rsidR="00D02600">
        <w:t>Connector</w:t>
      </w:r>
      <w:r w:rsidR="00F43BA3">
        <w:t xml:space="preserve"> app</w:t>
      </w:r>
      <w:r w:rsidR="00B840B7">
        <w:t xml:space="preserve"> for a graceful shutdown.</w:t>
      </w:r>
    </w:p>
    <w:p w:rsidR="00B840B7" w:rsidRDefault="00B840B7" w:rsidP="00B840B7">
      <w:pPr>
        <w:pStyle w:val="Caption"/>
        <w:keepNext/>
      </w:pPr>
      <w:bookmarkStart w:id="133" w:name="_Ref379452882"/>
      <w:bookmarkStart w:id="134" w:name="_Toc404604641"/>
      <w:r>
        <w:lastRenderedPageBreak/>
        <w:t xml:space="preserve">Table </w:t>
      </w:r>
      <w:r w:rsidR="009644C4">
        <w:fldChar w:fldCharType="begin"/>
      </w:r>
      <w:r w:rsidR="00197080">
        <w:instrText xml:space="preserve"> STYLEREF 1 \s </w:instrText>
      </w:r>
      <w:r w:rsidR="009644C4">
        <w:fldChar w:fldCharType="separate"/>
      </w:r>
      <w:r w:rsidR="00AC331C">
        <w:rPr>
          <w:noProof/>
        </w:rPr>
        <w:t>2</w:t>
      </w:r>
      <w:r w:rsidR="009644C4">
        <w:rPr>
          <w:noProof/>
        </w:rPr>
        <w:fldChar w:fldCharType="end"/>
      </w:r>
      <w:r w:rsidR="0092121A">
        <w:noBreakHyphen/>
      </w:r>
      <w:r w:rsidR="009644C4">
        <w:fldChar w:fldCharType="begin"/>
      </w:r>
      <w:r w:rsidR="00197080">
        <w:instrText xml:space="preserve"> SEQ Table \* ARABIC \s 1 </w:instrText>
      </w:r>
      <w:r w:rsidR="009644C4">
        <w:fldChar w:fldCharType="separate"/>
      </w:r>
      <w:r w:rsidR="00AC331C">
        <w:rPr>
          <w:noProof/>
        </w:rPr>
        <w:t>15</w:t>
      </w:r>
      <w:r w:rsidR="009644C4">
        <w:rPr>
          <w:noProof/>
        </w:rPr>
        <w:fldChar w:fldCharType="end"/>
      </w:r>
      <w:bookmarkEnd w:id="133"/>
      <w:r>
        <w:t xml:space="preserve"> Shutdown </w:t>
      </w:r>
      <w:r w:rsidR="00F43BA3">
        <w:t>app s</w:t>
      </w:r>
      <w:r>
        <w:t>ignal</w:t>
      </w:r>
      <w:bookmarkEnd w:id="134"/>
    </w:p>
    <w:tbl>
      <w:tblPr>
        <w:tblStyle w:val="TableQIS"/>
        <w:tblW w:w="0" w:type="auto"/>
        <w:tblInd w:w="835" w:type="dxa"/>
        <w:tblLook w:val="04A0"/>
      </w:tblPr>
      <w:tblGrid>
        <w:gridCol w:w="1708"/>
        <w:gridCol w:w="2403"/>
        <w:gridCol w:w="900"/>
        <w:gridCol w:w="3539"/>
      </w:tblGrid>
      <w:tr w:rsidR="007B3E55" w:rsidTr="00F43BA3">
        <w:trPr>
          <w:cnfStyle w:val="100000000000"/>
        </w:trPr>
        <w:tc>
          <w:tcPr>
            <w:tcW w:w="1708" w:type="dxa"/>
            <w:vMerge w:val="restart"/>
          </w:tcPr>
          <w:p w:rsidR="007B3E55" w:rsidRDefault="007B3E55" w:rsidP="00B71EC9">
            <w:pPr>
              <w:pStyle w:val="tableheading"/>
            </w:pPr>
            <w:r>
              <w:t>Signal</w:t>
            </w:r>
          </w:p>
        </w:tc>
        <w:tc>
          <w:tcPr>
            <w:tcW w:w="6842" w:type="dxa"/>
            <w:gridSpan w:val="3"/>
          </w:tcPr>
          <w:p w:rsidR="007B3E55" w:rsidRDefault="007B3E55" w:rsidP="00B71EC9">
            <w:pPr>
              <w:pStyle w:val="tableheading"/>
              <w:jc w:val="center"/>
            </w:pPr>
            <w:r>
              <w:t>Parameters</w:t>
            </w:r>
          </w:p>
        </w:tc>
      </w:tr>
      <w:tr w:rsidR="007B3E55" w:rsidTr="00F43BA3">
        <w:tc>
          <w:tcPr>
            <w:tcW w:w="1708" w:type="dxa"/>
            <w:vMerge/>
          </w:tcPr>
          <w:p w:rsidR="007B3E55" w:rsidRDefault="007B3E55" w:rsidP="00B71EC9">
            <w:pPr>
              <w:pStyle w:val="tableheading"/>
            </w:pPr>
          </w:p>
        </w:tc>
        <w:tc>
          <w:tcPr>
            <w:tcW w:w="2403" w:type="dxa"/>
          </w:tcPr>
          <w:p w:rsidR="007B3E55" w:rsidRDefault="007B3E55" w:rsidP="00B71EC9">
            <w:pPr>
              <w:pStyle w:val="tableheading"/>
            </w:pPr>
            <w:r>
              <w:t>Parameter Name</w:t>
            </w:r>
          </w:p>
        </w:tc>
        <w:tc>
          <w:tcPr>
            <w:tcW w:w="900" w:type="dxa"/>
          </w:tcPr>
          <w:p w:rsidR="007B3E55" w:rsidRDefault="007B3E55" w:rsidP="00B71EC9">
            <w:pPr>
              <w:pStyle w:val="tableheading"/>
            </w:pPr>
            <w:r>
              <w:t>In/Out</w:t>
            </w:r>
          </w:p>
        </w:tc>
        <w:tc>
          <w:tcPr>
            <w:tcW w:w="3539" w:type="dxa"/>
          </w:tcPr>
          <w:p w:rsidR="007B3E55" w:rsidRDefault="007B3E55" w:rsidP="00B71EC9">
            <w:pPr>
              <w:pStyle w:val="tableheading"/>
            </w:pPr>
            <w:r>
              <w:t>Description</w:t>
            </w:r>
          </w:p>
        </w:tc>
      </w:tr>
      <w:tr w:rsidR="007B3E55" w:rsidRPr="00522FD8" w:rsidTr="00F43BA3">
        <w:tc>
          <w:tcPr>
            <w:tcW w:w="1708" w:type="dxa"/>
          </w:tcPr>
          <w:p w:rsidR="007B3E55" w:rsidRPr="00756917" w:rsidRDefault="007B3E55" w:rsidP="00B71EC9">
            <w:pPr>
              <w:pStyle w:val="tableentry"/>
            </w:pPr>
            <w:r>
              <w:t>Shutdown App</w:t>
            </w:r>
          </w:p>
        </w:tc>
        <w:tc>
          <w:tcPr>
            <w:tcW w:w="2403" w:type="dxa"/>
          </w:tcPr>
          <w:p w:rsidR="007B3E55" w:rsidRPr="00756917" w:rsidRDefault="00D02600" w:rsidP="0073533F">
            <w:pPr>
              <w:pStyle w:val="tableentry"/>
            </w:pPr>
            <w:r>
              <w:t>Connector</w:t>
            </w:r>
            <w:r w:rsidR="007B3E55">
              <w:t xml:space="preserve"> Id</w:t>
            </w:r>
          </w:p>
        </w:tc>
        <w:tc>
          <w:tcPr>
            <w:tcW w:w="900" w:type="dxa"/>
          </w:tcPr>
          <w:p w:rsidR="007B3E55" w:rsidRPr="00756917" w:rsidRDefault="007B3E55" w:rsidP="00B71EC9">
            <w:pPr>
              <w:pStyle w:val="tableentry"/>
            </w:pPr>
            <w:r w:rsidRPr="00756917">
              <w:t>In</w:t>
            </w:r>
          </w:p>
        </w:tc>
        <w:tc>
          <w:tcPr>
            <w:tcW w:w="3539" w:type="dxa"/>
          </w:tcPr>
          <w:p w:rsidR="007B3E55" w:rsidRPr="00756917" w:rsidRDefault="0073533F" w:rsidP="00282181">
            <w:pPr>
              <w:pStyle w:val="tableentry"/>
            </w:pPr>
            <w:r>
              <w:t xml:space="preserve">Connector </w:t>
            </w:r>
            <w:r w:rsidR="007B3E55">
              <w:t xml:space="preserve">Id for the </w:t>
            </w:r>
            <w:r w:rsidR="00D02600">
              <w:t>Connector</w:t>
            </w:r>
            <w:r w:rsidR="00282181">
              <w:t xml:space="preserve"> app</w:t>
            </w:r>
            <w:r w:rsidR="007B3E55" w:rsidRPr="00756917">
              <w:t xml:space="preserve"> </w:t>
            </w:r>
            <w:r w:rsidR="00282181">
              <w:t xml:space="preserve">that </w:t>
            </w:r>
            <w:r w:rsidR="007B3E55">
              <w:t>is being shutdown.</w:t>
            </w:r>
          </w:p>
        </w:tc>
      </w:tr>
    </w:tbl>
    <w:p w:rsidR="0096687A" w:rsidRDefault="0096687A" w:rsidP="0096687A">
      <w:pPr>
        <w:pStyle w:val="Heading3"/>
      </w:pPr>
      <w:bookmarkStart w:id="135" w:name="_Toc404604570"/>
      <w:r>
        <w:t>Fields</w:t>
      </w:r>
      <w:bookmarkEnd w:id="135"/>
    </w:p>
    <w:p w:rsidR="00E82CD6" w:rsidRPr="002D1171" w:rsidRDefault="00F43BA3" w:rsidP="00E82CD6">
      <w:pPr>
        <w:pStyle w:val="Heading4"/>
      </w:pPr>
      <w:r>
        <w:t>Profile s</w:t>
      </w:r>
      <w:r w:rsidR="00E82CD6">
        <w:t>tatus</w:t>
      </w:r>
      <w:r w:rsidR="005E1256">
        <w:t xml:space="preserve"> </w:t>
      </w:r>
    </w:p>
    <w:p w:rsidR="00E82CD6" w:rsidRDefault="00E82CD6" w:rsidP="00E82CD6">
      <w:pPr>
        <w:pStyle w:val="Caption"/>
        <w:keepNext/>
      </w:pPr>
      <w:bookmarkStart w:id="136" w:name="_Ref371429210"/>
      <w:bookmarkStart w:id="137" w:name="_Toc404604642"/>
      <w:r>
        <w:t xml:space="preserve">Table </w:t>
      </w:r>
      <w:r w:rsidR="009644C4">
        <w:fldChar w:fldCharType="begin"/>
      </w:r>
      <w:r w:rsidR="00197080">
        <w:instrText xml:space="preserve"> STYLEREF 1 \s </w:instrText>
      </w:r>
      <w:r w:rsidR="009644C4">
        <w:fldChar w:fldCharType="separate"/>
      </w:r>
      <w:r w:rsidR="00AC331C">
        <w:rPr>
          <w:noProof/>
        </w:rPr>
        <w:t>2</w:t>
      </w:r>
      <w:r w:rsidR="009644C4">
        <w:rPr>
          <w:noProof/>
        </w:rPr>
        <w:fldChar w:fldCharType="end"/>
      </w:r>
      <w:r w:rsidR="0092121A">
        <w:noBreakHyphen/>
      </w:r>
      <w:r w:rsidR="009644C4">
        <w:fldChar w:fldCharType="begin"/>
      </w:r>
      <w:r w:rsidR="00197080">
        <w:instrText xml:space="preserve"> SEQ Table \* ARABIC \s 1 </w:instrText>
      </w:r>
      <w:r w:rsidR="009644C4">
        <w:fldChar w:fldCharType="separate"/>
      </w:r>
      <w:r w:rsidR="00AC331C">
        <w:rPr>
          <w:noProof/>
        </w:rPr>
        <w:t>16</w:t>
      </w:r>
      <w:r w:rsidR="009644C4">
        <w:rPr>
          <w:noProof/>
        </w:rPr>
        <w:fldChar w:fldCharType="end"/>
      </w:r>
      <w:bookmarkEnd w:id="136"/>
      <w:r w:rsidR="00F43BA3">
        <w:t xml:space="preserve"> Profile s</w:t>
      </w:r>
      <w:r>
        <w:t>tatus</w:t>
      </w:r>
      <w:bookmarkEnd w:id="137"/>
    </w:p>
    <w:tbl>
      <w:tblPr>
        <w:tblStyle w:val="TableGrid"/>
        <w:tblW w:w="0" w:type="auto"/>
        <w:tblInd w:w="835" w:type="dxa"/>
        <w:tblLook w:val="04A0"/>
      </w:tblPr>
      <w:tblGrid>
        <w:gridCol w:w="2005"/>
        <w:gridCol w:w="3665"/>
      </w:tblGrid>
      <w:tr w:rsidR="00E82CD6" w:rsidTr="00282181">
        <w:trPr>
          <w:cnfStyle w:val="100000000000"/>
        </w:trPr>
        <w:tc>
          <w:tcPr>
            <w:tcW w:w="2005" w:type="dxa"/>
          </w:tcPr>
          <w:p w:rsidR="00E82CD6" w:rsidRDefault="00E82CD6" w:rsidP="00C71A60">
            <w:pPr>
              <w:pStyle w:val="tableheading"/>
            </w:pPr>
            <w:r>
              <w:t>Value</w:t>
            </w:r>
          </w:p>
        </w:tc>
        <w:tc>
          <w:tcPr>
            <w:tcW w:w="3665" w:type="dxa"/>
          </w:tcPr>
          <w:p w:rsidR="00E82CD6" w:rsidRDefault="00E82CD6" w:rsidP="00C71A60">
            <w:pPr>
              <w:pStyle w:val="tableheading"/>
            </w:pPr>
            <w:r>
              <w:t>Description</w:t>
            </w:r>
          </w:p>
        </w:tc>
      </w:tr>
      <w:tr w:rsidR="00E82CD6" w:rsidTr="00282181">
        <w:tc>
          <w:tcPr>
            <w:tcW w:w="2005" w:type="dxa"/>
          </w:tcPr>
          <w:p w:rsidR="00E82CD6" w:rsidRDefault="00E82CD6" w:rsidP="00C71A60">
            <w:pPr>
              <w:pStyle w:val="tableentry"/>
            </w:pPr>
            <w:r>
              <w:t>Inactive</w:t>
            </w:r>
          </w:p>
        </w:tc>
        <w:tc>
          <w:tcPr>
            <w:tcW w:w="3665" w:type="dxa"/>
          </w:tcPr>
          <w:p w:rsidR="00E82CD6" w:rsidRDefault="00E82CD6" w:rsidP="00C71A60">
            <w:pPr>
              <w:pStyle w:val="tableentry"/>
            </w:pPr>
            <w:r>
              <w:t>Profile is not active.</w:t>
            </w:r>
          </w:p>
        </w:tc>
      </w:tr>
      <w:tr w:rsidR="00E82CD6" w:rsidTr="00282181">
        <w:tc>
          <w:tcPr>
            <w:tcW w:w="2005" w:type="dxa"/>
          </w:tcPr>
          <w:p w:rsidR="00E82CD6" w:rsidRDefault="00E82CD6" w:rsidP="00C71A60">
            <w:pPr>
              <w:pStyle w:val="tableentry"/>
            </w:pPr>
            <w:r>
              <w:t>Active</w:t>
            </w:r>
          </w:p>
        </w:tc>
        <w:tc>
          <w:tcPr>
            <w:tcW w:w="3665" w:type="dxa"/>
          </w:tcPr>
          <w:p w:rsidR="00E82CD6" w:rsidRDefault="00E82CD6" w:rsidP="00C71A60">
            <w:pPr>
              <w:pStyle w:val="tableentry"/>
            </w:pPr>
            <w:r>
              <w:t>Profile is active.</w:t>
            </w:r>
          </w:p>
        </w:tc>
      </w:tr>
      <w:tr w:rsidR="00E82CD6" w:rsidTr="00282181">
        <w:tc>
          <w:tcPr>
            <w:tcW w:w="2005" w:type="dxa"/>
          </w:tcPr>
          <w:p w:rsidR="00E82CD6" w:rsidRDefault="00E82CD6" w:rsidP="00C71A60">
            <w:pPr>
              <w:pStyle w:val="tableentry"/>
            </w:pPr>
            <w:r>
              <w:t>To be deleted</w:t>
            </w:r>
          </w:p>
        </w:tc>
        <w:tc>
          <w:tcPr>
            <w:tcW w:w="3665" w:type="dxa"/>
          </w:tcPr>
          <w:p w:rsidR="00E82CD6" w:rsidRDefault="00E82CD6" w:rsidP="00C71A60">
            <w:pPr>
              <w:pStyle w:val="tableentry"/>
            </w:pPr>
            <w:r>
              <w:t>Profile is marked to be deleted soon.</w:t>
            </w:r>
          </w:p>
        </w:tc>
      </w:tr>
    </w:tbl>
    <w:p w:rsidR="000D7F78" w:rsidRPr="000D7F78" w:rsidRDefault="00D66245" w:rsidP="000D7F78">
      <w:pPr>
        <w:pStyle w:val="Heading3"/>
      </w:pPr>
      <w:bookmarkStart w:id="138" w:name="_Toc404604571"/>
      <w:proofErr w:type="spellStart"/>
      <w:r>
        <w:t>Config</w:t>
      </w:r>
      <w:proofErr w:type="spellEnd"/>
      <w:r>
        <w:t xml:space="preserve"> f</w:t>
      </w:r>
      <w:r w:rsidR="00572F83">
        <w:t>ile</w:t>
      </w:r>
      <w:r>
        <w:t xml:space="preserve"> policy e</w:t>
      </w:r>
      <w:r w:rsidR="00635A95">
        <w:t>nforcement</w:t>
      </w:r>
      <w:bookmarkEnd w:id="138"/>
      <w:r w:rsidR="007E5ADE" w:rsidRPr="007E5ADE">
        <w:rPr>
          <w:rFonts w:ascii="Times New Roman" w:hAnsi="Times New Roman"/>
        </w:rPr>
        <w:t xml:space="preserve">  </w:t>
      </w:r>
    </w:p>
    <w:p w:rsidR="00F8451E" w:rsidRPr="00B757E8" w:rsidRDefault="00F8451E" w:rsidP="00B757E8">
      <w:pPr>
        <w:pStyle w:val="body"/>
      </w:pPr>
      <w:r w:rsidRPr="000D7F78">
        <w:t xml:space="preserve">Access to </w:t>
      </w:r>
      <w:proofErr w:type="spellStart"/>
      <w:r w:rsidRPr="000D7F78">
        <w:t>remoted</w:t>
      </w:r>
      <w:proofErr w:type="spellEnd"/>
      <w:r w:rsidRPr="000D7F78">
        <w:t xml:space="preserve"> dev</w:t>
      </w:r>
      <w:r w:rsidR="00D07FCD">
        <w:t>ice interfaces is controlled by the</w:t>
      </w:r>
      <w:r w:rsidRPr="000D7F78">
        <w:t xml:space="preserve"> </w:t>
      </w:r>
      <w:proofErr w:type="spellStart"/>
      <w:r w:rsidR="001F5238">
        <w:t>AllJoyn</w:t>
      </w:r>
      <w:proofErr w:type="spellEnd"/>
      <w:r w:rsidR="001F5238">
        <w:t xml:space="preserve"> Router</w:t>
      </w:r>
      <w:r w:rsidRPr="000D7F78">
        <w:t xml:space="preserve"> enforcing policy rules written in the </w:t>
      </w:r>
      <w:proofErr w:type="spellStart"/>
      <w:r w:rsidRPr="000D7F78">
        <w:t>confi</w:t>
      </w:r>
      <w:r w:rsidRPr="00B757E8">
        <w:t>g</w:t>
      </w:r>
      <w:proofErr w:type="spellEnd"/>
      <w:r w:rsidRPr="00B757E8">
        <w:t xml:space="preserve"> file by the </w:t>
      </w:r>
      <w:r w:rsidR="007B3E55" w:rsidRPr="00B757E8">
        <w:t>G</w:t>
      </w:r>
      <w:r w:rsidR="00D66245">
        <w:t xml:space="preserve">ateway </w:t>
      </w:r>
      <w:r w:rsidR="00E55173">
        <w:t>Management</w:t>
      </w:r>
      <w:r w:rsidR="00D66245">
        <w:t xml:space="preserve"> </w:t>
      </w:r>
      <w:r w:rsidRPr="00B757E8">
        <w:t xml:space="preserve">app. </w:t>
      </w:r>
      <w:r w:rsidR="007E5ADE" w:rsidRPr="00B757E8">
        <w:t>Afte</w:t>
      </w:r>
      <w:r w:rsidRPr="00B757E8">
        <w:t xml:space="preserve">r a profile is activated, the </w:t>
      </w:r>
      <w:r w:rsidR="007B3E55" w:rsidRPr="00B757E8">
        <w:t>G</w:t>
      </w:r>
      <w:r w:rsidR="00D66245">
        <w:t xml:space="preserve">ateway </w:t>
      </w:r>
      <w:r w:rsidR="00E55173">
        <w:t>Management</w:t>
      </w:r>
      <w:r w:rsidR="00D66245">
        <w:t xml:space="preserve"> </w:t>
      </w:r>
      <w:r w:rsidRPr="00B757E8">
        <w:t xml:space="preserve">app </w:t>
      </w:r>
      <w:r w:rsidR="007E5ADE" w:rsidRPr="00B757E8">
        <w:t xml:space="preserve">updates the </w:t>
      </w:r>
      <w:proofErr w:type="spellStart"/>
      <w:r w:rsidR="007E5ADE" w:rsidRPr="00B757E8">
        <w:t>config</w:t>
      </w:r>
      <w:proofErr w:type="spellEnd"/>
      <w:r w:rsidR="007E5ADE" w:rsidRPr="00B757E8">
        <w:t xml:space="preserve"> file to allow communication between </w:t>
      </w:r>
      <w:r w:rsidR="00D66245">
        <w:t xml:space="preserve">the </w:t>
      </w:r>
      <w:r w:rsidR="00D02600">
        <w:t>Connector</w:t>
      </w:r>
      <w:r w:rsidR="00D66245">
        <w:t xml:space="preserve"> app</w:t>
      </w:r>
      <w:r w:rsidR="00D66245" w:rsidRPr="00B757E8">
        <w:t xml:space="preserve"> </w:t>
      </w:r>
      <w:r w:rsidR="007E5ADE" w:rsidRPr="00B757E8">
        <w:t xml:space="preserve">and </w:t>
      </w:r>
      <w:proofErr w:type="spellStart"/>
      <w:r w:rsidR="007E5ADE" w:rsidRPr="00B757E8">
        <w:t>remoted</w:t>
      </w:r>
      <w:proofErr w:type="spellEnd"/>
      <w:r w:rsidR="007E5ADE" w:rsidRPr="00B757E8">
        <w:t xml:space="preserve"> devices. </w:t>
      </w:r>
      <w:r w:rsidRPr="00B757E8">
        <w:t xml:space="preserve">The </w:t>
      </w:r>
      <w:r w:rsidR="007B3E55" w:rsidRPr="00B757E8">
        <w:t>G</w:t>
      </w:r>
      <w:r w:rsidR="009A0ECB">
        <w:t xml:space="preserve">ateway </w:t>
      </w:r>
      <w:r w:rsidR="00E55173">
        <w:t>Management</w:t>
      </w:r>
      <w:r w:rsidR="009A0ECB">
        <w:t xml:space="preserve"> a</w:t>
      </w:r>
      <w:r w:rsidRPr="00B757E8">
        <w:t xml:space="preserve">pp is also responsible for </w:t>
      </w:r>
      <w:r w:rsidR="007B3E55" w:rsidRPr="00B757E8">
        <w:t xml:space="preserve">removing allow policy rules from the </w:t>
      </w:r>
      <w:proofErr w:type="spellStart"/>
      <w:r w:rsidRPr="00B757E8">
        <w:t>config</w:t>
      </w:r>
      <w:proofErr w:type="spellEnd"/>
      <w:r w:rsidRPr="00B757E8">
        <w:t xml:space="preserve"> file </w:t>
      </w:r>
      <w:r w:rsidR="007B3E55" w:rsidRPr="00B757E8">
        <w:t>when a profile is deactivated to stop remote access to device interfaces</w:t>
      </w:r>
      <w:r w:rsidRPr="00B757E8">
        <w:t xml:space="preserve">. </w:t>
      </w:r>
    </w:p>
    <w:p w:rsidR="005B1514" w:rsidRDefault="001F5C85" w:rsidP="00B757E8">
      <w:pPr>
        <w:pStyle w:val="body"/>
      </w:pPr>
      <w:r w:rsidRPr="00B757E8">
        <w:t>For creating allows rul</w:t>
      </w:r>
      <w:r>
        <w:t>es for a profile, the G</w:t>
      </w:r>
      <w:r w:rsidR="009A0ECB">
        <w:t xml:space="preserve">ateway </w:t>
      </w:r>
      <w:r w:rsidR="00E55173">
        <w:t>Management</w:t>
      </w:r>
      <w:r w:rsidR="009A0ECB">
        <w:t xml:space="preserve"> app makes use of user ID</w:t>
      </w:r>
      <w:r>
        <w:t xml:space="preserve">s associated with </w:t>
      </w:r>
      <w:r w:rsidR="00D02600">
        <w:t>Connector</w:t>
      </w:r>
      <w:r w:rsidR="009A0ECB">
        <w:t xml:space="preserve"> app</w:t>
      </w:r>
      <w:r>
        <w:t>s</w:t>
      </w:r>
      <w:r w:rsidR="009A0ECB">
        <w:t>,</w:t>
      </w:r>
      <w:r>
        <w:t xml:space="preserve"> and unique names for </w:t>
      </w:r>
      <w:proofErr w:type="spellStart"/>
      <w:r w:rsidR="00531F19">
        <w:t>AllJoyn</w:t>
      </w:r>
      <w:proofErr w:type="spellEnd"/>
      <w:r>
        <w:t xml:space="preserve"> apps </w:t>
      </w:r>
      <w:r w:rsidR="00333D9D">
        <w:t>that</w:t>
      </w:r>
      <w:r>
        <w:t xml:space="preserve"> are being </w:t>
      </w:r>
      <w:proofErr w:type="spellStart"/>
      <w:r>
        <w:t>remoted</w:t>
      </w:r>
      <w:proofErr w:type="spellEnd"/>
      <w:r>
        <w:t xml:space="preserve">. </w:t>
      </w:r>
      <w:r w:rsidR="002C47B6">
        <w:t xml:space="preserve">The </w:t>
      </w:r>
      <w:r w:rsidR="007B3E55">
        <w:t>G</w:t>
      </w:r>
      <w:r w:rsidR="009A0ECB">
        <w:t xml:space="preserve">ateway </w:t>
      </w:r>
      <w:r w:rsidR="00E55173">
        <w:t>Management</w:t>
      </w:r>
      <w:r w:rsidR="009A0ECB">
        <w:t xml:space="preserve"> a</w:t>
      </w:r>
      <w:r w:rsidR="002C47B6">
        <w:t xml:space="preserve">pp should update the </w:t>
      </w:r>
      <w:proofErr w:type="spellStart"/>
      <w:r w:rsidR="00D07FCD">
        <w:t>c</w:t>
      </w:r>
      <w:r w:rsidR="00635A95" w:rsidRPr="007E5ADE">
        <w:t>onfig</w:t>
      </w:r>
      <w:proofErr w:type="spellEnd"/>
      <w:r w:rsidR="00635A95" w:rsidRPr="007E5ADE">
        <w:t xml:space="preserve"> file policy </w:t>
      </w:r>
      <w:r w:rsidR="002C47B6">
        <w:t xml:space="preserve">to </w:t>
      </w:r>
      <w:r w:rsidR="00635A95" w:rsidRPr="007E5ADE">
        <w:t xml:space="preserve">accomplish </w:t>
      </w:r>
      <w:r w:rsidR="009A0ECB">
        <w:t xml:space="preserve">the </w:t>
      </w:r>
      <w:r w:rsidR="00635A95" w:rsidRPr="007E5ADE">
        <w:t>following:</w:t>
      </w:r>
    </w:p>
    <w:p w:rsidR="007E5ADE" w:rsidRDefault="007F5971" w:rsidP="00B757E8">
      <w:pPr>
        <w:pStyle w:val="numbrdlist"/>
      </w:pPr>
      <w:r>
        <w:t>T</w:t>
      </w:r>
      <w:r w:rsidR="009A0ECB">
        <w:t>h</w:t>
      </w:r>
      <w:r w:rsidR="00BC7720">
        <w:t xml:space="preserve">e policy should allow </w:t>
      </w:r>
      <w:r w:rsidR="009A0ECB">
        <w:t xml:space="preserve">the </w:t>
      </w:r>
      <w:r w:rsidR="007B3E55">
        <w:t>G</w:t>
      </w:r>
      <w:r w:rsidR="009A0ECB">
        <w:t xml:space="preserve">ateway </w:t>
      </w:r>
      <w:r w:rsidR="00E55173">
        <w:t>Management</w:t>
      </w:r>
      <w:r w:rsidR="009A0ECB">
        <w:t xml:space="preserve"> a</w:t>
      </w:r>
      <w:r w:rsidR="00BC7720">
        <w:t>pp to receive announcements from all device apps in the proximal network.</w:t>
      </w:r>
      <w:r w:rsidR="00337526">
        <w:t xml:space="preserve"> </w:t>
      </w:r>
      <w:r w:rsidR="007303A3">
        <w:t>This will be achieved by default.</w:t>
      </w:r>
    </w:p>
    <w:p w:rsidR="00210292" w:rsidRDefault="00210292" w:rsidP="00B757E8">
      <w:pPr>
        <w:pStyle w:val="numbrdlist"/>
      </w:pPr>
      <w:r>
        <w:t>At startup, the G</w:t>
      </w:r>
      <w:r w:rsidR="009A0ECB">
        <w:t xml:space="preserve">ateway </w:t>
      </w:r>
      <w:r w:rsidR="00E55173">
        <w:t>Management</w:t>
      </w:r>
      <w:r w:rsidR="009A0ECB">
        <w:t xml:space="preserve"> a</w:t>
      </w:r>
      <w:r>
        <w:t xml:space="preserve">pp should add a deny-all rule for all the preinstalled </w:t>
      </w:r>
      <w:r w:rsidR="00D02600">
        <w:t>Connector</w:t>
      </w:r>
      <w:r w:rsidR="009A0ECB">
        <w:t xml:space="preserve"> app</w:t>
      </w:r>
      <w:r>
        <w:t>s</w:t>
      </w:r>
      <w:r w:rsidR="007303A3">
        <w:t xml:space="preserve"> based on their user </w:t>
      </w:r>
      <w:r w:rsidR="009A0ECB">
        <w:t>id</w:t>
      </w:r>
      <w:r>
        <w:t>.</w:t>
      </w:r>
    </w:p>
    <w:p w:rsidR="00210292" w:rsidRDefault="00210292" w:rsidP="00B757E8">
      <w:pPr>
        <w:pStyle w:val="numbrdlist"/>
      </w:pPr>
      <w:r>
        <w:t xml:space="preserve">After a new </w:t>
      </w:r>
      <w:r w:rsidR="00D02600">
        <w:t>Connector</w:t>
      </w:r>
      <w:r w:rsidR="009A0ECB">
        <w:t xml:space="preserve"> app</w:t>
      </w:r>
      <w:r>
        <w:t xml:space="preserve"> is installed, the G</w:t>
      </w:r>
      <w:r w:rsidR="009A0ECB">
        <w:t xml:space="preserve">ateway </w:t>
      </w:r>
      <w:r w:rsidR="00E55173">
        <w:t>Management</w:t>
      </w:r>
      <w:r w:rsidR="009A0ECB">
        <w:t xml:space="preserve"> a</w:t>
      </w:r>
      <w:r>
        <w:t xml:space="preserve">pp should add a deny-all rule for that </w:t>
      </w:r>
      <w:r w:rsidR="00D02600">
        <w:t>Connector</w:t>
      </w:r>
      <w:r w:rsidR="009A0ECB">
        <w:t xml:space="preserve"> app</w:t>
      </w:r>
      <w:r w:rsidR="007303A3">
        <w:t xml:space="preserve"> based on its user id</w:t>
      </w:r>
      <w:r>
        <w:t xml:space="preserve">. </w:t>
      </w:r>
    </w:p>
    <w:p w:rsidR="00BC7720" w:rsidRPr="000D1972" w:rsidRDefault="007F5971" w:rsidP="00B757E8">
      <w:pPr>
        <w:pStyle w:val="numbrdlist"/>
      </w:pPr>
      <w:r>
        <w:t xml:space="preserve">After a profile is activated, the </w:t>
      </w:r>
      <w:r w:rsidR="00D07FCD">
        <w:t>G</w:t>
      </w:r>
      <w:r w:rsidR="009A0ECB">
        <w:t xml:space="preserve">ateway </w:t>
      </w:r>
      <w:r w:rsidR="00E55173">
        <w:t>Management</w:t>
      </w:r>
      <w:r w:rsidR="009A0ECB">
        <w:t xml:space="preserve"> a</w:t>
      </w:r>
      <w:r w:rsidR="00D07FCD">
        <w:t xml:space="preserve">pp should update the </w:t>
      </w:r>
      <w:proofErr w:type="spellStart"/>
      <w:r>
        <w:t>config</w:t>
      </w:r>
      <w:proofErr w:type="spellEnd"/>
      <w:r>
        <w:t xml:space="preserve"> file </w:t>
      </w:r>
      <w:r w:rsidR="00D07FCD">
        <w:t xml:space="preserve">to </w:t>
      </w:r>
      <w:r w:rsidR="000D1972">
        <w:t>add allow</w:t>
      </w:r>
      <w:r w:rsidR="00D07FCD">
        <w:t xml:space="preserve"> policy </w:t>
      </w:r>
      <w:r>
        <w:t>rules</w:t>
      </w:r>
      <w:r w:rsidR="000D1972">
        <w:t xml:space="preserve"> as captured in </w:t>
      </w:r>
      <w:fldSimple w:instr=" REF _Ref379462041 \h  \* MERGEFORMAT ">
        <w:r w:rsidR="00AC331C">
          <w:t>Table 2</w:t>
        </w:r>
        <w:r w:rsidR="00AC331C">
          <w:noBreakHyphen/>
          <w:t>17</w:t>
        </w:r>
      </w:fldSimple>
      <w:r w:rsidR="000D1972">
        <w:t>.</w:t>
      </w:r>
    </w:p>
    <w:p w:rsidR="00D07FCD" w:rsidRDefault="00D07FCD" w:rsidP="00B757E8">
      <w:pPr>
        <w:pStyle w:val="numbrdlist"/>
      </w:pPr>
      <w:r>
        <w:t xml:space="preserve">After an active profile is deleted or </w:t>
      </w:r>
      <w:r w:rsidR="007F5971">
        <w:t xml:space="preserve">deactivated, </w:t>
      </w:r>
      <w:r>
        <w:t>the G</w:t>
      </w:r>
      <w:r w:rsidR="009A0ECB">
        <w:t xml:space="preserve">ateway </w:t>
      </w:r>
      <w:r w:rsidR="00E55173">
        <w:t>Management</w:t>
      </w:r>
      <w:r w:rsidR="009A0ECB">
        <w:t xml:space="preserve"> a</w:t>
      </w:r>
      <w:r>
        <w:t xml:space="preserve">pp should update the </w:t>
      </w:r>
      <w:proofErr w:type="spellStart"/>
      <w:r>
        <w:t>config</w:t>
      </w:r>
      <w:proofErr w:type="spellEnd"/>
      <w:r>
        <w:t xml:space="preserve"> file to remove </w:t>
      </w:r>
      <w:r w:rsidR="007F5971">
        <w:t xml:space="preserve">all the allow </w:t>
      </w:r>
      <w:r>
        <w:t xml:space="preserve">policy </w:t>
      </w:r>
      <w:r w:rsidR="007F5971">
        <w:t xml:space="preserve">rules </w:t>
      </w:r>
      <w:r>
        <w:t xml:space="preserve">related </w:t>
      </w:r>
      <w:r w:rsidR="000D1972">
        <w:t xml:space="preserve">to </w:t>
      </w:r>
      <w:r>
        <w:t>that profile.</w:t>
      </w:r>
    </w:p>
    <w:p w:rsidR="005E39F8" w:rsidRDefault="005E39F8" w:rsidP="005E39F8">
      <w:pPr>
        <w:pStyle w:val="Caption"/>
        <w:keepNext/>
      </w:pPr>
      <w:bookmarkStart w:id="139" w:name="_Ref379462041"/>
      <w:bookmarkStart w:id="140" w:name="_Toc404604643"/>
      <w:r>
        <w:lastRenderedPageBreak/>
        <w:t xml:space="preserve">Table </w:t>
      </w:r>
      <w:r w:rsidR="009644C4">
        <w:fldChar w:fldCharType="begin"/>
      </w:r>
      <w:r w:rsidR="00197080">
        <w:instrText xml:space="preserve"> STYLEREF 1 \s </w:instrText>
      </w:r>
      <w:r w:rsidR="009644C4">
        <w:fldChar w:fldCharType="separate"/>
      </w:r>
      <w:r w:rsidR="00AC331C">
        <w:rPr>
          <w:noProof/>
        </w:rPr>
        <w:t>2</w:t>
      </w:r>
      <w:r w:rsidR="009644C4">
        <w:rPr>
          <w:noProof/>
        </w:rPr>
        <w:fldChar w:fldCharType="end"/>
      </w:r>
      <w:r w:rsidR="0092121A">
        <w:noBreakHyphen/>
      </w:r>
      <w:r w:rsidR="009644C4">
        <w:fldChar w:fldCharType="begin"/>
      </w:r>
      <w:r w:rsidR="00197080">
        <w:instrText xml:space="preserve"> SEQ Table \* ARABIC \s 1 </w:instrText>
      </w:r>
      <w:r w:rsidR="009644C4">
        <w:fldChar w:fldCharType="separate"/>
      </w:r>
      <w:r w:rsidR="00AC331C">
        <w:rPr>
          <w:noProof/>
        </w:rPr>
        <w:t>17</w:t>
      </w:r>
      <w:r w:rsidR="009644C4">
        <w:rPr>
          <w:noProof/>
        </w:rPr>
        <w:fldChar w:fldCharType="end"/>
      </w:r>
      <w:bookmarkEnd w:id="139"/>
      <w:r>
        <w:t xml:space="preserve"> </w:t>
      </w:r>
      <w:proofErr w:type="spellStart"/>
      <w:r>
        <w:t>Config</w:t>
      </w:r>
      <w:proofErr w:type="spellEnd"/>
      <w:r>
        <w:t xml:space="preserve"> </w:t>
      </w:r>
      <w:r w:rsidR="00282181">
        <w:t>file allow ru</w:t>
      </w:r>
      <w:r>
        <w:t>les</w:t>
      </w:r>
      <w:bookmarkEnd w:id="140"/>
    </w:p>
    <w:tbl>
      <w:tblPr>
        <w:tblStyle w:val="TableGrid"/>
        <w:tblW w:w="0" w:type="auto"/>
        <w:tblInd w:w="720" w:type="dxa"/>
        <w:tblLook w:val="04A0"/>
      </w:tblPr>
      <w:tblGrid>
        <w:gridCol w:w="7380"/>
      </w:tblGrid>
      <w:tr w:rsidR="005E39F8" w:rsidRPr="009A0ECB" w:rsidTr="00B757E8">
        <w:trPr>
          <w:cnfStyle w:val="100000000000"/>
          <w:tblHeader/>
        </w:trPr>
        <w:tc>
          <w:tcPr>
            <w:tcW w:w="7380" w:type="dxa"/>
          </w:tcPr>
          <w:p w:rsidR="005E39F8" w:rsidRPr="009A0ECB" w:rsidRDefault="005E39F8" w:rsidP="00282181">
            <w:pPr>
              <w:pStyle w:val="tableheading"/>
            </w:pPr>
            <w:proofErr w:type="spellStart"/>
            <w:r w:rsidRPr="009A0ECB">
              <w:t>Config</w:t>
            </w:r>
            <w:proofErr w:type="spellEnd"/>
            <w:r w:rsidRPr="009A0ECB">
              <w:t xml:space="preserve"> </w:t>
            </w:r>
            <w:r w:rsidR="00282181">
              <w:t>f</w:t>
            </w:r>
            <w:r w:rsidRPr="009A0ECB">
              <w:t xml:space="preserve">ile </w:t>
            </w:r>
            <w:r w:rsidR="00282181">
              <w:t>rules added after p</w:t>
            </w:r>
            <w:r w:rsidRPr="009A0ECB">
              <w:t xml:space="preserve">rofile </w:t>
            </w:r>
            <w:r w:rsidR="00282181">
              <w:t>a</w:t>
            </w:r>
            <w:r w:rsidRPr="009A0ECB">
              <w:t>ctivation</w:t>
            </w:r>
          </w:p>
        </w:tc>
      </w:tr>
      <w:tr w:rsidR="005E39F8" w:rsidTr="005E39F8">
        <w:tc>
          <w:tcPr>
            <w:tcW w:w="7380" w:type="dxa"/>
          </w:tcPr>
          <w:p w:rsidR="005E39F8" w:rsidRDefault="005E39F8" w:rsidP="00333D9D">
            <w:pPr>
              <w:pStyle w:val="tablenumbrdlst"/>
            </w:pPr>
            <w:r>
              <w:t xml:space="preserve">Allow </w:t>
            </w:r>
            <w:r w:rsidR="00D02600">
              <w:t>Connector</w:t>
            </w:r>
            <w:r w:rsidR="00282181">
              <w:t xml:space="preserve"> app</w:t>
            </w:r>
            <w:r>
              <w:t xml:space="preserve"> to access Profile Retrieval Interface from the Gateway </w:t>
            </w:r>
            <w:r w:rsidR="00E55173">
              <w:t>Management</w:t>
            </w:r>
            <w:r w:rsidR="00282181">
              <w:t xml:space="preserve"> a</w:t>
            </w:r>
            <w:r>
              <w:t xml:space="preserve">pp only at the service object </w:t>
            </w:r>
            <w:r w:rsidR="00333D9D">
              <w:t>that</w:t>
            </w:r>
            <w:r>
              <w:t xml:space="preserve"> is maintaining profile for that </w:t>
            </w:r>
            <w:r w:rsidR="00D02600">
              <w:t>Connector</w:t>
            </w:r>
            <w:r w:rsidR="00282181">
              <w:t xml:space="preserve"> app</w:t>
            </w:r>
            <w:r>
              <w:t>.</w:t>
            </w:r>
          </w:p>
        </w:tc>
      </w:tr>
      <w:tr w:rsidR="005E39F8" w:rsidTr="005E39F8">
        <w:tc>
          <w:tcPr>
            <w:tcW w:w="7380" w:type="dxa"/>
          </w:tcPr>
          <w:p w:rsidR="005E39F8" w:rsidRDefault="005E39F8" w:rsidP="000D1972">
            <w:pPr>
              <w:pStyle w:val="tablenumbrdlst"/>
            </w:pPr>
            <w:r>
              <w:t>A</w:t>
            </w:r>
            <w:r w:rsidRPr="00BD5BBE">
              <w:t xml:space="preserve">llow </w:t>
            </w:r>
            <w:r w:rsidR="00D02600">
              <w:t>Connector</w:t>
            </w:r>
            <w:r w:rsidR="00282181">
              <w:t xml:space="preserve"> app</w:t>
            </w:r>
            <w:r w:rsidRPr="00BD5BBE">
              <w:t xml:space="preserve"> to send out its announcement (if any) over the proximal network.</w:t>
            </w:r>
          </w:p>
        </w:tc>
      </w:tr>
      <w:tr w:rsidR="005E39F8" w:rsidTr="005E39F8">
        <w:tc>
          <w:tcPr>
            <w:tcW w:w="7380" w:type="dxa"/>
          </w:tcPr>
          <w:p w:rsidR="005E39F8" w:rsidRDefault="005E39F8" w:rsidP="000D1972">
            <w:pPr>
              <w:pStyle w:val="tablenumbrdlst"/>
            </w:pPr>
            <w:r>
              <w:t>A</w:t>
            </w:r>
            <w:r w:rsidRPr="00BD5BBE">
              <w:t xml:space="preserve">llow </w:t>
            </w:r>
            <w:r w:rsidR="00D02600">
              <w:t>Connector</w:t>
            </w:r>
            <w:r w:rsidR="00282181">
              <w:t xml:space="preserve"> app</w:t>
            </w:r>
            <w:r w:rsidR="00282181" w:rsidRPr="00BD5BBE">
              <w:t xml:space="preserve"> </w:t>
            </w:r>
            <w:r w:rsidRPr="00BD5BBE">
              <w:t>to send out its announcement (if any) over the proximal network.</w:t>
            </w:r>
          </w:p>
        </w:tc>
      </w:tr>
      <w:tr w:rsidR="005E39F8" w:rsidTr="005E39F8">
        <w:tc>
          <w:tcPr>
            <w:tcW w:w="7380" w:type="dxa"/>
          </w:tcPr>
          <w:p w:rsidR="005E39F8" w:rsidRDefault="005E39F8" w:rsidP="000D1972">
            <w:pPr>
              <w:pStyle w:val="tablenumbrdlst"/>
            </w:pPr>
            <w:r>
              <w:t xml:space="preserve">Allow </w:t>
            </w:r>
            <w:r w:rsidR="00D02600">
              <w:t>Connector</w:t>
            </w:r>
            <w:r w:rsidR="00282181">
              <w:t xml:space="preserve"> app</w:t>
            </w:r>
            <w:r>
              <w:t xml:space="preserve"> to invoke method calls and receive method replies from the devices/apps/interfaces/object paths that have been </w:t>
            </w:r>
            <w:proofErr w:type="spellStart"/>
            <w:r>
              <w:t>remoted</w:t>
            </w:r>
            <w:proofErr w:type="spellEnd"/>
            <w:r>
              <w:t xml:space="preserve"> in the profile.</w:t>
            </w:r>
          </w:p>
        </w:tc>
      </w:tr>
      <w:tr w:rsidR="005E39F8" w:rsidTr="005E39F8">
        <w:tc>
          <w:tcPr>
            <w:tcW w:w="7380" w:type="dxa"/>
          </w:tcPr>
          <w:p w:rsidR="005E39F8" w:rsidRDefault="005E39F8" w:rsidP="000D1972">
            <w:pPr>
              <w:pStyle w:val="tablenumbrdlst"/>
            </w:pPr>
            <w:r w:rsidRPr="000D1972">
              <w:t xml:space="preserve">Allow </w:t>
            </w:r>
            <w:r w:rsidR="00D02600">
              <w:t>Connector</w:t>
            </w:r>
            <w:r w:rsidR="00282181">
              <w:t xml:space="preserve"> app</w:t>
            </w:r>
            <w:r w:rsidRPr="000D1972">
              <w:t xml:space="preserve"> to receive signals from the devices/apps/interfaces/object paths that have been </w:t>
            </w:r>
            <w:proofErr w:type="spellStart"/>
            <w:r w:rsidRPr="000D1972">
              <w:t>remoted</w:t>
            </w:r>
            <w:proofErr w:type="spellEnd"/>
            <w:r w:rsidRPr="000D1972">
              <w:t xml:space="preserve"> in the profile.</w:t>
            </w:r>
          </w:p>
        </w:tc>
      </w:tr>
      <w:tr w:rsidR="005E39F8" w:rsidTr="005E39F8">
        <w:tc>
          <w:tcPr>
            <w:tcW w:w="7380" w:type="dxa"/>
          </w:tcPr>
          <w:p w:rsidR="005E39F8" w:rsidRDefault="000D1972" w:rsidP="00282181">
            <w:pPr>
              <w:pStyle w:val="tablenumbrdlst"/>
            </w:pPr>
            <w:r w:rsidRPr="000D1972">
              <w:rPr>
                <w:rFonts w:cs="Arial"/>
              </w:rPr>
              <w:t xml:space="preserve">Allow </w:t>
            </w:r>
            <w:r w:rsidR="00D02600">
              <w:t>Connector</w:t>
            </w:r>
            <w:r w:rsidR="00282181">
              <w:t xml:space="preserve"> app</w:t>
            </w:r>
            <w:r w:rsidRPr="000D1972">
              <w:rPr>
                <w:rFonts w:cs="Arial"/>
              </w:rPr>
              <w:t xml:space="preserve"> to receive notifications from the </w:t>
            </w:r>
            <w:proofErr w:type="spellStart"/>
            <w:r w:rsidRPr="000D1972">
              <w:rPr>
                <w:rFonts w:cs="Arial"/>
              </w:rPr>
              <w:t>remoted</w:t>
            </w:r>
            <w:proofErr w:type="spellEnd"/>
            <w:r w:rsidRPr="000D1972">
              <w:rPr>
                <w:rFonts w:cs="Arial"/>
              </w:rPr>
              <w:t xml:space="preserve"> device </w:t>
            </w:r>
            <w:r w:rsidR="00282181">
              <w:rPr>
                <w:rFonts w:cs="Arial"/>
              </w:rPr>
              <w:t>a</w:t>
            </w:r>
            <w:r w:rsidRPr="000D1972">
              <w:rPr>
                <w:rFonts w:cs="Arial"/>
              </w:rPr>
              <w:t xml:space="preserve">pps for which </w:t>
            </w:r>
            <w:r w:rsidR="00333D9D">
              <w:rPr>
                <w:rFonts w:cs="Arial"/>
              </w:rPr>
              <w:t xml:space="preserve">the </w:t>
            </w:r>
            <w:r w:rsidRPr="000D1972">
              <w:rPr>
                <w:rFonts w:cs="Arial"/>
              </w:rPr>
              <w:t>outgoing notifications are enabled in the profile. Note that there is a separate notification object path for each notification priority level.</w:t>
            </w:r>
          </w:p>
        </w:tc>
      </w:tr>
      <w:tr w:rsidR="005E39F8" w:rsidTr="005E39F8">
        <w:tc>
          <w:tcPr>
            <w:tcW w:w="7380" w:type="dxa"/>
          </w:tcPr>
          <w:p w:rsidR="005E39F8" w:rsidRDefault="000D1972" w:rsidP="00333D9D">
            <w:pPr>
              <w:pStyle w:val="tablenumbrdlst"/>
            </w:pPr>
            <w:r w:rsidRPr="000D1972">
              <w:rPr>
                <w:rFonts w:cs="Arial"/>
              </w:rPr>
              <w:t xml:space="preserve">Allow </w:t>
            </w:r>
            <w:r w:rsidR="00D02600">
              <w:t>Connector</w:t>
            </w:r>
            <w:r w:rsidR="00282181">
              <w:t xml:space="preserve"> app</w:t>
            </w:r>
            <w:r w:rsidRPr="000D1972">
              <w:rPr>
                <w:rFonts w:cs="Arial"/>
              </w:rPr>
              <w:t xml:space="preserve"> to send notifications in the proximal network for those incoming notification types </w:t>
            </w:r>
            <w:r w:rsidR="00333D9D">
              <w:rPr>
                <w:rFonts w:cs="Arial"/>
              </w:rPr>
              <w:t>that</w:t>
            </w:r>
            <w:r w:rsidRPr="000D1972">
              <w:rPr>
                <w:rFonts w:cs="Arial"/>
              </w:rPr>
              <w:t xml:space="preserve"> are configured as part of the profile.</w:t>
            </w:r>
          </w:p>
        </w:tc>
      </w:tr>
      <w:tr w:rsidR="005E39F8" w:rsidTr="005E39F8">
        <w:tc>
          <w:tcPr>
            <w:tcW w:w="7380" w:type="dxa"/>
          </w:tcPr>
          <w:p w:rsidR="005E39F8" w:rsidRDefault="000D1972" w:rsidP="000D1972">
            <w:pPr>
              <w:pStyle w:val="tablenumbrdlst"/>
            </w:pPr>
            <w:r w:rsidRPr="000D1972">
              <w:rPr>
                <w:rFonts w:cs="Arial"/>
              </w:rPr>
              <w:t xml:space="preserve">Allow </w:t>
            </w:r>
            <w:r w:rsidR="00D02600">
              <w:t>Connector</w:t>
            </w:r>
            <w:r w:rsidR="00282181">
              <w:t xml:space="preserve"> app</w:t>
            </w:r>
            <w:r w:rsidRPr="000D1972">
              <w:rPr>
                <w:rFonts w:cs="Arial"/>
              </w:rPr>
              <w:t xml:space="preserve"> to receive method calls and send method replies for </w:t>
            </w:r>
            <w:r w:rsidR="00D02600">
              <w:t>Connector</w:t>
            </w:r>
            <w:r w:rsidR="00282181">
              <w:t xml:space="preserve"> app</w:t>
            </w:r>
            <w:r w:rsidRPr="000D1972">
              <w:rPr>
                <w:rFonts w:cs="Arial"/>
              </w:rPr>
              <w:t xml:space="preserve"> interfaces exposed in the profile.</w:t>
            </w:r>
          </w:p>
        </w:tc>
      </w:tr>
      <w:tr w:rsidR="000D1972" w:rsidTr="005E39F8">
        <w:tc>
          <w:tcPr>
            <w:tcW w:w="7380" w:type="dxa"/>
          </w:tcPr>
          <w:p w:rsidR="000D1972" w:rsidRPr="000D1972" w:rsidRDefault="000D1972" w:rsidP="000D1972">
            <w:pPr>
              <w:pStyle w:val="tablenumbrdlst"/>
            </w:pPr>
            <w:r w:rsidRPr="000D1972">
              <w:rPr>
                <w:rFonts w:cs="Arial"/>
              </w:rPr>
              <w:t xml:space="preserve">Allow </w:t>
            </w:r>
            <w:r w:rsidR="00D02600">
              <w:t>Connector</w:t>
            </w:r>
            <w:r w:rsidR="00282181">
              <w:t xml:space="preserve"> app</w:t>
            </w:r>
            <w:r w:rsidRPr="000D1972">
              <w:rPr>
                <w:rFonts w:cs="Arial"/>
              </w:rPr>
              <w:t xml:space="preserve"> to send signals for </w:t>
            </w:r>
            <w:r w:rsidR="00D02600">
              <w:t>Connector</w:t>
            </w:r>
            <w:r w:rsidR="00282181">
              <w:t xml:space="preserve"> app</w:t>
            </w:r>
            <w:r w:rsidRPr="000D1972">
              <w:rPr>
                <w:rFonts w:cs="Arial"/>
              </w:rPr>
              <w:t xml:space="preserve"> interfaces exposed in the profile.</w:t>
            </w:r>
          </w:p>
        </w:tc>
      </w:tr>
      <w:tr w:rsidR="000D1972" w:rsidTr="005E39F8">
        <w:tc>
          <w:tcPr>
            <w:tcW w:w="7380" w:type="dxa"/>
          </w:tcPr>
          <w:p w:rsidR="000D1972" w:rsidRPr="000D1972" w:rsidRDefault="000D1972" w:rsidP="000D1972">
            <w:pPr>
              <w:pStyle w:val="tablenumbrdlst"/>
            </w:pPr>
            <w:r w:rsidRPr="000D1972">
              <w:rPr>
                <w:rFonts w:cs="Arial"/>
              </w:rPr>
              <w:t xml:space="preserve">Allow </w:t>
            </w:r>
            <w:r w:rsidR="00D02600">
              <w:t>Connector</w:t>
            </w:r>
            <w:r w:rsidR="00282181">
              <w:t xml:space="preserve"> app</w:t>
            </w:r>
            <w:r w:rsidRPr="000D1972">
              <w:rPr>
                <w:rFonts w:cs="Arial"/>
              </w:rPr>
              <w:t xml:space="preserve"> to introspect any of the </w:t>
            </w:r>
            <w:proofErr w:type="spellStart"/>
            <w:r w:rsidRPr="000D1972">
              <w:rPr>
                <w:rFonts w:cs="Arial"/>
              </w:rPr>
              <w:t>remoted</w:t>
            </w:r>
            <w:proofErr w:type="spellEnd"/>
            <w:r w:rsidRPr="000D1972">
              <w:rPr>
                <w:rFonts w:cs="Arial"/>
              </w:rPr>
              <w:t xml:space="preserve"> interfaces.</w:t>
            </w:r>
          </w:p>
        </w:tc>
      </w:tr>
    </w:tbl>
    <w:p w:rsidR="00635A95" w:rsidRDefault="007B3E55" w:rsidP="00B757E8">
      <w:pPr>
        <w:pStyle w:val="body"/>
      </w:pPr>
      <w:r>
        <w:t xml:space="preserve">Exact syntax for these </w:t>
      </w:r>
      <w:proofErr w:type="spellStart"/>
      <w:r w:rsidR="001F5C85">
        <w:t>config</w:t>
      </w:r>
      <w:proofErr w:type="spellEnd"/>
      <w:r w:rsidR="001F5C85">
        <w:t xml:space="preserve"> file </w:t>
      </w:r>
      <w:r>
        <w:t xml:space="preserve">policy rules will be defined </w:t>
      </w:r>
      <w:r w:rsidR="00635A95">
        <w:t xml:space="preserve">during the implementation phase. </w:t>
      </w:r>
    </w:p>
    <w:p w:rsidR="00635A95" w:rsidRDefault="00092424" w:rsidP="00635A95">
      <w:pPr>
        <w:pStyle w:val="Heading4"/>
      </w:pPr>
      <w:r>
        <w:t xml:space="preserve">Unique </w:t>
      </w:r>
      <w:r w:rsidR="009A0ECB">
        <w:t>name r</w:t>
      </w:r>
      <w:r>
        <w:t>etrieval</w:t>
      </w:r>
    </w:p>
    <w:p w:rsidR="00184221" w:rsidRDefault="00092424" w:rsidP="00B757E8">
      <w:pPr>
        <w:pStyle w:val="body"/>
      </w:pPr>
      <w:r>
        <w:t>The G</w:t>
      </w:r>
      <w:r w:rsidR="009A0ECB">
        <w:t xml:space="preserve">ateway </w:t>
      </w:r>
      <w:r w:rsidR="00E55173">
        <w:t>Management</w:t>
      </w:r>
      <w:r w:rsidR="009A0ECB">
        <w:t xml:space="preserve"> a</w:t>
      </w:r>
      <w:r>
        <w:t xml:space="preserve">pp needs to know the unique name for device apps to create allow policy rules in the </w:t>
      </w:r>
      <w:proofErr w:type="spellStart"/>
      <w:r>
        <w:t>config</w:t>
      </w:r>
      <w:proofErr w:type="spellEnd"/>
      <w:r>
        <w:t xml:space="preserve"> file</w:t>
      </w:r>
      <w:r w:rsidR="00C7711B">
        <w:t xml:space="preserve"> for devices/apps in active profiles</w:t>
      </w:r>
      <w:r>
        <w:t xml:space="preserve">. </w:t>
      </w:r>
      <w:r w:rsidR="00C7711B">
        <w:t>The G</w:t>
      </w:r>
      <w:r w:rsidR="00184221">
        <w:t xml:space="preserve">ateway </w:t>
      </w:r>
      <w:r w:rsidR="00E55173">
        <w:t>Management</w:t>
      </w:r>
      <w:r w:rsidR="00184221">
        <w:t xml:space="preserve"> a</w:t>
      </w:r>
      <w:r w:rsidR="00C7711B">
        <w:t>pp should start listening for announcements after the very first profile is activated</w:t>
      </w:r>
      <w:r w:rsidR="00184221">
        <w:t>,</w:t>
      </w:r>
      <w:r w:rsidR="00C7711B">
        <w:t xml:space="preserve"> and </w:t>
      </w:r>
      <w:r w:rsidR="00184221">
        <w:t>co</w:t>
      </w:r>
      <w:r w:rsidR="00C7711B">
        <w:t>ntinue to receive announcements after that. Since there is no way to re-fetch announcements, the G</w:t>
      </w:r>
      <w:r w:rsidR="00184221">
        <w:t xml:space="preserve">ateway </w:t>
      </w:r>
      <w:r w:rsidR="00E55173">
        <w:t>Management</w:t>
      </w:r>
      <w:r w:rsidR="00184221">
        <w:t xml:space="preserve"> a</w:t>
      </w:r>
      <w:r w:rsidR="00C7711B">
        <w:t xml:space="preserve">pp </w:t>
      </w:r>
      <w:r w:rsidR="00184221">
        <w:t>must</w:t>
      </w:r>
      <w:r w:rsidR="00C7711B">
        <w:t xml:space="preserve"> cache all the announcements it receives and use the associated unique names when creating </w:t>
      </w:r>
      <w:r w:rsidR="00184221">
        <w:t xml:space="preserve">an </w:t>
      </w:r>
      <w:r w:rsidR="00C7711B">
        <w:t xml:space="preserve">allow policy for </w:t>
      </w:r>
      <w:proofErr w:type="spellStart"/>
      <w:r w:rsidR="00531F19">
        <w:t>AllJoyn</w:t>
      </w:r>
      <w:proofErr w:type="spellEnd"/>
      <w:r w:rsidR="00C7711B">
        <w:t xml:space="preserve"> apps. </w:t>
      </w:r>
    </w:p>
    <w:p w:rsidR="006A3F7E" w:rsidRPr="006A3F7E" w:rsidRDefault="006A3F7E" w:rsidP="006A3F7E">
      <w:pPr>
        <w:pStyle w:val="body"/>
      </w:pPr>
      <w:r w:rsidRPr="006A3F7E">
        <w:t xml:space="preserve">Device </w:t>
      </w:r>
      <w:r>
        <w:t>apps</w:t>
      </w:r>
      <w:r w:rsidRPr="006A3F7E">
        <w:t xml:space="preserve"> c</w:t>
      </w:r>
      <w:r>
        <w:t>an</w:t>
      </w:r>
      <w:r w:rsidRPr="006A3F7E">
        <w:t xml:space="preserve"> also get </w:t>
      </w:r>
      <w:r>
        <w:t xml:space="preserve">a </w:t>
      </w:r>
      <w:r w:rsidRPr="006A3F7E">
        <w:t>new unique</w:t>
      </w:r>
      <w:r>
        <w:t xml:space="preserve"> </w:t>
      </w:r>
      <w:r w:rsidRPr="006A3F7E">
        <w:t xml:space="preserve">name assigned in various scenarios </w:t>
      </w:r>
      <w:r>
        <w:t>such as when t</w:t>
      </w:r>
      <w:r w:rsidRPr="006A3F7E">
        <w:t xml:space="preserve">he app is restarted. In this case, a new announcement will be received by the </w:t>
      </w:r>
      <w:r>
        <w:t xml:space="preserve">Gateway </w:t>
      </w:r>
      <w:r w:rsidR="00E55173">
        <w:t>Management</w:t>
      </w:r>
      <w:r>
        <w:t xml:space="preserve"> app</w:t>
      </w:r>
      <w:r w:rsidRPr="006A3F7E">
        <w:t xml:space="preserve"> with the new unique name. The </w:t>
      </w:r>
      <w:r>
        <w:t xml:space="preserve">Gateway </w:t>
      </w:r>
      <w:r w:rsidR="00E55173">
        <w:t>Management</w:t>
      </w:r>
      <w:r>
        <w:t xml:space="preserve"> app</w:t>
      </w:r>
      <w:r w:rsidRPr="006A3F7E">
        <w:t xml:space="preserve"> will use (device Id, App Id) pair to determine </w:t>
      </w:r>
      <w:r>
        <w:t xml:space="preserve">an </w:t>
      </w:r>
      <w:r w:rsidRPr="006A3F7E">
        <w:t xml:space="preserve">updated announcement from a given app and figure out if the unique name has changed. If yes, the </w:t>
      </w:r>
      <w:r>
        <w:t xml:space="preserve">Gateway </w:t>
      </w:r>
      <w:r w:rsidR="00E55173">
        <w:t>Management</w:t>
      </w:r>
      <w:r>
        <w:t xml:space="preserve"> app</w:t>
      </w:r>
      <w:r w:rsidRPr="006A3F7E">
        <w:t xml:space="preserve"> update</w:t>
      </w:r>
      <w:r>
        <w:t>s</w:t>
      </w:r>
      <w:r w:rsidRPr="006A3F7E">
        <w:t xml:space="preserve"> the allow policy rules in the </w:t>
      </w:r>
      <w:proofErr w:type="spellStart"/>
      <w:r w:rsidRPr="006A3F7E">
        <w:t>config</w:t>
      </w:r>
      <w:proofErr w:type="spellEnd"/>
      <w:r w:rsidRPr="006A3F7E">
        <w:t xml:space="preserve"> file to reflect the new unique name. The </w:t>
      </w:r>
      <w:r>
        <w:t xml:space="preserve">Gateway </w:t>
      </w:r>
      <w:r w:rsidR="00E55173">
        <w:t>Management</w:t>
      </w:r>
      <w:r>
        <w:t xml:space="preserve"> app</w:t>
      </w:r>
      <w:r w:rsidRPr="006A3F7E">
        <w:t xml:space="preserve"> will then send a trigger to </w:t>
      </w:r>
      <w:r>
        <w:t xml:space="preserve">the </w:t>
      </w:r>
      <w:proofErr w:type="spellStart"/>
      <w:r w:rsidR="001F5238">
        <w:t>AllJoyn</w:t>
      </w:r>
      <w:proofErr w:type="spellEnd"/>
      <w:r w:rsidR="001F5238">
        <w:t xml:space="preserve"> Router</w:t>
      </w:r>
      <w:r w:rsidRPr="006A3F7E">
        <w:t xml:space="preserve"> to load the updated </w:t>
      </w:r>
      <w:proofErr w:type="spellStart"/>
      <w:r w:rsidRPr="006A3F7E">
        <w:t>config</w:t>
      </w:r>
      <w:proofErr w:type="spellEnd"/>
      <w:r w:rsidRPr="006A3F7E">
        <w:t xml:space="preserve"> file.</w:t>
      </w:r>
    </w:p>
    <w:p w:rsidR="001F5C85" w:rsidRDefault="001F5C85" w:rsidP="001F5C85">
      <w:pPr>
        <w:pStyle w:val="Heading4"/>
      </w:pPr>
      <w:proofErr w:type="spellStart"/>
      <w:r>
        <w:t>Config</w:t>
      </w:r>
      <w:proofErr w:type="spellEnd"/>
      <w:r>
        <w:t xml:space="preserve"> </w:t>
      </w:r>
      <w:r w:rsidR="00184221">
        <w:t>f</w:t>
      </w:r>
      <w:r>
        <w:t xml:space="preserve">ile </w:t>
      </w:r>
      <w:r w:rsidR="00184221">
        <w:t>r</w:t>
      </w:r>
      <w:r>
        <w:t>eload</w:t>
      </w:r>
    </w:p>
    <w:p w:rsidR="001F5C85" w:rsidRDefault="001F5C85" w:rsidP="00B757E8">
      <w:pPr>
        <w:pStyle w:val="body"/>
      </w:pPr>
      <w:r>
        <w:t xml:space="preserve">After updating the </w:t>
      </w:r>
      <w:proofErr w:type="spellStart"/>
      <w:r>
        <w:t>config</w:t>
      </w:r>
      <w:proofErr w:type="spellEnd"/>
      <w:r>
        <w:t xml:space="preserve"> file, the G</w:t>
      </w:r>
      <w:r w:rsidR="00184221">
        <w:t xml:space="preserve">ateway </w:t>
      </w:r>
      <w:r w:rsidR="00E55173">
        <w:t>Management</w:t>
      </w:r>
      <w:r w:rsidR="00184221">
        <w:t xml:space="preserve"> a</w:t>
      </w:r>
      <w:r>
        <w:t xml:space="preserve">pp notifies the </w:t>
      </w:r>
      <w:proofErr w:type="spellStart"/>
      <w:r w:rsidR="001F5238">
        <w:t>AllJoyn</w:t>
      </w:r>
      <w:proofErr w:type="spellEnd"/>
      <w:r w:rsidR="001F5238">
        <w:t xml:space="preserve"> Router</w:t>
      </w:r>
      <w:r>
        <w:t xml:space="preserve"> so that it can reload the updated </w:t>
      </w:r>
      <w:proofErr w:type="spellStart"/>
      <w:r>
        <w:t>config</w:t>
      </w:r>
      <w:proofErr w:type="spellEnd"/>
      <w:r>
        <w:t xml:space="preserve"> file. </w:t>
      </w:r>
      <w:r w:rsidR="00184221">
        <w:t>The f</w:t>
      </w:r>
      <w:r>
        <w:t xml:space="preserve">ollowing two methods will be supported by the </w:t>
      </w:r>
      <w:proofErr w:type="spellStart"/>
      <w:r w:rsidR="001F5238">
        <w:t>AllJoyn</w:t>
      </w:r>
      <w:proofErr w:type="spellEnd"/>
      <w:r w:rsidR="001F5238">
        <w:t xml:space="preserve"> Router</w:t>
      </w:r>
      <w:r>
        <w:t xml:space="preserve"> to receive trigger for </w:t>
      </w:r>
      <w:proofErr w:type="spellStart"/>
      <w:r>
        <w:t>config</w:t>
      </w:r>
      <w:proofErr w:type="spellEnd"/>
      <w:r>
        <w:t xml:space="preserve"> file updates:</w:t>
      </w:r>
    </w:p>
    <w:p w:rsidR="001F5C85" w:rsidRDefault="00B757E8" w:rsidP="00184221">
      <w:pPr>
        <w:pStyle w:val="bulletlv1"/>
      </w:pPr>
      <w:r>
        <w:rPr>
          <w:b/>
        </w:rPr>
        <w:lastRenderedPageBreak/>
        <w:t>Platform-</w:t>
      </w:r>
      <w:r w:rsidR="00184221">
        <w:rPr>
          <w:b/>
        </w:rPr>
        <w:t>based s</w:t>
      </w:r>
      <w:r w:rsidR="001F5C85" w:rsidRPr="00B757E8">
        <w:rPr>
          <w:b/>
        </w:rPr>
        <w:t>ignal:</w:t>
      </w:r>
      <w:r w:rsidR="001F5C85">
        <w:t xml:space="preserve"> </w:t>
      </w:r>
      <w:r w:rsidR="00184221">
        <w:t xml:space="preserve">This method uses </w:t>
      </w:r>
      <w:r w:rsidR="001F5C85">
        <w:t>device platform signaling (e.g.</w:t>
      </w:r>
      <w:r w:rsidR="00184221">
        <w:t>,</w:t>
      </w:r>
      <w:r w:rsidR="001F5C85">
        <w:t xml:space="preserve"> </w:t>
      </w:r>
      <w:proofErr w:type="spellStart"/>
      <w:r w:rsidR="001F5C85">
        <w:t>OpenWRT</w:t>
      </w:r>
      <w:proofErr w:type="spellEnd"/>
      <w:r w:rsidR="001F5C85">
        <w:t xml:space="preserve"> kill signaling) to send a signal to </w:t>
      </w:r>
      <w:r w:rsidR="00184221">
        <w:t xml:space="preserve">the </w:t>
      </w:r>
      <w:proofErr w:type="spellStart"/>
      <w:r w:rsidR="001F5238">
        <w:t>AllJoyn</w:t>
      </w:r>
      <w:proofErr w:type="spellEnd"/>
      <w:r w:rsidR="001F5238">
        <w:t xml:space="preserve"> Router</w:t>
      </w:r>
      <w:r w:rsidR="001F5C85">
        <w:t xml:space="preserve"> </w:t>
      </w:r>
      <w:r w:rsidR="00333D9D">
        <w:t>that</w:t>
      </w:r>
      <w:r w:rsidR="001F5C85">
        <w:t xml:space="preserve"> results in </w:t>
      </w:r>
      <w:r w:rsidR="00333D9D">
        <w:t xml:space="preserve">the </w:t>
      </w:r>
      <w:r w:rsidR="001F5C85">
        <w:t>reload</w:t>
      </w:r>
      <w:r w:rsidR="00333D9D">
        <w:t>ing</w:t>
      </w:r>
      <w:r w:rsidR="001F5C85">
        <w:t xml:space="preserve"> of the </w:t>
      </w:r>
      <w:proofErr w:type="spellStart"/>
      <w:r w:rsidR="001F5C85">
        <w:t>config</w:t>
      </w:r>
      <w:proofErr w:type="spellEnd"/>
      <w:r w:rsidR="001F5C85">
        <w:t xml:space="preserve"> file.</w:t>
      </w:r>
    </w:p>
    <w:p w:rsidR="001F5C85" w:rsidRDefault="00531F19" w:rsidP="00184221">
      <w:pPr>
        <w:pStyle w:val="bulletlv1"/>
      </w:pPr>
      <w:proofErr w:type="spellStart"/>
      <w:r>
        <w:rPr>
          <w:b/>
        </w:rPr>
        <w:t>AllJoyn</w:t>
      </w:r>
      <w:proofErr w:type="spellEnd"/>
      <w:r w:rsidR="001F5C85" w:rsidRPr="001F5C85">
        <w:rPr>
          <w:b/>
        </w:rPr>
        <w:t xml:space="preserve"> Method trigger:</w:t>
      </w:r>
      <w:r w:rsidR="001F5C85">
        <w:t xml:space="preserve"> An </w:t>
      </w:r>
      <w:proofErr w:type="spellStart"/>
      <w:r>
        <w:t>AllJoyn</w:t>
      </w:r>
      <w:proofErr w:type="spellEnd"/>
      <w:r w:rsidR="001F5C85">
        <w:t xml:space="preserve"> method call can be invoked at the </w:t>
      </w:r>
      <w:proofErr w:type="spellStart"/>
      <w:r w:rsidR="001F5238">
        <w:t>AllJoyn</w:t>
      </w:r>
      <w:proofErr w:type="spellEnd"/>
      <w:r w:rsidR="001F5238">
        <w:t xml:space="preserve"> Router</w:t>
      </w:r>
      <w:r w:rsidR="001F5C85">
        <w:t xml:space="preserve"> to trigger reloading of </w:t>
      </w:r>
      <w:proofErr w:type="spellStart"/>
      <w:r w:rsidR="001F5C85">
        <w:t>config</w:t>
      </w:r>
      <w:proofErr w:type="spellEnd"/>
      <w:r w:rsidR="001F5C85">
        <w:t xml:space="preserve"> file. Details on which interface supports this method call will be defined during the implementation phase.</w:t>
      </w:r>
    </w:p>
    <w:p w:rsidR="001F5C85" w:rsidRPr="001F5C85" w:rsidRDefault="001F5C85" w:rsidP="00B757E8">
      <w:pPr>
        <w:pStyle w:val="body"/>
      </w:pPr>
      <w:r>
        <w:t>The G</w:t>
      </w:r>
      <w:r w:rsidR="00184221">
        <w:t xml:space="preserve">ateway </w:t>
      </w:r>
      <w:r w:rsidR="00E55173">
        <w:t>Management</w:t>
      </w:r>
      <w:r w:rsidR="00184221">
        <w:t xml:space="preserve"> a</w:t>
      </w:r>
      <w:r>
        <w:t xml:space="preserve">pp should invoke the </w:t>
      </w:r>
      <w:proofErr w:type="spellStart"/>
      <w:r w:rsidR="00531F19">
        <w:t>AllJoyn</w:t>
      </w:r>
      <w:proofErr w:type="spellEnd"/>
      <w:r>
        <w:t xml:space="preserve"> method to trigger reloading of </w:t>
      </w:r>
      <w:proofErr w:type="spellStart"/>
      <w:r>
        <w:t>config</w:t>
      </w:r>
      <w:proofErr w:type="spellEnd"/>
      <w:r>
        <w:t xml:space="preserve"> file at the </w:t>
      </w:r>
      <w:proofErr w:type="spellStart"/>
      <w:r w:rsidR="001F5238">
        <w:t>AllJoyn</w:t>
      </w:r>
      <w:proofErr w:type="spellEnd"/>
      <w:r w:rsidR="001F5238">
        <w:t xml:space="preserve"> Router</w:t>
      </w:r>
      <w:r>
        <w:t>.</w:t>
      </w:r>
    </w:p>
    <w:p w:rsidR="00E7735A" w:rsidRDefault="00E7735A" w:rsidP="00B757E8">
      <w:pPr>
        <w:pStyle w:val="Heading2"/>
      </w:pPr>
      <w:bookmarkStart w:id="141" w:name="_Toc404604572"/>
      <w:r>
        <w:t>Versioning</w:t>
      </w:r>
      <w:bookmarkEnd w:id="141"/>
    </w:p>
    <w:p w:rsidR="00E7735A" w:rsidRDefault="00E7735A" w:rsidP="00B757E8">
      <w:pPr>
        <w:pStyle w:val="body"/>
      </w:pPr>
      <w:r w:rsidRPr="00E7735A">
        <w:t xml:space="preserve">Versioning for </w:t>
      </w:r>
      <w:proofErr w:type="spellStart"/>
      <w:r w:rsidR="00531F19">
        <w:t>AllJoyn</w:t>
      </w:r>
      <w:proofErr w:type="spellEnd"/>
      <w:r w:rsidRPr="00E7735A">
        <w:t xml:space="preserve"> interfaces should be done using a version property. Each of the following </w:t>
      </w:r>
      <w:proofErr w:type="spellStart"/>
      <w:r w:rsidR="00531F19">
        <w:t>AllJoyn</w:t>
      </w:r>
      <w:proofErr w:type="spellEnd"/>
      <w:r w:rsidRPr="00E7735A">
        <w:t xml:space="preserve"> interface</w:t>
      </w:r>
      <w:r w:rsidR="00184221">
        <w:t>s</w:t>
      </w:r>
      <w:r w:rsidRPr="00E7735A">
        <w:t xml:space="preserve"> supported </w:t>
      </w:r>
      <w:r>
        <w:t xml:space="preserve">by the </w:t>
      </w:r>
      <w:r w:rsidR="00912F72">
        <w:t xml:space="preserve">Gateway </w:t>
      </w:r>
      <w:r w:rsidR="00E55173">
        <w:t>Management</w:t>
      </w:r>
      <w:r w:rsidR="00912F72">
        <w:t xml:space="preserve"> app</w:t>
      </w:r>
      <w:r>
        <w:t xml:space="preserve"> should be versioned independently:</w:t>
      </w:r>
    </w:p>
    <w:p w:rsidR="00E7735A" w:rsidRPr="00A367F9" w:rsidRDefault="00430435" w:rsidP="00B757E8">
      <w:pPr>
        <w:pStyle w:val="bulletlv1"/>
      </w:pPr>
      <w:r>
        <w:t xml:space="preserve">Profile Management </w:t>
      </w:r>
      <w:r w:rsidR="00282181">
        <w:t>i</w:t>
      </w:r>
      <w:r w:rsidR="00E7735A">
        <w:t>nterface</w:t>
      </w:r>
    </w:p>
    <w:p w:rsidR="00430435" w:rsidRDefault="00A367F9" w:rsidP="00B757E8">
      <w:pPr>
        <w:pStyle w:val="bulletlv1"/>
      </w:pPr>
      <w:r>
        <w:t>App Access</w:t>
      </w:r>
      <w:r w:rsidR="00282181">
        <w:t xml:space="preserve"> i</w:t>
      </w:r>
      <w:r w:rsidR="00430435">
        <w:t>nterface</w:t>
      </w:r>
    </w:p>
    <w:p w:rsidR="001F5C85" w:rsidRDefault="00282181" w:rsidP="00B757E8">
      <w:pPr>
        <w:pStyle w:val="bulletlv1"/>
      </w:pPr>
      <w:r>
        <w:t>App Management i</w:t>
      </w:r>
      <w:r w:rsidR="001F5C85">
        <w:t>nterface</w:t>
      </w:r>
    </w:p>
    <w:p w:rsidR="0029159A" w:rsidRDefault="00184221" w:rsidP="00B757E8">
      <w:pPr>
        <w:pStyle w:val="body"/>
      </w:pPr>
      <w:r>
        <w:t>The c</w:t>
      </w:r>
      <w:r w:rsidR="0029159A">
        <w:t xml:space="preserve">urrent version for </w:t>
      </w:r>
      <w:proofErr w:type="spellStart"/>
      <w:r w:rsidR="00531F19">
        <w:t>AllJoyn</w:t>
      </w:r>
      <w:proofErr w:type="spellEnd"/>
      <w:r w:rsidR="0029159A">
        <w:t xml:space="preserve"> gateway related interfaces is ‘1’.</w:t>
      </w:r>
    </w:p>
    <w:p w:rsidR="0029159A" w:rsidRDefault="0029159A" w:rsidP="0029159A">
      <w:pPr>
        <w:pStyle w:val="body"/>
        <w:rPr>
          <w:rFonts w:ascii="Times New Roman" w:hAnsi="Times New Roman" w:cs="Times New Roman"/>
        </w:rPr>
      </w:pPr>
    </w:p>
    <w:p w:rsidR="00223069" w:rsidRDefault="00223069" w:rsidP="006D2D6C">
      <w:pPr>
        <w:pStyle w:val="body"/>
        <w:rPr>
          <w:rFonts w:ascii="Times New Roman" w:hAnsi="Times New Roman" w:cs="Times New Roman"/>
        </w:rPr>
        <w:sectPr w:rsidR="00223069" w:rsidSect="00815093">
          <w:pgSz w:w="12240" w:h="15840" w:code="1"/>
          <w:pgMar w:top="1440" w:right="1440" w:bottom="1440" w:left="1440" w:header="720" w:footer="432" w:gutter="0"/>
          <w:cols w:space="720"/>
          <w:titlePg/>
          <w:docGrid w:linePitch="326"/>
        </w:sectPr>
      </w:pPr>
    </w:p>
    <w:p w:rsidR="004C25CD" w:rsidRPr="004C25CD" w:rsidRDefault="00223069" w:rsidP="009E3EB1">
      <w:pPr>
        <w:pStyle w:val="Heading1"/>
      </w:pPr>
      <w:bookmarkStart w:id="142" w:name="_Toc404604573"/>
      <w:r>
        <w:rPr>
          <w:rFonts w:cs="Arial"/>
        </w:rPr>
        <w:lastRenderedPageBreak/>
        <w:t xml:space="preserve">App </w:t>
      </w:r>
      <w:r w:rsidR="004C25CD">
        <w:rPr>
          <w:rFonts w:cs="Arial"/>
        </w:rPr>
        <w:t>Management</w:t>
      </w:r>
      <w:bookmarkEnd w:id="142"/>
      <w:r>
        <w:rPr>
          <w:rFonts w:cs="Arial"/>
        </w:rPr>
        <w:t xml:space="preserve"> </w:t>
      </w:r>
    </w:p>
    <w:p w:rsidR="004C25CD" w:rsidRDefault="004C25CD" w:rsidP="009E3EB1">
      <w:pPr>
        <w:pStyle w:val="Heading2"/>
      </w:pPr>
      <w:bookmarkStart w:id="143" w:name="_Toc404604574"/>
      <w:r>
        <w:t>Architecture</w:t>
      </w:r>
      <w:bookmarkEnd w:id="143"/>
    </w:p>
    <w:p w:rsidR="00184221" w:rsidRDefault="009644C4" w:rsidP="00184221">
      <w:pPr>
        <w:pStyle w:val="body"/>
      </w:pPr>
      <w:fldSimple w:instr=" REF _Ref379467054 \h  \* MERGEFORMAT ">
        <w:r w:rsidR="00AC331C">
          <w:t>Figure 3</w:t>
        </w:r>
        <w:r w:rsidR="00AC331C">
          <w:noBreakHyphen/>
          <w:t>1</w:t>
        </w:r>
      </w:fldSimple>
      <w:r w:rsidR="000B0480" w:rsidRPr="00184221">
        <w:t xml:space="preserve"> </w:t>
      </w:r>
      <w:r w:rsidR="004603F2" w:rsidRPr="00184221">
        <w:t xml:space="preserve">shows </w:t>
      </w:r>
      <w:r w:rsidR="00184221">
        <w:t xml:space="preserve">the </w:t>
      </w:r>
      <w:r w:rsidR="005A3B34" w:rsidRPr="00184221">
        <w:t xml:space="preserve">Gateway Agent architecture </w:t>
      </w:r>
      <w:r w:rsidR="006F6AAE" w:rsidRPr="00184221">
        <w:t xml:space="preserve">for </w:t>
      </w:r>
      <w:r w:rsidR="00D02600">
        <w:t>Connector</w:t>
      </w:r>
      <w:r w:rsidR="00184221">
        <w:t xml:space="preserve"> app</w:t>
      </w:r>
      <w:r w:rsidR="005A3B34" w:rsidRPr="00184221">
        <w:t xml:space="preserve"> management functionality. </w:t>
      </w:r>
    </w:p>
    <w:p w:rsidR="00184221" w:rsidRDefault="006A3F7E" w:rsidP="00184221">
      <w:pPr>
        <w:pStyle w:val="bulletlv1"/>
      </w:pPr>
      <w:r>
        <w:t>An App Download s</w:t>
      </w:r>
      <w:r w:rsidR="00F15359" w:rsidRPr="00184221">
        <w:t xml:space="preserve">erver (likely from a service provider) hosts </w:t>
      </w:r>
      <w:r w:rsidR="00D02600">
        <w:t>Connector</w:t>
      </w:r>
      <w:r w:rsidR="00184221">
        <w:t xml:space="preserve"> app packages. </w:t>
      </w:r>
    </w:p>
    <w:p w:rsidR="00F15359" w:rsidRPr="00184221" w:rsidRDefault="00184221" w:rsidP="00184221">
      <w:pPr>
        <w:pStyle w:val="bulletlv1"/>
      </w:pPr>
      <w:r>
        <w:t>The Control a</w:t>
      </w:r>
      <w:r w:rsidR="00F15359" w:rsidRPr="00184221">
        <w:t xml:space="preserve">pp provides </w:t>
      </w:r>
      <w:r>
        <w:t xml:space="preserve">a </w:t>
      </w:r>
      <w:r w:rsidR="00F15359" w:rsidRPr="00184221">
        <w:t>UI for initiating the app install/upgrade and provides download URL to the G</w:t>
      </w:r>
      <w:r>
        <w:t xml:space="preserve">ateway </w:t>
      </w:r>
      <w:r w:rsidR="00E55173">
        <w:t>Management</w:t>
      </w:r>
      <w:r>
        <w:t xml:space="preserve"> a</w:t>
      </w:r>
      <w:r w:rsidR="00F15359" w:rsidRPr="00184221">
        <w:t xml:space="preserve">pp for downloading app packages from the App Download </w:t>
      </w:r>
      <w:r w:rsidR="006A3F7E">
        <w:t>s</w:t>
      </w:r>
      <w:r w:rsidR="00F15359" w:rsidRPr="00184221">
        <w:t>erver.</w:t>
      </w:r>
    </w:p>
    <w:p w:rsidR="00C75B14" w:rsidRPr="00184221" w:rsidRDefault="0010408C" w:rsidP="00184221">
      <w:pPr>
        <w:pStyle w:val="bulletlv1"/>
      </w:pPr>
      <w:r w:rsidRPr="00184221">
        <w:t>The G</w:t>
      </w:r>
      <w:r w:rsidR="00184221">
        <w:t xml:space="preserve">ateway </w:t>
      </w:r>
      <w:r w:rsidR="00E55173">
        <w:t>Management</w:t>
      </w:r>
      <w:r w:rsidR="00184221">
        <w:t xml:space="preserve"> a</w:t>
      </w:r>
      <w:r w:rsidRPr="00184221">
        <w:t>pp exposes an App M</w:t>
      </w:r>
      <w:r w:rsidR="00184221">
        <w:t xml:space="preserve">anagement </w:t>
      </w:r>
      <w:r w:rsidRPr="00184221">
        <w:t xml:space="preserve">interface to enable </w:t>
      </w:r>
      <w:r w:rsidR="00184221">
        <w:t xml:space="preserve">the </w:t>
      </w:r>
      <w:r w:rsidRPr="00184221">
        <w:t xml:space="preserve">Control </w:t>
      </w:r>
      <w:r w:rsidR="00184221">
        <w:t>a</w:t>
      </w:r>
      <w:r w:rsidRPr="00184221">
        <w:t xml:space="preserve">pp to manage </w:t>
      </w:r>
      <w:r w:rsidR="00D02600">
        <w:t>Connector</w:t>
      </w:r>
      <w:r w:rsidR="00184221">
        <w:t xml:space="preserve"> apps</w:t>
      </w:r>
      <w:r w:rsidRPr="00184221">
        <w:t xml:space="preserve"> on the G</w:t>
      </w:r>
      <w:r w:rsidR="00184221">
        <w:t xml:space="preserve">ateway </w:t>
      </w:r>
      <w:r w:rsidRPr="00184221">
        <w:t xml:space="preserve">Agent including install, upgrade, uninstall and restart of the apps. </w:t>
      </w:r>
    </w:p>
    <w:p w:rsidR="005D6500" w:rsidRPr="00CA73D5" w:rsidRDefault="00C75B14" w:rsidP="00B757E8">
      <w:pPr>
        <w:pStyle w:val="body"/>
      </w:pPr>
      <w:r>
        <w:t xml:space="preserve">Due to security </w:t>
      </w:r>
      <w:r w:rsidR="009F205F">
        <w:t>concerns</w:t>
      </w:r>
      <w:r>
        <w:t>,</w:t>
      </w:r>
      <w:r w:rsidR="009F205F">
        <w:t xml:space="preserve"> it has been decided to not use</w:t>
      </w:r>
      <w:r>
        <w:t xml:space="preserve"> </w:t>
      </w:r>
      <w:proofErr w:type="spellStart"/>
      <w:r>
        <w:t>OpenWRT</w:t>
      </w:r>
      <w:proofErr w:type="spellEnd"/>
      <w:r>
        <w:t xml:space="preserve"> </w:t>
      </w:r>
      <w:proofErr w:type="spellStart"/>
      <w:r>
        <w:t>opkg</w:t>
      </w:r>
      <w:proofErr w:type="spellEnd"/>
      <w:r>
        <w:t xml:space="preserve"> package manager for installing</w:t>
      </w:r>
      <w:r w:rsidR="00184221" w:rsidRPr="00184221">
        <w:t xml:space="preserve"> </w:t>
      </w:r>
      <w:r w:rsidR="00D02600">
        <w:t>Connector</w:t>
      </w:r>
      <w:r w:rsidR="00184221">
        <w:t xml:space="preserve"> apps</w:t>
      </w:r>
      <w:r>
        <w:t xml:space="preserve">. </w:t>
      </w:r>
      <w:r w:rsidR="0010408C">
        <w:t xml:space="preserve">A separate </w:t>
      </w:r>
      <w:r w:rsidR="00CA73D5">
        <w:t>Package Manager (</w:t>
      </w:r>
      <w:r w:rsidR="0010408C">
        <w:t xml:space="preserve">PM) application is </w:t>
      </w:r>
      <w:r w:rsidR="00CA73D5">
        <w:t>supported on the G</w:t>
      </w:r>
      <w:r w:rsidR="00184221">
        <w:t>ateway</w:t>
      </w:r>
      <w:r w:rsidR="00CA73D5">
        <w:t xml:space="preserve"> Agent </w:t>
      </w:r>
      <w:r w:rsidR="009F205F">
        <w:t>for</w:t>
      </w:r>
      <w:r w:rsidR="00CA73D5">
        <w:t xml:space="preserve"> install</w:t>
      </w:r>
      <w:r w:rsidR="00184221">
        <w:t>ing/upgrading</w:t>
      </w:r>
      <w:r w:rsidR="00CA73D5">
        <w:t>/uninstall</w:t>
      </w:r>
      <w:r w:rsidR="00184221">
        <w:t xml:space="preserve">ing </w:t>
      </w:r>
      <w:r w:rsidR="00D02600">
        <w:t>Connector</w:t>
      </w:r>
      <w:r w:rsidR="00184221">
        <w:t xml:space="preserve"> app</w:t>
      </w:r>
      <w:r w:rsidR="00CA73D5">
        <w:t>s</w:t>
      </w:r>
      <w:r w:rsidR="005D6500">
        <w:t xml:space="preserve">. </w:t>
      </w:r>
      <w:r w:rsidR="00184221">
        <w:t xml:space="preserve">The </w:t>
      </w:r>
      <w:r w:rsidR="00CA73D5">
        <w:t>P</w:t>
      </w:r>
      <w:r w:rsidR="00184221">
        <w:t>acket Manager a</w:t>
      </w:r>
      <w:r w:rsidR="00CA73D5">
        <w:t>pp performs the download of the app package</w:t>
      </w:r>
      <w:r w:rsidR="00F15359">
        <w:t xml:space="preserve"> and verifies the signature before installing the package</w:t>
      </w:r>
      <w:r w:rsidR="00CA73D5">
        <w:t>.</w:t>
      </w:r>
      <w:r w:rsidR="009F205F">
        <w:t xml:space="preserve"> </w:t>
      </w:r>
      <w:r w:rsidR="00031E7D">
        <w:t>The exact nature of the P</w:t>
      </w:r>
      <w:r w:rsidR="00184221">
        <w:t>ackage Manager a</w:t>
      </w:r>
      <w:r w:rsidR="00031E7D">
        <w:t>pp (</w:t>
      </w:r>
      <w:proofErr w:type="spellStart"/>
      <w:r w:rsidR="00531F19">
        <w:t>AllJoyn</w:t>
      </w:r>
      <w:proofErr w:type="spellEnd"/>
      <w:r w:rsidR="00031E7D">
        <w:t xml:space="preserve"> vs</w:t>
      </w:r>
      <w:r w:rsidR="00282181">
        <w:t>. non</w:t>
      </w:r>
      <w:r w:rsidR="0073533F">
        <w:t xml:space="preserve"> </w:t>
      </w:r>
      <w:proofErr w:type="spellStart"/>
      <w:r w:rsidR="00531F19">
        <w:t>AllJoyn</w:t>
      </w:r>
      <w:proofErr w:type="spellEnd"/>
      <w:r w:rsidR="00031E7D">
        <w:t xml:space="preserve"> app) is </w:t>
      </w:r>
      <w:r w:rsidR="005D6500">
        <w:t>considered implementation detail and is outside of this HLD scope</w:t>
      </w:r>
      <w:r w:rsidR="00F15359">
        <w:t>.</w:t>
      </w:r>
    </w:p>
    <w:p w:rsidR="00066B56" w:rsidRDefault="005D6500" w:rsidP="00B757E8">
      <w:pPr>
        <w:pStyle w:val="figureanchor"/>
      </w:pPr>
      <w:r w:rsidRPr="005D6500">
        <w:lastRenderedPageBreak/>
        <w:t xml:space="preserve"> </w:t>
      </w:r>
      <w:r w:rsidR="0000053B" w:rsidRPr="0000053B">
        <w:t xml:space="preserve"> </w:t>
      </w:r>
      <w:r w:rsidR="009901DC">
        <w:object w:dxaOrig="10244" w:dyaOrig="7824">
          <v:shape id="_x0000_i1042" type="#_x0000_t75" style="width:430.15pt;height:329.15pt" o:ole="">
            <v:imagedata r:id="rId53" o:title=""/>
          </v:shape>
          <o:OLEObject Type="Embed" ProgID="Visio.Drawing.11" ShapeID="_x0000_i1042" DrawAspect="Content" ObjectID="_1522583675" r:id="rId54"/>
        </w:object>
      </w:r>
    </w:p>
    <w:p w:rsidR="00CB3D19" w:rsidRPr="00C75B14" w:rsidRDefault="00066B56" w:rsidP="00C75B14">
      <w:pPr>
        <w:pStyle w:val="Caption"/>
      </w:pPr>
      <w:bookmarkStart w:id="144" w:name="_Ref379467054"/>
      <w:bookmarkStart w:id="145" w:name="_Toc404604618"/>
      <w:r>
        <w:t xml:space="preserve">Figure </w:t>
      </w:r>
      <w:r w:rsidR="009644C4">
        <w:fldChar w:fldCharType="begin"/>
      </w:r>
      <w:r w:rsidR="00197080">
        <w:instrText xml:space="preserve"> STYLEREF 1 \s </w:instrText>
      </w:r>
      <w:r w:rsidR="009644C4">
        <w:fldChar w:fldCharType="separate"/>
      </w:r>
      <w:r w:rsidR="00AC331C">
        <w:rPr>
          <w:noProof/>
        </w:rPr>
        <w:t>3</w:t>
      </w:r>
      <w:r w:rsidR="009644C4">
        <w:rPr>
          <w:noProof/>
        </w:rPr>
        <w:fldChar w:fldCharType="end"/>
      </w:r>
      <w:r w:rsidR="007A6394">
        <w:noBreakHyphen/>
      </w:r>
      <w:r w:rsidR="009644C4">
        <w:fldChar w:fldCharType="begin"/>
      </w:r>
      <w:r w:rsidR="00197080">
        <w:instrText xml:space="preserve"> SEQ Figure \* ARABIC \s 1 </w:instrText>
      </w:r>
      <w:r w:rsidR="009644C4">
        <w:fldChar w:fldCharType="separate"/>
      </w:r>
      <w:r w:rsidR="00AC331C">
        <w:rPr>
          <w:noProof/>
        </w:rPr>
        <w:t>1</w:t>
      </w:r>
      <w:r w:rsidR="009644C4">
        <w:rPr>
          <w:noProof/>
        </w:rPr>
        <w:fldChar w:fldCharType="end"/>
      </w:r>
      <w:bookmarkEnd w:id="144"/>
      <w:r>
        <w:t xml:space="preserve"> Gateway Agent </w:t>
      </w:r>
      <w:r w:rsidR="00184221">
        <w:t>app m</w:t>
      </w:r>
      <w:r>
        <w:t xml:space="preserve">anagement </w:t>
      </w:r>
      <w:r w:rsidR="00184221">
        <w:t>a</w:t>
      </w:r>
      <w:r>
        <w:t>rchitecture</w:t>
      </w:r>
      <w:bookmarkEnd w:id="145"/>
    </w:p>
    <w:p w:rsidR="00C75B14" w:rsidRPr="00C75B14" w:rsidRDefault="00C75B14" w:rsidP="00B757E8">
      <w:pPr>
        <w:pStyle w:val="body"/>
      </w:pPr>
      <w:r>
        <w:t>The G</w:t>
      </w:r>
      <w:r w:rsidR="00184221">
        <w:t xml:space="preserve">ateway </w:t>
      </w:r>
      <w:r w:rsidR="00E55173">
        <w:t>Management</w:t>
      </w:r>
      <w:r w:rsidR="00184221">
        <w:t xml:space="preserve"> a</w:t>
      </w:r>
      <w:r>
        <w:t>pp and the P</w:t>
      </w:r>
      <w:r w:rsidR="00184221">
        <w:t>ackage Manager a</w:t>
      </w:r>
      <w:r>
        <w:t xml:space="preserve">pp will be packaged as </w:t>
      </w:r>
      <w:proofErr w:type="spellStart"/>
      <w:r>
        <w:t>OpenWRT</w:t>
      </w:r>
      <w:proofErr w:type="spellEnd"/>
      <w:r>
        <w:t xml:space="preserve"> packages and will be installable using the </w:t>
      </w:r>
      <w:proofErr w:type="spellStart"/>
      <w:r>
        <w:t>Op</w:t>
      </w:r>
      <w:r w:rsidR="00F15359">
        <w:t>enWRT</w:t>
      </w:r>
      <w:proofErr w:type="spellEnd"/>
      <w:r w:rsidR="00F15359">
        <w:t xml:space="preserve"> package manager (</w:t>
      </w:r>
      <w:proofErr w:type="spellStart"/>
      <w:r w:rsidR="00F15359">
        <w:t>opkg</w:t>
      </w:r>
      <w:proofErr w:type="spellEnd"/>
      <w:r w:rsidR="00F15359">
        <w:t xml:space="preserve">). A </w:t>
      </w:r>
      <w:r>
        <w:t xml:space="preserve">Gateway Agent </w:t>
      </w:r>
      <w:r w:rsidR="00F15359">
        <w:t xml:space="preserve">device </w:t>
      </w:r>
      <w:r>
        <w:t xml:space="preserve">may be packaged only </w:t>
      </w:r>
      <w:r w:rsidR="005D6500">
        <w:t xml:space="preserve">with </w:t>
      </w:r>
      <w:r>
        <w:t>G</w:t>
      </w:r>
      <w:r w:rsidR="000A5204">
        <w:t xml:space="preserve">ateway </w:t>
      </w:r>
      <w:r w:rsidR="00E55173">
        <w:t>Management</w:t>
      </w:r>
      <w:r w:rsidR="000A5204">
        <w:t xml:space="preserve"> a</w:t>
      </w:r>
      <w:r>
        <w:t>pp and P</w:t>
      </w:r>
      <w:r w:rsidR="000A5204">
        <w:t>ackage Manager a</w:t>
      </w:r>
      <w:r>
        <w:t xml:space="preserve">pp and may not have any </w:t>
      </w:r>
      <w:r w:rsidR="00D02600">
        <w:t>Connector</w:t>
      </w:r>
      <w:r w:rsidR="000A5204">
        <w:t xml:space="preserve"> apps</w:t>
      </w:r>
      <w:r>
        <w:t xml:space="preserve"> installed initially.  In this case</w:t>
      </w:r>
      <w:r w:rsidR="000A5204">
        <w:t>,</w:t>
      </w:r>
      <w:r>
        <w:t xml:space="preserve"> all </w:t>
      </w:r>
      <w:r w:rsidR="00D02600">
        <w:t>Connector</w:t>
      </w:r>
      <w:r w:rsidR="000A5204">
        <w:t xml:space="preserve"> apps</w:t>
      </w:r>
      <w:r>
        <w:t xml:space="preserve"> will get installed via the App Management interface.</w:t>
      </w:r>
    </w:p>
    <w:p w:rsidR="00CA73D5" w:rsidRDefault="00CA73D5" w:rsidP="009E3EB1">
      <w:pPr>
        <w:pStyle w:val="Heading3"/>
      </w:pPr>
      <w:bookmarkStart w:id="146" w:name="_Toc404604575"/>
      <w:r>
        <w:t xml:space="preserve">App </w:t>
      </w:r>
      <w:r w:rsidR="000A5204">
        <w:t>m</w:t>
      </w:r>
      <w:r>
        <w:t xml:space="preserve">anagement at </w:t>
      </w:r>
      <w:r w:rsidR="000A5204">
        <w:t xml:space="preserve">the </w:t>
      </w:r>
      <w:r>
        <w:t>G</w:t>
      </w:r>
      <w:r w:rsidR="000A5204">
        <w:t xml:space="preserve">ateway </w:t>
      </w:r>
      <w:r w:rsidR="00E55173">
        <w:t>M</w:t>
      </w:r>
      <w:r w:rsidR="000A5204">
        <w:t>anagement a</w:t>
      </w:r>
      <w:r>
        <w:t>pp</w:t>
      </w:r>
      <w:bookmarkEnd w:id="146"/>
      <w:r>
        <w:t xml:space="preserve"> </w:t>
      </w:r>
    </w:p>
    <w:p w:rsidR="00CB7D04" w:rsidRDefault="00CA73D5" w:rsidP="00B757E8">
      <w:pPr>
        <w:pStyle w:val="body"/>
      </w:pPr>
      <w:r w:rsidRPr="009E3EB1">
        <w:t>The G</w:t>
      </w:r>
      <w:r w:rsidR="000A5204">
        <w:t xml:space="preserve">ateway </w:t>
      </w:r>
      <w:r w:rsidR="00E55173">
        <w:t>M</w:t>
      </w:r>
      <w:r w:rsidR="000A5204">
        <w:t>anagement a</w:t>
      </w:r>
      <w:r w:rsidRPr="009E3EB1">
        <w:t xml:space="preserve">pp exposes a secure </w:t>
      </w:r>
      <w:r w:rsidRPr="00403CCC">
        <w:t>App M</w:t>
      </w:r>
      <w:r w:rsidR="000A5204">
        <w:t>anagement</w:t>
      </w:r>
      <w:r w:rsidRPr="00403CCC">
        <w:t xml:space="preserve"> interface</w:t>
      </w:r>
      <w:r>
        <w:t xml:space="preserve"> to enable</w:t>
      </w:r>
      <w:r w:rsidRPr="00FA51FF">
        <w:t xml:space="preserve"> </w:t>
      </w:r>
      <w:r>
        <w:t>Control</w:t>
      </w:r>
      <w:r w:rsidRPr="00FA51FF">
        <w:t xml:space="preserve"> </w:t>
      </w:r>
      <w:r w:rsidR="000A5204">
        <w:t>a</w:t>
      </w:r>
      <w:r w:rsidRPr="00FA51FF">
        <w:t xml:space="preserve">pp to manage </w:t>
      </w:r>
      <w:r w:rsidR="00D02600">
        <w:t>Connector</w:t>
      </w:r>
      <w:r w:rsidR="000A5204">
        <w:t xml:space="preserve"> apps </w:t>
      </w:r>
      <w:r>
        <w:t>on the G</w:t>
      </w:r>
      <w:r w:rsidR="000A5204">
        <w:t xml:space="preserve">ateway </w:t>
      </w:r>
      <w:r>
        <w:t xml:space="preserve">Agent. This interface provides install, upgrade and uninstall functionality for </w:t>
      </w:r>
      <w:r w:rsidR="00D02600">
        <w:t>Connector</w:t>
      </w:r>
      <w:r w:rsidR="000A5204">
        <w:t xml:space="preserve"> app</w:t>
      </w:r>
      <w:r>
        <w:t xml:space="preserve">s. It can be used to dynamically install new </w:t>
      </w:r>
      <w:r w:rsidR="00D02600">
        <w:t>Connector</w:t>
      </w:r>
      <w:r w:rsidR="000A5204">
        <w:t xml:space="preserve"> app</w:t>
      </w:r>
      <w:r>
        <w:t xml:space="preserve">s and upgrade already installed </w:t>
      </w:r>
      <w:r w:rsidR="00D02600">
        <w:t>Connector</w:t>
      </w:r>
      <w:r w:rsidR="000A5204">
        <w:t xml:space="preserve"> app</w:t>
      </w:r>
      <w:r>
        <w:t xml:space="preserve">s on the Gateway Agent. </w:t>
      </w:r>
      <w:r w:rsidR="000A5204">
        <w:t xml:space="preserve">The </w:t>
      </w:r>
      <w:r>
        <w:t xml:space="preserve">Control </w:t>
      </w:r>
      <w:r w:rsidR="000A5204">
        <w:t>a</w:t>
      </w:r>
      <w:r>
        <w:t>p</w:t>
      </w:r>
      <w:r w:rsidR="00A5473F">
        <w:t>p provides the download URL for the app package to the G</w:t>
      </w:r>
      <w:r w:rsidR="000A5204">
        <w:t xml:space="preserve">ateway </w:t>
      </w:r>
      <w:r w:rsidR="00E55173">
        <w:t>Management</w:t>
      </w:r>
      <w:r w:rsidR="000A5204">
        <w:t xml:space="preserve"> a</w:t>
      </w:r>
      <w:r w:rsidR="00A5473F">
        <w:t xml:space="preserve">pp. </w:t>
      </w:r>
    </w:p>
    <w:p w:rsidR="00CA73D5" w:rsidRPr="00B757E8" w:rsidRDefault="00E1033E" w:rsidP="00B757E8">
      <w:pPr>
        <w:pStyle w:val="body"/>
      </w:pPr>
      <w:r>
        <w:t>The G</w:t>
      </w:r>
      <w:r w:rsidR="000A5204">
        <w:t xml:space="preserve">ateway </w:t>
      </w:r>
      <w:r w:rsidR="00E55173">
        <w:t>Management</w:t>
      </w:r>
      <w:r w:rsidR="000A5204">
        <w:t xml:space="preserve"> a</w:t>
      </w:r>
      <w:r w:rsidRPr="00B757E8">
        <w:t xml:space="preserve">pp interacts with the </w:t>
      </w:r>
      <w:r w:rsidR="00E16EB5" w:rsidRPr="00B757E8">
        <w:t>Package Manager</w:t>
      </w:r>
      <w:r w:rsidRPr="00B757E8">
        <w:t xml:space="preserve"> app to perform </w:t>
      </w:r>
      <w:r w:rsidR="00704AC3" w:rsidRPr="00B757E8">
        <w:t xml:space="preserve">app </w:t>
      </w:r>
      <w:r w:rsidRPr="00B757E8">
        <w:t xml:space="preserve">package download and </w:t>
      </w:r>
      <w:r w:rsidR="00704AC3" w:rsidRPr="00B757E8">
        <w:t>installation.</w:t>
      </w:r>
      <w:r w:rsidR="00CB7D04" w:rsidRPr="00B757E8">
        <w:t xml:space="preserve"> Each </w:t>
      </w:r>
      <w:r w:rsidR="00D02600">
        <w:t>Connector</w:t>
      </w:r>
      <w:r w:rsidR="000A5204">
        <w:t xml:space="preserve"> app</w:t>
      </w:r>
      <w:r w:rsidR="00CB7D04" w:rsidRPr="00B757E8">
        <w:t xml:space="preserve"> gets installed in a separate UNIX user id. The G</w:t>
      </w:r>
      <w:r w:rsidR="000A5204">
        <w:t xml:space="preserve">ateway </w:t>
      </w:r>
      <w:r w:rsidR="00E55173">
        <w:t>Management</w:t>
      </w:r>
      <w:r w:rsidR="000A5204">
        <w:t xml:space="preserve"> a</w:t>
      </w:r>
      <w:r w:rsidR="00CB7D04" w:rsidRPr="00B757E8">
        <w:t xml:space="preserve">pp assigns unique user Id to </w:t>
      </w:r>
      <w:r w:rsidR="00D02600">
        <w:t>Connector</w:t>
      </w:r>
      <w:r w:rsidR="000A5204">
        <w:t xml:space="preserve"> app</w:t>
      </w:r>
      <w:r w:rsidR="00CB7D04" w:rsidRPr="00B757E8">
        <w:t xml:space="preserve">s. All </w:t>
      </w:r>
      <w:r w:rsidR="00D02600">
        <w:t>Connector</w:t>
      </w:r>
      <w:r w:rsidR="000A5204">
        <w:t xml:space="preserve"> app</w:t>
      </w:r>
      <w:r w:rsidR="00CB7D04" w:rsidRPr="00B757E8">
        <w:t xml:space="preserve">s get assigned the same UNIX group id. </w:t>
      </w:r>
    </w:p>
    <w:p w:rsidR="00CA73D5" w:rsidRPr="00B757E8" w:rsidRDefault="00704AC3" w:rsidP="00B757E8">
      <w:pPr>
        <w:pStyle w:val="body"/>
      </w:pPr>
      <w:r w:rsidRPr="00B757E8">
        <w:lastRenderedPageBreak/>
        <w:t>The App M</w:t>
      </w:r>
      <w:r w:rsidR="000A5204">
        <w:t xml:space="preserve">anagement </w:t>
      </w:r>
      <w:r w:rsidRPr="00B757E8">
        <w:t>i</w:t>
      </w:r>
      <w:r w:rsidR="00CA73D5" w:rsidRPr="00B757E8">
        <w:t>nterface also provides restar</w:t>
      </w:r>
      <w:r w:rsidR="000A5204">
        <w:t>t</w:t>
      </w:r>
      <w:r w:rsidR="00CA73D5" w:rsidRPr="00B757E8">
        <w:t xml:space="preserve"> </w:t>
      </w:r>
      <w:r w:rsidR="00E1033E" w:rsidRPr="00B757E8">
        <w:t xml:space="preserve">functionality </w:t>
      </w:r>
      <w:r w:rsidR="00CA73D5" w:rsidRPr="00B757E8">
        <w:t>for a</w:t>
      </w:r>
      <w:r w:rsidR="000A5204">
        <w:t xml:space="preserve"> </w:t>
      </w:r>
      <w:r w:rsidR="00D02600">
        <w:t>Connector</w:t>
      </w:r>
      <w:r w:rsidR="00CA73D5" w:rsidRPr="00B757E8">
        <w:t xml:space="preserve"> app. </w:t>
      </w:r>
      <w:r w:rsidR="000A5204">
        <w:t xml:space="preserve">The </w:t>
      </w:r>
      <w:r w:rsidR="00CA73D5" w:rsidRPr="00B757E8">
        <w:t xml:space="preserve">Control </w:t>
      </w:r>
      <w:r w:rsidR="000A5204">
        <w:t>a</w:t>
      </w:r>
      <w:r w:rsidR="00CA73D5" w:rsidRPr="00B757E8">
        <w:t xml:space="preserve">pp can retrieve status information for a given </w:t>
      </w:r>
      <w:r w:rsidR="00D02600">
        <w:t>Connector</w:t>
      </w:r>
      <w:r w:rsidR="00CA73D5" w:rsidRPr="00B757E8">
        <w:t xml:space="preserve"> app </w:t>
      </w:r>
      <w:r w:rsidRPr="00B757E8">
        <w:t>(</w:t>
      </w:r>
      <w:r w:rsidR="00CA73D5" w:rsidRPr="00B757E8">
        <w:t>including install status, operational status</w:t>
      </w:r>
      <w:r w:rsidR="000A5204">
        <w:t>,</w:t>
      </w:r>
      <w:r w:rsidR="00CA73D5" w:rsidRPr="00B757E8">
        <w:t xml:space="preserve"> and cloud service connection status</w:t>
      </w:r>
      <w:r w:rsidRPr="00B757E8">
        <w:t>) via this interface as well</w:t>
      </w:r>
      <w:r w:rsidR="00CA73D5" w:rsidRPr="00B757E8">
        <w:t>.</w:t>
      </w:r>
      <w:r w:rsidR="00E16EB5" w:rsidRPr="00B757E8">
        <w:t xml:space="preserve"> The App M</w:t>
      </w:r>
      <w:r w:rsidR="000A5204">
        <w:t>anagement</w:t>
      </w:r>
      <w:r w:rsidR="00E16EB5" w:rsidRPr="00B757E8">
        <w:t xml:space="preserve"> interface is advertised in the About announcement signal sent out by the G</w:t>
      </w:r>
      <w:r w:rsidR="000A5204">
        <w:t xml:space="preserve">ateway </w:t>
      </w:r>
      <w:r w:rsidR="00E55173">
        <w:t>Management</w:t>
      </w:r>
      <w:r w:rsidR="000A5204">
        <w:t xml:space="preserve"> a</w:t>
      </w:r>
      <w:r w:rsidR="00E16EB5" w:rsidRPr="00B757E8">
        <w:t xml:space="preserve">pp and is used by the Control </w:t>
      </w:r>
      <w:r w:rsidR="000A5204">
        <w:t>a</w:t>
      </w:r>
      <w:r w:rsidR="00E16EB5" w:rsidRPr="00B757E8">
        <w:t>pp to discover the G</w:t>
      </w:r>
      <w:r w:rsidR="000A5204">
        <w:t xml:space="preserve">ateway </w:t>
      </w:r>
      <w:r w:rsidR="00E55173">
        <w:t>Management</w:t>
      </w:r>
      <w:r w:rsidR="000A5204">
        <w:t xml:space="preserve"> a</w:t>
      </w:r>
      <w:r w:rsidR="00E16EB5" w:rsidRPr="00B757E8">
        <w:t>pp.</w:t>
      </w:r>
    </w:p>
    <w:p w:rsidR="00CB7D04" w:rsidRDefault="00704AC3" w:rsidP="00B757E8">
      <w:pPr>
        <w:pStyle w:val="body"/>
      </w:pPr>
      <w:r w:rsidRPr="00B757E8">
        <w:t>The G</w:t>
      </w:r>
      <w:r w:rsidR="000A5204">
        <w:t xml:space="preserve">ateway </w:t>
      </w:r>
      <w:r w:rsidR="00E55173">
        <w:t>Management</w:t>
      </w:r>
      <w:r w:rsidR="000A5204">
        <w:t xml:space="preserve"> a</w:t>
      </w:r>
      <w:r w:rsidRPr="00B757E8">
        <w:t xml:space="preserve">pp </w:t>
      </w:r>
      <w:r>
        <w:t xml:space="preserve">should </w:t>
      </w:r>
      <w:r w:rsidR="002D78DF">
        <w:t>have</w:t>
      </w:r>
      <w:r>
        <w:t xml:space="preserve"> </w:t>
      </w:r>
      <w:r w:rsidR="006F12E3">
        <w:t>a logical</w:t>
      </w:r>
      <w:r w:rsidR="000A5204">
        <w:t xml:space="preserve"> a</w:t>
      </w:r>
      <w:r w:rsidR="002D78DF">
        <w:t xml:space="preserve">pp </w:t>
      </w:r>
      <w:r w:rsidR="000A5204">
        <w:t>t</w:t>
      </w:r>
      <w:r w:rsidR="002D78DF">
        <w:t xml:space="preserve">able and maintain an app entry for </w:t>
      </w:r>
      <w:r>
        <w:t xml:space="preserve">each </w:t>
      </w:r>
      <w:r w:rsidR="00D02600">
        <w:t>Connector</w:t>
      </w:r>
      <w:r>
        <w:t xml:space="preserve"> app</w:t>
      </w:r>
      <w:r w:rsidR="002D78DF">
        <w:t xml:space="preserve"> containing</w:t>
      </w:r>
      <w:r w:rsidR="00B757E8">
        <w:t xml:space="preserve"> the details listed in </w:t>
      </w:r>
      <w:r w:rsidR="009644C4">
        <w:fldChar w:fldCharType="begin"/>
      </w:r>
      <w:r w:rsidR="00B757E8">
        <w:instrText xml:space="preserve"> REF _Ref379468996 \h </w:instrText>
      </w:r>
      <w:r w:rsidR="009644C4">
        <w:fldChar w:fldCharType="separate"/>
      </w:r>
      <w:r w:rsidR="00AC331C">
        <w:t xml:space="preserve">Table </w:t>
      </w:r>
      <w:r w:rsidR="00AC331C">
        <w:rPr>
          <w:noProof/>
        </w:rPr>
        <w:t>3</w:t>
      </w:r>
      <w:r w:rsidR="00AC331C">
        <w:noBreakHyphen/>
      </w:r>
      <w:r w:rsidR="00AC331C">
        <w:rPr>
          <w:noProof/>
        </w:rPr>
        <w:t>1</w:t>
      </w:r>
      <w:r w:rsidR="009644C4">
        <w:fldChar w:fldCharType="end"/>
      </w:r>
      <w:r w:rsidR="00B757E8">
        <w:t>.</w:t>
      </w:r>
      <w:r w:rsidR="006F12E3">
        <w:t xml:space="preserve"> </w:t>
      </w:r>
    </w:p>
    <w:p w:rsidR="00CB7D04" w:rsidRDefault="00CB7D04" w:rsidP="00CB7D04">
      <w:pPr>
        <w:pStyle w:val="Caption"/>
        <w:keepNext/>
      </w:pPr>
      <w:bookmarkStart w:id="147" w:name="_Ref379468996"/>
      <w:bookmarkStart w:id="148" w:name="_Toc404604644"/>
      <w:r>
        <w:t xml:space="preserve">Table </w:t>
      </w:r>
      <w:r w:rsidR="009644C4">
        <w:fldChar w:fldCharType="begin"/>
      </w:r>
      <w:r w:rsidR="00197080">
        <w:instrText xml:space="preserve"> STYLEREF 1 \s </w:instrText>
      </w:r>
      <w:r w:rsidR="009644C4">
        <w:fldChar w:fldCharType="separate"/>
      </w:r>
      <w:r w:rsidR="00AC331C">
        <w:rPr>
          <w:noProof/>
        </w:rPr>
        <w:t>3</w:t>
      </w:r>
      <w:r w:rsidR="009644C4">
        <w:rPr>
          <w:noProof/>
        </w:rPr>
        <w:fldChar w:fldCharType="end"/>
      </w:r>
      <w:r w:rsidR="0092121A">
        <w:noBreakHyphen/>
      </w:r>
      <w:r w:rsidR="009644C4">
        <w:fldChar w:fldCharType="begin"/>
      </w:r>
      <w:r w:rsidR="00197080">
        <w:instrText xml:space="preserve"> SEQ Table \* ARABIC \s 1 </w:instrText>
      </w:r>
      <w:r w:rsidR="009644C4">
        <w:fldChar w:fldCharType="separate"/>
      </w:r>
      <w:r w:rsidR="00AC331C">
        <w:rPr>
          <w:noProof/>
        </w:rPr>
        <w:t>1</w:t>
      </w:r>
      <w:r w:rsidR="009644C4">
        <w:rPr>
          <w:noProof/>
        </w:rPr>
        <w:fldChar w:fldCharType="end"/>
      </w:r>
      <w:bookmarkEnd w:id="147"/>
      <w:r>
        <w:t xml:space="preserve"> App </w:t>
      </w:r>
      <w:r w:rsidR="000A5204">
        <w:t>d</w:t>
      </w:r>
      <w:r>
        <w:t xml:space="preserve">etails </w:t>
      </w:r>
      <w:r w:rsidR="000A5204">
        <w:t>m</w:t>
      </w:r>
      <w:r>
        <w:t xml:space="preserve">aintained at </w:t>
      </w:r>
      <w:r w:rsidR="000A5204">
        <w:t xml:space="preserve">the </w:t>
      </w:r>
      <w:r>
        <w:t>G</w:t>
      </w:r>
      <w:r w:rsidR="000A5204">
        <w:t xml:space="preserve">ateway </w:t>
      </w:r>
      <w:r w:rsidR="00E55173">
        <w:t>Management</w:t>
      </w:r>
      <w:r w:rsidR="000A5204">
        <w:t xml:space="preserve"> a</w:t>
      </w:r>
      <w:r>
        <w:t>pp</w:t>
      </w:r>
      <w:bookmarkEnd w:id="148"/>
    </w:p>
    <w:tbl>
      <w:tblPr>
        <w:tblStyle w:val="TableGrid"/>
        <w:tblW w:w="0" w:type="auto"/>
        <w:tblInd w:w="835" w:type="dxa"/>
        <w:tblLook w:val="04A0"/>
      </w:tblPr>
      <w:tblGrid>
        <w:gridCol w:w="2275"/>
        <w:gridCol w:w="6120"/>
      </w:tblGrid>
      <w:tr w:rsidR="00CB7D04" w:rsidTr="006A3F7E">
        <w:trPr>
          <w:cnfStyle w:val="100000000000"/>
        </w:trPr>
        <w:tc>
          <w:tcPr>
            <w:tcW w:w="2275" w:type="dxa"/>
          </w:tcPr>
          <w:p w:rsidR="00CB7D04" w:rsidRDefault="00CB7D04" w:rsidP="00F50798">
            <w:pPr>
              <w:pStyle w:val="tableheading"/>
            </w:pPr>
            <w:r>
              <w:t>App Detail</w:t>
            </w:r>
          </w:p>
        </w:tc>
        <w:tc>
          <w:tcPr>
            <w:tcW w:w="6120" w:type="dxa"/>
          </w:tcPr>
          <w:p w:rsidR="00CB7D04" w:rsidRDefault="00CB7D04" w:rsidP="00F50798">
            <w:pPr>
              <w:pStyle w:val="tableheading"/>
            </w:pPr>
            <w:r>
              <w:t>Description</w:t>
            </w:r>
          </w:p>
        </w:tc>
      </w:tr>
      <w:tr w:rsidR="00CB7D04" w:rsidTr="006A3F7E">
        <w:tc>
          <w:tcPr>
            <w:tcW w:w="2275" w:type="dxa"/>
          </w:tcPr>
          <w:p w:rsidR="00CB7D04" w:rsidRDefault="00AB573F" w:rsidP="00AB573F">
            <w:pPr>
              <w:pStyle w:val="tableentry"/>
            </w:pPr>
            <w:r>
              <w:t>Connector</w:t>
            </w:r>
            <w:r w:rsidR="00CB7D04">
              <w:t xml:space="preserve"> Id</w:t>
            </w:r>
          </w:p>
        </w:tc>
        <w:tc>
          <w:tcPr>
            <w:tcW w:w="6120" w:type="dxa"/>
          </w:tcPr>
          <w:p w:rsidR="00CB7D04" w:rsidRDefault="00AB573F" w:rsidP="00F50798">
            <w:pPr>
              <w:pStyle w:val="tableentry"/>
            </w:pPr>
            <w:r>
              <w:t xml:space="preserve">Unique </w:t>
            </w:r>
            <w:r w:rsidR="00CB7D04">
              <w:t xml:space="preserve">identifier for the </w:t>
            </w:r>
            <w:r w:rsidR="00D02600">
              <w:t>Connector</w:t>
            </w:r>
            <w:r w:rsidR="00282181">
              <w:t xml:space="preserve"> app</w:t>
            </w:r>
            <w:r w:rsidR="00CB7D04">
              <w:t>.</w:t>
            </w:r>
          </w:p>
        </w:tc>
      </w:tr>
      <w:tr w:rsidR="006A3F7E" w:rsidTr="006A3F7E">
        <w:tc>
          <w:tcPr>
            <w:tcW w:w="2275" w:type="dxa"/>
          </w:tcPr>
          <w:p w:rsidR="006A3F7E" w:rsidRDefault="006A3F7E" w:rsidP="00C105B9">
            <w:pPr>
              <w:pStyle w:val="tableentry"/>
            </w:pPr>
            <w:r>
              <w:t>App Name</w:t>
            </w:r>
          </w:p>
        </w:tc>
        <w:tc>
          <w:tcPr>
            <w:tcW w:w="6120" w:type="dxa"/>
          </w:tcPr>
          <w:p w:rsidR="006A3F7E" w:rsidRDefault="006A3F7E" w:rsidP="00C105B9">
            <w:pPr>
              <w:pStyle w:val="tableentry"/>
            </w:pPr>
            <w:r>
              <w:t xml:space="preserve">App Name for the </w:t>
            </w:r>
            <w:r w:rsidR="00D02600">
              <w:t>Connector</w:t>
            </w:r>
            <w:r w:rsidR="00282181">
              <w:t xml:space="preserve"> app</w:t>
            </w:r>
            <w:r>
              <w:t>.</w:t>
            </w:r>
          </w:p>
        </w:tc>
      </w:tr>
      <w:tr w:rsidR="00CB7D04" w:rsidTr="006A3F7E">
        <w:tc>
          <w:tcPr>
            <w:tcW w:w="2275" w:type="dxa"/>
          </w:tcPr>
          <w:p w:rsidR="00CB7D04" w:rsidRDefault="00CB7D04" w:rsidP="00F50798">
            <w:pPr>
              <w:pStyle w:val="tableentry"/>
            </w:pPr>
            <w:r>
              <w:t>App Package Name</w:t>
            </w:r>
          </w:p>
        </w:tc>
        <w:tc>
          <w:tcPr>
            <w:tcW w:w="6120" w:type="dxa"/>
          </w:tcPr>
          <w:p w:rsidR="00CB7D04" w:rsidRDefault="00CB7D04" w:rsidP="00282181">
            <w:pPr>
              <w:pStyle w:val="tableentry"/>
            </w:pPr>
            <w:r>
              <w:t xml:space="preserve">Package name for </w:t>
            </w:r>
            <w:r w:rsidR="00F50798">
              <w:t xml:space="preserve">the </w:t>
            </w:r>
            <w:r w:rsidR="00D02600">
              <w:t>Connector</w:t>
            </w:r>
            <w:r w:rsidR="00282181">
              <w:t xml:space="preserve"> app</w:t>
            </w:r>
            <w:r w:rsidR="00F50798">
              <w:t xml:space="preserve"> package.</w:t>
            </w:r>
          </w:p>
        </w:tc>
      </w:tr>
      <w:tr w:rsidR="00CB7D04" w:rsidTr="006A3F7E">
        <w:tc>
          <w:tcPr>
            <w:tcW w:w="2275" w:type="dxa"/>
          </w:tcPr>
          <w:p w:rsidR="00CB7D04" w:rsidRDefault="00F50798" w:rsidP="00F50798">
            <w:pPr>
              <w:pStyle w:val="tableentry"/>
            </w:pPr>
            <w:r>
              <w:t>App version</w:t>
            </w:r>
          </w:p>
        </w:tc>
        <w:tc>
          <w:tcPr>
            <w:tcW w:w="6120" w:type="dxa"/>
          </w:tcPr>
          <w:p w:rsidR="00CB7D04" w:rsidRDefault="00F50798" w:rsidP="00F50798">
            <w:pPr>
              <w:pStyle w:val="tableentry"/>
            </w:pPr>
            <w:r>
              <w:t xml:space="preserve">Latest installed version for the </w:t>
            </w:r>
            <w:r w:rsidR="00D02600">
              <w:t>Connector</w:t>
            </w:r>
            <w:r w:rsidR="00282181">
              <w:t xml:space="preserve"> app</w:t>
            </w:r>
            <w:r>
              <w:t xml:space="preserve"> version.</w:t>
            </w:r>
          </w:p>
        </w:tc>
      </w:tr>
      <w:tr w:rsidR="00F50798" w:rsidTr="006A3F7E">
        <w:tc>
          <w:tcPr>
            <w:tcW w:w="2275" w:type="dxa"/>
          </w:tcPr>
          <w:p w:rsidR="00F50798" w:rsidRDefault="00F50798" w:rsidP="00F50798">
            <w:pPr>
              <w:pStyle w:val="tableentry"/>
            </w:pPr>
            <w:r>
              <w:t>App package File URL</w:t>
            </w:r>
          </w:p>
        </w:tc>
        <w:tc>
          <w:tcPr>
            <w:tcW w:w="6120" w:type="dxa"/>
          </w:tcPr>
          <w:p w:rsidR="00F50798" w:rsidRDefault="00470517" w:rsidP="00470517">
            <w:pPr>
              <w:pStyle w:val="tableentry"/>
            </w:pPr>
            <w:r>
              <w:t>File location</w:t>
            </w:r>
            <w:r w:rsidR="00F50798">
              <w:t xml:space="preserve"> for the </w:t>
            </w:r>
            <w:r w:rsidR="00D02600">
              <w:t>Connector</w:t>
            </w:r>
            <w:r w:rsidR="00282181">
              <w:t xml:space="preserve"> app</w:t>
            </w:r>
            <w:r w:rsidR="00F50798">
              <w:t xml:space="preserve"> package.</w:t>
            </w:r>
          </w:p>
        </w:tc>
      </w:tr>
      <w:tr w:rsidR="00F50798" w:rsidTr="006A3F7E">
        <w:tc>
          <w:tcPr>
            <w:tcW w:w="2275" w:type="dxa"/>
          </w:tcPr>
          <w:p w:rsidR="00F50798" w:rsidRDefault="00F50798" w:rsidP="00F50798">
            <w:pPr>
              <w:pStyle w:val="tableentry"/>
            </w:pPr>
            <w:r>
              <w:t>App User Id</w:t>
            </w:r>
          </w:p>
        </w:tc>
        <w:tc>
          <w:tcPr>
            <w:tcW w:w="6120" w:type="dxa"/>
          </w:tcPr>
          <w:p w:rsidR="00F50798" w:rsidRDefault="00F50798" w:rsidP="00F50798">
            <w:pPr>
              <w:pStyle w:val="tableentry"/>
            </w:pPr>
            <w:r>
              <w:t xml:space="preserve">UNIX user Id associated with the </w:t>
            </w:r>
            <w:r w:rsidR="00D02600">
              <w:t>Connector</w:t>
            </w:r>
            <w:r w:rsidR="00282181">
              <w:t xml:space="preserve"> app</w:t>
            </w:r>
            <w:r>
              <w:t>.</w:t>
            </w:r>
          </w:p>
        </w:tc>
      </w:tr>
      <w:tr w:rsidR="00F50798" w:rsidTr="006A3F7E">
        <w:tc>
          <w:tcPr>
            <w:tcW w:w="2275" w:type="dxa"/>
          </w:tcPr>
          <w:p w:rsidR="00F50798" w:rsidRDefault="00F50798" w:rsidP="00F50798">
            <w:pPr>
              <w:pStyle w:val="tableentry"/>
            </w:pPr>
            <w:r>
              <w:t>App Group Id</w:t>
            </w:r>
          </w:p>
        </w:tc>
        <w:tc>
          <w:tcPr>
            <w:tcW w:w="6120" w:type="dxa"/>
          </w:tcPr>
          <w:p w:rsidR="00F50798" w:rsidRDefault="00F50798" w:rsidP="00F50798">
            <w:pPr>
              <w:pStyle w:val="tableentry"/>
            </w:pPr>
            <w:r>
              <w:t xml:space="preserve">UNIX group Id associated with the </w:t>
            </w:r>
            <w:r w:rsidR="00D02600">
              <w:t>Connector</w:t>
            </w:r>
            <w:r w:rsidR="00282181">
              <w:t xml:space="preserve"> app</w:t>
            </w:r>
            <w:r>
              <w:t>.</w:t>
            </w:r>
          </w:p>
        </w:tc>
      </w:tr>
      <w:tr w:rsidR="00F50798" w:rsidTr="006A3F7E">
        <w:tc>
          <w:tcPr>
            <w:tcW w:w="2275" w:type="dxa"/>
          </w:tcPr>
          <w:p w:rsidR="00F50798" w:rsidRDefault="00F50798" w:rsidP="00F50798">
            <w:pPr>
              <w:pStyle w:val="tableentry"/>
            </w:pPr>
            <w:r>
              <w:t>Install Status</w:t>
            </w:r>
          </w:p>
        </w:tc>
        <w:tc>
          <w:tcPr>
            <w:tcW w:w="6120" w:type="dxa"/>
          </w:tcPr>
          <w:p w:rsidR="00F50798" w:rsidRDefault="00F50798" w:rsidP="00F50798">
            <w:pPr>
              <w:pStyle w:val="tableentry"/>
            </w:pPr>
            <w:r>
              <w:t xml:space="preserve">Provides installation status for the </w:t>
            </w:r>
            <w:r w:rsidR="00D02600">
              <w:t>Connector</w:t>
            </w:r>
            <w:r w:rsidR="00282181">
              <w:t xml:space="preserve"> app</w:t>
            </w:r>
            <w:r>
              <w:t xml:space="preserve"> as per</w:t>
            </w:r>
            <w:r w:rsidR="006F12E3">
              <w:t xml:space="preserve"> </w:t>
            </w:r>
            <w:fldSimple w:instr=" REF _Ref379468734 \h  \* MERGEFORMAT ">
              <w:r w:rsidR="00AC331C">
                <w:t>Table 3</w:t>
              </w:r>
              <w:r w:rsidR="00AC331C">
                <w:noBreakHyphen/>
                <w:t>16</w:t>
              </w:r>
            </w:fldSimple>
            <w:r w:rsidR="006F12E3">
              <w:t>.</w:t>
            </w:r>
            <w:r>
              <w:t xml:space="preserve"> </w:t>
            </w:r>
          </w:p>
        </w:tc>
      </w:tr>
      <w:tr w:rsidR="00F50798" w:rsidTr="006A3F7E">
        <w:tc>
          <w:tcPr>
            <w:tcW w:w="2275" w:type="dxa"/>
          </w:tcPr>
          <w:p w:rsidR="00F50798" w:rsidRDefault="00F50798" w:rsidP="00F50798">
            <w:pPr>
              <w:pStyle w:val="tableentry"/>
            </w:pPr>
            <w:r>
              <w:t>Install Description</w:t>
            </w:r>
          </w:p>
        </w:tc>
        <w:tc>
          <w:tcPr>
            <w:tcW w:w="6120" w:type="dxa"/>
          </w:tcPr>
          <w:p w:rsidR="00F50798" w:rsidRDefault="00F50798" w:rsidP="00F50798">
            <w:pPr>
              <w:pStyle w:val="tableentry"/>
            </w:pPr>
            <w:r w:rsidRPr="00F50798">
              <w:t xml:space="preserve">Provides a description about the results of the last app install/upgrade/uninstall operation done for that </w:t>
            </w:r>
            <w:r w:rsidR="00D02600">
              <w:t xml:space="preserve">Connector </w:t>
            </w:r>
            <w:r w:rsidRPr="00F50798">
              <w:t>app.</w:t>
            </w:r>
          </w:p>
        </w:tc>
      </w:tr>
      <w:tr w:rsidR="00F50798" w:rsidTr="006A3F7E">
        <w:tc>
          <w:tcPr>
            <w:tcW w:w="2275" w:type="dxa"/>
          </w:tcPr>
          <w:p w:rsidR="00F50798" w:rsidRDefault="00F50798" w:rsidP="00F50798">
            <w:pPr>
              <w:pStyle w:val="tableentry"/>
            </w:pPr>
            <w:r>
              <w:t>Connection Status</w:t>
            </w:r>
          </w:p>
        </w:tc>
        <w:tc>
          <w:tcPr>
            <w:tcW w:w="6120" w:type="dxa"/>
          </w:tcPr>
          <w:p w:rsidR="00F50798" w:rsidRDefault="00F50798" w:rsidP="00282181">
            <w:pPr>
              <w:pStyle w:val="tableentry"/>
            </w:pPr>
            <w:r>
              <w:t xml:space="preserve">Provides </w:t>
            </w:r>
            <w:r w:rsidRPr="006F12E3">
              <w:t xml:space="preserve">cloud service connection status for the </w:t>
            </w:r>
            <w:r w:rsidR="00D02600">
              <w:t>Connector</w:t>
            </w:r>
            <w:r w:rsidR="006F12E3" w:rsidRPr="006F12E3">
              <w:t xml:space="preserve"> as per </w:t>
            </w:r>
            <w:fldSimple w:instr=" REF _Ref379233863 \h  \* MERGEFORMAT ">
              <w:r w:rsidR="00AC331C">
                <w:t>Table 3</w:t>
              </w:r>
              <w:r w:rsidR="00AC331C">
                <w:noBreakHyphen/>
                <w:t>15</w:t>
              </w:r>
            </w:fldSimple>
            <w:r w:rsidR="006F12E3" w:rsidRPr="006F12E3">
              <w:t>.</w:t>
            </w:r>
          </w:p>
        </w:tc>
      </w:tr>
      <w:tr w:rsidR="00F50798" w:rsidTr="006A3F7E">
        <w:tc>
          <w:tcPr>
            <w:tcW w:w="2275" w:type="dxa"/>
          </w:tcPr>
          <w:p w:rsidR="00F50798" w:rsidRDefault="00F50798" w:rsidP="00F50798">
            <w:pPr>
              <w:pStyle w:val="tableentry"/>
            </w:pPr>
            <w:r>
              <w:t>Operational Status</w:t>
            </w:r>
          </w:p>
        </w:tc>
        <w:tc>
          <w:tcPr>
            <w:tcW w:w="6120" w:type="dxa"/>
          </w:tcPr>
          <w:p w:rsidR="00F50798" w:rsidRDefault="00F50798" w:rsidP="00F50798">
            <w:pPr>
              <w:pStyle w:val="tableentry"/>
            </w:pPr>
            <w:r>
              <w:t>Provides operational status for the</w:t>
            </w:r>
            <w:r w:rsidR="00CE002B">
              <w:t xml:space="preserve"> </w:t>
            </w:r>
            <w:r w:rsidR="00D02600">
              <w:t>Connector</w:t>
            </w:r>
            <w:r w:rsidR="00CE002B">
              <w:t xml:space="preserve"> app</w:t>
            </w:r>
            <w:r>
              <w:t xml:space="preserve"> as per </w:t>
            </w:r>
            <w:fldSimple w:instr=" REF _Ref379468753 \h  \* MERGEFORMAT ">
              <w:r w:rsidR="00AC331C">
                <w:t>Table 3</w:t>
              </w:r>
              <w:r w:rsidR="00AC331C">
                <w:noBreakHyphen/>
                <w:t>17</w:t>
              </w:r>
            </w:fldSimple>
            <w:r w:rsidR="006F12E3">
              <w:t>.</w:t>
            </w:r>
          </w:p>
        </w:tc>
      </w:tr>
    </w:tbl>
    <w:p w:rsidR="00521014" w:rsidRDefault="00521014" w:rsidP="00B757E8">
      <w:pPr>
        <w:pStyle w:val="body"/>
      </w:pPr>
      <w:r>
        <w:t xml:space="preserve">For a </w:t>
      </w:r>
      <w:r w:rsidR="00D02600">
        <w:t>Connector</w:t>
      </w:r>
      <w:r>
        <w:t xml:space="preserve"> app for which </w:t>
      </w:r>
      <w:r w:rsidR="00333D9D">
        <w:t xml:space="preserve">the </w:t>
      </w:r>
      <w:r>
        <w:t xml:space="preserve">installation failed, there will be an entry maintained indicating ‘install failed’ status. Such entries can be purged after some time period. </w:t>
      </w:r>
      <w:r w:rsidR="0099514F">
        <w:t>For pre</w:t>
      </w:r>
      <w:r w:rsidR="00704AC3">
        <w:t xml:space="preserve">installed </w:t>
      </w:r>
      <w:r w:rsidR="00D02600">
        <w:t>Connector</w:t>
      </w:r>
      <w:r>
        <w:t xml:space="preserve"> apps, these app details should get populated as part of</w:t>
      </w:r>
      <w:r w:rsidR="00704AC3">
        <w:t xml:space="preserve"> </w:t>
      </w:r>
      <w:r w:rsidR="0099514F">
        <w:t xml:space="preserve">the </w:t>
      </w:r>
      <w:r w:rsidR="00CB7D04">
        <w:t xml:space="preserve">offline </w:t>
      </w:r>
      <w:r w:rsidR="00704AC3">
        <w:t xml:space="preserve">install procedure. </w:t>
      </w:r>
    </w:p>
    <w:p w:rsidR="00704AC3" w:rsidRPr="00B757E8" w:rsidRDefault="00C75B14" w:rsidP="00B757E8">
      <w:pPr>
        <w:pStyle w:val="body"/>
      </w:pPr>
      <w:r>
        <w:t xml:space="preserve">Every </w:t>
      </w:r>
      <w:r w:rsidR="00D02600">
        <w:t>Connector</w:t>
      </w:r>
      <w:r>
        <w:t xml:space="preserve"> app w</w:t>
      </w:r>
      <w:r w:rsidRPr="00B757E8">
        <w:t xml:space="preserve">ill have a manifest file proving metadata about the app. </w:t>
      </w:r>
      <w:r w:rsidR="00521014" w:rsidRPr="00B757E8">
        <w:t>The app m</w:t>
      </w:r>
      <w:r w:rsidR="00704AC3" w:rsidRPr="00B757E8">
        <w:t xml:space="preserve">anifest file </w:t>
      </w:r>
      <w:r w:rsidR="00521014" w:rsidRPr="00B757E8">
        <w:t>should</w:t>
      </w:r>
      <w:r w:rsidR="00704AC3" w:rsidRPr="00B757E8">
        <w:t xml:space="preserve"> reside in a predefined location inside the app package </w:t>
      </w:r>
      <w:r w:rsidR="00521014" w:rsidRPr="00B757E8">
        <w:t xml:space="preserve">directory </w:t>
      </w:r>
      <w:r w:rsidR="00704AC3" w:rsidRPr="00B757E8">
        <w:t>(e.g. root directory</w:t>
      </w:r>
      <w:r w:rsidR="00521014" w:rsidRPr="00B757E8">
        <w:t xml:space="preserve"> of the app package).</w:t>
      </w:r>
    </w:p>
    <w:p w:rsidR="00CA73D5" w:rsidRDefault="00CA73D5" w:rsidP="009E3EB1">
      <w:pPr>
        <w:pStyle w:val="Heading3"/>
      </w:pPr>
      <w:bookmarkStart w:id="149" w:name="_Toc404604576"/>
      <w:r>
        <w:t>Package Manager</w:t>
      </w:r>
      <w:r w:rsidR="005A3B34">
        <w:t xml:space="preserve"> </w:t>
      </w:r>
      <w:r w:rsidR="0099514F">
        <w:t>a</w:t>
      </w:r>
      <w:r w:rsidR="00521014">
        <w:t>pp</w:t>
      </w:r>
      <w:bookmarkEnd w:id="149"/>
    </w:p>
    <w:p w:rsidR="00CB3D19" w:rsidRPr="00B757E8" w:rsidRDefault="00521014" w:rsidP="00B757E8">
      <w:pPr>
        <w:pStyle w:val="body"/>
      </w:pPr>
      <w:r>
        <w:t xml:space="preserve">The Package Manager </w:t>
      </w:r>
      <w:r w:rsidR="00031E7D">
        <w:t>app provides functionality to</w:t>
      </w:r>
      <w:r>
        <w:t xml:space="preserve"> enable G</w:t>
      </w:r>
      <w:r w:rsidR="0099514F">
        <w:t xml:space="preserve">ateway </w:t>
      </w:r>
      <w:r w:rsidR="00E55173">
        <w:t>Management</w:t>
      </w:r>
      <w:r w:rsidR="0099514F">
        <w:t xml:space="preserve"> a</w:t>
      </w:r>
      <w:r>
        <w:t xml:space="preserve">pp to install/upgrade/uninstall </w:t>
      </w:r>
      <w:r w:rsidR="00D02600">
        <w:t>Connector</w:t>
      </w:r>
      <w:r>
        <w:t xml:space="preserve"> apps. The G</w:t>
      </w:r>
      <w:r w:rsidR="0099514F">
        <w:t xml:space="preserve">ateway </w:t>
      </w:r>
      <w:r w:rsidR="00E55173">
        <w:t>Management</w:t>
      </w:r>
      <w:r w:rsidR="0099514F">
        <w:t xml:space="preserve"> a</w:t>
      </w:r>
      <w:r>
        <w:t>pp passes the download URL to the P</w:t>
      </w:r>
      <w:r w:rsidR="0099514F">
        <w:t>ackage Manager a</w:t>
      </w:r>
      <w:r>
        <w:t xml:space="preserve">pp </w:t>
      </w:r>
      <w:r w:rsidR="00333D9D">
        <w:t>that</w:t>
      </w:r>
      <w:r>
        <w:t xml:space="preserve"> downloads the app package</w:t>
      </w:r>
      <w:r w:rsidR="0099514F">
        <w:t xml:space="preserve"> from the </w:t>
      </w:r>
      <w:r w:rsidR="002D78DF">
        <w:t xml:space="preserve">App Download </w:t>
      </w:r>
      <w:r w:rsidR="0099514F">
        <w:t>s</w:t>
      </w:r>
      <w:r w:rsidR="002D78DF">
        <w:t>erver</w:t>
      </w:r>
      <w:r>
        <w:t>, performs signature verification</w:t>
      </w:r>
      <w:r w:rsidR="0099514F">
        <w:t>,</w:t>
      </w:r>
      <w:r>
        <w:t xml:space="preserve"> and installs the app package in a new user account. </w:t>
      </w:r>
      <w:r w:rsidR="00CB3D19">
        <w:t>For an app upgrade, the upgraded package gets installed with the same user account as associated with the old package.</w:t>
      </w:r>
      <w:r w:rsidR="00031E7D">
        <w:t xml:space="preserve"> The P</w:t>
      </w:r>
      <w:r w:rsidR="0099514F">
        <w:t xml:space="preserve">ackage </w:t>
      </w:r>
      <w:r w:rsidR="00031E7D">
        <w:t>M</w:t>
      </w:r>
      <w:r w:rsidR="0099514F">
        <w:t>anager</w:t>
      </w:r>
      <w:r w:rsidR="00031E7D">
        <w:t xml:space="preserve"> App should support a CLI (command-line-interface) for app install</w:t>
      </w:r>
      <w:r w:rsidR="00031E7D" w:rsidRPr="00B757E8">
        <w:t>ation functionality it provides.</w:t>
      </w:r>
    </w:p>
    <w:p w:rsidR="00031E7D" w:rsidRDefault="00AC331C" w:rsidP="00B757E8">
      <w:pPr>
        <w:pStyle w:val="body"/>
      </w:pPr>
      <w:r>
        <w:lastRenderedPageBreak/>
        <w:t>T</w:t>
      </w:r>
      <w:r w:rsidR="00031E7D" w:rsidRPr="00B757E8">
        <w:t>he exact nature of the P</w:t>
      </w:r>
      <w:r w:rsidR="0099514F">
        <w:t>ackage Manager ap</w:t>
      </w:r>
      <w:r w:rsidR="00031E7D" w:rsidRPr="00B757E8">
        <w:t>p (</w:t>
      </w:r>
      <w:proofErr w:type="spellStart"/>
      <w:r w:rsidR="00531F19" w:rsidRPr="00B757E8">
        <w:t>AllJoyn</w:t>
      </w:r>
      <w:proofErr w:type="spellEnd"/>
      <w:r w:rsidR="00031E7D" w:rsidRPr="00B757E8">
        <w:t xml:space="preserve"> vs</w:t>
      </w:r>
      <w:r w:rsidR="0099514F">
        <w:t>.</w:t>
      </w:r>
      <w:r w:rsidR="00031E7D" w:rsidRPr="00B757E8">
        <w:t xml:space="preserve"> </w:t>
      </w:r>
      <w:proofErr w:type="spellStart"/>
      <w:r w:rsidR="00031E7D" w:rsidRPr="00B757E8">
        <w:t>non</w:t>
      </w:r>
      <w:r w:rsidR="00531F19" w:rsidRPr="00B757E8">
        <w:t>AllJoyn</w:t>
      </w:r>
      <w:proofErr w:type="spellEnd"/>
      <w:r w:rsidR="00031E7D" w:rsidRPr="00B757E8">
        <w:t xml:space="preserve"> app) and communication channel details between </w:t>
      </w:r>
      <w:r w:rsidR="0099514F">
        <w:t xml:space="preserve">the </w:t>
      </w:r>
      <w:r w:rsidR="00031E7D">
        <w:t>G</w:t>
      </w:r>
      <w:r w:rsidR="0099514F">
        <w:t xml:space="preserve">ateway </w:t>
      </w:r>
      <w:r w:rsidR="00E55173">
        <w:t>Management</w:t>
      </w:r>
      <w:r w:rsidR="0099514F">
        <w:t xml:space="preserve"> a</w:t>
      </w:r>
      <w:r w:rsidR="00031E7D">
        <w:t>pp and P</w:t>
      </w:r>
      <w:r w:rsidR="0099514F">
        <w:t xml:space="preserve">ackage Manager </w:t>
      </w:r>
      <w:r w:rsidR="00031E7D">
        <w:t xml:space="preserve">App is outside of </w:t>
      </w:r>
      <w:r>
        <w:t xml:space="preserve">the </w:t>
      </w:r>
      <w:r w:rsidR="00A931B7">
        <w:t xml:space="preserve">current </w:t>
      </w:r>
      <w:r w:rsidR="00031E7D">
        <w:t xml:space="preserve">HLD scope. </w:t>
      </w:r>
    </w:p>
    <w:p w:rsidR="009E3EB1" w:rsidRPr="009E3EB1" w:rsidRDefault="009E3EB1" w:rsidP="009E3EB1">
      <w:pPr>
        <w:pStyle w:val="Heading3"/>
      </w:pPr>
      <w:bookmarkStart w:id="150" w:name="_Toc404604577"/>
      <w:r>
        <w:t xml:space="preserve">App </w:t>
      </w:r>
      <w:r w:rsidR="00695E90">
        <w:t>m</w:t>
      </w:r>
      <w:r>
        <w:t xml:space="preserve">anagement at </w:t>
      </w:r>
      <w:r w:rsidR="00695E90">
        <w:t xml:space="preserve">the </w:t>
      </w:r>
      <w:r>
        <w:t>Control</w:t>
      </w:r>
      <w:r w:rsidR="00695E90">
        <w:t xml:space="preserve"> a</w:t>
      </w:r>
      <w:r>
        <w:t>pp</w:t>
      </w:r>
      <w:bookmarkEnd w:id="150"/>
    </w:p>
    <w:p w:rsidR="00B757E8" w:rsidRDefault="00695E90" w:rsidP="00B757E8">
      <w:pPr>
        <w:pStyle w:val="body"/>
      </w:pPr>
      <w:r>
        <w:t xml:space="preserve">The </w:t>
      </w:r>
      <w:r w:rsidR="009E3EB1">
        <w:t xml:space="preserve">Control app enables user to install, uninstall and upgrade </w:t>
      </w:r>
      <w:r w:rsidR="00D02600">
        <w:t>Connector</w:t>
      </w:r>
      <w:r>
        <w:t xml:space="preserve"> apps</w:t>
      </w:r>
      <w:r w:rsidR="009E3EB1">
        <w:t xml:space="preserve"> </w:t>
      </w:r>
      <w:r w:rsidR="00F15359">
        <w:t xml:space="preserve">on the </w:t>
      </w:r>
      <w:r w:rsidR="009E3EB1">
        <w:t>G</w:t>
      </w:r>
      <w:r>
        <w:t xml:space="preserve">ateway </w:t>
      </w:r>
      <w:r w:rsidR="009E3EB1">
        <w:t xml:space="preserve">Agent. </w:t>
      </w:r>
      <w:r>
        <w:t xml:space="preserve">The </w:t>
      </w:r>
      <w:r w:rsidR="009E3EB1">
        <w:t xml:space="preserve">Control </w:t>
      </w:r>
      <w:r>
        <w:t>a</w:t>
      </w:r>
      <w:r w:rsidR="009E3EB1">
        <w:t xml:space="preserve">pp determines whether new </w:t>
      </w:r>
      <w:r w:rsidR="00D02600">
        <w:t>Connector</w:t>
      </w:r>
      <w:r w:rsidR="009E3EB1">
        <w:t xml:space="preserve"> apps or upgrades to already installed </w:t>
      </w:r>
      <w:r w:rsidR="00D02600">
        <w:t>Connector</w:t>
      </w:r>
      <w:r w:rsidR="009E3EB1">
        <w:t xml:space="preserve"> apps are available f</w:t>
      </w:r>
      <w:r w:rsidR="00F15359">
        <w:t>or the G</w:t>
      </w:r>
      <w:r>
        <w:t xml:space="preserve">ateway </w:t>
      </w:r>
      <w:r w:rsidR="00F15359">
        <w:t xml:space="preserve">Agent. For this, </w:t>
      </w:r>
      <w:r>
        <w:t xml:space="preserve">the </w:t>
      </w:r>
      <w:r w:rsidR="00DD14E8">
        <w:t xml:space="preserve">Control </w:t>
      </w:r>
      <w:r>
        <w:t>a</w:t>
      </w:r>
      <w:r w:rsidR="00DD14E8">
        <w:t>pp can use About data exposed by the G</w:t>
      </w:r>
      <w:r>
        <w:t xml:space="preserve">ateway </w:t>
      </w:r>
      <w:r w:rsidR="00E55173">
        <w:t>Management</w:t>
      </w:r>
      <w:r>
        <w:t xml:space="preserve"> a</w:t>
      </w:r>
      <w:r w:rsidR="00DD14E8">
        <w:t xml:space="preserve">pp including (Manufacturer, </w:t>
      </w:r>
      <w:proofErr w:type="spellStart"/>
      <w:r w:rsidR="00DD14E8">
        <w:t>ModelNumber</w:t>
      </w:r>
      <w:proofErr w:type="spellEnd"/>
      <w:r w:rsidR="00DD14E8">
        <w:t xml:space="preserve">, Platform, </w:t>
      </w:r>
      <w:proofErr w:type="spellStart"/>
      <w:r w:rsidR="00DD14E8">
        <w:t>PlatformVersion</w:t>
      </w:r>
      <w:proofErr w:type="spellEnd"/>
      <w:r w:rsidR="00DD14E8">
        <w:t xml:space="preserve">, </w:t>
      </w:r>
      <w:proofErr w:type="spellStart"/>
      <w:r w:rsidR="00DD14E8">
        <w:t>SoftwareVersion</w:t>
      </w:r>
      <w:proofErr w:type="spellEnd"/>
      <w:r w:rsidR="00DD14E8">
        <w:t xml:space="preserve">, </w:t>
      </w:r>
      <w:proofErr w:type="spellStart"/>
      <w:r w:rsidR="00531F19">
        <w:t>AllJoyn</w:t>
      </w:r>
      <w:r w:rsidR="00DD14E8">
        <w:t>SoftwareVersion</w:t>
      </w:r>
      <w:proofErr w:type="spellEnd"/>
      <w:r w:rsidR="00DD14E8">
        <w:t xml:space="preserve"> and </w:t>
      </w:r>
      <w:proofErr w:type="spellStart"/>
      <w:r w:rsidR="00DD14E8">
        <w:t>HardwareVersion</w:t>
      </w:r>
      <w:proofErr w:type="spellEnd"/>
      <w:r w:rsidR="00DD14E8">
        <w:t xml:space="preserve">) to filter apps available for the Gateway Agent device. </w:t>
      </w:r>
    </w:p>
    <w:p w:rsidR="00B757E8" w:rsidRDefault="00B757E8" w:rsidP="00B757E8">
      <w:pPr>
        <w:pStyle w:val="notetext"/>
      </w:pPr>
      <w:r>
        <w:t>NOTE</w:t>
      </w:r>
    </w:p>
    <w:p w:rsidR="00B757E8" w:rsidRDefault="007E3EF5" w:rsidP="00B757E8">
      <w:pPr>
        <w:pStyle w:val="notetextbody"/>
      </w:pPr>
      <w:r>
        <w:t>O</w:t>
      </w:r>
      <w:r w:rsidR="00B757E8">
        <w:t>nly some of these fields are received i</w:t>
      </w:r>
      <w:r w:rsidR="00695E90">
        <w:t>n the About announcement signal.</w:t>
      </w:r>
      <w:r w:rsidR="00B757E8">
        <w:t xml:space="preserve"> </w:t>
      </w:r>
      <w:r w:rsidR="00695E90">
        <w:t>O</w:t>
      </w:r>
      <w:r w:rsidR="00B757E8">
        <w:t xml:space="preserve">thers </w:t>
      </w:r>
      <w:r w:rsidR="00695E90">
        <w:t>must</w:t>
      </w:r>
      <w:r w:rsidR="00B757E8">
        <w:t xml:space="preserve"> be retrieved by connecting with the About object exposed by the G</w:t>
      </w:r>
      <w:r w:rsidR="00695E90">
        <w:t xml:space="preserve">ateway </w:t>
      </w:r>
      <w:r w:rsidR="00E55173">
        <w:t>Management</w:t>
      </w:r>
      <w:r w:rsidR="00695E90">
        <w:t xml:space="preserve"> a</w:t>
      </w:r>
      <w:r w:rsidR="00B757E8">
        <w:t>pp.</w:t>
      </w:r>
    </w:p>
    <w:p w:rsidR="009E3EB1" w:rsidRPr="00B757E8" w:rsidRDefault="00695E90" w:rsidP="00B757E8">
      <w:pPr>
        <w:pStyle w:val="body"/>
      </w:pPr>
      <w:r>
        <w:t xml:space="preserve">The </w:t>
      </w:r>
      <w:r w:rsidR="00DD14E8">
        <w:t xml:space="preserve">Control </w:t>
      </w:r>
      <w:r>
        <w:t>a</w:t>
      </w:r>
      <w:r w:rsidR="00DD14E8">
        <w:t>pp can also get manifest files for already installed apps from the G</w:t>
      </w:r>
      <w:r>
        <w:t xml:space="preserve">ateway </w:t>
      </w:r>
      <w:r w:rsidR="00E55173">
        <w:t>Management</w:t>
      </w:r>
      <w:r>
        <w:t xml:space="preserve"> a</w:t>
      </w:r>
      <w:r w:rsidR="00DD14E8">
        <w:t xml:space="preserve">pp and for new apps from the App Download </w:t>
      </w:r>
      <w:r>
        <w:t>s</w:t>
      </w:r>
      <w:r w:rsidR="00DD14E8">
        <w:t xml:space="preserve">erver and use this information to determine apps availability for upgrades. </w:t>
      </w:r>
      <w:r>
        <w:t xml:space="preserve">The </w:t>
      </w:r>
      <w:r w:rsidR="00AB1866">
        <w:t xml:space="preserve">Control </w:t>
      </w:r>
      <w:r>
        <w:t>a</w:t>
      </w:r>
      <w:r w:rsidR="00AB1866">
        <w:t>pp provides install/upgrade options to the user and invokes App M</w:t>
      </w:r>
      <w:r w:rsidR="00DE6466">
        <w:t xml:space="preserve">anagement </w:t>
      </w:r>
      <w:r w:rsidR="00AB1866">
        <w:t>interface bas</w:t>
      </w:r>
      <w:r w:rsidR="00AB1866" w:rsidRPr="00B757E8">
        <w:t>ed on user action.</w:t>
      </w:r>
    </w:p>
    <w:p w:rsidR="00CA73D5" w:rsidRDefault="00DE6466" w:rsidP="00B757E8">
      <w:pPr>
        <w:pStyle w:val="body"/>
      </w:pPr>
      <w:r>
        <w:t xml:space="preserve">The </w:t>
      </w:r>
      <w:r w:rsidR="00AB1866" w:rsidRPr="00B757E8">
        <w:t xml:space="preserve">Control </w:t>
      </w:r>
      <w:r>
        <w:t>a</w:t>
      </w:r>
      <w:r w:rsidR="00AB1866" w:rsidRPr="00B757E8">
        <w:t xml:space="preserve">pp </w:t>
      </w:r>
      <w:r w:rsidR="009E3EB1" w:rsidRPr="00B757E8">
        <w:t xml:space="preserve">also enables </w:t>
      </w:r>
      <w:r w:rsidR="00AB1866">
        <w:t>a</w:t>
      </w:r>
      <w:r w:rsidR="009E3EB1">
        <w:t xml:space="preserve"> user to restart </w:t>
      </w:r>
      <w:r w:rsidR="00AB1866">
        <w:t>an app and check latest status for the app including install status, operational status and cloud service connection status.</w:t>
      </w:r>
    </w:p>
    <w:p w:rsidR="00CA73D5" w:rsidRDefault="002D78DF" w:rsidP="002D78DF">
      <w:pPr>
        <w:pStyle w:val="Heading2"/>
      </w:pPr>
      <w:bookmarkStart w:id="151" w:name="_Toc404604578"/>
      <w:r>
        <w:t xml:space="preserve">Call </w:t>
      </w:r>
      <w:r w:rsidR="00DE6466">
        <w:t>f</w:t>
      </w:r>
      <w:r>
        <w:t>lows</w:t>
      </w:r>
      <w:bookmarkEnd w:id="151"/>
    </w:p>
    <w:p w:rsidR="002D78DF" w:rsidRDefault="002D78DF" w:rsidP="007E3EF5">
      <w:pPr>
        <w:pStyle w:val="body"/>
      </w:pPr>
      <w:r w:rsidRPr="008E4BCD">
        <w:t xml:space="preserve">This section captures </w:t>
      </w:r>
      <w:r w:rsidR="006A3F7E">
        <w:t>likely</w:t>
      </w:r>
      <w:r w:rsidR="001008C1">
        <w:t xml:space="preserve"> </w:t>
      </w:r>
      <w:r w:rsidR="00E35CF2">
        <w:t xml:space="preserve">scenario </w:t>
      </w:r>
      <w:r w:rsidR="001008C1">
        <w:t>call flows</w:t>
      </w:r>
      <w:r w:rsidR="00EE0272">
        <w:t xml:space="preserve"> </w:t>
      </w:r>
      <w:r w:rsidRPr="008E4BCD">
        <w:t xml:space="preserve">for </w:t>
      </w:r>
      <w:r>
        <w:t xml:space="preserve">various </w:t>
      </w:r>
      <w:r w:rsidR="00D02600">
        <w:t>Connector</w:t>
      </w:r>
      <w:r>
        <w:t xml:space="preserve"> app management use cases. </w:t>
      </w:r>
    </w:p>
    <w:p w:rsidR="002D78DF" w:rsidRDefault="00D02600" w:rsidP="002D78DF">
      <w:pPr>
        <w:pStyle w:val="Heading3"/>
      </w:pPr>
      <w:bookmarkStart w:id="152" w:name="_Toc404604579"/>
      <w:r>
        <w:lastRenderedPageBreak/>
        <w:t>Connector</w:t>
      </w:r>
      <w:r w:rsidR="00DE6466">
        <w:t xml:space="preserve"> a</w:t>
      </w:r>
      <w:r w:rsidR="002D78DF">
        <w:t xml:space="preserve">pp </w:t>
      </w:r>
      <w:r w:rsidR="00DE6466">
        <w:t>i</w:t>
      </w:r>
      <w:r w:rsidR="002D78DF">
        <w:t>nstall</w:t>
      </w:r>
      <w:bookmarkEnd w:id="152"/>
    </w:p>
    <w:p w:rsidR="00B3433E" w:rsidRDefault="005C18BC" w:rsidP="007E3EF5">
      <w:pPr>
        <w:pStyle w:val="figureanchor"/>
      </w:pPr>
      <w:r w:rsidRPr="005C18BC">
        <w:t xml:space="preserve"> </w:t>
      </w:r>
      <w:r w:rsidR="00677F76">
        <w:object w:dxaOrig="8082" w:dyaOrig="11369">
          <v:shape id="_x0000_i1043" type="#_x0000_t75" style="width:404.9pt;height:570.4pt" o:ole="">
            <v:imagedata r:id="rId55" o:title=""/>
          </v:shape>
          <o:OLEObject Type="Embed" ProgID="Visio.Drawing.11" ShapeID="_x0000_i1043" DrawAspect="Content" ObjectID="_1522583676" r:id="rId56"/>
        </w:object>
      </w:r>
    </w:p>
    <w:p w:rsidR="00B3433E" w:rsidRPr="00B3433E" w:rsidRDefault="00B3433E" w:rsidP="00B3433E">
      <w:pPr>
        <w:pStyle w:val="Caption"/>
      </w:pPr>
      <w:bookmarkStart w:id="153" w:name="_Ref379470535"/>
      <w:bookmarkStart w:id="154" w:name="_Toc404604619"/>
      <w:r>
        <w:t xml:space="preserve">Figure </w:t>
      </w:r>
      <w:r w:rsidR="009644C4">
        <w:fldChar w:fldCharType="begin"/>
      </w:r>
      <w:r w:rsidR="00197080">
        <w:instrText xml:space="preserve"> STYLEREF 1 \s </w:instrText>
      </w:r>
      <w:r w:rsidR="009644C4">
        <w:fldChar w:fldCharType="separate"/>
      </w:r>
      <w:r w:rsidR="00AC331C">
        <w:rPr>
          <w:noProof/>
        </w:rPr>
        <w:t>3</w:t>
      </w:r>
      <w:r w:rsidR="009644C4">
        <w:rPr>
          <w:noProof/>
        </w:rPr>
        <w:fldChar w:fldCharType="end"/>
      </w:r>
      <w:r w:rsidR="007A6394">
        <w:noBreakHyphen/>
      </w:r>
      <w:r w:rsidR="009644C4">
        <w:fldChar w:fldCharType="begin"/>
      </w:r>
      <w:r w:rsidR="00197080">
        <w:instrText xml:space="preserve"> SEQ Figure \* ARABIC \s 1 </w:instrText>
      </w:r>
      <w:r w:rsidR="009644C4">
        <w:fldChar w:fldCharType="separate"/>
      </w:r>
      <w:r w:rsidR="00AC331C">
        <w:rPr>
          <w:noProof/>
        </w:rPr>
        <w:t>2</w:t>
      </w:r>
      <w:r w:rsidR="009644C4">
        <w:rPr>
          <w:noProof/>
        </w:rPr>
        <w:fldChar w:fldCharType="end"/>
      </w:r>
      <w:bookmarkEnd w:id="153"/>
      <w:r>
        <w:t xml:space="preserve"> </w:t>
      </w:r>
      <w:r w:rsidR="00D02600">
        <w:t>Connector</w:t>
      </w:r>
      <w:r>
        <w:t xml:space="preserve"> </w:t>
      </w:r>
      <w:r w:rsidR="00DE6466">
        <w:t>app i</w:t>
      </w:r>
      <w:r>
        <w:t>nstall</w:t>
      </w:r>
      <w:bookmarkEnd w:id="154"/>
    </w:p>
    <w:p w:rsidR="002D78DF" w:rsidRDefault="00D02600" w:rsidP="002D78DF">
      <w:pPr>
        <w:pStyle w:val="Heading3"/>
      </w:pPr>
      <w:bookmarkStart w:id="155" w:name="_Toc404604580"/>
      <w:r>
        <w:lastRenderedPageBreak/>
        <w:t>Connector</w:t>
      </w:r>
      <w:r w:rsidR="00DE6466">
        <w:t xml:space="preserve"> app u</w:t>
      </w:r>
      <w:r w:rsidR="002D78DF">
        <w:t>pgrade</w:t>
      </w:r>
      <w:bookmarkEnd w:id="155"/>
    </w:p>
    <w:p w:rsidR="00B3433E" w:rsidRDefault="005C18BC" w:rsidP="007E3EF5">
      <w:pPr>
        <w:pStyle w:val="figureanchor"/>
      </w:pPr>
      <w:r w:rsidRPr="005C18BC">
        <w:t xml:space="preserve"> </w:t>
      </w:r>
      <w:r w:rsidR="00677F76">
        <w:object w:dxaOrig="8168" w:dyaOrig="11459">
          <v:shape id="_x0000_i1044" type="#_x0000_t75" style="width:403.95pt;height:569.45pt" o:ole="">
            <v:imagedata r:id="rId57" o:title=""/>
          </v:shape>
          <o:OLEObject Type="Embed" ProgID="Visio.Drawing.11" ShapeID="_x0000_i1044" DrawAspect="Content" ObjectID="_1522583677" r:id="rId58"/>
        </w:object>
      </w:r>
    </w:p>
    <w:p w:rsidR="002D78DF" w:rsidRPr="002D78DF" w:rsidRDefault="00B3433E" w:rsidP="001008C1">
      <w:pPr>
        <w:pStyle w:val="Caption"/>
      </w:pPr>
      <w:bookmarkStart w:id="156" w:name="_Ref379470578"/>
      <w:bookmarkStart w:id="157" w:name="_Toc404604620"/>
      <w:r>
        <w:t xml:space="preserve">Figure </w:t>
      </w:r>
      <w:r w:rsidR="009644C4">
        <w:fldChar w:fldCharType="begin"/>
      </w:r>
      <w:r w:rsidR="00197080">
        <w:instrText xml:space="preserve"> STYLEREF 1 \s </w:instrText>
      </w:r>
      <w:r w:rsidR="009644C4">
        <w:fldChar w:fldCharType="separate"/>
      </w:r>
      <w:r w:rsidR="00AC331C">
        <w:rPr>
          <w:noProof/>
        </w:rPr>
        <w:t>3</w:t>
      </w:r>
      <w:r w:rsidR="009644C4">
        <w:rPr>
          <w:noProof/>
        </w:rPr>
        <w:fldChar w:fldCharType="end"/>
      </w:r>
      <w:r w:rsidR="007A6394">
        <w:noBreakHyphen/>
      </w:r>
      <w:r w:rsidR="009644C4">
        <w:fldChar w:fldCharType="begin"/>
      </w:r>
      <w:r w:rsidR="00197080">
        <w:instrText xml:space="preserve"> SEQ Figure \* ARABIC \s 1 </w:instrText>
      </w:r>
      <w:r w:rsidR="009644C4">
        <w:fldChar w:fldCharType="separate"/>
      </w:r>
      <w:r w:rsidR="00AC331C">
        <w:rPr>
          <w:noProof/>
        </w:rPr>
        <w:t>3</w:t>
      </w:r>
      <w:r w:rsidR="009644C4">
        <w:rPr>
          <w:noProof/>
        </w:rPr>
        <w:fldChar w:fldCharType="end"/>
      </w:r>
      <w:bookmarkEnd w:id="156"/>
      <w:r w:rsidR="007E3EF5">
        <w:t xml:space="preserve"> </w:t>
      </w:r>
      <w:r w:rsidR="00D02600">
        <w:t>Connector</w:t>
      </w:r>
      <w:r>
        <w:t xml:space="preserve"> </w:t>
      </w:r>
      <w:r w:rsidR="00DE6466">
        <w:t>app u</w:t>
      </w:r>
      <w:r>
        <w:t>pgrade</w:t>
      </w:r>
      <w:bookmarkEnd w:id="157"/>
    </w:p>
    <w:p w:rsidR="002D78DF" w:rsidRDefault="00D02600" w:rsidP="002D78DF">
      <w:pPr>
        <w:pStyle w:val="Heading3"/>
      </w:pPr>
      <w:bookmarkStart w:id="158" w:name="_Toc404604581"/>
      <w:r>
        <w:lastRenderedPageBreak/>
        <w:t>Connector</w:t>
      </w:r>
      <w:r w:rsidR="00DE6466">
        <w:t xml:space="preserve"> app u</w:t>
      </w:r>
      <w:r w:rsidR="002D78DF">
        <w:t>ninstall</w:t>
      </w:r>
      <w:bookmarkEnd w:id="158"/>
    </w:p>
    <w:p w:rsidR="00B3433E" w:rsidRDefault="00AB573F" w:rsidP="007E3EF5">
      <w:pPr>
        <w:pStyle w:val="figureanchor"/>
      </w:pPr>
      <w:r>
        <w:object w:dxaOrig="6895" w:dyaOrig="9010">
          <v:shape id="_x0000_i1045" type="#_x0000_t75" style="width:369.35pt;height:482.5pt" o:ole="">
            <v:imagedata r:id="rId59" o:title=""/>
          </v:shape>
          <o:OLEObject Type="Embed" ProgID="Visio.Drawing.11" ShapeID="_x0000_i1045" DrawAspect="Content" ObjectID="_1522583678" r:id="rId60"/>
        </w:object>
      </w:r>
      <w:bookmarkStart w:id="159" w:name="_GoBack"/>
      <w:bookmarkEnd w:id="159"/>
    </w:p>
    <w:p w:rsidR="00B3433E" w:rsidRPr="00B3433E" w:rsidRDefault="00B3433E" w:rsidP="00B3433E">
      <w:pPr>
        <w:pStyle w:val="Caption"/>
      </w:pPr>
      <w:bookmarkStart w:id="160" w:name="_Ref379470595"/>
      <w:bookmarkStart w:id="161" w:name="_Toc404604621"/>
      <w:r>
        <w:t xml:space="preserve">Figure </w:t>
      </w:r>
      <w:r w:rsidR="009644C4">
        <w:fldChar w:fldCharType="begin"/>
      </w:r>
      <w:r w:rsidR="00197080">
        <w:instrText xml:space="preserve"> STYLEREF 1 \s </w:instrText>
      </w:r>
      <w:r w:rsidR="009644C4">
        <w:fldChar w:fldCharType="separate"/>
      </w:r>
      <w:r w:rsidR="00AC331C">
        <w:rPr>
          <w:noProof/>
        </w:rPr>
        <w:t>3</w:t>
      </w:r>
      <w:r w:rsidR="009644C4">
        <w:rPr>
          <w:noProof/>
        </w:rPr>
        <w:fldChar w:fldCharType="end"/>
      </w:r>
      <w:r w:rsidR="007A6394">
        <w:noBreakHyphen/>
      </w:r>
      <w:r w:rsidR="009644C4">
        <w:fldChar w:fldCharType="begin"/>
      </w:r>
      <w:r w:rsidR="00197080">
        <w:instrText xml:space="preserve"> SEQ Figure \* ARABIC \s 1 </w:instrText>
      </w:r>
      <w:r w:rsidR="009644C4">
        <w:fldChar w:fldCharType="separate"/>
      </w:r>
      <w:r w:rsidR="00AC331C">
        <w:rPr>
          <w:noProof/>
        </w:rPr>
        <w:t>4</w:t>
      </w:r>
      <w:r w:rsidR="009644C4">
        <w:rPr>
          <w:noProof/>
        </w:rPr>
        <w:fldChar w:fldCharType="end"/>
      </w:r>
      <w:bookmarkEnd w:id="160"/>
      <w:r>
        <w:t xml:space="preserve"> </w:t>
      </w:r>
      <w:r w:rsidR="00D02600">
        <w:t>Connector</w:t>
      </w:r>
      <w:r w:rsidR="00A930D8">
        <w:t xml:space="preserve"> </w:t>
      </w:r>
      <w:r w:rsidR="00DE6466">
        <w:t>app u</w:t>
      </w:r>
      <w:r w:rsidR="00A930D8">
        <w:t>ni</w:t>
      </w:r>
      <w:r w:rsidRPr="00013C57">
        <w:t>nstall</w:t>
      </w:r>
      <w:bookmarkEnd w:id="161"/>
    </w:p>
    <w:p w:rsidR="002D78DF" w:rsidRDefault="002D78DF" w:rsidP="002D78DF">
      <w:pPr>
        <w:pStyle w:val="body"/>
      </w:pPr>
    </w:p>
    <w:p w:rsidR="002D78DF" w:rsidRDefault="00D02600" w:rsidP="002D78DF">
      <w:pPr>
        <w:pStyle w:val="Heading3"/>
      </w:pPr>
      <w:bookmarkStart w:id="162" w:name="_Toc404604582"/>
      <w:r>
        <w:lastRenderedPageBreak/>
        <w:t>Connector</w:t>
      </w:r>
      <w:r w:rsidR="00DE6466">
        <w:t xml:space="preserve"> a</w:t>
      </w:r>
      <w:r w:rsidR="002D78DF">
        <w:t xml:space="preserve">pp </w:t>
      </w:r>
      <w:r w:rsidR="00DE6466">
        <w:t>r</w:t>
      </w:r>
      <w:r w:rsidR="002D78DF">
        <w:t>estart</w:t>
      </w:r>
      <w:bookmarkEnd w:id="162"/>
    </w:p>
    <w:p w:rsidR="00B3433E" w:rsidRDefault="00B3433E" w:rsidP="007E3EF5">
      <w:pPr>
        <w:pStyle w:val="figureanchor"/>
      </w:pPr>
    </w:p>
    <w:p w:rsidR="00D735D2" w:rsidRPr="00D735D2" w:rsidRDefault="0038137F" w:rsidP="008531EC">
      <w:pPr>
        <w:pStyle w:val="Caption"/>
      </w:pPr>
      <w:r>
        <w:object w:dxaOrig="5689" w:dyaOrig="5454">
          <v:shape id="_x0000_i1046" type="#_x0000_t75" style="width:284.25pt;height:273.05pt" o:ole="">
            <v:imagedata r:id="rId61" o:title=""/>
          </v:shape>
          <o:OLEObject Type="Embed" ProgID="Visio.Drawing.11" ShapeID="_x0000_i1046" DrawAspect="Content" ObjectID="_1522583679" r:id="rId62"/>
        </w:object>
      </w:r>
    </w:p>
    <w:p w:rsidR="00B3433E" w:rsidRPr="00B3433E" w:rsidRDefault="00B3433E" w:rsidP="00B3433E">
      <w:pPr>
        <w:pStyle w:val="Caption"/>
      </w:pPr>
      <w:bookmarkStart w:id="163" w:name="_Ref394568584"/>
      <w:bookmarkStart w:id="164" w:name="_Toc404604622"/>
      <w:r>
        <w:t xml:space="preserve">Figure </w:t>
      </w:r>
      <w:r w:rsidR="009644C4">
        <w:fldChar w:fldCharType="begin"/>
      </w:r>
      <w:r w:rsidR="00197080">
        <w:instrText xml:space="preserve"> STYLEREF 1 \s </w:instrText>
      </w:r>
      <w:r w:rsidR="009644C4">
        <w:fldChar w:fldCharType="separate"/>
      </w:r>
      <w:r w:rsidR="00AC331C">
        <w:rPr>
          <w:noProof/>
        </w:rPr>
        <w:t>3</w:t>
      </w:r>
      <w:r w:rsidR="009644C4">
        <w:rPr>
          <w:noProof/>
        </w:rPr>
        <w:fldChar w:fldCharType="end"/>
      </w:r>
      <w:r w:rsidR="007A6394">
        <w:noBreakHyphen/>
      </w:r>
      <w:r w:rsidR="009644C4">
        <w:fldChar w:fldCharType="begin"/>
      </w:r>
      <w:r w:rsidR="00197080">
        <w:instrText xml:space="preserve"> SEQ Figure \* ARABIC \s 1 </w:instrText>
      </w:r>
      <w:r w:rsidR="009644C4">
        <w:fldChar w:fldCharType="separate"/>
      </w:r>
      <w:r w:rsidR="00AC331C">
        <w:rPr>
          <w:noProof/>
        </w:rPr>
        <w:t>5</w:t>
      </w:r>
      <w:r w:rsidR="009644C4">
        <w:rPr>
          <w:noProof/>
        </w:rPr>
        <w:fldChar w:fldCharType="end"/>
      </w:r>
      <w:bookmarkEnd w:id="163"/>
      <w:r w:rsidR="007E3EF5">
        <w:t xml:space="preserve"> </w:t>
      </w:r>
      <w:r w:rsidR="00D02600">
        <w:t>Connector</w:t>
      </w:r>
      <w:r>
        <w:t xml:space="preserve"> </w:t>
      </w:r>
      <w:r w:rsidR="00DE6466">
        <w:t>app r</w:t>
      </w:r>
      <w:r>
        <w:t>estart</w:t>
      </w:r>
      <w:bookmarkEnd w:id="164"/>
    </w:p>
    <w:p w:rsidR="00802181" w:rsidRDefault="00DE6466" w:rsidP="00802181">
      <w:pPr>
        <w:pStyle w:val="Heading3"/>
      </w:pPr>
      <w:bookmarkStart w:id="165" w:name="_Toc404604583"/>
      <w:r>
        <w:lastRenderedPageBreak/>
        <w:t>Add a n</w:t>
      </w:r>
      <w:r w:rsidR="00802181">
        <w:t xml:space="preserve">ew </w:t>
      </w:r>
      <w:r>
        <w:t>d</w:t>
      </w:r>
      <w:r w:rsidR="00802181">
        <w:t>evice/</w:t>
      </w:r>
      <w:r>
        <w:t>a</w:t>
      </w:r>
      <w:r w:rsidR="00802181">
        <w:t>pp</w:t>
      </w:r>
      <w:bookmarkEnd w:id="165"/>
    </w:p>
    <w:p w:rsidR="00B3433E" w:rsidRDefault="00B3433E" w:rsidP="007E3EF5">
      <w:pPr>
        <w:pStyle w:val="figureanchor"/>
      </w:pPr>
    </w:p>
    <w:p w:rsidR="00D735D2" w:rsidRPr="00D735D2" w:rsidRDefault="0038137F" w:rsidP="008531EC">
      <w:pPr>
        <w:pStyle w:val="Caption"/>
      </w:pPr>
      <w:r>
        <w:object w:dxaOrig="9598" w:dyaOrig="11286">
          <v:shape id="_x0000_i1047" type="#_x0000_t75" style="width:433.85pt;height:508.7pt" o:ole="">
            <v:imagedata r:id="rId63" o:title=""/>
          </v:shape>
          <o:OLEObject Type="Embed" ProgID="Visio.Drawing.11" ShapeID="_x0000_i1047" DrawAspect="Content" ObjectID="_1522583680" r:id="rId64"/>
        </w:object>
      </w:r>
    </w:p>
    <w:p w:rsidR="00B3433E" w:rsidRPr="00B3433E" w:rsidRDefault="00B3433E" w:rsidP="00B3433E">
      <w:pPr>
        <w:pStyle w:val="Caption"/>
      </w:pPr>
      <w:bookmarkStart w:id="166" w:name="_Toc404604623"/>
      <w:r>
        <w:t xml:space="preserve">Figure </w:t>
      </w:r>
      <w:r w:rsidR="009644C4">
        <w:fldChar w:fldCharType="begin"/>
      </w:r>
      <w:r w:rsidR="00197080">
        <w:instrText xml:space="preserve"> STYLEREF 1 \s </w:instrText>
      </w:r>
      <w:r w:rsidR="009644C4">
        <w:fldChar w:fldCharType="separate"/>
      </w:r>
      <w:r w:rsidR="00AC331C">
        <w:rPr>
          <w:noProof/>
        </w:rPr>
        <w:t>3</w:t>
      </w:r>
      <w:r w:rsidR="009644C4">
        <w:rPr>
          <w:noProof/>
        </w:rPr>
        <w:fldChar w:fldCharType="end"/>
      </w:r>
      <w:r w:rsidR="007A6394">
        <w:noBreakHyphen/>
      </w:r>
      <w:r w:rsidR="009644C4">
        <w:fldChar w:fldCharType="begin"/>
      </w:r>
      <w:r w:rsidR="00197080">
        <w:instrText xml:space="preserve"> SEQ Figure \* ARABIC \s 1 </w:instrText>
      </w:r>
      <w:r w:rsidR="009644C4">
        <w:fldChar w:fldCharType="separate"/>
      </w:r>
      <w:r w:rsidR="00AC331C">
        <w:rPr>
          <w:noProof/>
        </w:rPr>
        <w:t>6</w:t>
      </w:r>
      <w:r w:rsidR="009644C4">
        <w:rPr>
          <w:noProof/>
        </w:rPr>
        <w:fldChar w:fldCharType="end"/>
      </w:r>
      <w:r>
        <w:t xml:space="preserve"> Add</w:t>
      </w:r>
      <w:r w:rsidR="00DE6466">
        <w:t xml:space="preserve"> a new d</w:t>
      </w:r>
      <w:r>
        <w:t>evice/</w:t>
      </w:r>
      <w:r w:rsidR="00DE6466">
        <w:t>a</w:t>
      </w:r>
      <w:r>
        <w:t>pp</w:t>
      </w:r>
      <w:bookmarkEnd w:id="166"/>
    </w:p>
    <w:p w:rsidR="00802181" w:rsidRDefault="00802181" w:rsidP="00802181">
      <w:pPr>
        <w:pStyle w:val="Heading3"/>
      </w:pPr>
      <w:bookmarkStart w:id="167" w:name="_Toc404604584"/>
      <w:r>
        <w:lastRenderedPageBreak/>
        <w:t xml:space="preserve">Remove a </w:t>
      </w:r>
      <w:r w:rsidR="00DE6466">
        <w:t>d</w:t>
      </w:r>
      <w:r>
        <w:t>evice</w:t>
      </w:r>
      <w:bookmarkEnd w:id="167"/>
    </w:p>
    <w:p w:rsidR="00802181" w:rsidRDefault="00A930D8" w:rsidP="007E3EF5">
      <w:pPr>
        <w:pStyle w:val="body"/>
      </w:pPr>
      <w:r>
        <w:t>If a remote accessible</w:t>
      </w:r>
      <w:r w:rsidR="00802181" w:rsidRPr="00B3433E">
        <w:t xml:space="preserve"> </w:t>
      </w:r>
      <w:proofErr w:type="spellStart"/>
      <w:r w:rsidR="00802181" w:rsidRPr="00B3433E">
        <w:t>IoE</w:t>
      </w:r>
      <w:proofErr w:type="spellEnd"/>
      <w:r w:rsidR="00802181" w:rsidRPr="00B3433E">
        <w:t xml:space="preserve"> device is permanently removed from the proximal </w:t>
      </w:r>
      <w:r w:rsidR="00B3433E" w:rsidRPr="00B3433E">
        <w:t xml:space="preserve">network, the </w:t>
      </w:r>
      <w:r w:rsidR="00D02600">
        <w:t>Connector</w:t>
      </w:r>
      <w:r w:rsidR="00B3433E" w:rsidRPr="00B3433E">
        <w:t xml:space="preserve"> app and in turn the cloud service will get failure when</w:t>
      </w:r>
      <w:r w:rsidR="00CE002B">
        <w:t xml:space="preserve"> trying to access that device. The u</w:t>
      </w:r>
      <w:r w:rsidR="00B3433E" w:rsidRPr="00B3433E">
        <w:t>ser may or may not remove that device from the remote profile. When the user removes that device from the profile, the device will no longer be visible for remote access.</w:t>
      </w:r>
    </w:p>
    <w:p w:rsidR="00A930D8" w:rsidRDefault="00A930D8" w:rsidP="007E3EF5">
      <w:pPr>
        <w:pStyle w:val="body"/>
      </w:pPr>
      <w:r>
        <w:t xml:space="preserve">A remote accessible </w:t>
      </w:r>
      <w:proofErr w:type="spellStart"/>
      <w:r>
        <w:t>IoE</w:t>
      </w:r>
      <w:proofErr w:type="spellEnd"/>
      <w:r>
        <w:t xml:space="preserve"> device could be temporarily removed from the proximal network and come back in network after some time. The </w:t>
      </w:r>
      <w:r w:rsidR="001864F1">
        <w:t>Connector</w:t>
      </w:r>
      <w:r>
        <w:t xml:space="preserve"> app and in t</w:t>
      </w:r>
      <w:r w:rsidR="00342BC7">
        <w:t>urn the cloud service will get</w:t>
      </w:r>
      <w:r>
        <w:t xml:space="preserve"> failure when trying to access t</w:t>
      </w:r>
      <w:r w:rsidR="00342BC7">
        <w:t>he device during the period it was removed. The remote access to device will be automatically restored when the device comes back in the proximal network.</w:t>
      </w:r>
    </w:p>
    <w:p w:rsidR="00B3433E" w:rsidRDefault="00B3433E" w:rsidP="00B3433E">
      <w:pPr>
        <w:pStyle w:val="Heading2"/>
      </w:pPr>
      <w:bookmarkStart w:id="168" w:name="_Toc404604585"/>
      <w:r>
        <w:t xml:space="preserve">Functional </w:t>
      </w:r>
      <w:r w:rsidR="00DE6466">
        <w:t>d</w:t>
      </w:r>
      <w:r>
        <w:t>esign</w:t>
      </w:r>
      <w:bookmarkEnd w:id="168"/>
    </w:p>
    <w:p w:rsidR="00DD2F74" w:rsidRDefault="00DE6466" w:rsidP="00DD2F74">
      <w:pPr>
        <w:pStyle w:val="Heading3"/>
      </w:pPr>
      <w:bookmarkStart w:id="169" w:name="_Toc404604586"/>
      <w:r>
        <w:t>App Management i</w:t>
      </w:r>
      <w:r w:rsidR="00DD2F74">
        <w:t>nterface</w:t>
      </w:r>
      <w:bookmarkEnd w:id="169"/>
    </w:p>
    <w:p w:rsidR="00DD2F74" w:rsidRDefault="00DE6466" w:rsidP="007E3EF5">
      <w:pPr>
        <w:pStyle w:val="body"/>
      </w:pPr>
      <w:r>
        <w:t>The App Management i</w:t>
      </w:r>
      <w:r w:rsidR="00DD2F74">
        <w:t xml:space="preserve">nterface is an </w:t>
      </w:r>
      <w:proofErr w:type="spellStart"/>
      <w:r w:rsidR="00531F19">
        <w:t>AllJoyn</w:t>
      </w:r>
      <w:proofErr w:type="spellEnd"/>
      <w:r w:rsidR="00DD2F74">
        <w:t xml:space="preserve"> interface provided by the G</w:t>
      </w:r>
      <w:r>
        <w:t xml:space="preserve">ateway </w:t>
      </w:r>
      <w:r w:rsidR="00E55173">
        <w:t>Management</w:t>
      </w:r>
      <w:r>
        <w:t xml:space="preserve"> a</w:t>
      </w:r>
      <w:r w:rsidR="00DD2F74">
        <w:t xml:space="preserve">pp and supports functional methods as summarized in </w:t>
      </w:r>
      <w:r w:rsidR="009644C4">
        <w:fldChar w:fldCharType="begin"/>
      </w:r>
      <w:r w:rsidR="007E3EF5">
        <w:instrText xml:space="preserve"> REF _Ref379470716 \h </w:instrText>
      </w:r>
      <w:r w:rsidR="009644C4">
        <w:fldChar w:fldCharType="separate"/>
      </w:r>
      <w:r w:rsidR="00AC331C">
        <w:t xml:space="preserve">Table </w:t>
      </w:r>
      <w:r w:rsidR="00AC331C">
        <w:rPr>
          <w:noProof/>
        </w:rPr>
        <w:t>3</w:t>
      </w:r>
      <w:r w:rsidR="00AC331C">
        <w:noBreakHyphen/>
      </w:r>
      <w:r w:rsidR="00AC331C">
        <w:rPr>
          <w:noProof/>
        </w:rPr>
        <w:t>2</w:t>
      </w:r>
      <w:r w:rsidR="009644C4">
        <w:fldChar w:fldCharType="end"/>
      </w:r>
      <w:r w:rsidR="00DD2F74">
        <w:t>.</w:t>
      </w:r>
    </w:p>
    <w:p w:rsidR="00DD2F74" w:rsidRDefault="00DD2F74" w:rsidP="00DD2F74">
      <w:pPr>
        <w:pStyle w:val="Caption"/>
        <w:keepNext/>
      </w:pPr>
      <w:bookmarkStart w:id="170" w:name="_Ref379470716"/>
      <w:bookmarkStart w:id="171" w:name="_Toc404604645"/>
      <w:r>
        <w:t xml:space="preserve">Table </w:t>
      </w:r>
      <w:r w:rsidR="009644C4">
        <w:fldChar w:fldCharType="begin"/>
      </w:r>
      <w:r w:rsidR="00197080">
        <w:instrText xml:space="preserve"> STYLEREF 1 \s </w:instrText>
      </w:r>
      <w:r w:rsidR="009644C4">
        <w:fldChar w:fldCharType="separate"/>
      </w:r>
      <w:r w:rsidR="00AC331C">
        <w:rPr>
          <w:noProof/>
        </w:rPr>
        <w:t>3</w:t>
      </w:r>
      <w:r w:rsidR="009644C4">
        <w:rPr>
          <w:noProof/>
        </w:rPr>
        <w:fldChar w:fldCharType="end"/>
      </w:r>
      <w:r w:rsidR="0092121A">
        <w:noBreakHyphen/>
      </w:r>
      <w:r w:rsidR="009644C4">
        <w:fldChar w:fldCharType="begin"/>
      </w:r>
      <w:r w:rsidR="00197080">
        <w:instrText xml:space="preserve"> SEQ Table \* ARABIC \s 1 </w:instrText>
      </w:r>
      <w:r w:rsidR="009644C4">
        <w:fldChar w:fldCharType="separate"/>
      </w:r>
      <w:r w:rsidR="00AC331C">
        <w:rPr>
          <w:noProof/>
        </w:rPr>
        <w:t>2</w:t>
      </w:r>
      <w:r w:rsidR="009644C4">
        <w:rPr>
          <w:noProof/>
        </w:rPr>
        <w:fldChar w:fldCharType="end"/>
      </w:r>
      <w:bookmarkEnd w:id="170"/>
      <w:r>
        <w:t xml:space="preserve"> App M</w:t>
      </w:r>
      <w:r w:rsidR="00DE6466">
        <w:t>anagement</w:t>
      </w:r>
      <w:r>
        <w:t xml:space="preserve"> </w:t>
      </w:r>
      <w:r w:rsidR="00DE6466">
        <w:t>i</w:t>
      </w:r>
      <w:r>
        <w:t xml:space="preserve">nterface </w:t>
      </w:r>
      <w:r w:rsidR="00DE6466">
        <w:t>f</w:t>
      </w:r>
      <w:r>
        <w:t>unctions</w:t>
      </w:r>
      <w:bookmarkEnd w:id="171"/>
    </w:p>
    <w:tbl>
      <w:tblPr>
        <w:tblStyle w:val="TableGrid"/>
        <w:tblW w:w="0" w:type="auto"/>
        <w:tblInd w:w="835" w:type="dxa"/>
        <w:tblLook w:val="04A0"/>
      </w:tblPr>
      <w:tblGrid>
        <w:gridCol w:w="2545"/>
        <w:gridCol w:w="5915"/>
      </w:tblGrid>
      <w:tr w:rsidR="00DD2F74" w:rsidTr="00DE6466">
        <w:trPr>
          <w:cnfStyle w:val="100000000000"/>
        </w:trPr>
        <w:tc>
          <w:tcPr>
            <w:tcW w:w="2545" w:type="dxa"/>
          </w:tcPr>
          <w:p w:rsidR="00DD2F74" w:rsidRPr="00CA187F" w:rsidRDefault="00DD2F74" w:rsidP="00342BC7">
            <w:pPr>
              <w:pStyle w:val="tableheading"/>
            </w:pPr>
            <w:r>
              <w:t>Functional method</w:t>
            </w:r>
          </w:p>
        </w:tc>
        <w:tc>
          <w:tcPr>
            <w:tcW w:w="5915" w:type="dxa"/>
          </w:tcPr>
          <w:p w:rsidR="00DD2F74" w:rsidRPr="00CA187F" w:rsidRDefault="00DD2F74" w:rsidP="00342BC7">
            <w:pPr>
              <w:pStyle w:val="tableheading"/>
            </w:pPr>
            <w:r w:rsidRPr="00CA187F">
              <w:t>Description</w:t>
            </w:r>
          </w:p>
        </w:tc>
      </w:tr>
      <w:tr w:rsidR="00DD2F74" w:rsidTr="00DE6466">
        <w:tc>
          <w:tcPr>
            <w:tcW w:w="2545" w:type="dxa"/>
          </w:tcPr>
          <w:p w:rsidR="00DD2F74" w:rsidRDefault="00DD2F74" w:rsidP="0057726A">
            <w:pPr>
              <w:pStyle w:val="tableentry"/>
            </w:pPr>
            <w:r>
              <w:t>Install App</w:t>
            </w:r>
          </w:p>
        </w:tc>
        <w:tc>
          <w:tcPr>
            <w:tcW w:w="5915" w:type="dxa"/>
          </w:tcPr>
          <w:p w:rsidR="00DD2F74" w:rsidRPr="00CA187F" w:rsidRDefault="00DF4E01" w:rsidP="00CE002B">
            <w:pPr>
              <w:pStyle w:val="tableentry"/>
            </w:pPr>
            <w:r>
              <w:t>Results in d</w:t>
            </w:r>
            <w:r w:rsidR="0057726A">
              <w:t>ownload</w:t>
            </w:r>
            <w:r>
              <w:t xml:space="preserve"> of</w:t>
            </w:r>
            <w:r w:rsidR="0057726A">
              <w:t xml:space="preserve"> the </w:t>
            </w:r>
            <w:r w:rsidR="001864F1">
              <w:t>Connector</w:t>
            </w:r>
            <w:r w:rsidR="00CE002B">
              <w:t xml:space="preserve"> app</w:t>
            </w:r>
            <w:r w:rsidR="0057726A">
              <w:t xml:space="preserve"> package from the U</w:t>
            </w:r>
            <w:r w:rsidR="00EA7128">
              <w:t>RL provided and installs the package on the G</w:t>
            </w:r>
            <w:r w:rsidR="00CE002B">
              <w:t>ateway</w:t>
            </w:r>
            <w:r w:rsidR="00EA7128">
              <w:t xml:space="preserve"> Agent</w:t>
            </w:r>
            <w:r w:rsidR="00A930D8">
              <w:t xml:space="preserve"> in</w:t>
            </w:r>
            <w:r>
              <w:t xml:space="preserve"> a new user account</w:t>
            </w:r>
            <w:r w:rsidR="00EA7128">
              <w:t xml:space="preserve">. </w:t>
            </w:r>
            <w:r w:rsidR="00CE002B">
              <w:t>The p</w:t>
            </w:r>
            <w:r w:rsidR="00EA7128">
              <w:t xml:space="preserve">ackage signature </w:t>
            </w:r>
            <w:r>
              <w:t>is verified</w:t>
            </w:r>
            <w:r w:rsidR="00EA7128">
              <w:t xml:space="preserve"> before installing the app. Also used for upgrading an existing </w:t>
            </w:r>
            <w:r w:rsidR="001864F1">
              <w:t>Connector</w:t>
            </w:r>
            <w:r w:rsidR="00CE002B">
              <w:t xml:space="preserve"> app</w:t>
            </w:r>
            <w:r w:rsidR="00EA7128">
              <w:t xml:space="preserve"> to a newer version.</w:t>
            </w:r>
          </w:p>
        </w:tc>
      </w:tr>
      <w:tr w:rsidR="00DD2F74" w:rsidTr="00DE6466">
        <w:tc>
          <w:tcPr>
            <w:tcW w:w="2545" w:type="dxa"/>
          </w:tcPr>
          <w:p w:rsidR="00DD2F74" w:rsidRDefault="00DD2F74" w:rsidP="0057726A">
            <w:pPr>
              <w:pStyle w:val="tableentry"/>
            </w:pPr>
            <w:r>
              <w:t>Uninstall App</w:t>
            </w:r>
          </w:p>
        </w:tc>
        <w:tc>
          <w:tcPr>
            <w:tcW w:w="5915" w:type="dxa"/>
          </w:tcPr>
          <w:p w:rsidR="00DD2F74" w:rsidRPr="00CA187F" w:rsidRDefault="00DF4E01" w:rsidP="00CE002B">
            <w:pPr>
              <w:pStyle w:val="tableentry"/>
            </w:pPr>
            <w:r>
              <w:t>Results in uninstalling</w:t>
            </w:r>
            <w:r w:rsidR="00EA7128">
              <w:t xml:space="preserve"> the specified </w:t>
            </w:r>
            <w:r w:rsidR="001864F1">
              <w:t>Connector</w:t>
            </w:r>
            <w:r w:rsidR="00CE002B">
              <w:t xml:space="preserve"> app</w:t>
            </w:r>
            <w:r w:rsidR="00EA7128">
              <w:t xml:space="preserve"> from the G</w:t>
            </w:r>
            <w:r w:rsidR="00CE002B">
              <w:t xml:space="preserve">ateway </w:t>
            </w:r>
            <w:r w:rsidR="00EA7128">
              <w:t>Agent.</w:t>
            </w:r>
          </w:p>
        </w:tc>
      </w:tr>
      <w:tr w:rsidR="00DD2F74" w:rsidTr="00DE6466">
        <w:tc>
          <w:tcPr>
            <w:tcW w:w="2545" w:type="dxa"/>
          </w:tcPr>
          <w:p w:rsidR="00DD2F74" w:rsidRDefault="00DD2F74" w:rsidP="0057726A">
            <w:pPr>
              <w:pStyle w:val="tableentry"/>
            </w:pPr>
            <w:r>
              <w:t>Restart App</w:t>
            </w:r>
          </w:p>
        </w:tc>
        <w:tc>
          <w:tcPr>
            <w:tcW w:w="5915" w:type="dxa"/>
          </w:tcPr>
          <w:p w:rsidR="00DD2F74" w:rsidRPr="00CA187F" w:rsidRDefault="00EA7128" w:rsidP="0057726A">
            <w:pPr>
              <w:pStyle w:val="tableentry"/>
            </w:pPr>
            <w:r>
              <w:t xml:space="preserve">Results in restarting the specified </w:t>
            </w:r>
            <w:r w:rsidR="001864F1">
              <w:t>Connector</w:t>
            </w:r>
            <w:r w:rsidR="00CE002B">
              <w:t xml:space="preserve"> app</w:t>
            </w:r>
            <w:r>
              <w:t xml:space="preserve">. </w:t>
            </w:r>
            <w:r w:rsidRPr="00133AEC">
              <w:t xml:space="preserve">This call will fail if the profile associated with the </w:t>
            </w:r>
            <w:r w:rsidR="001864F1">
              <w:t>Connector</w:t>
            </w:r>
            <w:r w:rsidR="00CE002B">
              <w:t xml:space="preserve"> app</w:t>
            </w:r>
            <w:r w:rsidRPr="00133AEC">
              <w:t xml:space="preserve"> is not active.</w:t>
            </w:r>
          </w:p>
        </w:tc>
      </w:tr>
      <w:tr w:rsidR="003A09D3" w:rsidTr="00DE6466">
        <w:tc>
          <w:tcPr>
            <w:tcW w:w="2545" w:type="dxa"/>
          </w:tcPr>
          <w:p w:rsidR="003A09D3" w:rsidRDefault="003A09D3" w:rsidP="006A7599">
            <w:pPr>
              <w:pStyle w:val="tableentry"/>
            </w:pPr>
            <w:r>
              <w:t>Get App Status</w:t>
            </w:r>
          </w:p>
        </w:tc>
        <w:tc>
          <w:tcPr>
            <w:tcW w:w="5915" w:type="dxa"/>
          </w:tcPr>
          <w:p w:rsidR="003A09D3" w:rsidRPr="00CA187F" w:rsidRDefault="003A09D3" w:rsidP="00E14C37">
            <w:pPr>
              <w:pStyle w:val="tableentry"/>
            </w:pPr>
            <w:r>
              <w:t xml:space="preserve">Returns </w:t>
            </w:r>
            <w:r w:rsidRPr="00DC732F">
              <w:t xml:space="preserve">status information for </w:t>
            </w:r>
            <w:r>
              <w:t>the specified</w:t>
            </w:r>
            <w:r w:rsidRPr="00DC732F">
              <w:t xml:space="preserve"> </w:t>
            </w:r>
            <w:r w:rsidR="001864F1">
              <w:t>Connector</w:t>
            </w:r>
            <w:r w:rsidRPr="00DC732F">
              <w:t xml:space="preserve"> app including install status, operational status and cloud service connection status</w:t>
            </w:r>
            <w:r>
              <w:t xml:space="preserve">. </w:t>
            </w:r>
          </w:p>
        </w:tc>
      </w:tr>
      <w:tr w:rsidR="003A09D3" w:rsidTr="00DE6466">
        <w:tc>
          <w:tcPr>
            <w:tcW w:w="2545" w:type="dxa"/>
          </w:tcPr>
          <w:p w:rsidR="003A09D3" w:rsidRDefault="003A09D3" w:rsidP="0057726A">
            <w:pPr>
              <w:pStyle w:val="tableentry"/>
            </w:pPr>
            <w:r>
              <w:t>Get Installed Apps</w:t>
            </w:r>
          </w:p>
        </w:tc>
        <w:tc>
          <w:tcPr>
            <w:tcW w:w="5915" w:type="dxa"/>
          </w:tcPr>
          <w:p w:rsidR="003A09D3" w:rsidRPr="00CA187F" w:rsidRDefault="003A09D3" w:rsidP="00CE002B">
            <w:pPr>
              <w:pStyle w:val="tableentry"/>
            </w:pPr>
            <w:r>
              <w:t xml:space="preserve">Returns list of already installed </w:t>
            </w:r>
            <w:r w:rsidR="001864F1">
              <w:t>Connector</w:t>
            </w:r>
            <w:r w:rsidR="00CE002B">
              <w:t xml:space="preserve"> app</w:t>
            </w:r>
            <w:r>
              <w:t xml:space="preserve"> on the G</w:t>
            </w:r>
            <w:r w:rsidR="00CE002B">
              <w:t>ateway</w:t>
            </w:r>
            <w:r>
              <w:t xml:space="preserve"> Agent.</w:t>
            </w:r>
          </w:p>
        </w:tc>
      </w:tr>
      <w:tr w:rsidR="003A09D3" w:rsidTr="00DE6466">
        <w:tc>
          <w:tcPr>
            <w:tcW w:w="2545" w:type="dxa"/>
          </w:tcPr>
          <w:p w:rsidR="003A09D3" w:rsidRDefault="003A09D3" w:rsidP="0057726A">
            <w:pPr>
              <w:pStyle w:val="tableentry"/>
            </w:pPr>
            <w:r>
              <w:t>Get Manifest Data</w:t>
            </w:r>
          </w:p>
        </w:tc>
        <w:tc>
          <w:tcPr>
            <w:tcW w:w="5915" w:type="dxa"/>
          </w:tcPr>
          <w:p w:rsidR="003A09D3" w:rsidRPr="00CA187F" w:rsidRDefault="003A09D3" w:rsidP="0057726A">
            <w:pPr>
              <w:pStyle w:val="tableentry"/>
            </w:pPr>
            <w:r>
              <w:t xml:space="preserve">Returns manifest file data for the specified </w:t>
            </w:r>
            <w:r w:rsidR="001864F1">
              <w:t>Connector</w:t>
            </w:r>
            <w:r w:rsidR="00CE002B">
              <w:t xml:space="preserve"> app</w:t>
            </w:r>
            <w:r>
              <w:t>.</w:t>
            </w:r>
          </w:p>
        </w:tc>
      </w:tr>
      <w:tr w:rsidR="00C105B9" w:rsidTr="00DE6466">
        <w:tc>
          <w:tcPr>
            <w:tcW w:w="2545" w:type="dxa"/>
          </w:tcPr>
          <w:p w:rsidR="00C105B9" w:rsidRDefault="00C105B9" w:rsidP="00C105B9">
            <w:pPr>
              <w:pStyle w:val="tableentry"/>
            </w:pPr>
            <w:r>
              <w:t>Get Manifest Interfaces</w:t>
            </w:r>
          </w:p>
        </w:tc>
        <w:tc>
          <w:tcPr>
            <w:tcW w:w="5915" w:type="dxa"/>
          </w:tcPr>
          <w:p w:rsidR="00C105B9" w:rsidRDefault="00C105B9" w:rsidP="00C105B9">
            <w:pPr>
              <w:pStyle w:val="tableentry"/>
            </w:pPr>
            <w:r>
              <w:t xml:space="preserve">Returns details about </w:t>
            </w:r>
            <w:proofErr w:type="spellStart"/>
            <w:r>
              <w:t>AllJoyn</w:t>
            </w:r>
            <w:proofErr w:type="spellEnd"/>
            <w:r>
              <w:t xml:space="preserve"> interfaces from the manifest file for a given </w:t>
            </w:r>
            <w:r w:rsidR="001864F1">
              <w:t>Connector</w:t>
            </w:r>
            <w:r w:rsidR="00CE002B">
              <w:t xml:space="preserve"> app</w:t>
            </w:r>
            <w:r>
              <w:t>.</w:t>
            </w:r>
          </w:p>
        </w:tc>
      </w:tr>
      <w:tr w:rsidR="00C105B9" w:rsidTr="00DE6466">
        <w:tc>
          <w:tcPr>
            <w:tcW w:w="2545" w:type="dxa"/>
          </w:tcPr>
          <w:p w:rsidR="00C105B9" w:rsidRDefault="00C105B9" w:rsidP="00C105B9">
            <w:pPr>
              <w:pStyle w:val="tableheading"/>
            </w:pPr>
            <w:r>
              <w:t>Functional Signal</w:t>
            </w:r>
          </w:p>
        </w:tc>
        <w:tc>
          <w:tcPr>
            <w:tcW w:w="5915" w:type="dxa"/>
          </w:tcPr>
          <w:p w:rsidR="00C105B9" w:rsidRDefault="00C105B9" w:rsidP="00C105B9">
            <w:pPr>
              <w:pStyle w:val="tableheading"/>
            </w:pPr>
            <w:r>
              <w:t>Description</w:t>
            </w:r>
          </w:p>
        </w:tc>
      </w:tr>
      <w:tr w:rsidR="00C105B9" w:rsidTr="00DE6466">
        <w:tc>
          <w:tcPr>
            <w:tcW w:w="2545" w:type="dxa"/>
          </w:tcPr>
          <w:p w:rsidR="00C105B9" w:rsidRDefault="00C105B9" w:rsidP="00C105B9">
            <w:pPr>
              <w:pStyle w:val="tableentry"/>
            </w:pPr>
            <w:r>
              <w:t>App Status Changed</w:t>
            </w:r>
          </w:p>
        </w:tc>
        <w:tc>
          <w:tcPr>
            <w:tcW w:w="5915" w:type="dxa"/>
          </w:tcPr>
          <w:p w:rsidR="00C105B9" w:rsidRDefault="00C105B9" w:rsidP="00C105B9">
            <w:pPr>
              <w:pStyle w:val="tableentry"/>
            </w:pPr>
            <w:r>
              <w:t xml:space="preserve">A signal sent out to Control app when status information changes for a </w:t>
            </w:r>
            <w:r w:rsidR="001864F1">
              <w:t>Connector</w:t>
            </w:r>
            <w:r w:rsidR="00CE002B">
              <w:t xml:space="preserve"> app. This is a session-</w:t>
            </w:r>
            <w:r>
              <w:t>based signal.</w:t>
            </w:r>
          </w:p>
        </w:tc>
      </w:tr>
    </w:tbl>
    <w:p w:rsidR="00E015DF" w:rsidRDefault="00E015DF" w:rsidP="00E015DF">
      <w:pPr>
        <w:pStyle w:val="Heading4"/>
      </w:pPr>
      <w:r>
        <w:t>Install App</w:t>
      </w:r>
    </w:p>
    <w:p w:rsidR="00E015DF" w:rsidRPr="00C105B9" w:rsidRDefault="009644C4" w:rsidP="00C105B9">
      <w:pPr>
        <w:pStyle w:val="body"/>
      </w:pPr>
      <w:fldSimple w:instr=" REF _Ref379470905 \h  \* MERGEFORMAT ">
        <w:r w:rsidR="00AC331C">
          <w:t>Table 3</w:t>
        </w:r>
        <w:r w:rsidR="00AC331C">
          <w:noBreakHyphen/>
          <w:t>3</w:t>
        </w:r>
      </w:fldSimple>
      <w:r w:rsidR="00E015DF" w:rsidRPr="00C105B9">
        <w:t xml:space="preserve"> provides </w:t>
      </w:r>
      <w:r w:rsidR="00DE6466" w:rsidRPr="00C105B9">
        <w:t xml:space="preserve">a </w:t>
      </w:r>
      <w:r w:rsidR="00E015DF" w:rsidRPr="00C105B9">
        <w:t>functional definition for the Install App method.</w:t>
      </w:r>
    </w:p>
    <w:p w:rsidR="00E015DF" w:rsidRDefault="00E015DF" w:rsidP="00E015DF">
      <w:pPr>
        <w:pStyle w:val="Caption"/>
        <w:keepNext/>
      </w:pPr>
      <w:bookmarkStart w:id="172" w:name="_Ref379470905"/>
      <w:bookmarkStart w:id="173" w:name="_Toc404604646"/>
      <w:r>
        <w:lastRenderedPageBreak/>
        <w:t xml:space="preserve">Table </w:t>
      </w:r>
      <w:r w:rsidR="009644C4">
        <w:fldChar w:fldCharType="begin"/>
      </w:r>
      <w:r w:rsidR="00197080">
        <w:instrText xml:space="preserve"> STYLEREF 1 \s </w:instrText>
      </w:r>
      <w:r w:rsidR="009644C4">
        <w:fldChar w:fldCharType="separate"/>
      </w:r>
      <w:r w:rsidR="00AC331C">
        <w:rPr>
          <w:noProof/>
        </w:rPr>
        <w:t>3</w:t>
      </w:r>
      <w:r w:rsidR="009644C4">
        <w:rPr>
          <w:noProof/>
        </w:rPr>
        <w:fldChar w:fldCharType="end"/>
      </w:r>
      <w:r w:rsidR="0092121A">
        <w:noBreakHyphen/>
      </w:r>
      <w:r w:rsidR="009644C4">
        <w:fldChar w:fldCharType="begin"/>
      </w:r>
      <w:r w:rsidR="00197080">
        <w:instrText xml:space="preserve"> SEQ Table \* ARABIC \s 1 </w:instrText>
      </w:r>
      <w:r w:rsidR="009644C4">
        <w:fldChar w:fldCharType="separate"/>
      </w:r>
      <w:r w:rsidR="00AC331C">
        <w:rPr>
          <w:noProof/>
        </w:rPr>
        <w:t>3</w:t>
      </w:r>
      <w:r w:rsidR="009644C4">
        <w:rPr>
          <w:noProof/>
        </w:rPr>
        <w:fldChar w:fldCharType="end"/>
      </w:r>
      <w:bookmarkEnd w:id="172"/>
      <w:r>
        <w:t xml:space="preserve"> Install App </w:t>
      </w:r>
      <w:r w:rsidR="00DE6466">
        <w:t>m</w:t>
      </w:r>
      <w:r>
        <w:t>ethod</w:t>
      </w:r>
      <w:bookmarkEnd w:id="173"/>
    </w:p>
    <w:tbl>
      <w:tblPr>
        <w:tblStyle w:val="TableQIS"/>
        <w:tblW w:w="0" w:type="auto"/>
        <w:tblInd w:w="835" w:type="dxa"/>
        <w:tblLook w:val="04A0"/>
      </w:tblPr>
      <w:tblGrid>
        <w:gridCol w:w="1708"/>
        <w:gridCol w:w="2403"/>
        <w:gridCol w:w="900"/>
        <w:gridCol w:w="3449"/>
      </w:tblGrid>
      <w:tr w:rsidR="00E015DF" w:rsidTr="00DE6466">
        <w:trPr>
          <w:cnfStyle w:val="100000000000"/>
        </w:trPr>
        <w:tc>
          <w:tcPr>
            <w:tcW w:w="1708" w:type="dxa"/>
            <w:vMerge w:val="restart"/>
          </w:tcPr>
          <w:p w:rsidR="00E015DF" w:rsidRDefault="00E015DF" w:rsidP="00342BC7">
            <w:pPr>
              <w:pStyle w:val="tableheading"/>
            </w:pPr>
            <w:r>
              <w:t>Method</w:t>
            </w:r>
          </w:p>
        </w:tc>
        <w:tc>
          <w:tcPr>
            <w:tcW w:w="6752" w:type="dxa"/>
            <w:gridSpan w:val="3"/>
          </w:tcPr>
          <w:p w:rsidR="00E015DF" w:rsidRDefault="00E015DF" w:rsidP="00342BC7">
            <w:pPr>
              <w:pStyle w:val="tableheading"/>
              <w:jc w:val="center"/>
            </w:pPr>
            <w:r>
              <w:t>Parameters</w:t>
            </w:r>
          </w:p>
        </w:tc>
      </w:tr>
      <w:tr w:rsidR="00E015DF" w:rsidTr="00DE6466">
        <w:tc>
          <w:tcPr>
            <w:tcW w:w="1708" w:type="dxa"/>
            <w:vMerge/>
          </w:tcPr>
          <w:p w:rsidR="00E015DF" w:rsidRDefault="00E015DF" w:rsidP="00342BC7">
            <w:pPr>
              <w:pStyle w:val="tableheading"/>
            </w:pPr>
          </w:p>
        </w:tc>
        <w:tc>
          <w:tcPr>
            <w:tcW w:w="2403" w:type="dxa"/>
          </w:tcPr>
          <w:p w:rsidR="00E015DF" w:rsidRDefault="00E015DF" w:rsidP="00342BC7">
            <w:pPr>
              <w:pStyle w:val="tableheading"/>
            </w:pPr>
            <w:r>
              <w:t>Parameter Name</w:t>
            </w:r>
          </w:p>
        </w:tc>
        <w:tc>
          <w:tcPr>
            <w:tcW w:w="900" w:type="dxa"/>
          </w:tcPr>
          <w:p w:rsidR="00E015DF" w:rsidRDefault="00E015DF" w:rsidP="00342BC7">
            <w:pPr>
              <w:pStyle w:val="tableheading"/>
            </w:pPr>
            <w:r>
              <w:t>In/Out</w:t>
            </w:r>
          </w:p>
        </w:tc>
        <w:tc>
          <w:tcPr>
            <w:tcW w:w="3449" w:type="dxa"/>
          </w:tcPr>
          <w:p w:rsidR="00E015DF" w:rsidRDefault="00E015DF" w:rsidP="00342BC7">
            <w:pPr>
              <w:pStyle w:val="tableheading"/>
            </w:pPr>
            <w:r>
              <w:t>Description</w:t>
            </w:r>
          </w:p>
        </w:tc>
      </w:tr>
      <w:tr w:rsidR="00E015DF" w:rsidRPr="00522FD8" w:rsidTr="00DE6466">
        <w:tc>
          <w:tcPr>
            <w:tcW w:w="1708" w:type="dxa"/>
          </w:tcPr>
          <w:p w:rsidR="00E015DF" w:rsidRPr="00756917" w:rsidRDefault="00E015DF" w:rsidP="00342BC7">
            <w:pPr>
              <w:pStyle w:val="tableentry"/>
            </w:pPr>
            <w:r>
              <w:t>Install App</w:t>
            </w:r>
          </w:p>
        </w:tc>
        <w:tc>
          <w:tcPr>
            <w:tcW w:w="2403" w:type="dxa"/>
          </w:tcPr>
          <w:p w:rsidR="00E015DF" w:rsidRPr="00756917" w:rsidRDefault="0073533F" w:rsidP="00821170">
            <w:pPr>
              <w:pStyle w:val="tableentry"/>
            </w:pPr>
            <w:r>
              <w:t>Connector</w:t>
            </w:r>
            <w:r w:rsidR="00E015DF" w:rsidRPr="00756917">
              <w:t xml:space="preserve"> </w:t>
            </w:r>
            <w:r w:rsidR="00E015DF">
              <w:t>Id</w:t>
            </w:r>
          </w:p>
        </w:tc>
        <w:tc>
          <w:tcPr>
            <w:tcW w:w="900" w:type="dxa"/>
          </w:tcPr>
          <w:p w:rsidR="00E015DF" w:rsidRPr="00756917" w:rsidRDefault="00E015DF" w:rsidP="00342BC7">
            <w:pPr>
              <w:pStyle w:val="tableentry"/>
            </w:pPr>
            <w:r w:rsidRPr="00756917">
              <w:t>In</w:t>
            </w:r>
          </w:p>
        </w:tc>
        <w:tc>
          <w:tcPr>
            <w:tcW w:w="3449" w:type="dxa"/>
          </w:tcPr>
          <w:p w:rsidR="00E015DF" w:rsidRPr="00756917" w:rsidRDefault="0073533F" w:rsidP="00333D9D">
            <w:pPr>
              <w:pStyle w:val="tableentry"/>
            </w:pPr>
            <w:r>
              <w:t>Connector</w:t>
            </w:r>
            <w:r w:rsidR="00A930D8">
              <w:t xml:space="preserve"> Id for the </w:t>
            </w:r>
            <w:r w:rsidR="001864F1">
              <w:t>Connector</w:t>
            </w:r>
            <w:r w:rsidR="00CE002B">
              <w:t xml:space="preserve"> app</w:t>
            </w:r>
            <w:r w:rsidR="00E015DF">
              <w:t xml:space="preserve"> </w:t>
            </w:r>
            <w:r w:rsidR="00333D9D">
              <w:t>that</w:t>
            </w:r>
            <w:r w:rsidR="00A930D8">
              <w:t xml:space="preserve"> is being installed.</w:t>
            </w:r>
          </w:p>
        </w:tc>
      </w:tr>
      <w:tr w:rsidR="00C105B9" w:rsidRPr="00522FD8" w:rsidTr="00DE6466">
        <w:tc>
          <w:tcPr>
            <w:tcW w:w="1708" w:type="dxa"/>
          </w:tcPr>
          <w:p w:rsidR="00C105B9" w:rsidRPr="00756917" w:rsidRDefault="00C105B9" w:rsidP="00342BC7">
            <w:pPr>
              <w:pStyle w:val="tableentry"/>
            </w:pPr>
          </w:p>
        </w:tc>
        <w:tc>
          <w:tcPr>
            <w:tcW w:w="2403" w:type="dxa"/>
          </w:tcPr>
          <w:p w:rsidR="00C105B9" w:rsidRDefault="00C105B9" w:rsidP="00C105B9">
            <w:pPr>
              <w:pStyle w:val="tableentry"/>
            </w:pPr>
            <w:r>
              <w:t>App Name</w:t>
            </w:r>
          </w:p>
        </w:tc>
        <w:tc>
          <w:tcPr>
            <w:tcW w:w="900" w:type="dxa"/>
          </w:tcPr>
          <w:p w:rsidR="00C105B9" w:rsidRPr="00756917" w:rsidRDefault="00C105B9" w:rsidP="00C105B9">
            <w:pPr>
              <w:pStyle w:val="tableentry"/>
            </w:pPr>
            <w:r>
              <w:t>In</w:t>
            </w:r>
          </w:p>
        </w:tc>
        <w:tc>
          <w:tcPr>
            <w:tcW w:w="3449" w:type="dxa"/>
          </w:tcPr>
          <w:p w:rsidR="00C105B9" w:rsidRDefault="00C105B9" w:rsidP="00C105B9">
            <w:pPr>
              <w:pStyle w:val="tableentry"/>
            </w:pPr>
            <w:r>
              <w:t xml:space="preserve">App name for the </w:t>
            </w:r>
            <w:r w:rsidR="001864F1">
              <w:t>Connector</w:t>
            </w:r>
            <w:r w:rsidR="00CE002B">
              <w:t xml:space="preserve"> app</w:t>
            </w:r>
            <w:r>
              <w:t xml:space="preserve"> being installed.</w:t>
            </w:r>
          </w:p>
        </w:tc>
      </w:tr>
      <w:tr w:rsidR="00E015DF" w:rsidRPr="00522FD8" w:rsidTr="00DE6466">
        <w:tc>
          <w:tcPr>
            <w:tcW w:w="1708" w:type="dxa"/>
          </w:tcPr>
          <w:p w:rsidR="00E015DF" w:rsidRPr="00756917" w:rsidRDefault="00E015DF" w:rsidP="00342BC7">
            <w:pPr>
              <w:pStyle w:val="tableentry"/>
            </w:pPr>
          </w:p>
        </w:tc>
        <w:tc>
          <w:tcPr>
            <w:tcW w:w="2403" w:type="dxa"/>
          </w:tcPr>
          <w:p w:rsidR="00E015DF" w:rsidRPr="00756917" w:rsidRDefault="00A930D8" w:rsidP="00342BC7">
            <w:pPr>
              <w:pStyle w:val="tableentry"/>
            </w:pPr>
            <w:r>
              <w:t>App package name</w:t>
            </w:r>
          </w:p>
        </w:tc>
        <w:tc>
          <w:tcPr>
            <w:tcW w:w="900" w:type="dxa"/>
          </w:tcPr>
          <w:p w:rsidR="00E015DF" w:rsidRPr="00756917" w:rsidRDefault="00E015DF" w:rsidP="00342BC7">
            <w:pPr>
              <w:pStyle w:val="tableentry"/>
            </w:pPr>
            <w:r w:rsidRPr="00756917">
              <w:t>In</w:t>
            </w:r>
          </w:p>
        </w:tc>
        <w:tc>
          <w:tcPr>
            <w:tcW w:w="3449" w:type="dxa"/>
          </w:tcPr>
          <w:p w:rsidR="00E015DF" w:rsidRPr="00756917" w:rsidRDefault="00A930D8" w:rsidP="00333D9D">
            <w:pPr>
              <w:pStyle w:val="tableentry"/>
            </w:pPr>
            <w:r>
              <w:t xml:space="preserve">Package name for the </w:t>
            </w:r>
            <w:r w:rsidR="001864F1">
              <w:t>Connector</w:t>
            </w:r>
            <w:r w:rsidR="00CE002B">
              <w:t xml:space="preserve"> app</w:t>
            </w:r>
            <w:r>
              <w:t xml:space="preserve"> </w:t>
            </w:r>
            <w:r w:rsidR="00333D9D">
              <w:t>that</w:t>
            </w:r>
            <w:r>
              <w:t xml:space="preserve"> is being installed.</w:t>
            </w:r>
          </w:p>
        </w:tc>
      </w:tr>
      <w:tr w:rsidR="00342BC7" w:rsidRPr="00522FD8" w:rsidTr="00DE6466">
        <w:tc>
          <w:tcPr>
            <w:tcW w:w="1708" w:type="dxa"/>
          </w:tcPr>
          <w:p w:rsidR="00342BC7" w:rsidRPr="00756917" w:rsidRDefault="00342BC7" w:rsidP="00342BC7">
            <w:pPr>
              <w:pStyle w:val="tableentry"/>
            </w:pPr>
          </w:p>
        </w:tc>
        <w:tc>
          <w:tcPr>
            <w:tcW w:w="2403" w:type="dxa"/>
          </w:tcPr>
          <w:p w:rsidR="00342BC7" w:rsidRDefault="00342BC7" w:rsidP="00342BC7">
            <w:pPr>
              <w:pStyle w:val="tableentry"/>
            </w:pPr>
            <w:r>
              <w:t>App version</w:t>
            </w:r>
          </w:p>
        </w:tc>
        <w:tc>
          <w:tcPr>
            <w:tcW w:w="900" w:type="dxa"/>
          </w:tcPr>
          <w:p w:rsidR="00342BC7" w:rsidRPr="00756917" w:rsidRDefault="00342BC7" w:rsidP="00342BC7">
            <w:pPr>
              <w:pStyle w:val="tableentry"/>
            </w:pPr>
            <w:r>
              <w:t>In</w:t>
            </w:r>
          </w:p>
        </w:tc>
        <w:tc>
          <w:tcPr>
            <w:tcW w:w="3449" w:type="dxa"/>
          </w:tcPr>
          <w:p w:rsidR="00342BC7" w:rsidRDefault="00342BC7" w:rsidP="00333D9D">
            <w:pPr>
              <w:pStyle w:val="tableentry"/>
            </w:pPr>
            <w:r>
              <w:t xml:space="preserve">Version for the </w:t>
            </w:r>
            <w:r w:rsidR="001864F1">
              <w:t>Connector</w:t>
            </w:r>
            <w:r w:rsidR="00CE002B">
              <w:t xml:space="preserve"> app</w:t>
            </w:r>
            <w:r>
              <w:t xml:space="preserve"> </w:t>
            </w:r>
            <w:r w:rsidR="00333D9D">
              <w:t>that</w:t>
            </w:r>
            <w:r>
              <w:t xml:space="preserve"> is being installed.</w:t>
            </w:r>
          </w:p>
        </w:tc>
      </w:tr>
      <w:tr w:rsidR="00E015DF" w:rsidRPr="00522FD8" w:rsidTr="00DE6466">
        <w:tc>
          <w:tcPr>
            <w:tcW w:w="1708" w:type="dxa"/>
          </w:tcPr>
          <w:p w:rsidR="00E015DF" w:rsidRPr="00756917" w:rsidRDefault="00E015DF" w:rsidP="00342BC7">
            <w:pPr>
              <w:pStyle w:val="tableentry"/>
            </w:pPr>
          </w:p>
        </w:tc>
        <w:tc>
          <w:tcPr>
            <w:tcW w:w="2403" w:type="dxa"/>
          </w:tcPr>
          <w:p w:rsidR="00E015DF" w:rsidRDefault="00342BC7" w:rsidP="00342BC7">
            <w:pPr>
              <w:pStyle w:val="tableentry"/>
            </w:pPr>
            <w:r>
              <w:t>Download URL</w:t>
            </w:r>
          </w:p>
        </w:tc>
        <w:tc>
          <w:tcPr>
            <w:tcW w:w="900" w:type="dxa"/>
          </w:tcPr>
          <w:p w:rsidR="00E015DF" w:rsidRDefault="00342BC7" w:rsidP="00342BC7">
            <w:pPr>
              <w:pStyle w:val="tableentry"/>
            </w:pPr>
            <w:r>
              <w:t>In</w:t>
            </w:r>
          </w:p>
        </w:tc>
        <w:tc>
          <w:tcPr>
            <w:tcW w:w="3449" w:type="dxa"/>
          </w:tcPr>
          <w:p w:rsidR="00E015DF" w:rsidRDefault="00342BC7" w:rsidP="00342BC7">
            <w:pPr>
              <w:pStyle w:val="tableentry"/>
            </w:pPr>
            <w:r>
              <w:t>Web URL to download the app package</w:t>
            </w:r>
            <w:r w:rsidR="00E015DF">
              <w:t>.</w:t>
            </w:r>
          </w:p>
        </w:tc>
      </w:tr>
      <w:tr w:rsidR="00342BC7" w:rsidRPr="00522FD8" w:rsidTr="00DE6466">
        <w:tc>
          <w:tcPr>
            <w:tcW w:w="1708" w:type="dxa"/>
          </w:tcPr>
          <w:p w:rsidR="00342BC7" w:rsidRPr="00756917" w:rsidRDefault="00342BC7" w:rsidP="00342BC7">
            <w:pPr>
              <w:pStyle w:val="tableentry"/>
            </w:pPr>
          </w:p>
        </w:tc>
        <w:tc>
          <w:tcPr>
            <w:tcW w:w="2403" w:type="dxa"/>
          </w:tcPr>
          <w:p w:rsidR="00342BC7" w:rsidRDefault="00342BC7" w:rsidP="00342BC7">
            <w:pPr>
              <w:pStyle w:val="tableentry"/>
            </w:pPr>
            <w:r>
              <w:t>App package file size</w:t>
            </w:r>
          </w:p>
        </w:tc>
        <w:tc>
          <w:tcPr>
            <w:tcW w:w="900" w:type="dxa"/>
          </w:tcPr>
          <w:p w:rsidR="00342BC7" w:rsidRDefault="00342BC7" w:rsidP="00342BC7">
            <w:pPr>
              <w:pStyle w:val="tableentry"/>
            </w:pPr>
            <w:r>
              <w:t>In</w:t>
            </w:r>
          </w:p>
        </w:tc>
        <w:tc>
          <w:tcPr>
            <w:tcW w:w="3449" w:type="dxa"/>
          </w:tcPr>
          <w:p w:rsidR="00342BC7" w:rsidRDefault="00342BC7" w:rsidP="00342BC7">
            <w:pPr>
              <w:pStyle w:val="tableentry"/>
            </w:pPr>
            <w:r>
              <w:t>File size for the entire app package including manifest data.</w:t>
            </w:r>
          </w:p>
        </w:tc>
      </w:tr>
      <w:tr w:rsidR="00342BC7" w:rsidRPr="00522FD8" w:rsidTr="00DE6466">
        <w:tc>
          <w:tcPr>
            <w:tcW w:w="1708" w:type="dxa"/>
          </w:tcPr>
          <w:p w:rsidR="00342BC7" w:rsidRPr="00756917" w:rsidRDefault="00342BC7" w:rsidP="00342BC7">
            <w:pPr>
              <w:pStyle w:val="tableentry"/>
            </w:pPr>
          </w:p>
        </w:tc>
        <w:tc>
          <w:tcPr>
            <w:tcW w:w="2403" w:type="dxa"/>
          </w:tcPr>
          <w:p w:rsidR="00342BC7" w:rsidRDefault="00342BC7" w:rsidP="00342BC7">
            <w:pPr>
              <w:pStyle w:val="tableentry"/>
            </w:pPr>
            <w:r>
              <w:t>Upgrade Flag</w:t>
            </w:r>
          </w:p>
        </w:tc>
        <w:tc>
          <w:tcPr>
            <w:tcW w:w="900" w:type="dxa"/>
          </w:tcPr>
          <w:p w:rsidR="00342BC7" w:rsidRDefault="00342BC7" w:rsidP="00342BC7">
            <w:pPr>
              <w:pStyle w:val="tableentry"/>
            </w:pPr>
            <w:r>
              <w:t>In</w:t>
            </w:r>
          </w:p>
        </w:tc>
        <w:tc>
          <w:tcPr>
            <w:tcW w:w="3449" w:type="dxa"/>
          </w:tcPr>
          <w:p w:rsidR="00342BC7" w:rsidRDefault="00342BC7" w:rsidP="00E44EDD">
            <w:pPr>
              <w:pStyle w:val="tableentry"/>
            </w:pPr>
            <w:r>
              <w:t xml:space="preserve">Flag set to </w:t>
            </w:r>
            <w:r w:rsidR="00E44EDD">
              <w:t>false</w:t>
            </w:r>
            <w:r>
              <w:t xml:space="preserve"> for </w:t>
            </w:r>
            <w:r w:rsidR="00E44EDD">
              <w:t xml:space="preserve">new </w:t>
            </w:r>
            <w:r>
              <w:t xml:space="preserve">app </w:t>
            </w:r>
            <w:r w:rsidR="00E44EDD">
              <w:t xml:space="preserve">install and set to true for app </w:t>
            </w:r>
            <w:r>
              <w:t>upgrades.</w:t>
            </w:r>
          </w:p>
        </w:tc>
      </w:tr>
      <w:tr w:rsidR="003F6C48" w:rsidRPr="00522FD8" w:rsidTr="00DE6466">
        <w:tc>
          <w:tcPr>
            <w:tcW w:w="1708" w:type="dxa"/>
          </w:tcPr>
          <w:p w:rsidR="003F6C48" w:rsidRPr="00756917" w:rsidRDefault="003F6C48" w:rsidP="00342BC7">
            <w:pPr>
              <w:pStyle w:val="tableentry"/>
            </w:pPr>
          </w:p>
        </w:tc>
        <w:tc>
          <w:tcPr>
            <w:tcW w:w="2403" w:type="dxa"/>
          </w:tcPr>
          <w:p w:rsidR="003F6C48" w:rsidRDefault="003F6C48" w:rsidP="006A7599">
            <w:pPr>
              <w:pStyle w:val="tableentry"/>
            </w:pPr>
            <w:r>
              <w:t>Install Status</w:t>
            </w:r>
          </w:p>
        </w:tc>
        <w:tc>
          <w:tcPr>
            <w:tcW w:w="900" w:type="dxa"/>
          </w:tcPr>
          <w:p w:rsidR="003F6C48" w:rsidRDefault="003F6C48" w:rsidP="006A7599">
            <w:pPr>
              <w:pStyle w:val="tableentry"/>
            </w:pPr>
            <w:r>
              <w:t>Out</w:t>
            </w:r>
          </w:p>
        </w:tc>
        <w:tc>
          <w:tcPr>
            <w:tcW w:w="3449" w:type="dxa"/>
          </w:tcPr>
          <w:p w:rsidR="003F6C48" w:rsidRDefault="003F6C48" w:rsidP="003F6C48">
            <w:pPr>
              <w:pStyle w:val="tableentry"/>
            </w:pPr>
            <w:r>
              <w:t xml:space="preserve">Indicates installation status for the </w:t>
            </w:r>
            <w:r w:rsidR="001864F1">
              <w:t>Connector</w:t>
            </w:r>
            <w:r w:rsidR="00CE002B">
              <w:t xml:space="preserve"> app</w:t>
            </w:r>
            <w:r>
              <w:t>.</w:t>
            </w:r>
            <w:r w:rsidR="00E44EDD">
              <w:t xml:space="preserve"> This will be set to ‘Install in progress’ or ‘upgrade in progress’.</w:t>
            </w:r>
          </w:p>
        </w:tc>
      </w:tr>
    </w:tbl>
    <w:p w:rsidR="00E44EDD" w:rsidRDefault="00E44EDD" w:rsidP="00E44EDD">
      <w:pPr>
        <w:pStyle w:val="Heading4"/>
      </w:pPr>
      <w:r>
        <w:t>Uninstall App</w:t>
      </w:r>
    </w:p>
    <w:p w:rsidR="00E44EDD" w:rsidRDefault="009644C4" w:rsidP="007E3EF5">
      <w:pPr>
        <w:pStyle w:val="body"/>
      </w:pPr>
      <w:r>
        <w:fldChar w:fldCharType="begin"/>
      </w:r>
      <w:r w:rsidR="007E3EF5">
        <w:instrText xml:space="preserve"> REF _Ref379470939 \h </w:instrText>
      </w:r>
      <w:r>
        <w:fldChar w:fldCharType="separate"/>
      </w:r>
      <w:r w:rsidR="00AC331C">
        <w:t xml:space="preserve">Table </w:t>
      </w:r>
      <w:r w:rsidR="00AC331C">
        <w:rPr>
          <w:noProof/>
        </w:rPr>
        <w:t>3</w:t>
      </w:r>
      <w:r w:rsidR="00AC331C">
        <w:noBreakHyphen/>
      </w:r>
      <w:r w:rsidR="00AC331C">
        <w:rPr>
          <w:noProof/>
        </w:rPr>
        <w:t>4</w:t>
      </w:r>
      <w:r>
        <w:fldChar w:fldCharType="end"/>
      </w:r>
      <w:r w:rsidR="00E44EDD">
        <w:t xml:space="preserve"> provides </w:t>
      </w:r>
      <w:r w:rsidR="00DE6466">
        <w:t xml:space="preserve">a </w:t>
      </w:r>
      <w:r w:rsidR="00E44EDD">
        <w:t>functional definition for the Uninstall App method.</w:t>
      </w:r>
    </w:p>
    <w:p w:rsidR="00E44EDD" w:rsidRDefault="00E44EDD" w:rsidP="00E44EDD">
      <w:pPr>
        <w:pStyle w:val="Caption"/>
        <w:keepNext/>
      </w:pPr>
      <w:bookmarkStart w:id="174" w:name="_Ref379470939"/>
      <w:bookmarkStart w:id="175" w:name="_Toc404604647"/>
      <w:r>
        <w:t xml:space="preserve">Table </w:t>
      </w:r>
      <w:r w:rsidR="009644C4">
        <w:fldChar w:fldCharType="begin"/>
      </w:r>
      <w:r w:rsidR="00197080">
        <w:instrText xml:space="preserve"> STYLEREF 1 \s </w:instrText>
      </w:r>
      <w:r w:rsidR="009644C4">
        <w:fldChar w:fldCharType="separate"/>
      </w:r>
      <w:r w:rsidR="00AC331C">
        <w:rPr>
          <w:noProof/>
        </w:rPr>
        <w:t>3</w:t>
      </w:r>
      <w:r w:rsidR="009644C4">
        <w:rPr>
          <w:noProof/>
        </w:rPr>
        <w:fldChar w:fldCharType="end"/>
      </w:r>
      <w:r w:rsidR="0092121A">
        <w:noBreakHyphen/>
      </w:r>
      <w:r w:rsidR="009644C4">
        <w:fldChar w:fldCharType="begin"/>
      </w:r>
      <w:r w:rsidR="00197080">
        <w:instrText xml:space="preserve"> SEQ Table \* ARABIC \s 1 </w:instrText>
      </w:r>
      <w:r w:rsidR="009644C4">
        <w:fldChar w:fldCharType="separate"/>
      </w:r>
      <w:r w:rsidR="00AC331C">
        <w:rPr>
          <w:noProof/>
        </w:rPr>
        <w:t>4</w:t>
      </w:r>
      <w:r w:rsidR="009644C4">
        <w:rPr>
          <w:noProof/>
        </w:rPr>
        <w:fldChar w:fldCharType="end"/>
      </w:r>
      <w:bookmarkEnd w:id="174"/>
      <w:r>
        <w:t xml:space="preserve"> Uninstall App </w:t>
      </w:r>
      <w:r w:rsidR="00DE6466">
        <w:t>m</w:t>
      </w:r>
      <w:r>
        <w:t>ethod</w:t>
      </w:r>
      <w:bookmarkEnd w:id="175"/>
    </w:p>
    <w:tbl>
      <w:tblPr>
        <w:tblStyle w:val="TableQIS"/>
        <w:tblW w:w="0" w:type="auto"/>
        <w:tblInd w:w="835" w:type="dxa"/>
        <w:tblLook w:val="04A0"/>
      </w:tblPr>
      <w:tblGrid>
        <w:gridCol w:w="1708"/>
        <w:gridCol w:w="1980"/>
        <w:gridCol w:w="1323"/>
        <w:gridCol w:w="3449"/>
      </w:tblGrid>
      <w:tr w:rsidR="00E44EDD" w:rsidTr="00DE6466">
        <w:trPr>
          <w:cnfStyle w:val="100000000000"/>
        </w:trPr>
        <w:tc>
          <w:tcPr>
            <w:tcW w:w="1708" w:type="dxa"/>
            <w:vMerge w:val="restart"/>
          </w:tcPr>
          <w:p w:rsidR="00E44EDD" w:rsidRDefault="00E44EDD" w:rsidP="006A7599">
            <w:pPr>
              <w:pStyle w:val="tableheading"/>
            </w:pPr>
            <w:r>
              <w:t>Method</w:t>
            </w:r>
          </w:p>
        </w:tc>
        <w:tc>
          <w:tcPr>
            <w:tcW w:w="6752" w:type="dxa"/>
            <w:gridSpan w:val="3"/>
          </w:tcPr>
          <w:p w:rsidR="00E44EDD" w:rsidRDefault="00E44EDD" w:rsidP="006A7599">
            <w:pPr>
              <w:pStyle w:val="tableheading"/>
              <w:jc w:val="center"/>
            </w:pPr>
            <w:r>
              <w:t>Parameters</w:t>
            </w:r>
          </w:p>
        </w:tc>
      </w:tr>
      <w:tr w:rsidR="00E44EDD" w:rsidTr="00DE6466">
        <w:tc>
          <w:tcPr>
            <w:tcW w:w="1708" w:type="dxa"/>
            <w:vMerge/>
          </w:tcPr>
          <w:p w:rsidR="00E44EDD" w:rsidRDefault="00E44EDD" w:rsidP="006A7599">
            <w:pPr>
              <w:pStyle w:val="tableheading"/>
            </w:pPr>
          </w:p>
        </w:tc>
        <w:tc>
          <w:tcPr>
            <w:tcW w:w="1980" w:type="dxa"/>
          </w:tcPr>
          <w:p w:rsidR="00E44EDD" w:rsidRDefault="00E44EDD" w:rsidP="006A7599">
            <w:pPr>
              <w:pStyle w:val="tableheading"/>
            </w:pPr>
            <w:r>
              <w:t>Parameter Name</w:t>
            </w:r>
          </w:p>
        </w:tc>
        <w:tc>
          <w:tcPr>
            <w:tcW w:w="1323" w:type="dxa"/>
          </w:tcPr>
          <w:p w:rsidR="00E44EDD" w:rsidRDefault="00E44EDD" w:rsidP="006A7599">
            <w:pPr>
              <w:pStyle w:val="tableheading"/>
            </w:pPr>
            <w:r>
              <w:t>In/Out</w:t>
            </w:r>
          </w:p>
        </w:tc>
        <w:tc>
          <w:tcPr>
            <w:tcW w:w="3449" w:type="dxa"/>
          </w:tcPr>
          <w:p w:rsidR="00E44EDD" w:rsidRDefault="00E44EDD" w:rsidP="006A7599">
            <w:pPr>
              <w:pStyle w:val="tableheading"/>
            </w:pPr>
            <w:r>
              <w:t>Description</w:t>
            </w:r>
          </w:p>
        </w:tc>
      </w:tr>
      <w:tr w:rsidR="00E44EDD" w:rsidRPr="00522FD8" w:rsidTr="00DE6466">
        <w:tc>
          <w:tcPr>
            <w:tcW w:w="1708" w:type="dxa"/>
          </w:tcPr>
          <w:p w:rsidR="00E44EDD" w:rsidRPr="00756917" w:rsidRDefault="00E44EDD" w:rsidP="00E44EDD">
            <w:pPr>
              <w:pStyle w:val="tableentry"/>
            </w:pPr>
            <w:r>
              <w:t>Uninstall App</w:t>
            </w:r>
          </w:p>
        </w:tc>
        <w:tc>
          <w:tcPr>
            <w:tcW w:w="1980" w:type="dxa"/>
          </w:tcPr>
          <w:p w:rsidR="00E44EDD" w:rsidRPr="00756917" w:rsidRDefault="0073533F" w:rsidP="006A7599">
            <w:pPr>
              <w:pStyle w:val="tableentry"/>
            </w:pPr>
            <w:r>
              <w:t>Connector</w:t>
            </w:r>
            <w:r w:rsidRPr="00756917">
              <w:t xml:space="preserve"> </w:t>
            </w:r>
            <w:r w:rsidR="00E44EDD">
              <w:t>Id</w:t>
            </w:r>
          </w:p>
        </w:tc>
        <w:tc>
          <w:tcPr>
            <w:tcW w:w="1323" w:type="dxa"/>
          </w:tcPr>
          <w:p w:rsidR="00E44EDD" w:rsidRPr="00756917" w:rsidRDefault="00E44EDD" w:rsidP="006A7599">
            <w:pPr>
              <w:pStyle w:val="tableentry"/>
            </w:pPr>
            <w:r w:rsidRPr="00756917">
              <w:t>In</w:t>
            </w:r>
          </w:p>
        </w:tc>
        <w:tc>
          <w:tcPr>
            <w:tcW w:w="3449" w:type="dxa"/>
          </w:tcPr>
          <w:p w:rsidR="00E44EDD" w:rsidRPr="00756917" w:rsidRDefault="0073533F" w:rsidP="00333D9D">
            <w:pPr>
              <w:pStyle w:val="tableentry"/>
            </w:pPr>
            <w:r>
              <w:t xml:space="preserve">Connector </w:t>
            </w:r>
            <w:r w:rsidR="00E44EDD">
              <w:t xml:space="preserve">Id for the </w:t>
            </w:r>
            <w:r w:rsidR="001864F1">
              <w:t>Connector</w:t>
            </w:r>
            <w:r w:rsidR="00CE002B">
              <w:t xml:space="preserve"> app</w:t>
            </w:r>
            <w:r w:rsidR="00E44EDD">
              <w:t xml:space="preserve"> </w:t>
            </w:r>
            <w:r w:rsidR="00333D9D">
              <w:t>that</w:t>
            </w:r>
            <w:r w:rsidR="00E44EDD">
              <w:t xml:space="preserve"> needs to be uninstalled.</w:t>
            </w:r>
          </w:p>
        </w:tc>
      </w:tr>
      <w:tr w:rsidR="003A09D3" w:rsidRPr="00522FD8" w:rsidTr="00DE6466">
        <w:tc>
          <w:tcPr>
            <w:tcW w:w="1708" w:type="dxa"/>
          </w:tcPr>
          <w:p w:rsidR="003A09D3" w:rsidRDefault="003A09D3" w:rsidP="00E44EDD">
            <w:pPr>
              <w:pStyle w:val="tableentry"/>
            </w:pPr>
          </w:p>
        </w:tc>
        <w:tc>
          <w:tcPr>
            <w:tcW w:w="1980" w:type="dxa"/>
          </w:tcPr>
          <w:p w:rsidR="003A09D3" w:rsidRDefault="003A09D3" w:rsidP="006A7599">
            <w:pPr>
              <w:pStyle w:val="tableentry"/>
            </w:pPr>
            <w:proofErr w:type="spellStart"/>
            <w:r>
              <w:t>Resp</w:t>
            </w:r>
            <w:proofErr w:type="spellEnd"/>
            <w:r>
              <w:t xml:space="preserve"> Status</w:t>
            </w:r>
          </w:p>
        </w:tc>
        <w:tc>
          <w:tcPr>
            <w:tcW w:w="1323" w:type="dxa"/>
          </w:tcPr>
          <w:p w:rsidR="003A09D3" w:rsidRPr="00756917" w:rsidRDefault="003A09D3" w:rsidP="006A7599">
            <w:pPr>
              <w:pStyle w:val="tableentry"/>
            </w:pPr>
            <w:r>
              <w:t>Out</w:t>
            </w:r>
          </w:p>
        </w:tc>
        <w:tc>
          <w:tcPr>
            <w:tcW w:w="3449" w:type="dxa"/>
          </w:tcPr>
          <w:p w:rsidR="003A09D3" w:rsidRDefault="003A09D3" w:rsidP="003A09D3">
            <w:pPr>
              <w:pStyle w:val="tableentry"/>
            </w:pPr>
            <w:r>
              <w:t xml:space="preserve">Indicates success/failure status for the uninstall of the </w:t>
            </w:r>
            <w:r w:rsidR="001864F1">
              <w:t>Connector</w:t>
            </w:r>
            <w:r w:rsidR="00CE002B">
              <w:t xml:space="preserve"> app</w:t>
            </w:r>
            <w:r>
              <w:t>.</w:t>
            </w:r>
          </w:p>
        </w:tc>
      </w:tr>
      <w:tr w:rsidR="00E44EDD" w:rsidRPr="00522FD8" w:rsidTr="00DE6466">
        <w:tc>
          <w:tcPr>
            <w:tcW w:w="1708" w:type="dxa"/>
          </w:tcPr>
          <w:p w:rsidR="00E44EDD" w:rsidRPr="00756917" w:rsidRDefault="00E44EDD" w:rsidP="006A7599">
            <w:pPr>
              <w:pStyle w:val="tableentry"/>
            </w:pPr>
          </w:p>
        </w:tc>
        <w:tc>
          <w:tcPr>
            <w:tcW w:w="1980" w:type="dxa"/>
          </w:tcPr>
          <w:p w:rsidR="00E44EDD" w:rsidRDefault="00E44EDD" w:rsidP="006A7599">
            <w:pPr>
              <w:pStyle w:val="tableentry"/>
            </w:pPr>
            <w:r>
              <w:t>Install Status</w:t>
            </w:r>
          </w:p>
          <w:p w:rsidR="003A09D3" w:rsidRDefault="003A09D3" w:rsidP="006A7599">
            <w:pPr>
              <w:pStyle w:val="tableentry"/>
            </w:pPr>
          </w:p>
        </w:tc>
        <w:tc>
          <w:tcPr>
            <w:tcW w:w="1323" w:type="dxa"/>
          </w:tcPr>
          <w:p w:rsidR="00E44EDD" w:rsidRDefault="00E44EDD" w:rsidP="006A7599">
            <w:pPr>
              <w:pStyle w:val="tableentry"/>
            </w:pPr>
            <w:r>
              <w:t>Out</w:t>
            </w:r>
          </w:p>
          <w:p w:rsidR="003A09D3" w:rsidRDefault="003A09D3" w:rsidP="006A7599">
            <w:pPr>
              <w:pStyle w:val="tableentry"/>
            </w:pPr>
            <w:r>
              <w:t>(conditional)</w:t>
            </w:r>
          </w:p>
        </w:tc>
        <w:tc>
          <w:tcPr>
            <w:tcW w:w="3449" w:type="dxa"/>
          </w:tcPr>
          <w:p w:rsidR="00E44EDD" w:rsidRDefault="003A09D3" w:rsidP="006A7599">
            <w:pPr>
              <w:pStyle w:val="tableentry"/>
            </w:pPr>
            <w:r>
              <w:t xml:space="preserve">Indicates </w:t>
            </w:r>
            <w:proofErr w:type="spellStart"/>
            <w:r>
              <w:t>uninstallation</w:t>
            </w:r>
            <w:proofErr w:type="spellEnd"/>
            <w:r>
              <w:t xml:space="preserve"> status for the </w:t>
            </w:r>
            <w:r w:rsidR="001864F1">
              <w:t>Connector</w:t>
            </w:r>
            <w:r w:rsidR="0063715C">
              <w:t xml:space="preserve"> app</w:t>
            </w:r>
            <w:r>
              <w:t xml:space="preserve">. Only included if the </w:t>
            </w:r>
            <w:proofErr w:type="spellStart"/>
            <w:r>
              <w:t>Resp</w:t>
            </w:r>
            <w:proofErr w:type="spellEnd"/>
            <w:r>
              <w:t xml:space="preserve"> Status was a failure. This will be set to ‘Installed’.</w:t>
            </w:r>
          </w:p>
        </w:tc>
      </w:tr>
      <w:tr w:rsidR="003A09D3" w:rsidRPr="00522FD8" w:rsidTr="00DE6466">
        <w:tc>
          <w:tcPr>
            <w:tcW w:w="1708" w:type="dxa"/>
          </w:tcPr>
          <w:p w:rsidR="003A09D3" w:rsidRPr="00756917" w:rsidRDefault="003A09D3" w:rsidP="006A7599">
            <w:pPr>
              <w:pStyle w:val="tableentry"/>
            </w:pPr>
          </w:p>
        </w:tc>
        <w:tc>
          <w:tcPr>
            <w:tcW w:w="1980" w:type="dxa"/>
          </w:tcPr>
          <w:p w:rsidR="003A09D3" w:rsidRDefault="003A09D3" w:rsidP="006A7599">
            <w:pPr>
              <w:pStyle w:val="tableentry"/>
            </w:pPr>
            <w:r>
              <w:t>Install Description</w:t>
            </w:r>
          </w:p>
        </w:tc>
        <w:tc>
          <w:tcPr>
            <w:tcW w:w="1323" w:type="dxa"/>
          </w:tcPr>
          <w:p w:rsidR="003A09D3" w:rsidRDefault="003A09D3" w:rsidP="006A7599">
            <w:pPr>
              <w:pStyle w:val="tableentry"/>
            </w:pPr>
            <w:r>
              <w:t>Out</w:t>
            </w:r>
          </w:p>
          <w:p w:rsidR="003A09D3" w:rsidRDefault="003A09D3" w:rsidP="006A7599">
            <w:pPr>
              <w:pStyle w:val="tableentry"/>
            </w:pPr>
            <w:r>
              <w:t>(conditional)</w:t>
            </w:r>
          </w:p>
        </w:tc>
        <w:tc>
          <w:tcPr>
            <w:tcW w:w="3449" w:type="dxa"/>
          </w:tcPr>
          <w:p w:rsidR="003A09D3" w:rsidRDefault="003A09D3" w:rsidP="003A09D3">
            <w:pPr>
              <w:pStyle w:val="tableentry"/>
            </w:pPr>
            <w:r>
              <w:t xml:space="preserve">Provides description about the uninstall failure. Only included if the </w:t>
            </w:r>
            <w:proofErr w:type="spellStart"/>
            <w:r>
              <w:t>Resp</w:t>
            </w:r>
            <w:proofErr w:type="spellEnd"/>
            <w:r>
              <w:t xml:space="preserve"> Status was a failure.  </w:t>
            </w:r>
          </w:p>
        </w:tc>
      </w:tr>
    </w:tbl>
    <w:p w:rsidR="003A09D3" w:rsidRDefault="003A09D3" w:rsidP="003A09D3">
      <w:pPr>
        <w:pStyle w:val="Heading4"/>
      </w:pPr>
      <w:r>
        <w:t>Restart App</w:t>
      </w:r>
    </w:p>
    <w:p w:rsidR="003A09D3" w:rsidRDefault="009644C4" w:rsidP="007E3EF5">
      <w:pPr>
        <w:pStyle w:val="body"/>
      </w:pPr>
      <w:r>
        <w:fldChar w:fldCharType="begin"/>
      </w:r>
      <w:r w:rsidR="007E3EF5">
        <w:instrText xml:space="preserve"> REF _Ref379470969 \h </w:instrText>
      </w:r>
      <w:r>
        <w:fldChar w:fldCharType="separate"/>
      </w:r>
      <w:r w:rsidR="00AC331C">
        <w:t xml:space="preserve">Table </w:t>
      </w:r>
      <w:r w:rsidR="00AC331C">
        <w:rPr>
          <w:noProof/>
        </w:rPr>
        <w:t>3</w:t>
      </w:r>
      <w:r w:rsidR="00AC331C">
        <w:noBreakHyphen/>
      </w:r>
      <w:r w:rsidR="00AC331C">
        <w:rPr>
          <w:noProof/>
        </w:rPr>
        <w:t>5</w:t>
      </w:r>
      <w:r>
        <w:fldChar w:fldCharType="end"/>
      </w:r>
      <w:r w:rsidR="007E3EF5">
        <w:t xml:space="preserve"> </w:t>
      </w:r>
      <w:r w:rsidR="003A09D3">
        <w:t xml:space="preserve">provides </w:t>
      </w:r>
      <w:r w:rsidR="00DE6466">
        <w:t xml:space="preserve">a functional definition for the </w:t>
      </w:r>
      <w:r w:rsidR="003A09D3">
        <w:t>Restart App method.</w:t>
      </w:r>
    </w:p>
    <w:p w:rsidR="003A09D3" w:rsidRDefault="003A09D3" w:rsidP="003A09D3">
      <w:pPr>
        <w:pStyle w:val="Caption"/>
        <w:keepNext/>
      </w:pPr>
      <w:bookmarkStart w:id="176" w:name="_Ref379470969"/>
      <w:bookmarkStart w:id="177" w:name="_Toc404604648"/>
      <w:r>
        <w:lastRenderedPageBreak/>
        <w:t xml:space="preserve">Table </w:t>
      </w:r>
      <w:r w:rsidR="009644C4">
        <w:fldChar w:fldCharType="begin"/>
      </w:r>
      <w:r w:rsidR="00197080">
        <w:instrText xml:space="preserve"> STYLEREF 1 \s </w:instrText>
      </w:r>
      <w:r w:rsidR="009644C4">
        <w:fldChar w:fldCharType="separate"/>
      </w:r>
      <w:r w:rsidR="00AC331C">
        <w:rPr>
          <w:noProof/>
        </w:rPr>
        <w:t>3</w:t>
      </w:r>
      <w:r w:rsidR="009644C4">
        <w:rPr>
          <w:noProof/>
        </w:rPr>
        <w:fldChar w:fldCharType="end"/>
      </w:r>
      <w:r w:rsidR="0092121A">
        <w:noBreakHyphen/>
      </w:r>
      <w:r w:rsidR="009644C4">
        <w:fldChar w:fldCharType="begin"/>
      </w:r>
      <w:r w:rsidR="00197080">
        <w:instrText xml:space="preserve"> SEQ Table \* ARABIC \s 1 </w:instrText>
      </w:r>
      <w:r w:rsidR="009644C4">
        <w:fldChar w:fldCharType="separate"/>
      </w:r>
      <w:r w:rsidR="00AC331C">
        <w:rPr>
          <w:noProof/>
        </w:rPr>
        <w:t>5</w:t>
      </w:r>
      <w:r w:rsidR="009644C4">
        <w:rPr>
          <w:noProof/>
        </w:rPr>
        <w:fldChar w:fldCharType="end"/>
      </w:r>
      <w:bookmarkEnd w:id="176"/>
      <w:r>
        <w:t xml:space="preserve"> Restart App </w:t>
      </w:r>
      <w:r w:rsidR="00175CD5">
        <w:t>m</w:t>
      </w:r>
      <w:r>
        <w:t>ethod</w:t>
      </w:r>
      <w:bookmarkEnd w:id="177"/>
    </w:p>
    <w:tbl>
      <w:tblPr>
        <w:tblStyle w:val="TableQIS"/>
        <w:tblW w:w="0" w:type="auto"/>
        <w:tblInd w:w="835" w:type="dxa"/>
        <w:tblLook w:val="04A0"/>
      </w:tblPr>
      <w:tblGrid>
        <w:gridCol w:w="1708"/>
        <w:gridCol w:w="1980"/>
        <w:gridCol w:w="1323"/>
        <w:gridCol w:w="3449"/>
      </w:tblGrid>
      <w:tr w:rsidR="003A09D3" w:rsidTr="00DE6466">
        <w:trPr>
          <w:cnfStyle w:val="100000000000"/>
        </w:trPr>
        <w:tc>
          <w:tcPr>
            <w:tcW w:w="1708" w:type="dxa"/>
            <w:vMerge w:val="restart"/>
          </w:tcPr>
          <w:p w:rsidR="003A09D3" w:rsidRDefault="003A09D3" w:rsidP="006A7599">
            <w:pPr>
              <w:pStyle w:val="tableheading"/>
            </w:pPr>
            <w:r>
              <w:t>Method</w:t>
            </w:r>
          </w:p>
        </w:tc>
        <w:tc>
          <w:tcPr>
            <w:tcW w:w="6752" w:type="dxa"/>
            <w:gridSpan w:val="3"/>
          </w:tcPr>
          <w:p w:rsidR="003A09D3" w:rsidRDefault="003A09D3" w:rsidP="006A7599">
            <w:pPr>
              <w:pStyle w:val="tableheading"/>
              <w:jc w:val="center"/>
            </w:pPr>
            <w:r>
              <w:t>Parameters</w:t>
            </w:r>
          </w:p>
        </w:tc>
      </w:tr>
      <w:tr w:rsidR="003A09D3" w:rsidTr="00DE6466">
        <w:tc>
          <w:tcPr>
            <w:tcW w:w="1708" w:type="dxa"/>
            <w:vMerge/>
          </w:tcPr>
          <w:p w:rsidR="003A09D3" w:rsidRDefault="003A09D3" w:rsidP="006A7599">
            <w:pPr>
              <w:pStyle w:val="tableheading"/>
            </w:pPr>
          </w:p>
        </w:tc>
        <w:tc>
          <w:tcPr>
            <w:tcW w:w="1980" w:type="dxa"/>
          </w:tcPr>
          <w:p w:rsidR="003A09D3" w:rsidRDefault="003A09D3" w:rsidP="006A7599">
            <w:pPr>
              <w:pStyle w:val="tableheading"/>
            </w:pPr>
            <w:r>
              <w:t>Parameter Name</w:t>
            </w:r>
          </w:p>
        </w:tc>
        <w:tc>
          <w:tcPr>
            <w:tcW w:w="1323" w:type="dxa"/>
          </w:tcPr>
          <w:p w:rsidR="003A09D3" w:rsidRDefault="003A09D3" w:rsidP="006A7599">
            <w:pPr>
              <w:pStyle w:val="tableheading"/>
            </w:pPr>
            <w:r>
              <w:t>In/Out</w:t>
            </w:r>
          </w:p>
        </w:tc>
        <w:tc>
          <w:tcPr>
            <w:tcW w:w="3449" w:type="dxa"/>
          </w:tcPr>
          <w:p w:rsidR="003A09D3" w:rsidRDefault="003A09D3" w:rsidP="006A7599">
            <w:pPr>
              <w:pStyle w:val="tableheading"/>
            </w:pPr>
            <w:r>
              <w:t>Description</w:t>
            </w:r>
          </w:p>
        </w:tc>
      </w:tr>
      <w:tr w:rsidR="003A09D3" w:rsidRPr="00522FD8" w:rsidTr="00DE6466">
        <w:tc>
          <w:tcPr>
            <w:tcW w:w="1708" w:type="dxa"/>
          </w:tcPr>
          <w:p w:rsidR="003A09D3" w:rsidRPr="00756917" w:rsidRDefault="003A09D3" w:rsidP="006A7599">
            <w:pPr>
              <w:pStyle w:val="tableentry"/>
            </w:pPr>
            <w:r>
              <w:t>Restart App</w:t>
            </w:r>
          </w:p>
        </w:tc>
        <w:tc>
          <w:tcPr>
            <w:tcW w:w="1980" w:type="dxa"/>
          </w:tcPr>
          <w:p w:rsidR="003A09D3" w:rsidRPr="00756917" w:rsidRDefault="0073533F" w:rsidP="006A7599">
            <w:pPr>
              <w:pStyle w:val="tableentry"/>
            </w:pPr>
            <w:r>
              <w:t>Connector</w:t>
            </w:r>
            <w:r w:rsidRPr="00756917">
              <w:t xml:space="preserve"> </w:t>
            </w:r>
            <w:r w:rsidR="003A09D3">
              <w:t>Id</w:t>
            </w:r>
          </w:p>
        </w:tc>
        <w:tc>
          <w:tcPr>
            <w:tcW w:w="1323" w:type="dxa"/>
          </w:tcPr>
          <w:p w:rsidR="003A09D3" w:rsidRPr="00756917" w:rsidRDefault="003A09D3" w:rsidP="006A7599">
            <w:pPr>
              <w:pStyle w:val="tableentry"/>
            </w:pPr>
            <w:r w:rsidRPr="00756917">
              <w:t>In</w:t>
            </w:r>
          </w:p>
        </w:tc>
        <w:tc>
          <w:tcPr>
            <w:tcW w:w="3449" w:type="dxa"/>
          </w:tcPr>
          <w:p w:rsidR="003A09D3" w:rsidRPr="00756917" w:rsidRDefault="0073533F" w:rsidP="0073533F">
            <w:pPr>
              <w:pStyle w:val="tableentry"/>
            </w:pPr>
            <w:r>
              <w:t xml:space="preserve">Connector </w:t>
            </w:r>
            <w:r w:rsidR="003A09D3">
              <w:t xml:space="preserve">Id for the </w:t>
            </w:r>
            <w:r w:rsidR="001864F1">
              <w:t>Connector</w:t>
            </w:r>
            <w:r w:rsidR="0063715C">
              <w:t xml:space="preserve"> app</w:t>
            </w:r>
            <w:r w:rsidR="003A09D3">
              <w:t xml:space="preserve"> </w:t>
            </w:r>
            <w:r w:rsidR="00333D9D">
              <w:t>that</w:t>
            </w:r>
            <w:r w:rsidR="003A09D3">
              <w:t xml:space="preserve"> needs to be </w:t>
            </w:r>
            <w:r>
              <w:t>restarted</w:t>
            </w:r>
            <w:r w:rsidR="003A09D3">
              <w:t>.</w:t>
            </w:r>
          </w:p>
        </w:tc>
      </w:tr>
      <w:tr w:rsidR="003A09D3" w:rsidRPr="00522FD8" w:rsidTr="00DE6466">
        <w:tc>
          <w:tcPr>
            <w:tcW w:w="1708" w:type="dxa"/>
          </w:tcPr>
          <w:p w:rsidR="003A09D3" w:rsidRDefault="003A09D3" w:rsidP="006A7599">
            <w:pPr>
              <w:pStyle w:val="tableentry"/>
            </w:pPr>
          </w:p>
        </w:tc>
        <w:tc>
          <w:tcPr>
            <w:tcW w:w="1980" w:type="dxa"/>
          </w:tcPr>
          <w:p w:rsidR="003A09D3" w:rsidRDefault="003A09D3" w:rsidP="006A7599">
            <w:pPr>
              <w:pStyle w:val="tableentry"/>
            </w:pPr>
            <w:proofErr w:type="spellStart"/>
            <w:r>
              <w:t>Resp</w:t>
            </w:r>
            <w:proofErr w:type="spellEnd"/>
            <w:r>
              <w:t xml:space="preserve"> Status</w:t>
            </w:r>
          </w:p>
        </w:tc>
        <w:tc>
          <w:tcPr>
            <w:tcW w:w="1323" w:type="dxa"/>
          </w:tcPr>
          <w:p w:rsidR="003A09D3" w:rsidRPr="00756917" w:rsidRDefault="003A09D3" w:rsidP="006A7599">
            <w:pPr>
              <w:pStyle w:val="tableentry"/>
            </w:pPr>
            <w:r>
              <w:t>Out</w:t>
            </w:r>
          </w:p>
        </w:tc>
        <w:tc>
          <w:tcPr>
            <w:tcW w:w="3449" w:type="dxa"/>
          </w:tcPr>
          <w:p w:rsidR="003A09D3" w:rsidRDefault="003A09D3" w:rsidP="006A7599">
            <w:pPr>
              <w:pStyle w:val="tableentry"/>
            </w:pPr>
            <w:r>
              <w:t xml:space="preserve">Indicates success/failure status for the restart of the </w:t>
            </w:r>
            <w:r w:rsidR="001864F1">
              <w:t>Connector</w:t>
            </w:r>
            <w:r w:rsidR="0063715C">
              <w:t xml:space="preserve"> app</w:t>
            </w:r>
            <w:r>
              <w:t>.</w:t>
            </w:r>
          </w:p>
        </w:tc>
      </w:tr>
    </w:tbl>
    <w:p w:rsidR="003A09D3" w:rsidRDefault="003A09D3" w:rsidP="003A09D3">
      <w:pPr>
        <w:pStyle w:val="Heading4"/>
      </w:pPr>
      <w:r>
        <w:t>Get App Status</w:t>
      </w:r>
    </w:p>
    <w:p w:rsidR="003A09D3" w:rsidRDefault="009644C4" w:rsidP="007E3EF5">
      <w:pPr>
        <w:pStyle w:val="body"/>
      </w:pPr>
      <w:r>
        <w:fldChar w:fldCharType="begin"/>
      </w:r>
      <w:r w:rsidR="007E3EF5">
        <w:instrText xml:space="preserve"> REF _Ref379470999 \h </w:instrText>
      </w:r>
      <w:r>
        <w:fldChar w:fldCharType="separate"/>
      </w:r>
      <w:r w:rsidR="00AC331C">
        <w:t xml:space="preserve">Table </w:t>
      </w:r>
      <w:r w:rsidR="00AC331C">
        <w:rPr>
          <w:noProof/>
        </w:rPr>
        <w:t>3</w:t>
      </w:r>
      <w:r w:rsidR="00AC331C">
        <w:noBreakHyphen/>
      </w:r>
      <w:r w:rsidR="00AC331C">
        <w:rPr>
          <w:noProof/>
        </w:rPr>
        <w:t>6</w:t>
      </w:r>
      <w:r>
        <w:fldChar w:fldCharType="end"/>
      </w:r>
      <w:r w:rsidR="003A09D3">
        <w:t xml:space="preserve"> provides</w:t>
      </w:r>
      <w:r w:rsidR="00847B56">
        <w:t xml:space="preserve"> a functional definition for the </w:t>
      </w:r>
      <w:r w:rsidR="003A09D3">
        <w:t>Get A</w:t>
      </w:r>
      <w:r w:rsidR="00847B56">
        <w:t>pp Status</w:t>
      </w:r>
      <w:r w:rsidR="003A09D3">
        <w:t xml:space="preserve"> method.</w:t>
      </w:r>
    </w:p>
    <w:p w:rsidR="003A09D3" w:rsidRDefault="003A09D3" w:rsidP="003A09D3">
      <w:pPr>
        <w:pStyle w:val="Caption"/>
        <w:keepNext/>
      </w:pPr>
      <w:bookmarkStart w:id="178" w:name="_Ref379470999"/>
      <w:bookmarkStart w:id="179" w:name="_Toc404604649"/>
      <w:r>
        <w:t xml:space="preserve">Table </w:t>
      </w:r>
      <w:r w:rsidR="009644C4">
        <w:fldChar w:fldCharType="begin"/>
      </w:r>
      <w:r w:rsidR="00197080">
        <w:instrText xml:space="preserve"> STYLEREF 1 \s </w:instrText>
      </w:r>
      <w:r w:rsidR="009644C4">
        <w:fldChar w:fldCharType="separate"/>
      </w:r>
      <w:r w:rsidR="00AC331C">
        <w:rPr>
          <w:noProof/>
        </w:rPr>
        <w:t>3</w:t>
      </w:r>
      <w:r w:rsidR="009644C4">
        <w:rPr>
          <w:noProof/>
        </w:rPr>
        <w:fldChar w:fldCharType="end"/>
      </w:r>
      <w:r w:rsidR="0092121A">
        <w:noBreakHyphen/>
      </w:r>
      <w:r w:rsidR="009644C4">
        <w:fldChar w:fldCharType="begin"/>
      </w:r>
      <w:r w:rsidR="00197080">
        <w:instrText xml:space="preserve"> SEQ Table \* ARABIC \s 1 </w:instrText>
      </w:r>
      <w:r w:rsidR="009644C4">
        <w:fldChar w:fldCharType="separate"/>
      </w:r>
      <w:r w:rsidR="00AC331C">
        <w:rPr>
          <w:noProof/>
        </w:rPr>
        <w:t>6</w:t>
      </w:r>
      <w:r w:rsidR="009644C4">
        <w:rPr>
          <w:noProof/>
        </w:rPr>
        <w:fldChar w:fldCharType="end"/>
      </w:r>
      <w:bookmarkEnd w:id="178"/>
      <w:r w:rsidR="00847B56">
        <w:t xml:space="preserve"> Get App Status m</w:t>
      </w:r>
      <w:r>
        <w:t>ethod</w:t>
      </w:r>
      <w:bookmarkEnd w:id="179"/>
    </w:p>
    <w:tbl>
      <w:tblPr>
        <w:tblStyle w:val="TableQIS"/>
        <w:tblW w:w="0" w:type="auto"/>
        <w:tblInd w:w="835" w:type="dxa"/>
        <w:tblLook w:val="04A0"/>
      </w:tblPr>
      <w:tblGrid>
        <w:gridCol w:w="1708"/>
        <w:gridCol w:w="1980"/>
        <w:gridCol w:w="1323"/>
        <w:gridCol w:w="3449"/>
      </w:tblGrid>
      <w:tr w:rsidR="003A09D3" w:rsidTr="00847B56">
        <w:trPr>
          <w:cnfStyle w:val="100000000000"/>
        </w:trPr>
        <w:tc>
          <w:tcPr>
            <w:tcW w:w="1708" w:type="dxa"/>
            <w:vMerge w:val="restart"/>
          </w:tcPr>
          <w:p w:rsidR="003A09D3" w:rsidRDefault="003A09D3" w:rsidP="006A7599">
            <w:pPr>
              <w:pStyle w:val="tableheading"/>
            </w:pPr>
            <w:r>
              <w:t>Method</w:t>
            </w:r>
          </w:p>
        </w:tc>
        <w:tc>
          <w:tcPr>
            <w:tcW w:w="6752" w:type="dxa"/>
            <w:gridSpan w:val="3"/>
          </w:tcPr>
          <w:p w:rsidR="003A09D3" w:rsidRDefault="003A09D3" w:rsidP="006A7599">
            <w:pPr>
              <w:pStyle w:val="tableheading"/>
              <w:jc w:val="center"/>
            </w:pPr>
            <w:r>
              <w:t>Parameters</w:t>
            </w:r>
          </w:p>
        </w:tc>
      </w:tr>
      <w:tr w:rsidR="003A09D3" w:rsidTr="00847B56">
        <w:tc>
          <w:tcPr>
            <w:tcW w:w="1708" w:type="dxa"/>
            <w:vMerge/>
          </w:tcPr>
          <w:p w:rsidR="003A09D3" w:rsidRDefault="003A09D3" w:rsidP="006A7599">
            <w:pPr>
              <w:pStyle w:val="tableheading"/>
            </w:pPr>
          </w:p>
        </w:tc>
        <w:tc>
          <w:tcPr>
            <w:tcW w:w="1980" w:type="dxa"/>
          </w:tcPr>
          <w:p w:rsidR="003A09D3" w:rsidRDefault="003A09D3" w:rsidP="006A7599">
            <w:pPr>
              <w:pStyle w:val="tableheading"/>
            </w:pPr>
            <w:r>
              <w:t>Parameter Name</w:t>
            </w:r>
          </w:p>
        </w:tc>
        <w:tc>
          <w:tcPr>
            <w:tcW w:w="1323" w:type="dxa"/>
          </w:tcPr>
          <w:p w:rsidR="003A09D3" w:rsidRDefault="003A09D3" w:rsidP="006A7599">
            <w:pPr>
              <w:pStyle w:val="tableheading"/>
            </w:pPr>
            <w:r>
              <w:t>In/Out</w:t>
            </w:r>
          </w:p>
        </w:tc>
        <w:tc>
          <w:tcPr>
            <w:tcW w:w="3449" w:type="dxa"/>
          </w:tcPr>
          <w:p w:rsidR="003A09D3" w:rsidRDefault="003A09D3" w:rsidP="006A7599">
            <w:pPr>
              <w:pStyle w:val="tableheading"/>
            </w:pPr>
            <w:r>
              <w:t>Description</w:t>
            </w:r>
          </w:p>
        </w:tc>
      </w:tr>
      <w:tr w:rsidR="003A09D3" w:rsidRPr="00522FD8" w:rsidTr="00847B56">
        <w:tc>
          <w:tcPr>
            <w:tcW w:w="1708" w:type="dxa"/>
          </w:tcPr>
          <w:p w:rsidR="003A09D3" w:rsidRPr="00756917" w:rsidRDefault="003A09D3" w:rsidP="006A7599">
            <w:pPr>
              <w:pStyle w:val="tableentry"/>
            </w:pPr>
            <w:r>
              <w:t>Get App Status</w:t>
            </w:r>
          </w:p>
        </w:tc>
        <w:tc>
          <w:tcPr>
            <w:tcW w:w="1980" w:type="dxa"/>
          </w:tcPr>
          <w:p w:rsidR="003A09D3" w:rsidRPr="00756917" w:rsidRDefault="0073533F" w:rsidP="006A7599">
            <w:pPr>
              <w:pStyle w:val="tableentry"/>
            </w:pPr>
            <w:r>
              <w:t>Connector</w:t>
            </w:r>
            <w:r w:rsidRPr="00756917">
              <w:t xml:space="preserve"> </w:t>
            </w:r>
            <w:r w:rsidR="003A09D3">
              <w:t>Id</w:t>
            </w:r>
          </w:p>
        </w:tc>
        <w:tc>
          <w:tcPr>
            <w:tcW w:w="1323" w:type="dxa"/>
          </w:tcPr>
          <w:p w:rsidR="003A09D3" w:rsidRPr="00756917" w:rsidRDefault="003A09D3" w:rsidP="006A7599">
            <w:pPr>
              <w:pStyle w:val="tableentry"/>
            </w:pPr>
            <w:r w:rsidRPr="00756917">
              <w:t>In</w:t>
            </w:r>
          </w:p>
        </w:tc>
        <w:tc>
          <w:tcPr>
            <w:tcW w:w="3449" w:type="dxa"/>
          </w:tcPr>
          <w:p w:rsidR="003A09D3" w:rsidRPr="00756917" w:rsidRDefault="0073533F" w:rsidP="0073533F">
            <w:pPr>
              <w:pStyle w:val="tableentry"/>
            </w:pPr>
            <w:r>
              <w:t xml:space="preserve">Connector </w:t>
            </w:r>
            <w:r w:rsidR="003A09D3">
              <w:t xml:space="preserve">Id for the </w:t>
            </w:r>
            <w:r w:rsidR="001864F1">
              <w:t>Connector</w:t>
            </w:r>
            <w:r w:rsidR="0063715C">
              <w:t xml:space="preserve"> app</w:t>
            </w:r>
            <w:r w:rsidR="003A09D3">
              <w:t xml:space="preserve"> </w:t>
            </w:r>
            <w:r>
              <w:t>for which status is being requested.</w:t>
            </w:r>
          </w:p>
        </w:tc>
      </w:tr>
      <w:tr w:rsidR="003A09D3" w:rsidRPr="00522FD8" w:rsidTr="00847B56">
        <w:tc>
          <w:tcPr>
            <w:tcW w:w="1708" w:type="dxa"/>
          </w:tcPr>
          <w:p w:rsidR="003A09D3" w:rsidRPr="00756917" w:rsidRDefault="003A09D3" w:rsidP="006A7599">
            <w:pPr>
              <w:pStyle w:val="tableentry"/>
            </w:pPr>
          </w:p>
        </w:tc>
        <w:tc>
          <w:tcPr>
            <w:tcW w:w="1980" w:type="dxa"/>
          </w:tcPr>
          <w:p w:rsidR="003A09D3" w:rsidRDefault="003A09D3" w:rsidP="006A7599">
            <w:pPr>
              <w:pStyle w:val="tableentry"/>
            </w:pPr>
            <w:r>
              <w:t>Install Status</w:t>
            </w:r>
          </w:p>
          <w:p w:rsidR="003A09D3" w:rsidRDefault="003A09D3" w:rsidP="006A7599">
            <w:pPr>
              <w:pStyle w:val="tableentry"/>
            </w:pPr>
          </w:p>
        </w:tc>
        <w:tc>
          <w:tcPr>
            <w:tcW w:w="1323" w:type="dxa"/>
          </w:tcPr>
          <w:p w:rsidR="003A09D3" w:rsidRDefault="003A09D3" w:rsidP="006A7599">
            <w:pPr>
              <w:pStyle w:val="tableentry"/>
            </w:pPr>
            <w:r>
              <w:t>Out</w:t>
            </w:r>
          </w:p>
        </w:tc>
        <w:tc>
          <w:tcPr>
            <w:tcW w:w="3449" w:type="dxa"/>
          </w:tcPr>
          <w:p w:rsidR="003A09D3" w:rsidRDefault="003A09D3" w:rsidP="003A09D3">
            <w:pPr>
              <w:pStyle w:val="tableentry"/>
            </w:pPr>
            <w:r>
              <w:t xml:space="preserve">Indicates installation status for the </w:t>
            </w:r>
            <w:r w:rsidR="001864F1">
              <w:t>Connector</w:t>
            </w:r>
            <w:r w:rsidR="0063715C">
              <w:t xml:space="preserve"> app</w:t>
            </w:r>
            <w:r>
              <w:t xml:space="preserve">. </w:t>
            </w:r>
          </w:p>
        </w:tc>
      </w:tr>
      <w:tr w:rsidR="003A09D3" w:rsidRPr="00522FD8" w:rsidTr="00847B56">
        <w:tc>
          <w:tcPr>
            <w:tcW w:w="1708" w:type="dxa"/>
          </w:tcPr>
          <w:p w:rsidR="003A09D3" w:rsidRPr="00756917" w:rsidRDefault="003A09D3" w:rsidP="006A7599">
            <w:pPr>
              <w:pStyle w:val="tableentry"/>
            </w:pPr>
          </w:p>
        </w:tc>
        <w:tc>
          <w:tcPr>
            <w:tcW w:w="1980" w:type="dxa"/>
          </w:tcPr>
          <w:p w:rsidR="003A09D3" w:rsidRDefault="003A09D3" w:rsidP="006A7599">
            <w:pPr>
              <w:pStyle w:val="tableentry"/>
            </w:pPr>
            <w:r>
              <w:t>Install Description</w:t>
            </w:r>
          </w:p>
        </w:tc>
        <w:tc>
          <w:tcPr>
            <w:tcW w:w="1323" w:type="dxa"/>
          </w:tcPr>
          <w:p w:rsidR="003A09D3" w:rsidRDefault="003A09D3" w:rsidP="006A7599">
            <w:pPr>
              <w:pStyle w:val="tableentry"/>
            </w:pPr>
            <w:r>
              <w:t>Out</w:t>
            </w:r>
          </w:p>
          <w:p w:rsidR="002968CA" w:rsidRDefault="002968CA" w:rsidP="006A7599">
            <w:pPr>
              <w:pStyle w:val="tableentry"/>
            </w:pPr>
            <w:r>
              <w:t>(optional)</w:t>
            </w:r>
          </w:p>
          <w:p w:rsidR="003A09D3" w:rsidRDefault="003A09D3" w:rsidP="006A7599">
            <w:pPr>
              <w:pStyle w:val="tableentry"/>
            </w:pPr>
          </w:p>
        </w:tc>
        <w:tc>
          <w:tcPr>
            <w:tcW w:w="3449" w:type="dxa"/>
          </w:tcPr>
          <w:p w:rsidR="003A09D3" w:rsidRDefault="003A09D3" w:rsidP="006A7599">
            <w:pPr>
              <w:pStyle w:val="tableentry"/>
            </w:pPr>
            <w:r>
              <w:t xml:space="preserve">Provides description </w:t>
            </w:r>
            <w:r w:rsidR="002968CA" w:rsidRPr="002968CA">
              <w:t>indicating the results of the last app install/upgrade/uninstall operation</w:t>
            </w:r>
            <w:r w:rsidR="002968CA">
              <w:t xml:space="preserve"> done for the </w:t>
            </w:r>
            <w:r w:rsidR="001864F1">
              <w:t>Connector</w:t>
            </w:r>
            <w:r w:rsidR="0063715C">
              <w:t xml:space="preserve"> app</w:t>
            </w:r>
            <w:r w:rsidR="002968CA">
              <w:t>.</w:t>
            </w:r>
          </w:p>
        </w:tc>
      </w:tr>
      <w:tr w:rsidR="002968CA" w:rsidRPr="00522FD8" w:rsidTr="00847B56">
        <w:tc>
          <w:tcPr>
            <w:tcW w:w="1708" w:type="dxa"/>
          </w:tcPr>
          <w:p w:rsidR="002968CA" w:rsidRPr="00756917" w:rsidRDefault="002968CA" w:rsidP="006A7599">
            <w:pPr>
              <w:pStyle w:val="tableentry"/>
            </w:pPr>
          </w:p>
        </w:tc>
        <w:tc>
          <w:tcPr>
            <w:tcW w:w="1980" w:type="dxa"/>
          </w:tcPr>
          <w:p w:rsidR="002968CA" w:rsidRDefault="002968CA" w:rsidP="006A7599">
            <w:pPr>
              <w:pStyle w:val="tableentry"/>
            </w:pPr>
            <w:r>
              <w:t>Connection Status</w:t>
            </w:r>
          </w:p>
        </w:tc>
        <w:tc>
          <w:tcPr>
            <w:tcW w:w="1323" w:type="dxa"/>
          </w:tcPr>
          <w:p w:rsidR="002968CA" w:rsidRDefault="002968CA" w:rsidP="006A7599">
            <w:pPr>
              <w:pStyle w:val="tableentry"/>
            </w:pPr>
            <w:r>
              <w:t>Out</w:t>
            </w:r>
          </w:p>
        </w:tc>
        <w:tc>
          <w:tcPr>
            <w:tcW w:w="3449" w:type="dxa"/>
          </w:tcPr>
          <w:p w:rsidR="002968CA" w:rsidRDefault="002968CA" w:rsidP="006A7599">
            <w:pPr>
              <w:pStyle w:val="tableentry"/>
            </w:pPr>
            <w:r>
              <w:t xml:space="preserve">Indicates connection status of the </w:t>
            </w:r>
            <w:r w:rsidR="001864F1">
              <w:t>Connector</w:t>
            </w:r>
            <w:r w:rsidR="0063715C">
              <w:t xml:space="preserve"> app</w:t>
            </w:r>
            <w:r>
              <w:t xml:space="preserve"> with the cloud service.</w:t>
            </w:r>
          </w:p>
        </w:tc>
      </w:tr>
      <w:tr w:rsidR="002968CA" w:rsidRPr="00522FD8" w:rsidTr="00847B56">
        <w:tc>
          <w:tcPr>
            <w:tcW w:w="1708" w:type="dxa"/>
          </w:tcPr>
          <w:p w:rsidR="002968CA" w:rsidRPr="00756917" w:rsidRDefault="002968CA" w:rsidP="006A7599">
            <w:pPr>
              <w:pStyle w:val="tableentry"/>
            </w:pPr>
          </w:p>
        </w:tc>
        <w:tc>
          <w:tcPr>
            <w:tcW w:w="1980" w:type="dxa"/>
          </w:tcPr>
          <w:p w:rsidR="002968CA" w:rsidRDefault="002968CA" w:rsidP="006A7599">
            <w:pPr>
              <w:pStyle w:val="tableentry"/>
            </w:pPr>
            <w:r>
              <w:t>Operational Status</w:t>
            </w:r>
          </w:p>
        </w:tc>
        <w:tc>
          <w:tcPr>
            <w:tcW w:w="1323" w:type="dxa"/>
          </w:tcPr>
          <w:p w:rsidR="002968CA" w:rsidRDefault="002968CA" w:rsidP="006A7599">
            <w:pPr>
              <w:pStyle w:val="tableentry"/>
            </w:pPr>
            <w:r>
              <w:t>Out</w:t>
            </w:r>
          </w:p>
        </w:tc>
        <w:tc>
          <w:tcPr>
            <w:tcW w:w="3449" w:type="dxa"/>
          </w:tcPr>
          <w:p w:rsidR="002968CA" w:rsidRDefault="002968CA" w:rsidP="006A7599">
            <w:pPr>
              <w:pStyle w:val="tableentry"/>
            </w:pPr>
            <w:r>
              <w:t xml:space="preserve">Indicates the operational status for the </w:t>
            </w:r>
            <w:r w:rsidR="001864F1">
              <w:t>Connector</w:t>
            </w:r>
            <w:r w:rsidR="0063715C">
              <w:t xml:space="preserve"> app</w:t>
            </w:r>
            <w:r>
              <w:t>.</w:t>
            </w:r>
          </w:p>
        </w:tc>
      </w:tr>
    </w:tbl>
    <w:p w:rsidR="00F24102" w:rsidRDefault="00F24102" w:rsidP="00F24102">
      <w:pPr>
        <w:pStyle w:val="Heading4"/>
      </w:pPr>
      <w:r>
        <w:t>Get Installed Apps</w:t>
      </w:r>
    </w:p>
    <w:p w:rsidR="00F24102" w:rsidRDefault="009644C4" w:rsidP="007E3EF5">
      <w:pPr>
        <w:pStyle w:val="body"/>
      </w:pPr>
      <w:r>
        <w:fldChar w:fldCharType="begin"/>
      </w:r>
      <w:r w:rsidR="007E3EF5">
        <w:instrText xml:space="preserve"> REF _Ref379471049 \h </w:instrText>
      </w:r>
      <w:r>
        <w:fldChar w:fldCharType="separate"/>
      </w:r>
      <w:r w:rsidR="00AC331C">
        <w:t xml:space="preserve">Table </w:t>
      </w:r>
      <w:r w:rsidR="00AC331C">
        <w:rPr>
          <w:noProof/>
        </w:rPr>
        <w:t>3</w:t>
      </w:r>
      <w:r w:rsidR="00AC331C">
        <w:noBreakHyphen/>
      </w:r>
      <w:r w:rsidR="00AC331C">
        <w:rPr>
          <w:noProof/>
        </w:rPr>
        <w:t>7</w:t>
      </w:r>
      <w:r>
        <w:fldChar w:fldCharType="end"/>
      </w:r>
      <w:r w:rsidR="00F24102">
        <w:t xml:space="preserve"> provides</w:t>
      </w:r>
      <w:r w:rsidR="00847B56">
        <w:t xml:space="preserve"> a functional definition for the </w:t>
      </w:r>
      <w:r w:rsidR="00F24102">
        <w:t>Get Installed App method.</w:t>
      </w:r>
    </w:p>
    <w:p w:rsidR="00F24102" w:rsidRDefault="00F24102" w:rsidP="00F24102">
      <w:pPr>
        <w:pStyle w:val="Caption"/>
        <w:keepNext/>
      </w:pPr>
      <w:bookmarkStart w:id="180" w:name="_Ref379471049"/>
      <w:bookmarkStart w:id="181" w:name="_Toc404604650"/>
      <w:r>
        <w:t xml:space="preserve">Table </w:t>
      </w:r>
      <w:r w:rsidR="009644C4">
        <w:fldChar w:fldCharType="begin"/>
      </w:r>
      <w:r w:rsidR="00197080">
        <w:instrText xml:space="preserve"> STYLEREF 1 \s </w:instrText>
      </w:r>
      <w:r w:rsidR="009644C4">
        <w:fldChar w:fldCharType="separate"/>
      </w:r>
      <w:r w:rsidR="00AC331C">
        <w:rPr>
          <w:noProof/>
        </w:rPr>
        <w:t>3</w:t>
      </w:r>
      <w:r w:rsidR="009644C4">
        <w:rPr>
          <w:noProof/>
        </w:rPr>
        <w:fldChar w:fldCharType="end"/>
      </w:r>
      <w:r w:rsidR="0092121A">
        <w:noBreakHyphen/>
      </w:r>
      <w:r w:rsidR="009644C4">
        <w:fldChar w:fldCharType="begin"/>
      </w:r>
      <w:r w:rsidR="00197080">
        <w:instrText xml:space="preserve"> SEQ Table \* ARABIC \s 1 </w:instrText>
      </w:r>
      <w:r w:rsidR="009644C4">
        <w:fldChar w:fldCharType="separate"/>
      </w:r>
      <w:r w:rsidR="00AC331C">
        <w:rPr>
          <w:noProof/>
        </w:rPr>
        <w:t>7</w:t>
      </w:r>
      <w:r w:rsidR="009644C4">
        <w:rPr>
          <w:noProof/>
        </w:rPr>
        <w:fldChar w:fldCharType="end"/>
      </w:r>
      <w:bookmarkEnd w:id="180"/>
      <w:r>
        <w:t xml:space="preserve"> Get Installed App </w:t>
      </w:r>
      <w:r w:rsidR="00847B56">
        <w:t>m</w:t>
      </w:r>
      <w:r>
        <w:t>ethod</w:t>
      </w:r>
      <w:bookmarkEnd w:id="181"/>
    </w:p>
    <w:tbl>
      <w:tblPr>
        <w:tblStyle w:val="TableQIS"/>
        <w:tblW w:w="0" w:type="auto"/>
        <w:tblInd w:w="835" w:type="dxa"/>
        <w:tblLook w:val="04A0"/>
      </w:tblPr>
      <w:tblGrid>
        <w:gridCol w:w="1708"/>
        <w:gridCol w:w="2403"/>
        <w:gridCol w:w="900"/>
        <w:gridCol w:w="3449"/>
      </w:tblGrid>
      <w:tr w:rsidR="00F24102" w:rsidTr="00847B56">
        <w:trPr>
          <w:cnfStyle w:val="100000000000"/>
        </w:trPr>
        <w:tc>
          <w:tcPr>
            <w:tcW w:w="1708" w:type="dxa"/>
            <w:vMerge w:val="restart"/>
          </w:tcPr>
          <w:p w:rsidR="00F24102" w:rsidRDefault="00F24102" w:rsidP="006A7599">
            <w:pPr>
              <w:pStyle w:val="tableheading"/>
            </w:pPr>
            <w:r>
              <w:t>Method</w:t>
            </w:r>
          </w:p>
        </w:tc>
        <w:tc>
          <w:tcPr>
            <w:tcW w:w="6752" w:type="dxa"/>
            <w:gridSpan w:val="3"/>
          </w:tcPr>
          <w:p w:rsidR="00F24102" w:rsidRDefault="00F24102" w:rsidP="006A7599">
            <w:pPr>
              <w:pStyle w:val="tableheading"/>
              <w:jc w:val="center"/>
            </w:pPr>
            <w:r>
              <w:t>Parameters</w:t>
            </w:r>
          </w:p>
        </w:tc>
      </w:tr>
      <w:tr w:rsidR="00F24102" w:rsidTr="00847B56">
        <w:tc>
          <w:tcPr>
            <w:tcW w:w="1708" w:type="dxa"/>
            <w:vMerge/>
          </w:tcPr>
          <w:p w:rsidR="00F24102" w:rsidRDefault="00F24102" w:rsidP="006A7599">
            <w:pPr>
              <w:pStyle w:val="tableheading"/>
            </w:pPr>
          </w:p>
        </w:tc>
        <w:tc>
          <w:tcPr>
            <w:tcW w:w="2403" w:type="dxa"/>
          </w:tcPr>
          <w:p w:rsidR="00F24102" w:rsidRDefault="00F24102" w:rsidP="006A7599">
            <w:pPr>
              <w:pStyle w:val="tableheading"/>
            </w:pPr>
            <w:r>
              <w:t>Parameter Name</w:t>
            </w:r>
          </w:p>
        </w:tc>
        <w:tc>
          <w:tcPr>
            <w:tcW w:w="900" w:type="dxa"/>
          </w:tcPr>
          <w:p w:rsidR="00F24102" w:rsidRDefault="00F24102" w:rsidP="006A7599">
            <w:pPr>
              <w:pStyle w:val="tableheading"/>
            </w:pPr>
            <w:r>
              <w:t>In/Out</w:t>
            </w:r>
          </w:p>
        </w:tc>
        <w:tc>
          <w:tcPr>
            <w:tcW w:w="3449" w:type="dxa"/>
          </w:tcPr>
          <w:p w:rsidR="00F24102" w:rsidRDefault="00F24102" w:rsidP="006A7599">
            <w:pPr>
              <w:pStyle w:val="tableheading"/>
            </w:pPr>
            <w:r>
              <w:t>Description</w:t>
            </w:r>
          </w:p>
        </w:tc>
      </w:tr>
      <w:tr w:rsidR="00F24102" w:rsidRPr="00522FD8" w:rsidTr="00847B56">
        <w:tc>
          <w:tcPr>
            <w:tcW w:w="1708" w:type="dxa"/>
          </w:tcPr>
          <w:p w:rsidR="00F24102" w:rsidRPr="00756917" w:rsidRDefault="00F24102" w:rsidP="006A7599">
            <w:pPr>
              <w:pStyle w:val="tableentry"/>
            </w:pPr>
            <w:r>
              <w:t>Get Installed App</w:t>
            </w:r>
          </w:p>
        </w:tc>
        <w:tc>
          <w:tcPr>
            <w:tcW w:w="2403" w:type="dxa"/>
          </w:tcPr>
          <w:p w:rsidR="00F24102" w:rsidRPr="00756917" w:rsidRDefault="00F24102" w:rsidP="006A7599">
            <w:pPr>
              <w:pStyle w:val="tableentry"/>
            </w:pPr>
            <w:r>
              <w:t>List &lt;Installed App Info&gt;</w:t>
            </w:r>
          </w:p>
        </w:tc>
        <w:tc>
          <w:tcPr>
            <w:tcW w:w="900" w:type="dxa"/>
          </w:tcPr>
          <w:p w:rsidR="00F24102" w:rsidRPr="00756917" w:rsidRDefault="00F24102" w:rsidP="006A7599">
            <w:pPr>
              <w:pStyle w:val="tableentry"/>
            </w:pPr>
          </w:p>
        </w:tc>
        <w:tc>
          <w:tcPr>
            <w:tcW w:w="3449" w:type="dxa"/>
          </w:tcPr>
          <w:p w:rsidR="00F24102" w:rsidRPr="00756917" w:rsidRDefault="00F24102" w:rsidP="00333D9D">
            <w:pPr>
              <w:pStyle w:val="tableentry"/>
            </w:pPr>
            <w:r>
              <w:t xml:space="preserve">Response provides information on the list of </w:t>
            </w:r>
            <w:r w:rsidR="001864F1">
              <w:t>Connector</w:t>
            </w:r>
            <w:r w:rsidR="00CE002B">
              <w:t xml:space="preserve"> apps</w:t>
            </w:r>
            <w:r>
              <w:t xml:space="preserve"> </w:t>
            </w:r>
            <w:r w:rsidR="00333D9D">
              <w:t>that</w:t>
            </w:r>
            <w:r>
              <w:t xml:space="preserve"> are already installed on the G</w:t>
            </w:r>
            <w:r w:rsidR="00CE002B">
              <w:t>ateway</w:t>
            </w:r>
            <w:r>
              <w:t xml:space="preserve"> Agent.</w:t>
            </w:r>
          </w:p>
        </w:tc>
      </w:tr>
      <w:tr w:rsidR="00175CD5" w:rsidRPr="00522FD8" w:rsidTr="00847B56">
        <w:tc>
          <w:tcPr>
            <w:tcW w:w="1708" w:type="dxa"/>
          </w:tcPr>
          <w:p w:rsidR="00175CD5" w:rsidRDefault="00175CD5" w:rsidP="006A7599">
            <w:pPr>
              <w:pStyle w:val="tableentry"/>
            </w:pPr>
          </w:p>
        </w:tc>
        <w:tc>
          <w:tcPr>
            <w:tcW w:w="2403" w:type="dxa"/>
          </w:tcPr>
          <w:p w:rsidR="00175CD5" w:rsidRPr="00756917" w:rsidRDefault="00175CD5" w:rsidP="0073533F">
            <w:pPr>
              <w:pStyle w:val="tableentry"/>
            </w:pPr>
            <w:r>
              <w:t xml:space="preserve">    </w:t>
            </w:r>
            <w:r w:rsidR="0073533F">
              <w:t>Connector</w:t>
            </w:r>
            <w:r w:rsidR="0073533F" w:rsidRPr="00756917">
              <w:t xml:space="preserve"> </w:t>
            </w:r>
            <w:r>
              <w:t>Id</w:t>
            </w:r>
          </w:p>
        </w:tc>
        <w:tc>
          <w:tcPr>
            <w:tcW w:w="900" w:type="dxa"/>
          </w:tcPr>
          <w:p w:rsidR="00175CD5" w:rsidRPr="00756917" w:rsidRDefault="00175CD5" w:rsidP="00BC03FC">
            <w:pPr>
              <w:pStyle w:val="tableentry"/>
            </w:pPr>
            <w:r>
              <w:t>Out</w:t>
            </w:r>
          </w:p>
        </w:tc>
        <w:tc>
          <w:tcPr>
            <w:tcW w:w="3449" w:type="dxa"/>
          </w:tcPr>
          <w:p w:rsidR="00175CD5" w:rsidRPr="00756917" w:rsidRDefault="0073533F" w:rsidP="00BC03FC">
            <w:pPr>
              <w:pStyle w:val="tableentry"/>
            </w:pPr>
            <w:r>
              <w:t xml:space="preserve">Connector </w:t>
            </w:r>
            <w:r w:rsidR="00175CD5">
              <w:t xml:space="preserve">Id for the installed </w:t>
            </w:r>
            <w:r w:rsidR="001864F1">
              <w:t>Connector</w:t>
            </w:r>
            <w:r w:rsidR="00CE002B">
              <w:t xml:space="preserve"> app</w:t>
            </w:r>
            <w:r w:rsidR="00175CD5">
              <w:t>.</w:t>
            </w:r>
          </w:p>
        </w:tc>
      </w:tr>
      <w:tr w:rsidR="00175CD5" w:rsidRPr="00522FD8" w:rsidTr="00847B56">
        <w:tc>
          <w:tcPr>
            <w:tcW w:w="1708" w:type="dxa"/>
          </w:tcPr>
          <w:p w:rsidR="00175CD5" w:rsidRPr="00756917" w:rsidRDefault="00175CD5" w:rsidP="006A7599">
            <w:pPr>
              <w:pStyle w:val="tableentry"/>
            </w:pPr>
          </w:p>
        </w:tc>
        <w:tc>
          <w:tcPr>
            <w:tcW w:w="2403" w:type="dxa"/>
          </w:tcPr>
          <w:p w:rsidR="00175CD5" w:rsidRPr="00756917" w:rsidRDefault="00175CD5" w:rsidP="00BC03FC">
            <w:pPr>
              <w:pStyle w:val="tableentry"/>
            </w:pPr>
            <w:r>
              <w:t xml:space="preserve">   App name</w:t>
            </w:r>
          </w:p>
        </w:tc>
        <w:tc>
          <w:tcPr>
            <w:tcW w:w="900" w:type="dxa"/>
          </w:tcPr>
          <w:p w:rsidR="00175CD5" w:rsidRPr="00756917" w:rsidRDefault="00175CD5" w:rsidP="00BC03FC">
            <w:pPr>
              <w:pStyle w:val="tableentry"/>
            </w:pPr>
            <w:r>
              <w:t>Out</w:t>
            </w:r>
          </w:p>
        </w:tc>
        <w:tc>
          <w:tcPr>
            <w:tcW w:w="3449" w:type="dxa"/>
          </w:tcPr>
          <w:p w:rsidR="00175CD5" w:rsidRPr="00756917" w:rsidRDefault="00175CD5" w:rsidP="00BC03FC">
            <w:pPr>
              <w:pStyle w:val="tableentry"/>
            </w:pPr>
            <w:r>
              <w:t xml:space="preserve">App name for the installed </w:t>
            </w:r>
            <w:r w:rsidR="001864F1">
              <w:t>Connector</w:t>
            </w:r>
            <w:r w:rsidR="00CE002B">
              <w:t xml:space="preserve"> app</w:t>
            </w:r>
            <w:r>
              <w:t>.</w:t>
            </w:r>
          </w:p>
        </w:tc>
      </w:tr>
      <w:tr w:rsidR="00175CD5" w:rsidRPr="00522FD8" w:rsidTr="00847B56">
        <w:tc>
          <w:tcPr>
            <w:tcW w:w="1708" w:type="dxa"/>
          </w:tcPr>
          <w:p w:rsidR="00175CD5" w:rsidRPr="00756917" w:rsidRDefault="00175CD5" w:rsidP="006A7599">
            <w:pPr>
              <w:pStyle w:val="tableentry"/>
            </w:pPr>
          </w:p>
        </w:tc>
        <w:tc>
          <w:tcPr>
            <w:tcW w:w="2403" w:type="dxa"/>
          </w:tcPr>
          <w:p w:rsidR="00175CD5" w:rsidRDefault="00175CD5" w:rsidP="00BC03FC">
            <w:pPr>
              <w:pStyle w:val="tableentry"/>
            </w:pPr>
            <w:r>
              <w:t xml:space="preserve">   App version</w:t>
            </w:r>
          </w:p>
        </w:tc>
        <w:tc>
          <w:tcPr>
            <w:tcW w:w="900" w:type="dxa"/>
          </w:tcPr>
          <w:p w:rsidR="00175CD5" w:rsidRPr="00756917" w:rsidRDefault="00175CD5" w:rsidP="00BC03FC">
            <w:pPr>
              <w:pStyle w:val="tableentry"/>
            </w:pPr>
            <w:r>
              <w:t>Out</w:t>
            </w:r>
          </w:p>
        </w:tc>
        <w:tc>
          <w:tcPr>
            <w:tcW w:w="3449" w:type="dxa"/>
          </w:tcPr>
          <w:p w:rsidR="00175CD5" w:rsidRDefault="00175CD5" w:rsidP="00BC03FC">
            <w:pPr>
              <w:pStyle w:val="tableentry"/>
            </w:pPr>
            <w:r>
              <w:t xml:space="preserve">Version for the installed </w:t>
            </w:r>
            <w:r w:rsidR="001864F1">
              <w:t>Connector</w:t>
            </w:r>
            <w:r w:rsidR="00CE002B">
              <w:t xml:space="preserve"> app</w:t>
            </w:r>
            <w:r>
              <w:t>.</w:t>
            </w:r>
          </w:p>
        </w:tc>
      </w:tr>
      <w:tr w:rsidR="00175CD5" w:rsidRPr="00522FD8" w:rsidTr="00847B56">
        <w:tc>
          <w:tcPr>
            <w:tcW w:w="1708" w:type="dxa"/>
          </w:tcPr>
          <w:p w:rsidR="00175CD5" w:rsidRPr="00756917" w:rsidRDefault="00175CD5" w:rsidP="006A7599">
            <w:pPr>
              <w:pStyle w:val="tableentry"/>
            </w:pPr>
          </w:p>
        </w:tc>
        <w:tc>
          <w:tcPr>
            <w:tcW w:w="2403" w:type="dxa"/>
          </w:tcPr>
          <w:p w:rsidR="00175CD5" w:rsidRDefault="00175CD5" w:rsidP="00BC03FC">
            <w:pPr>
              <w:pStyle w:val="tableentry"/>
            </w:pPr>
            <w:r>
              <w:t xml:space="preserve">   App object path</w:t>
            </w:r>
          </w:p>
        </w:tc>
        <w:tc>
          <w:tcPr>
            <w:tcW w:w="900" w:type="dxa"/>
          </w:tcPr>
          <w:p w:rsidR="00175CD5" w:rsidRDefault="00175CD5" w:rsidP="00BC03FC">
            <w:pPr>
              <w:pStyle w:val="tableentry"/>
            </w:pPr>
            <w:r>
              <w:t>Out</w:t>
            </w:r>
          </w:p>
        </w:tc>
        <w:tc>
          <w:tcPr>
            <w:tcW w:w="3449" w:type="dxa"/>
          </w:tcPr>
          <w:p w:rsidR="00175CD5" w:rsidRDefault="00175CD5" w:rsidP="00333D9D">
            <w:pPr>
              <w:pStyle w:val="tableentry"/>
            </w:pPr>
            <w:r>
              <w:t>Object path for accessing app</w:t>
            </w:r>
            <w:r w:rsidR="00333D9D">
              <w:t>-</w:t>
            </w:r>
            <w:r>
              <w:t>specific information.</w:t>
            </w:r>
          </w:p>
        </w:tc>
      </w:tr>
    </w:tbl>
    <w:p w:rsidR="00CE002B" w:rsidRDefault="00CE002B" w:rsidP="00CE002B">
      <w:pPr>
        <w:pStyle w:val="Heading4"/>
      </w:pPr>
      <w:r>
        <w:lastRenderedPageBreak/>
        <w:t>Get Manifest Data</w:t>
      </w:r>
    </w:p>
    <w:p w:rsidR="00CE002B" w:rsidRDefault="009644C4" w:rsidP="00CE002B">
      <w:pPr>
        <w:pStyle w:val="body"/>
      </w:pPr>
      <w:r>
        <w:fldChar w:fldCharType="begin"/>
      </w:r>
      <w:r w:rsidR="00AC331C">
        <w:instrText xml:space="preserve"> REF _Ref394567794 \h </w:instrText>
      </w:r>
      <w:r>
        <w:fldChar w:fldCharType="separate"/>
      </w:r>
      <w:r w:rsidR="00AC331C">
        <w:t xml:space="preserve">Table </w:t>
      </w:r>
      <w:r w:rsidR="00AC331C">
        <w:rPr>
          <w:noProof/>
        </w:rPr>
        <w:t>3</w:t>
      </w:r>
      <w:r w:rsidR="00AC331C">
        <w:noBreakHyphen/>
      </w:r>
      <w:r w:rsidR="00AC331C">
        <w:rPr>
          <w:noProof/>
        </w:rPr>
        <w:t>8</w:t>
      </w:r>
      <w:r>
        <w:fldChar w:fldCharType="end"/>
      </w:r>
      <w:r w:rsidR="00AC331C">
        <w:t xml:space="preserve"> </w:t>
      </w:r>
      <w:r w:rsidR="00CE002B">
        <w:t>provides</w:t>
      </w:r>
      <w:r w:rsidR="005C6ED8">
        <w:t xml:space="preserve"> a</w:t>
      </w:r>
      <w:r w:rsidR="00CE002B">
        <w:t xml:space="preserve"> functional definition for the Get Manifest Data method.</w:t>
      </w:r>
    </w:p>
    <w:p w:rsidR="00CE002B" w:rsidRDefault="00CE002B" w:rsidP="00CE002B">
      <w:pPr>
        <w:pStyle w:val="Caption"/>
        <w:keepNext/>
      </w:pPr>
      <w:bookmarkStart w:id="182" w:name="_Ref394567794"/>
      <w:bookmarkStart w:id="183" w:name="_Toc404604651"/>
      <w:r>
        <w:t xml:space="preserve">Table </w:t>
      </w:r>
      <w:r w:rsidR="009644C4">
        <w:fldChar w:fldCharType="begin"/>
      </w:r>
      <w:r w:rsidR="00197080">
        <w:instrText xml:space="preserve"> STYLEREF 1 \s </w:instrText>
      </w:r>
      <w:r w:rsidR="009644C4">
        <w:fldChar w:fldCharType="separate"/>
      </w:r>
      <w:r w:rsidR="00AC331C">
        <w:rPr>
          <w:noProof/>
        </w:rPr>
        <w:t>3</w:t>
      </w:r>
      <w:r w:rsidR="009644C4">
        <w:rPr>
          <w:noProof/>
        </w:rPr>
        <w:fldChar w:fldCharType="end"/>
      </w:r>
      <w:r>
        <w:noBreakHyphen/>
      </w:r>
      <w:r w:rsidR="009644C4">
        <w:fldChar w:fldCharType="begin"/>
      </w:r>
      <w:r w:rsidR="00197080">
        <w:instrText xml:space="preserve"> SEQ Table \* ARABIC \s 1 </w:instrText>
      </w:r>
      <w:r w:rsidR="009644C4">
        <w:fldChar w:fldCharType="separate"/>
      </w:r>
      <w:r w:rsidR="00AC331C">
        <w:rPr>
          <w:noProof/>
        </w:rPr>
        <w:t>8</w:t>
      </w:r>
      <w:r w:rsidR="009644C4">
        <w:rPr>
          <w:noProof/>
        </w:rPr>
        <w:fldChar w:fldCharType="end"/>
      </w:r>
      <w:bookmarkEnd w:id="182"/>
      <w:r>
        <w:t xml:space="preserve"> Get Manifest Data Method</w:t>
      </w:r>
      <w:bookmarkEnd w:id="183"/>
    </w:p>
    <w:tbl>
      <w:tblPr>
        <w:tblStyle w:val="TableQIS"/>
        <w:tblW w:w="0" w:type="auto"/>
        <w:tblInd w:w="835" w:type="dxa"/>
        <w:tblLook w:val="04A0"/>
      </w:tblPr>
      <w:tblGrid>
        <w:gridCol w:w="1708"/>
        <w:gridCol w:w="1980"/>
        <w:gridCol w:w="1323"/>
        <w:gridCol w:w="3449"/>
      </w:tblGrid>
      <w:tr w:rsidR="00CE002B" w:rsidTr="005C6ED8">
        <w:trPr>
          <w:cnfStyle w:val="100000000000"/>
        </w:trPr>
        <w:tc>
          <w:tcPr>
            <w:tcW w:w="1708" w:type="dxa"/>
            <w:vMerge w:val="restart"/>
          </w:tcPr>
          <w:p w:rsidR="00CE002B" w:rsidRDefault="00CE002B" w:rsidP="005C6ED8">
            <w:pPr>
              <w:pStyle w:val="tableheading"/>
            </w:pPr>
            <w:r>
              <w:t>Method</w:t>
            </w:r>
          </w:p>
        </w:tc>
        <w:tc>
          <w:tcPr>
            <w:tcW w:w="6752" w:type="dxa"/>
            <w:gridSpan w:val="3"/>
          </w:tcPr>
          <w:p w:rsidR="00CE002B" w:rsidRDefault="00CE002B" w:rsidP="005C6ED8">
            <w:pPr>
              <w:pStyle w:val="tableheading"/>
              <w:jc w:val="center"/>
            </w:pPr>
            <w:r>
              <w:t>Parameters</w:t>
            </w:r>
          </w:p>
        </w:tc>
      </w:tr>
      <w:tr w:rsidR="00CE002B" w:rsidTr="005C6ED8">
        <w:tc>
          <w:tcPr>
            <w:tcW w:w="1708" w:type="dxa"/>
            <w:vMerge/>
          </w:tcPr>
          <w:p w:rsidR="00CE002B" w:rsidRDefault="00CE002B" w:rsidP="005C6ED8">
            <w:pPr>
              <w:pStyle w:val="tableheading"/>
            </w:pPr>
          </w:p>
        </w:tc>
        <w:tc>
          <w:tcPr>
            <w:tcW w:w="1980" w:type="dxa"/>
          </w:tcPr>
          <w:p w:rsidR="00CE002B" w:rsidRDefault="00CE002B" w:rsidP="005C6ED8">
            <w:pPr>
              <w:pStyle w:val="tableheading"/>
            </w:pPr>
            <w:r>
              <w:t>Parameter Name</w:t>
            </w:r>
          </w:p>
        </w:tc>
        <w:tc>
          <w:tcPr>
            <w:tcW w:w="1323" w:type="dxa"/>
          </w:tcPr>
          <w:p w:rsidR="00CE002B" w:rsidRDefault="00CE002B" w:rsidP="005C6ED8">
            <w:pPr>
              <w:pStyle w:val="tableheading"/>
            </w:pPr>
            <w:r>
              <w:t>In/Out</w:t>
            </w:r>
          </w:p>
        </w:tc>
        <w:tc>
          <w:tcPr>
            <w:tcW w:w="3449" w:type="dxa"/>
          </w:tcPr>
          <w:p w:rsidR="00CE002B" w:rsidRDefault="00CE002B" w:rsidP="005C6ED8">
            <w:pPr>
              <w:pStyle w:val="tableheading"/>
            </w:pPr>
            <w:r>
              <w:t>Description</w:t>
            </w:r>
          </w:p>
        </w:tc>
      </w:tr>
      <w:tr w:rsidR="00CE002B" w:rsidRPr="00522FD8" w:rsidTr="005C6ED8">
        <w:tc>
          <w:tcPr>
            <w:tcW w:w="1708" w:type="dxa"/>
          </w:tcPr>
          <w:p w:rsidR="00CE002B" w:rsidRPr="00756917" w:rsidRDefault="00CE002B" w:rsidP="005C6ED8">
            <w:pPr>
              <w:pStyle w:val="tableentry"/>
            </w:pPr>
            <w:r>
              <w:t>Get Manifest Data</w:t>
            </w:r>
          </w:p>
        </w:tc>
        <w:tc>
          <w:tcPr>
            <w:tcW w:w="1980" w:type="dxa"/>
          </w:tcPr>
          <w:p w:rsidR="00CE002B" w:rsidRPr="00756917" w:rsidRDefault="0073533F" w:rsidP="005C6ED8">
            <w:pPr>
              <w:pStyle w:val="tableentry"/>
            </w:pPr>
            <w:r>
              <w:t>Connector</w:t>
            </w:r>
            <w:r w:rsidRPr="00756917">
              <w:t xml:space="preserve"> </w:t>
            </w:r>
            <w:r w:rsidR="00CE002B">
              <w:t>Id</w:t>
            </w:r>
          </w:p>
        </w:tc>
        <w:tc>
          <w:tcPr>
            <w:tcW w:w="1323" w:type="dxa"/>
          </w:tcPr>
          <w:p w:rsidR="00CE002B" w:rsidRPr="00756917" w:rsidRDefault="00CE002B" w:rsidP="005C6ED8">
            <w:pPr>
              <w:pStyle w:val="tableentry"/>
            </w:pPr>
            <w:r w:rsidRPr="00756917">
              <w:t>In</w:t>
            </w:r>
          </w:p>
        </w:tc>
        <w:tc>
          <w:tcPr>
            <w:tcW w:w="3449" w:type="dxa"/>
          </w:tcPr>
          <w:p w:rsidR="00CE002B" w:rsidRPr="00756917" w:rsidRDefault="0073533F" w:rsidP="00CE002B">
            <w:pPr>
              <w:pStyle w:val="tableentry"/>
            </w:pPr>
            <w:r>
              <w:t xml:space="preserve">Connector </w:t>
            </w:r>
            <w:r w:rsidR="00CE002B">
              <w:t xml:space="preserve">Id for the installed </w:t>
            </w:r>
            <w:r w:rsidR="001864F1">
              <w:t>Connector</w:t>
            </w:r>
            <w:r w:rsidR="00CE002B">
              <w:t xml:space="preserve"> app.</w:t>
            </w:r>
          </w:p>
        </w:tc>
      </w:tr>
      <w:tr w:rsidR="00CE002B" w:rsidRPr="00522FD8" w:rsidTr="005C6ED8">
        <w:tc>
          <w:tcPr>
            <w:tcW w:w="1708" w:type="dxa"/>
          </w:tcPr>
          <w:p w:rsidR="00CE002B" w:rsidRPr="00756917" w:rsidRDefault="00CE002B" w:rsidP="005C6ED8">
            <w:pPr>
              <w:pStyle w:val="tableentry"/>
            </w:pPr>
          </w:p>
        </w:tc>
        <w:tc>
          <w:tcPr>
            <w:tcW w:w="1980" w:type="dxa"/>
          </w:tcPr>
          <w:p w:rsidR="00CE002B" w:rsidRDefault="00CE002B" w:rsidP="005C6ED8">
            <w:pPr>
              <w:pStyle w:val="tableentry"/>
            </w:pPr>
            <w:r>
              <w:t>Manifest Data</w:t>
            </w:r>
          </w:p>
        </w:tc>
        <w:tc>
          <w:tcPr>
            <w:tcW w:w="1323" w:type="dxa"/>
          </w:tcPr>
          <w:p w:rsidR="00CE002B" w:rsidRDefault="00CE002B" w:rsidP="005C6ED8">
            <w:pPr>
              <w:pStyle w:val="tableentry"/>
            </w:pPr>
            <w:r>
              <w:t>Out</w:t>
            </w:r>
          </w:p>
        </w:tc>
        <w:tc>
          <w:tcPr>
            <w:tcW w:w="3449" w:type="dxa"/>
          </w:tcPr>
          <w:p w:rsidR="00CE002B" w:rsidRDefault="00CE002B" w:rsidP="005C6ED8">
            <w:pPr>
              <w:pStyle w:val="tableentry"/>
            </w:pPr>
            <w:r>
              <w:t xml:space="preserve">Provides manifest data blob. </w:t>
            </w:r>
          </w:p>
        </w:tc>
      </w:tr>
    </w:tbl>
    <w:p w:rsidR="00F24102" w:rsidRDefault="00F24102" w:rsidP="00F24102">
      <w:pPr>
        <w:pStyle w:val="Heading4"/>
      </w:pPr>
      <w:r>
        <w:t xml:space="preserve">Get Manifest </w:t>
      </w:r>
      <w:r w:rsidR="00175CD5">
        <w:t>Interfaces</w:t>
      </w:r>
    </w:p>
    <w:p w:rsidR="00F24102" w:rsidRDefault="009644C4" w:rsidP="007E3EF5">
      <w:pPr>
        <w:pStyle w:val="body"/>
      </w:pPr>
      <w:r>
        <w:fldChar w:fldCharType="begin"/>
      </w:r>
      <w:r w:rsidR="007E3EF5">
        <w:instrText xml:space="preserve"> REF _Ref379471073 \h </w:instrText>
      </w:r>
      <w:r>
        <w:fldChar w:fldCharType="separate"/>
      </w:r>
      <w:r w:rsidR="00AC331C">
        <w:t xml:space="preserve">Table </w:t>
      </w:r>
      <w:r w:rsidR="00AC331C">
        <w:rPr>
          <w:noProof/>
        </w:rPr>
        <w:t>3</w:t>
      </w:r>
      <w:r w:rsidR="00AC331C">
        <w:noBreakHyphen/>
      </w:r>
      <w:r w:rsidR="00AC331C">
        <w:rPr>
          <w:noProof/>
        </w:rPr>
        <w:t>9</w:t>
      </w:r>
      <w:r>
        <w:fldChar w:fldCharType="end"/>
      </w:r>
      <w:r w:rsidR="00F24102">
        <w:t xml:space="preserve"> provides</w:t>
      </w:r>
      <w:r w:rsidR="00847B56">
        <w:t xml:space="preserve"> </w:t>
      </w:r>
      <w:r w:rsidR="005C6ED8">
        <w:t xml:space="preserve">a </w:t>
      </w:r>
      <w:r w:rsidR="00847B56">
        <w:t xml:space="preserve">functional definition for the </w:t>
      </w:r>
      <w:r w:rsidR="00F24102">
        <w:t xml:space="preserve">Get Manifest </w:t>
      </w:r>
      <w:r w:rsidR="00175CD5">
        <w:t>Interfaces</w:t>
      </w:r>
      <w:r w:rsidR="00F24102">
        <w:t xml:space="preserve"> method.</w:t>
      </w:r>
    </w:p>
    <w:p w:rsidR="00F24102" w:rsidRDefault="00F24102" w:rsidP="00F24102">
      <w:pPr>
        <w:pStyle w:val="Caption"/>
        <w:keepNext/>
      </w:pPr>
      <w:bookmarkStart w:id="184" w:name="_Ref379471073"/>
      <w:bookmarkStart w:id="185" w:name="_Toc404604652"/>
      <w:r>
        <w:t xml:space="preserve">Table </w:t>
      </w:r>
      <w:r w:rsidR="009644C4">
        <w:fldChar w:fldCharType="begin"/>
      </w:r>
      <w:r w:rsidR="00197080">
        <w:instrText xml:space="preserve"> STYLEREF 1 \s </w:instrText>
      </w:r>
      <w:r w:rsidR="009644C4">
        <w:fldChar w:fldCharType="separate"/>
      </w:r>
      <w:r w:rsidR="00AC331C">
        <w:rPr>
          <w:noProof/>
        </w:rPr>
        <w:t>3</w:t>
      </w:r>
      <w:r w:rsidR="009644C4">
        <w:rPr>
          <w:noProof/>
        </w:rPr>
        <w:fldChar w:fldCharType="end"/>
      </w:r>
      <w:r w:rsidR="0092121A">
        <w:noBreakHyphen/>
      </w:r>
      <w:r w:rsidR="009644C4">
        <w:fldChar w:fldCharType="begin"/>
      </w:r>
      <w:r w:rsidR="00197080">
        <w:instrText xml:space="preserve"> SEQ Table \* ARABIC \s 1 </w:instrText>
      </w:r>
      <w:r w:rsidR="009644C4">
        <w:fldChar w:fldCharType="separate"/>
      </w:r>
      <w:r w:rsidR="00AC331C">
        <w:rPr>
          <w:noProof/>
        </w:rPr>
        <w:t>9</w:t>
      </w:r>
      <w:r w:rsidR="009644C4">
        <w:rPr>
          <w:noProof/>
        </w:rPr>
        <w:fldChar w:fldCharType="end"/>
      </w:r>
      <w:bookmarkEnd w:id="184"/>
      <w:r>
        <w:t xml:space="preserve"> Get Manifest </w:t>
      </w:r>
      <w:r w:rsidR="00175CD5">
        <w:t>Interfaces</w:t>
      </w:r>
      <w:r>
        <w:t xml:space="preserve"> </w:t>
      </w:r>
      <w:r w:rsidR="00175CD5">
        <w:t>m</w:t>
      </w:r>
      <w:r>
        <w:t>ethod</w:t>
      </w:r>
      <w:bookmarkEnd w:id="185"/>
    </w:p>
    <w:tbl>
      <w:tblPr>
        <w:tblStyle w:val="TableQIS"/>
        <w:tblW w:w="0" w:type="auto"/>
        <w:tblInd w:w="835" w:type="dxa"/>
        <w:tblLook w:val="04A0"/>
      </w:tblPr>
      <w:tblGrid>
        <w:gridCol w:w="1708"/>
        <w:gridCol w:w="1980"/>
        <w:gridCol w:w="1323"/>
        <w:gridCol w:w="3449"/>
      </w:tblGrid>
      <w:tr w:rsidR="00F24102" w:rsidTr="00847B56">
        <w:trPr>
          <w:cnfStyle w:val="100000000000"/>
        </w:trPr>
        <w:tc>
          <w:tcPr>
            <w:tcW w:w="1708" w:type="dxa"/>
            <w:vMerge w:val="restart"/>
          </w:tcPr>
          <w:p w:rsidR="00F24102" w:rsidRDefault="00F24102" w:rsidP="006A7599">
            <w:pPr>
              <w:pStyle w:val="tableheading"/>
            </w:pPr>
            <w:r>
              <w:t>Method</w:t>
            </w:r>
          </w:p>
        </w:tc>
        <w:tc>
          <w:tcPr>
            <w:tcW w:w="6752" w:type="dxa"/>
            <w:gridSpan w:val="3"/>
          </w:tcPr>
          <w:p w:rsidR="00F24102" w:rsidRDefault="00F24102" w:rsidP="006A7599">
            <w:pPr>
              <w:pStyle w:val="tableheading"/>
              <w:jc w:val="center"/>
            </w:pPr>
            <w:r>
              <w:t>Parameters</w:t>
            </w:r>
          </w:p>
        </w:tc>
      </w:tr>
      <w:tr w:rsidR="00F24102" w:rsidTr="00847B56">
        <w:tc>
          <w:tcPr>
            <w:tcW w:w="1708" w:type="dxa"/>
            <w:vMerge/>
          </w:tcPr>
          <w:p w:rsidR="00F24102" w:rsidRDefault="00F24102" w:rsidP="006A7599">
            <w:pPr>
              <w:pStyle w:val="tableheading"/>
            </w:pPr>
          </w:p>
        </w:tc>
        <w:tc>
          <w:tcPr>
            <w:tcW w:w="1980" w:type="dxa"/>
          </w:tcPr>
          <w:p w:rsidR="00F24102" w:rsidRDefault="00F24102" w:rsidP="006A7599">
            <w:pPr>
              <w:pStyle w:val="tableheading"/>
            </w:pPr>
            <w:r>
              <w:t>Parameter Name</w:t>
            </w:r>
          </w:p>
        </w:tc>
        <w:tc>
          <w:tcPr>
            <w:tcW w:w="1323" w:type="dxa"/>
          </w:tcPr>
          <w:p w:rsidR="00F24102" w:rsidRDefault="00F24102" w:rsidP="006A7599">
            <w:pPr>
              <w:pStyle w:val="tableheading"/>
            </w:pPr>
            <w:r>
              <w:t>In/Out</w:t>
            </w:r>
          </w:p>
        </w:tc>
        <w:tc>
          <w:tcPr>
            <w:tcW w:w="3449" w:type="dxa"/>
          </w:tcPr>
          <w:p w:rsidR="00F24102" w:rsidRDefault="00F24102" w:rsidP="006A7599">
            <w:pPr>
              <w:pStyle w:val="tableheading"/>
            </w:pPr>
            <w:r>
              <w:t>Description</w:t>
            </w:r>
          </w:p>
        </w:tc>
      </w:tr>
      <w:tr w:rsidR="00175CD5" w:rsidRPr="00522FD8" w:rsidTr="00847B56">
        <w:tc>
          <w:tcPr>
            <w:tcW w:w="1708" w:type="dxa"/>
          </w:tcPr>
          <w:p w:rsidR="00175CD5" w:rsidRPr="00756917" w:rsidRDefault="00175CD5" w:rsidP="00BC03FC">
            <w:pPr>
              <w:pStyle w:val="tableentry"/>
            </w:pPr>
            <w:r>
              <w:t>Get Manifest Interfaces</w:t>
            </w:r>
          </w:p>
        </w:tc>
        <w:tc>
          <w:tcPr>
            <w:tcW w:w="1980" w:type="dxa"/>
          </w:tcPr>
          <w:p w:rsidR="00175CD5" w:rsidRPr="00756917" w:rsidRDefault="0073533F" w:rsidP="00BC03FC">
            <w:pPr>
              <w:pStyle w:val="tableentry"/>
            </w:pPr>
            <w:r>
              <w:t>Connector</w:t>
            </w:r>
            <w:r w:rsidRPr="00756917">
              <w:t xml:space="preserve"> </w:t>
            </w:r>
            <w:r w:rsidR="00175CD5">
              <w:t>Id</w:t>
            </w:r>
          </w:p>
        </w:tc>
        <w:tc>
          <w:tcPr>
            <w:tcW w:w="1323" w:type="dxa"/>
          </w:tcPr>
          <w:p w:rsidR="00175CD5" w:rsidRPr="00756917" w:rsidRDefault="00175CD5" w:rsidP="00BC03FC">
            <w:pPr>
              <w:pStyle w:val="tableentry"/>
            </w:pPr>
            <w:r w:rsidRPr="00756917">
              <w:t>In</w:t>
            </w:r>
          </w:p>
        </w:tc>
        <w:tc>
          <w:tcPr>
            <w:tcW w:w="3449" w:type="dxa"/>
          </w:tcPr>
          <w:p w:rsidR="00175CD5" w:rsidRPr="00756917" w:rsidRDefault="0073533F" w:rsidP="00BC03FC">
            <w:pPr>
              <w:pStyle w:val="tableentry"/>
            </w:pPr>
            <w:r>
              <w:t xml:space="preserve">Connector </w:t>
            </w:r>
            <w:r w:rsidR="00175CD5">
              <w:t xml:space="preserve">Id for the installed </w:t>
            </w:r>
            <w:r w:rsidR="001864F1">
              <w:t>Connector</w:t>
            </w:r>
            <w:r w:rsidR="00CE002B">
              <w:t xml:space="preserve"> app</w:t>
            </w:r>
            <w:r w:rsidR="00175CD5">
              <w:t>.</w:t>
            </w:r>
          </w:p>
        </w:tc>
      </w:tr>
      <w:tr w:rsidR="00175CD5" w:rsidRPr="00522FD8" w:rsidTr="00847B56">
        <w:tc>
          <w:tcPr>
            <w:tcW w:w="1708" w:type="dxa"/>
          </w:tcPr>
          <w:p w:rsidR="00175CD5" w:rsidRPr="00756917" w:rsidRDefault="00175CD5" w:rsidP="00BC03FC">
            <w:pPr>
              <w:pStyle w:val="tableentry"/>
            </w:pPr>
          </w:p>
        </w:tc>
        <w:tc>
          <w:tcPr>
            <w:tcW w:w="1980" w:type="dxa"/>
          </w:tcPr>
          <w:p w:rsidR="00175CD5" w:rsidRDefault="00CE002B" w:rsidP="00175CD5">
            <w:pPr>
              <w:pStyle w:val="tableentry"/>
            </w:pPr>
            <w:r>
              <w:t>List &lt;Supported i</w:t>
            </w:r>
            <w:r w:rsidR="00175CD5">
              <w:t>nterfaces&gt;</w:t>
            </w:r>
          </w:p>
        </w:tc>
        <w:tc>
          <w:tcPr>
            <w:tcW w:w="1323" w:type="dxa"/>
          </w:tcPr>
          <w:p w:rsidR="00175CD5" w:rsidRDefault="00175CD5" w:rsidP="00BC03FC">
            <w:pPr>
              <w:pStyle w:val="tableentry"/>
            </w:pPr>
          </w:p>
        </w:tc>
        <w:tc>
          <w:tcPr>
            <w:tcW w:w="3449" w:type="dxa"/>
          </w:tcPr>
          <w:p w:rsidR="00175CD5" w:rsidRDefault="00175CD5" w:rsidP="007E1330">
            <w:pPr>
              <w:pStyle w:val="tableentry"/>
            </w:pPr>
            <w:r>
              <w:t xml:space="preserve">Provides </w:t>
            </w:r>
            <w:r w:rsidR="007E1330">
              <w:t xml:space="preserve">details about </w:t>
            </w:r>
            <w:proofErr w:type="spellStart"/>
            <w:r w:rsidR="007E1330">
              <w:t>AllJoyn</w:t>
            </w:r>
            <w:proofErr w:type="spellEnd"/>
            <w:r w:rsidR="007E1330">
              <w:t xml:space="preserve"> interfaces from the manifest file for the Connector app.</w:t>
            </w:r>
            <w:r>
              <w:t xml:space="preserve">. </w:t>
            </w:r>
          </w:p>
        </w:tc>
      </w:tr>
      <w:tr w:rsidR="00175CD5" w:rsidRPr="00522FD8" w:rsidTr="00847B56">
        <w:tc>
          <w:tcPr>
            <w:tcW w:w="1708" w:type="dxa"/>
          </w:tcPr>
          <w:p w:rsidR="00175CD5" w:rsidRPr="00756917" w:rsidRDefault="00175CD5" w:rsidP="00BC03FC">
            <w:pPr>
              <w:pStyle w:val="tableentry"/>
            </w:pPr>
          </w:p>
        </w:tc>
        <w:tc>
          <w:tcPr>
            <w:tcW w:w="1980" w:type="dxa"/>
          </w:tcPr>
          <w:p w:rsidR="00175CD5" w:rsidRDefault="00175CD5" w:rsidP="00BC03FC">
            <w:pPr>
              <w:pStyle w:val="tableentry"/>
            </w:pPr>
            <w:r>
              <w:t xml:space="preserve">    Interface name</w:t>
            </w:r>
          </w:p>
        </w:tc>
        <w:tc>
          <w:tcPr>
            <w:tcW w:w="1323" w:type="dxa"/>
          </w:tcPr>
          <w:p w:rsidR="00175CD5" w:rsidRDefault="00175CD5" w:rsidP="00BC03FC">
            <w:pPr>
              <w:pStyle w:val="tableentry"/>
            </w:pPr>
            <w:r>
              <w:t>Out</w:t>
            </w:r>
          </w:p>
        </w:tc>
        <w:tc>
          <w:tcPr>
            <w:tcW w:w="3449" w:type="dxa"/>
          </w:tcPr>
          <w:p w:rsidR="00175CD5" w:rsidRDefault="00175CD5" w:rsidP="00BC03FC">
            <w:pPr>
              <w:pStyle w:val="tableentry"/>
            </w:pPr>
            <w:r>
              <w:t xml:space="preserve">Interface name for </w:t>
            </w:r>
            <w:proofErr w:type="spellStart"/>
            <w:r>
              <w:t>AllJoyn</w:t>
            </w:r>
            <w:proofErr w:type="spellEnd"/>
            <w:r>
              <w:t xml:space="preserve"> interface supported by the </w:t>
            </w:r>
            <w:r w:rsidR="001864F1">
              <w:t>Connector</w:t>
            </w:r>
            <w:r w:rsidR="00CE002B">
              <w:t xml:space="preserve"> app</w:t>
            </w:r>
            <w:r>
              <w:t>.</w:t>
            </w:r>
          </w:p>
        </w:tc>
      </w:tr>
      <w:tr w:rsidR="00175CD5" w:rsidRPr="00522FD8" w:rsidTr="00847B56">
        <w:tc>
          <w:tcPr>
            <w:tcW w:w="1708" w:type="dxa"/>
          </w:tcPr>
          <w:p w:rsidR="00175CD5" w:rsidRPr="00756917" w:rsidRDefault="00175CD5" w:rsidP="00BC03FC">
            <w:pPr>
              <w:pStyle w:val="tableentry"/>
            </w:pPr>
          </w:p>
        </w:tc>
        <w:tc>
          <w:tcPr>
            <w:tcW w:w="1980" w:type="dxa"/>
          </w:tcPr>
          <w:p w:rsidR="00175CD5" w:rsidRDefault="00175CD5" w:rsidP="00BC03FC">
            <w:pPr>
              <w:pStyle w:val="tableentry"/>
            </w:pPr>
            <w:r>
              <w:t xml:space="preserve">    Interface friendly name</w:t>
            </w:r>
          </w:p>
        </w:tc>
        <w:tc>
          <w:tcPr>
            <w:tcW w:w="1323" w:type="dxa"/>
          </w:tcPr>
          <w:p w:rsidR="00175CD5" w:rsidRDefault="00175CD5" w:rsidP="00BC03FC">
            <w:pPr>
              <w:pStyle w:val="tableentry"/>
            </w:pPr>
            <w:r>
              <w:t>Out</w:t>
            </w:r>
          </w:p>
        </w:tc>
        <w:tc>
          <w:tcPr>
            <w:tcW w:w="3449" w:type="dxa"/>
          </w:tcPr>
          <w:p w:rsidR="00175CD5" w:rsidRDefault="00175CD5" w:rsidP="00BC03FC">
            <w:pPr>
              <w:pStyle w:val="tableentry"/>
            </w:pPr>
            <w:r>
              <w:t xml:space="preserve">User friendly name for the </w:t>
            </w:r>
            <w:proofErr w:type="spellStart"/>
            <w:r>
              <w:t>A</w:t>
            </w:r>
            <w:r w:rsidR="00CE002B">
              <w:t>ll</w:t>
            </w:r>
            <w:r>
              <w:t>J</w:t>
            </w:r>
            <w:r w:rsidR="00CE002B">
              <w:t>oyn</w:t>
            </w:r>
            <w:proofErr w:type="spellEnd"/>
            <w:r>
              <w:t xml:space="preserve"> interface.</w:t>
            </w:r>
          </w:p>
        </w:tc>
      </w:tr>
      <w:tr w:rsidR="00175CD5" w:rsidRPr="00522FD8" w:rsidTr="00847B56">
        <w:tc>
          <w:tcPr>
            <w:tcW w:w="1708" w:type="dxa"/>
          </w:tcPr>
          <w:p w:rsidR="00175CD5" w:rsidRPr="00756917" w:rsidRDefault="00175CD5" w:rsidP="00BC03FC">
            <w:pPr>
              <w:pStyle w:val="tableentry"/>
            </w:pPr>
          </w:p>
        </w:tc>
        <w:tc>
          <w:tcPr>
            <w:tcW w:w="1980" w:type="dxa"/>
          </w:tcPr>
          <w:p w:rsidR="00175CD5" w:rsidRDefault="00175CD5" w:rsidP="00BC03FC">
            <w:pPr>
              <w:pStyle w:val="tableentry"/>
            </w:pPr>
            <w:r>
              <w:t>List &lt;Desired Interfaces&gt;</w:t>
            </w:r>
          </w:p>
        </w:tc>
        <w:tc>
          <w:tcPr>
            <w:tcW w:w="1323" w:type="dxa"/>
          </w:tcPr>
          <w:p w:rsidR="00175CD5" w:rsidRDefault="00175CD5" w:rsidP="00BC03FC">
            <w:pPr>
              <w:pStyle w:val="tableentry"/>
            </w:pPr>
          </w:p>
        </w:tc>
        <w:tc>
          <w:tcPr>
            <w:tcW w:w="3449" w:type="dxa"/>
          </w:tcPr>
          <w:p w:rsidR="00175CD5" w:rsidRDefault="00175CD5" w:rsidP="00BC03FC">
            <w:pPr>
              <w:pStyle w:val="tableentry"/>
            </w:pPr>
          </w:p>
        </w:tc>
      </w:tr>
      <w:tr w:rsidR="00175CD5" w:rsidRPr="00522FD8" w:rsidTr="00847B56">
        <w:tc>
          <w:tcPr>
            <w:tcW w:w="1708" w:type="dxa"/>
          </w:tcPr>
          <w:p w:rsidR="00175CD5" w:rsidRPr="00756917" w:rsidRDefault="00175CD5" w:rsidP="00BC03FC">
            <w:pPr>
              <w:pStyle w:val="tableentry"/>
            </w:pPr>
          </w:p>
        </w:tc>
        <w:tc>
          <w:tcPr>
            <w:tcW w:w="1980" w:type="dxa"/>
          </w:tcPr>
          <w:p w:rsidR="00175CD5" w:rsidRDefault="00175CD5" w:rsidP="00BC03FC">
            <w:pPr>
              <w:pStyle w:val="tableentry"/>
            </w:pPr>
            <w:r>
              <w:t xml:space="preserve">    Interface name</w:t>
            </w:r>
          </w:p>
        </w:tc>
        <w:tc>
          <w:tcPr>
            <w:tcW w:w="1323" w:type="dxa"/>
          </w:tcPr>
          <w:p w:rsidR="00175CD5" w:rsidRDefault="00175CD5" w:rsidP="00BC03FC">
            <w:pPr>
              <w:pStyle w:val="tableentry"/>
            </w:pPr>
            <w:r>
              <w:t>Out</w:t>
            </w:r>
          </w:p>
        </w:tc>
        <w:tc>
          <w:tcPr>
            <w:tcW w:w="3449" w:type="dxa"/>
          </w:tcPr>
          <w:p w:rsidR="00175CD5" w:rsidRDefault="00175CD5" w:rsidP="00CE002B">
            <w:pPr>
              <w:pStyle w:val="tableentry"/>
            </w:pPr>
            <w:r>
              <w:t xml:space="preserve">Interface name for </w:t>
            </w:r>
            <w:proofErr w:type="spellStart"/>
            <w:r>
              <w:t>A</w:t>
            </w:r>
            <w:r w:rsidR="00CE002B">
              <w:t>ll</w:t>
            </w:r>
            <w:r>
              <w:t>J</w:t>
            </w:r>
            <w:r w:rsidR="00CE002B">
              <w:t>oyn</w:t>
            </w:r>
            <w:proofErr w:type="spellEnd"/>
            <w:r>
              <w:t xml:space="preserve"> interface </w:t>
            </w:r>
            <w:r w:rsidR="00CE002B">
              <w:t>the</w:t>
            </w:r>
            <w:r>
              <w:t xml:space="preserve"> </w:t>
            </w:r>
            <w:r w:rsidR="001864F1">
              <w:t>Connector</w:t>
            </w:r>
            <w:r w:rsidR="00CE002B">
              <w:t xml:space="preserve"> app </w:t>
            </w:r>
            <w:r>
              <w:t>would like to access.</w:t>
            </w:r>
          </w:p>
        </w:tc>
      </w:tr>
      <w:tr w:rsidR="00175CD5" w:rsidRPr="00522FD8" w:rsidTr="00847B56">
        <w:tc>
          <w:tcPr>
            <w:tcW w:w="1708" w:type="dxa"/>
          </w:tcPr>
          <w:p w:rsidR="00175CD5" w:rsidRPr="00756917" w:rsidRDefault="00175CD5" w:rsidP="00BC03FC">
            <w:pPr>
              <w:pStyle w:val="tableentry"/>
            </w:pPr>
          </w:p>
        </w:tc>
        <w:tc>
          <w:tcPr>
            <w:tcW w:w="1980" w:type="dxa"/>
          </w:tcPr>
          <w:p w:rsidR="00175CD5" w:rsidRDefault="00175CD5" w:rsidP="00BC03FC">
            <w:pPr>
              <w:pStyle w:val="tableentry"/>
            </w:pPr>
            <w:r>
              <w:t xml:space="preserve">    Interface friendly name</w:t>
            </w:r>
          </w:p>
        </w:tc>
        <w:tc>
          <w:tcPr>
            <w:tcW w:w="1323" w:type="dxa"/>
          </w:tcPr>
          <w:p w:rsidR="00175CD5" w:rsidRDefault="00175CD5" w:rsidP="00BC03FC">
            <w:pPr>
              <w:pStyle w:val="tableentry"/>
            </w:pPr>
            <w:r>
              <w:t>Out</w:t>
            </w:r>
          </w:p>
        </w:tc>
        <w:tc>
          <w:tcPr>
            <w:tcW w:w="3449" w:type="dxa"/>
          </w:tcPr>
          <w:p w:rsidR="00175CD5" w:rsidRDefault="00175CD5" w:rsidP="00BC03FC">
            <w:pPr>
              <w:pStyle w:val="tableentry"/>
            </w:pPr>
            <w:r>
              <w:t xml:space="preserve">User friendly name for the </w:t>
            </w:r>
            <w:proofErr w:type="spellStart"/>
            <w:r>
              <w:t>AllJoyn</w:t>
            </w:r>
            <w:proofErr w:type="spellEnd"/>
            <w:r>
              <w:t xml:space="preserve"> interface.</w:t>
            </w:r>
          </w:p>
        </w:tc>
      </w:tr>
    </w:tbl>
    <w:p w:rsidR="00175CD5" w:rsidRDefault="005C6ED8" w:rsidP="00175CD5">
      <w:pPr>
        <w:pStyle w:val="Heading4"/>
      </w:pPr>
      <w:r>
        <w:t>App Status Changed signal</w:t>
      </w:r>
    </w:p>
    <w:p w:rsidR="00175CD5" w:rsidRDefault="009644C4" w:rsidP="00175CD5">
      <w:pPr>
        <w:pStyle w:val="body"/>
      </w:pPr>
      <w:r>
        <w:fldChar w:fldCharType="begin"/>
      </w:r>
      <w:r w:rsidR="00175CD5">
        <w:instrText xml:space="preserve"> REF _Ref379471073 \h </w:instrText>
      </w:r>
      <w:r>
        <w:fldChar w:fldCharType="end"/>
      </w:r>
      <w:r w:rsidR="00175CD5">
        <w:t xml:space="preserve"> </w:t>
      </w:r>
      <w:r>
        <w:fldChar w:fldCharType="begin"/>
      </w:r>
      <w:r w:rsidR="00AC331C">
        <w:instrText xml:space="preserve"> REF _Ref394567828 \h </w:instrText>
      </w:r>
      <w:r>
        <w:fldChar w:fldCharType="separate"/>
      </w:r>
      <w:r w:rsidR="00AC331C">
        <w:t xml:space="preserve">Table </w:t>
      </w:r>
      <w:r w:rsidR="00AC331C">
        <w:rPr>
          <w:noProof/>
        </w:rPr>
        <w:t>3</w:t>
      </w:r>
      <w:r w:rsidR="00AC331C">
        <w:noBreakHyphen/>
      </w:r>
      <w:r w:rsidR="00AC331C">
        <w:rPr>
          <w:noProof/>
        </w:rPr>
        <w:t>10</w:t>
      </w:r>
      <w:r>
        <w:fldChar w:fldCharType="end"/>
      </w:r>
      <w:r w:rsidR="00AC331C">
        <w:t xml:space="preserve"> </w:t>
      </w:r>
      <w:r w:rsidR="00175CD5">
        <w:t xml:space="preserve">provides </w:t>
      </w:r>
      <w:r w:rsidR="005C6ED8">
        <w:t xml:space="preserve">a </w:t>
      </w:r>
      <w:r w:rsidR="00175CD5">
        <w:t xml:space="preserve">functional definition for the </w:t>
      </w:r>
      <w:r w:rsidR="007E1330">
        <w:t>App Status Changed signal</w:t>
      </w:r>
      <w:r w:rsidR="00175CD5">
        <w:t>.</w:t>
      </w:r>
    </w:p>
    <w:p w:rsidR="00175CD5" w:rsidRDefault="00175CD5" w:rsidP="00175CD5">
      <w:pPr>
        <w:pStyle w:val="Caption"/>
        <w:keepNext/>
      </w:pPr>
      <w:bookmarkStart w:id="186" w:name="_Ref394567828"/>
      <w:bookmarkStart w:id="187" w:name="_Toc404604653"/>
      <w:r>
        <w:t xml:space="preserve">Table </w:t>
      </w:r>
      <w:r w:rsidR="009644C4">
        <w:fldChar w:fldCharType="begin"/>
      </w:r>
      <w:r w:rsidR="00197080">
        <w:instrText xml:space="preserve"> STYLEREF 1 \s </w:instrText>
      </w:r>
      <w:r w:rsidR="009644C4">
        <w:fldChar w:fldCharType="separate"/>
      </w:r>
      <w:r w:rsidR="00AC331C">
        <w:rPr>
          <w:noProof/>
        </w:rPr>
        <w:t>3</w:t>
      </w:r>
      <w:r w:rsidR="009644C4">
        <w:rPr>
          <w:noProof/>
        </w:rPr>
        <w:fldChar w:fldCharType="end"/>
      </w:r>
      <w:r>
        <w:noBreakHyphen/>
      </w:r>
      <w:r w:rsidR="009644C4">
        <w:fldChar w:fldCharType="begin"/>
      </w:r>
      <w:r w:rsidR="00197080">
        <w:instrText xml:space="preserve"> SEQ Table \* ARABIC \s 1 </w:instrText>
      </w:r>
      <w:r w:rsidR="009644C4">
        <w:fldChar w:fldCharType="separate"/>
      </w:r>
      <w:r w:rsidR="00AC331C">
        <w:rPr>
          <w:noProof/>
        </w:rPr>
        <w:t>10</w:t>
      </w:r>
      <w:r w:rsidR="009644C4">
        <w:rPr>
          <w:noProof/>
        </w:rPr>
        <w:fldChar w:fldCharType="end"/>
      </w:r>
      <w:bookmarkEnd w:id="186"/>
      <w:r>
        <w:t xml:space="preserve"> </w:t>
      </w:r>
      <w:r w:rsidR="007E1330">
        <w:t xml:space="preserve"> App Status Changed signal</w:t>
      </w:r>
      <w:bookmarkEnd w:id="187"/>
    </w:p>
    <w:tbl>
      <w:tblPr>
        <w:tblStyle w:val="TableQIS"/>
        <w:tblW w:w="0" w:type="auto"/>
        <w:tblInd w:w="835" w:type="dxa"/>
        <w:tblLook w:val="04A0"/>
      </w:tblPr>
      <w:tblGrid>
        <w:gridCol w:w="1708"/>
        <w:gridCol w:w="1980"/>
        <w:gridCol w:w="1323"/>
        <w:gridCol w:w="3449"/>
      </w:tblGrid>
      <w:tr w:rsidR="00175CD5" w:rsidTr="00BC03FC">
        <w:trPr>
          <w:cnfStyle w:val="100000000000"/>
        </w:trPr>
        <w:tc>
          <w:tcPr>
            <w:tcW w:w="1708" w:type="dxa"/>
            <w:vMerge w:val="restart"/>
          </w:tcPr>
          <w:p w:rsidR="00175CD5" w:rsidRDefault="005C6ED8" w:rsidP="00BC03FC">
            <w:pPr>
              <w:pStyle w:val="tableheading"/>
            </w:pPr>
            <w:r>
              <w:t>Signal</w:t>
            </w:r>
          </w:p>
        </w:tc>
        <w:tc>
          <w:tcPr>
            <w:tcW w:w="6752" w:type="dxa"/>
            <w:gridSpan w:val="3"/>
          </w:tcPr>
          <w:p w:rsidR="00175CD5" w:rsidRDefault="00175CD5" w:rsidP="00BC03FC">
            <w:pPr>
              <w:pStyle w:val="tableheading"/>
              <w:jc w:val="center"/>
            </w:pPr>
            <w:r>
              <w:t>Parameters</w:t>
            </w:r>
          </w:p>
        </w:tc>
      </w:tr>
      <w:tr w:rsidR="00175CD5" w:rsidTr="00BC03FC">
        <w:tc>
          <w:tcPr>
            <w:tcW w:w="1708" w:type="dxa"/>
            <w:vMerge/>
          </w:tcPr>
          <w:p w:rsidR="00175CD5" w:rsidRDefault="00175CD5" w:rsidP="00BC03FC">
            <w:pPr>
              <w:pStyle w:val="tableheading"/>
            </w:pPr>
          </w:p>
        </w:tc>
        <w:tc>
          <w:tcPr>
            <w:tcW w:w="1980" w:type="dxa"/>
          </w:tcPr>
          <w:p w:rsidR="00175CD5" w:rsidRDefault="00175CD5" w:rsidP="00BC03FC">
            <w:pPr>
              <w:pStyle w:val="tableheading"/>
            </w:pPr>
            <w:r>
              <w:t>Parameter Name</w:t>
            </w:r>
          </w:p>
        </w:tc>
        <w:tc>
          <w:tcPr>
            <w:tcW w:w="1323" w:type="dxa"/>
          </w:tcPr>
          <w:p w:rsidR="00175CD5" w:rsidRDefault="00175CD5" w:rsidP="00BC03FC">
            <w:pPr>
              <w:pStyle w:val="tableheading"/>
            </w:pPr>
            <w:r>
              <w:t>In/Out</w:t>
            </w:r>
          </w:p>
        </w:tc>
        <w:tc>
          <w:tcPr>
            <w:tcW w:w="3449" w:type="dxa"/>
          </w:tcPr>
          <w:p w:rsidR="00175CD5" w:rsidRDefault="00175CD5" w:rsidP="00BC03FC">
            <w:pPr>
              <w:pStyle w:val="tableheading"/>
            </w:pPr>
            <w:r>
              <w:t>Description</w:t>
            </w:r>
          </w:p>
        </w:tc>
      </w:tr>
      <w:tr w:rsidR="005C6ED8" w:rsidRPr="00522FD8" w:rsidTr="00BC03FC">
        <w:tc>
          <w:tcPr>
            <w:tcW w:w="1708" w:type="dxa"/>
          </w:tcPr>
          <w:p w:rsidR="005C6ED8" w:rsidRPr="00756917" w:rsidRDefault="005C6ED8" w:rsidP="005C6ED8">
            <w:pPr>
              <w:pStyle w:val="tableentry"/>
            </w:pPr>
            <w:r>
              <w:t>App Status Changed signal</w:t>
            </w:r>
          </w:p>
        </w:tc>
        <w:tc>
          <w:tcPr>
            <w:tcW w:w="1980" w:type="dxa"/>
          </w:tcPr>
          <w:p w:rsidR="005C6ED8" w:rsidRPr="00756917" w:rsidRDefault="001864F1" w:rsidP="0073533F">
            <w:pPr>
              <w:pStyle w:val="tableentry"/>
            </w:pPr>
            <w:r>
              <w:t>Connector</w:t>
            </w:r>
            <w:r w:rsidR="005C6ED8">
              <w:t xml:space="preserve"> Id</w:t>
            </w:r>
          </w:p>
        </w:tc>
        <w:tc>
          <w:tcPr>
            <w:tcW w:w="1323" w:type="dxa"/>
          </w:tcPr>
          <w:p w:rsidR="005C6ED8" w:rsidRPr="00756917" w:rsidRDefault="005C6ED8" w:rsidP="005C6ED8">
            <w:pPr>
              <w:pStyle w:val="tableentry"/>
            </w:pPr>
            <w:r w:rsidRPr="00756917">
              <w:t>In</w:t>
            </w:r>
          </w:p>
        </w:tc>
        <w:tc>
          <w:tcPr>
            <w:tcW w:w="3449" w:type="dxa"/>
          </w:tcPr>
          <w:p w:rsidR="005C6ED8" w:rsidRPr="00756917" w:rsidRDefault="001864F1" w:rsidP="0073533F">
            <w:pPr>
              <w:pStyle w:val="tableentry"/>
            </w:pPr>
            <w:r>
              <w:t>Connector</w:t>
            </w:r>
            <w:r w:rsidR="005C6ED8">
              <w:t xml:space="preserve"> Id </w:t>
            </w:r>
            <w:r w:rsidR="0073533F">
              <w:t>for the connector app for which status is being provided.</w:t>
            </w:r>
          </w:p>
        </w:tc>
      </w:tr>
      <w:tr w:rsidR="005C6ED8" w:rsidRPr="00522FD8" w:rsidTr="00BC03FC">
        <w:tc>
          <w:tcPr>
            <w:tcW w:w="1708" w:type="dxa"/>
          </w:tcPr>
          <w:p w:rsidR="005C6ED8" w:rsidRDefault="005C6ED8" w:rsidP="005C6ED8">
            <w:pPr>
              <w:pStyle w:val="tableentry"/>
            </w:pPr>
          </w:p>
        </w:tc>
        <w:tc>
          <w:tcPr>
            <w:tcW w:w="1980" w:type="dxa"/>
          </w:tcPr>
          <w:p w:rsidR="005C6ED8" w:rsidRDefault="005C6ED8" w:rsidP="005C6ED8">
            <w:pPr>
              <w:pStyle w:val="tableentry"/>
            </w:pPr>
            <w:r>
              <w:t>Install Status</w:t>
            </w:r>
          </w:p>
          <w:p w:rsidR="005C6ED8" w:rsidRDefault="005C6ED8" w:rsidP="005C6ED8">
            <w:pPr>
              <w:pStyle w:val="tableentry"/>
            </w:pPr>
          </w:p>
        </w:tc>
        <w:tc>
          <w:tcPr>
            <w:tcW w:w="1323" w:type="dxa"/>
          </w:tcPr>
          <w:p w:rsidR="005C6ED8" w:rsidRPr="00756917" w:rsidRDefault="005C6ED8" w:rsidP="005C6ED8">
            <w:pPr>
              <w:pStyle w:val="tableentry"/>
            </w:pPr>
            <w:r>
              <w:t>In</w:t>
            </w:r>
          </w:p>
        </w:tc>
        <w:tc>
          <w:tcPr>
            <w:tcW w:w="3449" w:type="dxa"/>
          </w:tcPr>
          <w:p w:rsidR="005C6ED8" w:rsidRDefault="005C6ED8" w:rsidP="005C6ED8">
            <w:pPr>
              <w:pStyle w:val="tableentry"/>
            </w:pPr>
            <w:r>
              <w:t xml:space="preserve">Indicates installation status for the </w:t>
            </w:r>
            <w:r w:rsidR="001864F1">
              <w:t>Connector</w:t>
            </w:r>
            <w:r>
              <w:t xml:space="preserve"> app. </w:t>
            </w:r>
          </w:p>
        </w:tc>
      </w:tr>
      <w:tr w:rsidR="005C6ED8" w:rsidRPr="00522FD8" w:rsidTr="00BC03FC">
        <w:tc>
          <w:tcPr>
            <w:tcW w:w="1708" w:type="dxa"/>
          </w:tcPr>
          <w:p w:rsidR="005C6ED8" w:rsidRPr="00756917" w:rsidRDefault="005C6ED8" w:rsidP="005C6ED8">
            <w:pPr>
              <w:pStyle w:val="tableentry"/>
            </w:pPr>
          </w:p>
        </w:tc>
        <w:tc>
          <w:tcPr>
            <w:tcW w:w="1980" w:type="dxa"/>
          </w:tcPr>
          <w:p w:rsidR="005C6ED8" w:rsidRDefault="005C6ED8" w:rsidP="005C6ED8">
            <w:pPr>
              <w:pStyle w:val="tableentry"/>
            </w:pPr>
            <w:r>
              <w:t>Install Description</w:t>
            </w:r>
          </w:p>
        </w:tc>
        <w:tc>
          <w:tcPr>
            <w:tcW w:w="1323" w:type="dxa"/>
          </w:tcPr>
          <w:p w:rsidR="005C6ED8" w:rsidRDefault="005C6ED8" w:rsidP="005C6ED8">
            <w:pPr>
              <w:pStyle w:val="tableentry"/>
            </w:pPr>
            <w:r>
              <w:t>In</w:t>
            </w:r>
          </w:p>
          <w:p w:rsidR="005C6ED8" w:rsidRDefault="005C6ED8" w:rsidP="005C6ED8">
            <w:pPr>
              <w:pStyle w:val="tableentry"/>
            </w:pPr>
            <w:r>
              <w:t>(optional)</w:t>
            </w:r>
          </w:p>
          <w:p w:rsidR="005C6ED8" w:rsidRDefault="005C6ED8" w:rsidP="005C6ED8">
            <w:pPr>
              <w:pStyle w:val="tableentry"/>
            </w:pPr>
          </w:p>
        </w:tc>
        <w:tc>
          <w:tcPr>
            <w:tcW w:w="3449" w:type="dxa"/>
          </w:tcPr>
          <w:p w:rsidR="005C6ED8" w:rsidRDefault="005C6ED8" w:rsidP="005C6ED8">
            <w:pPr>
              <w:pStyle w:val="tableentry"/>
            </w:pPr>
            <w:r>
              <w:t xml:space="preserve">Provides description </w:t>
            </w:r>
            <w:r w:rsidRPr="002968CA">
              <w:t>indicating the results of the last app install/upgrade/uninstall operation</w:t>
            </w:r>
            <w:r>
              <w:t xml:space="preserve"> done for the </w:t>
            </w:r>
            <w:r w:rsidR="001864F1">
              <w:t>Connector</w:t>
            </w:r>
            <w:r>
              <w:t xml:space="preserve"> app.</w:t>
            </w:r>
          </w:p>
        </w:tc>
      </w:tr>
      <w:tr w:rsidR="005C6ED8" w:rsidRPr="00522FD8" w:rsidTr="00BC03FC">
        <w:tc>
          <w:tcPr>
            <w:tcW w:w="1708" w:type="dxa"/>
          </w:tcPr>
          <w:p w:rsidR="005C6ED8" w:rsidRPr="00756917" w:rsidRDefault="005C6ED8" w:rsidP="005C6ED8">
            <w:pPr>
              <w:pStyle w:val="tableentry"/>
            </w:pPr>
          </w:p>
        </w:tc>
        <w:tc>
          <w:tcPr>
            <w:tcW w:w="1980" w:type="dxa"/>
          </w:tcPr>
          <w:p w:rsidR="005C6ED8" w:rsidRDefault="005C6ED8" w:rsidP="005C6ED8">
            <w:pPr>
              <w:pStyle w:val="tableentry"/>
            </w:pPr>
            <w:r>
              <w:t>Connection Status</w:t>
            </w:r>
          </w:p>
        </w:tc>
        <w:tc>
          <w:tcPr>
            <w:tcW w:w="1323" w:type="dxa"/>
          </w:tcPr>
          <w:p w:rsidR="005C6ED8" w:rsidRDefault="005C6ED8" w:rsidP="005C6ED8">
            <w:pPr>
              <w:pStyle w:val="tableentry"/>
            </w:pPr>
            <w:r>
              <w:t>In</w:t>
            </w:r>
          </w:p>
        </w:tc>
        <w:tc>
          <w:tcPr>
            <w:tcW w:w="3449" w:type="dxa"/>
          </w:tcPr>
          <w:p w:rsidR="005C6ED8" w:rsidRDefault="005C6ED8" w:rsidP="005C6ED8">
            <w:pPr>
              <w:pStyle w:val="tableentry"/>
            </w:pPr>
            <w:r>
              <w:t xml:space="preserve">Indicates connection status of the </w:t>
            </w:r>
            <w:r w:rsidR="001864F1">
              <w:t>Connector</w:t>
            </w:r>
            <w:r>
              <w:t xml:space="preserve"> app with the cloud service.</w:t>
            </w:r>
          </w:p>
        </w:tc>
      </w:tr>
      <w:tr w:rsidR="005C6ED8" w:rsidRPr="00522FD8" w:rsidTr="00BC03FC">
        <w:tc>
          <w:tcPr>
            <w:tcW w:w="1708" w:type="dxa"/>
          </w:tcPr>
          <w:p w:rsidR="005C6ED8" w:rsidRPr="00756917" w:rsidRDefault="005C6ED8" w:rsidP="005C6ED8">
            <w:pPr>
              <w:pStyle w:val="tableentry"/>
            </w:pPr>
          </w:p>
        </w:tc>
        <w:tc>
          <w:tcPr>
            <w:tcW w:w="1980" w:type="dxa"/>
          </w:tcPr>
          <w:p w:rsidR="005C6ED8" w:rsidRDefault="005C6ED8" w:rsidP="005C6ED8">
            <w:pPr>
              <w:pStyle w:val="tableentry"/>
            </w:pPr>
            <w:r>
              <w:t>Operational Status</w:t>
            </w:r>
          </w:p>
        </w:tc>
        <w:tc>
          <w:tcPr>
            <w:tcW w:w="1323" w:type="dxa"/>
          </w:tcPr>
          <w:p w:rsidR="005C6ED8" w:rsidRDefault="005C6ED8" w:rsidP="005C6ED8">
            <w:pPr>
              <w:pStyle w:val="tableentry"/>
            </w:pPr>
            <w:r>
              <w:t>In</w:t>
            </w:r>
          </w:p>
        </w:tc>
        <w:tc>
          <w:tcPr>
            <w:tcW w:w="3449" w:type="dxa"/>
          </w:tcPr>
          <w:p w:rsidR="005C6ED8" w:rsidRDefault="005C6ED8" w:rsidP="005C6ED8">
            <w:pPr>
              <w:pStyle w:val="tableentry"/>
            </w:pPr>
            <w:r>
              <w:t xml:space="preserve">Indicates the operational status for the </w:t>
            </w:r>
            <w:r w:rsidR="001864F1">
              <w:t>Connector</w:t>
            </w:r>
            <w:r>
              <w:t xml:space="preserve"> app.</w:t>
            </w:r>
          </w:p>
        </w:tc>
      </w:tr>
    </w:tbl>
    <w:p w:rsidR="005C6ED8" w:rsidRDefault="005C6ED8" w:rsidP="005C6ED8">
      <w:pPr>
        <w:pStyle w:val="Heading3"/>
      </w:pPr>
      <w:bookmarkStart w:id="188" w:name="_Toc404604587"/>
      <w:r>
        <w:t>Package Manager app functions</w:t>
      </w:r>
      <w:bookmarkEnd w:id="188"/>
    </w:p>
    <w:p w:rsidR="005C6ED8" w:rsidRDefault="005C6ED8" w:rsidP="005C6ED8">
      <w:pPr>
        <w:pStyle w:val="body"/>
      </w:pPr>
      <w:r>
        <w:t xml:space="preserve">The Package Manager app provides install and uninstall functionality as captures in </w:t>
      </w:r>
      <w:r w:rsidR="009644C4">
        <w:fldChar w:fldCharType="begin"/>
      </w:r>
      <w:r w:rsidR="00AC331C">
        <w:instrText xml:space="preserve"> REF _Ref394567848 \h </w:instrText>
      </w:r>
      <w:r w:rsidR="009644C4">
        <w:fldChar w:fldCharType="separate"/>
      </w:r>
      <w:r w:rsidR="00AC331C">
        <w:t xml:space="preserve">Table </w:t>
      </w:r>
      <w:r w:rsidR="00AC331C">
        <w:rPr>
          <w:noProof/>
        </w:rPr>
        <w:t>3</w:t>
      </w:r>
      <w:r w:rsidR="00AC331C">
        <w:noBreakHyphen/>
      </w:r>
      <w:r w:rsidR="00AC331C">
        <w:rPr>
          <w:noProof/>
        </w:rPr>
        <w:t>11</w:t>
      </w:r>
      <w:r w:rsidR="009644C4">
        <w:fldChar w:fldCharType="end"/>
      </w:r>
      <w:r w:rsidR="00AC331C">
        <w:t>.</w:t>
      </w:r>
    </w:p>
    <w:p w:rsidR="005C6ED8" w:rsidRDefault="005C6ED8" w:rsidP="005C6ED8">
      <w:pPr>
        <w:pStyle w:val="Caption"/>
        <w:keepNext/>
      </w:pPr>
      <w:bookmarkStart w:id="189" w:name="_Ref394567848"/>
      <w:bookmarkStart w:id="190" w:name="_Toc404604654"/>
      <w:r>
        <w:t xml:space="preserve">Table </w:t>
      </w:r>
      <w:r w:rsidR="009644C4">
        <w:fldChar w:fldCharType="begin"/>
      </w:r>
      <w:r w:rsidR="00197080">
        <w:instrText xml:space="preserve"> STYLEREF 1 \s </w:instrText>
      </w:r>
      <w:r w:rsidR="009644C4">
        <w:fldChar w:fldCharType="separate"/>
      </w:r>
      <w:r w:rsidR="00AC331C">
        <w:rPr>
          <w:noProof/>
        </w:rPr>
        <w:t>3</w:t>
      </w:r>
      <w:r w:rsidR="009644C4">
        <w:rPr>
          <w:noProof/>
        </w:rPr>
        <w:fldChar w:fldCharType="end"/>
      </w:r>
      <w:r>
        <w:noBreakHyphen/>
      </w:r>
      <w:r w:rsidR="009644C4">
        <w:fldChar w:fldCharType="begin"/>
      </w:r>
      <w:r w:rsidR="00197080">
        <w:instrText xml:space="preserve"> SEQ Table \* ARABIC \s 1 </w:instrText>
      </w:r>
      <w:r w:rsidR="009644C4">
        <w:fldChar w:fldCharType="separate"/>
      </w:r>
      <w:r w:rsidR="00AC331C">
        <w:rPr>
          <w:noProof/>
        </w:rPr>
        <w:t>11</w:t>
      </w:r>
      <w:r w:rsidR="009644C4">
        <w:rPr>
          <w:noProof/>
        </w:rPr>
        <w:fldChar w:fldCharType="end"/>
      </w:r>
      <w:bookmarkEnd w:id="189"/>
      <w:r>
        <w:t xml:space="preserve"> Package Manager app functions</w:t>
      </w:r>
      <w:bookmarkEnd w:id="190"/>
    </w:p>
    <w:tbl>
      <w:tblPr>
        <w:tblStyle w:val="TableGrid"/>
        <w:tblW w:w="0" w:type="auto"/>
        <w:tblInd w:w="835" w:type="dxa"/>
        <w:tblLook w:val="04A0"/>
      </w:tblPr>
      <w:tblGrid>
        <w:gridCol w:w="1710"/>
        <w:gridCol w:w="6750"/>
      </w:tblGrid>
      <w:tr w:rsidR="005C6ED8" w:rsidTr="005C6ED8">
        <w:trPr>
          <w:cnfStyle w:val="100000000000"/>
        </w:trPr>
        <w:tc>
          <w:tcPr>
            <w:tcW w:w="1710" w:type="dxa"/>
          </w:tcPr>
          <w:p w:rsidR="005C6ED8" w:rsidRDefault="005C6ED8" w:rsidP="005C6ED8">
            <w:pPr>
              <w:pStyle w:val="tableheading"/>
            </w:pPr>
            <w:r>
              <w:t>Logical function</w:t>
            </w:r>
          </w:p>
        </w:tc>
        <w:tc>
          <w:tcPr>
            <w:tcW w:w="6750" w:type="dxa"/>
          </w:tcPr>
          <w:p w:rsidR="005C6ED8" w:rsidRDefault="005C6ED8" w:rsidP="005C6ED8">
            <w:pPr>
              <w:pStyle w:val="tableheading"/>
            </w:pPr>
            <w:r>
              <w:t>Description</w:t>
            </w:r>
          </w:p>
        </w:tc>
      </w:tr>
      <w:tr w:rsidR="005C6ED8" w:rsidTr="005C6ED8">
        <w:tc>
          <w:tcPr>
            <w:tcW w:w="1710" w:type="dxa"/>
          </w:tcPr>
          <w:p w:rsidR="005C6ED8" w:rsidRDefault="005C6ED8" w:rsidP="005C6ED8">
            <w:pPr>
              <w:pStyle w:val="tableentry"/>
            </w:pPr>
            <w:proofErr w:type="spellStart"/>
            <w:r>
              <w:t>InstallApp</w:t>
            </w:r>
            <w:proofErr w:type="spellEnd"/>
          </w:p>
        </w:tc>
        <w:tc>
          <w:tcPr>
            <w:tcW w:w="6750" w:type="dxa"/>
          </w:tcPr>
          <w:p w:rsidR="005C6ED8" w:rsidRPr="00CA187F" w:rsidRDefault="005C6ED8" w:rsidP="00A721A0">
            <w:pPr>
              <w:pStyle w:val="tableentry"/>
            </w:pPr>
            <w:r>
              <w:t>Results in</w:t>
            </w:r>
            <w:r w:rsidR="00A721A0">
              <w:t xml:space="preserve"> the</w:t>
            </w:r>
            <w:r>
              <w:t xml:space="preserve"> download of the </w:t>
            </w:r>
            <w:r w:rsidR="001864F1">
              <w:t>Connector</w:t>
            </w:r>
            <w:r>
              <w:t xml:space="preserve"> app package from the URL provided and installs the package on the G</w:t>
            </w:r>
            <w:r w:rsidR="00A721A0">
              <w:t xml:space="preserve">ateway </w:t>
            </w:r>
            <w:r>
              <w:t xml:space="preserve">Agent in a new user account. </w:t>
            </w:r>
            <w:r w:rsidR="00A721A0">
              <w:t>The p</w:t>
            </w:r>
            <w:r>
              <w:t>ackage signature is verified before installing the app. Also used for upgrading an existing app to a newer version.</w:t>
            </w:r>
          </w:p>
        </w:tc>
      </w:tr>
      <w:tr w:rsidR="005C6ED8" w:rsidTr="005C6ED8">
        <w:tc>
          <w:tcPr>
            <w:tcW w:w="1710" w:type="dxa"/>
          </w:tcPr>
          <w:p w:rsidR="005C6ED8" w:rsidRDefault="005C6ED8" w:rsidP="005C6ED8">
            <w:pPr>
              <w:pStyle w:val="tableentry"/>
            </w:pPr>
            <w:proofErr w:type="spellStart"/>
            <w:r>
              <w:t>UninstallApp</w:t>
            </w:r>
            <w:proofErr w:type="spellEnd"/>
          </w:p>
        </w:tc>
        <w:tc>
          <w:tcPr>
            <w:tcW w:w="6750" w:type="dxa"/>
          </w:tcPr>
          <w:p w:rsidR="005C6ED8" w:rsidRPr="00CA187F" w:rsidRDefault="005C6ED8" w:rsidP="00A721A0">
            <w:pPr>
              <w:pStyle w:val="tableentry"/>
            </w:pPr>
            <w:r>
              <w:t xml:space="preserve">Results in uninstalling the specified </w:t>
            </w:r>
            <w:r w:rsidR="001864F1">
              <w:t>Connector</w:t>
            </w:r>
            <w:r>
              <w:t xml:space="preserve"> app from the G</w:t>
            </w:r>
            <w:r w:rsidR="00A721A0">
              <w:t>ateway</w:t>
            </w:r>
            <w:r>
              <w:t xml:space="preserve"> Agent.</w:t>
            </w:r>
          </w:p>
        </w:tc>
      </w:tr>
    </w:tbl>
    <w:p w:rsidR="00AE3055" w:rsidRDefault="00B04DE9" w:rsidP="00AE3055">
      <w:pPr>
        <w:pStyle w:val="Heading4"/>
      </w:pPr>
      <w:proofErr w:type="spellStart"/>
      <w:r>
        <w:t>Install</w:t>
      </w:r>
      <w:r w:rsidR="00AE3055">
        <w:t>App</w:t>
      </w:r>
      <w:proofErr w:type="spellEnd"/>
      <w:r>
        <w:t xml:space="preserve"> </w:t>
      </w:r>
    </w:p>
    <w:p w:rsidR="00AE3055" w:rsidRDefault="009644C4" w:rsidP="007E3EF5">
      <w:pPr>
        <w:pStyle w:val="body"/>
      </w:pPr>
      <w:r>
        <w:fldChar w:fldCharType="begin"/>
      </w:r>
      <w:r w:rsidR="007E3EF5">
        <w:instrText xml:space="preserve"> REF _Ref379471213 \h </w:instrText>
      </w:r>
      <w:r>
        <w:fldChar w:fldCharType="separate"/>
      </w:r>
      <w:r w:rsidR="00AC331C">
        <w:t xml:space="preserve">Table </w:t>
      </w:r>
      <w:r w:rsidR="00AC331C">
        <w:rPr>
          <w:noProof/>
        </w:rPr>
        <w:t>3</w:t>
      </w:r>
      <w:r w:rsidR="00AC331C">
        <w:noBreakHyphen/>
      </w:r>
      <w:r w:rsidR="00AC331C">
        <w:rPr>
          <w:noProof/>
        </w:rPr>
        <w:t>12</w:t>
      </w:r>
      <w:r>
        <w:fldChar w:fldCharType="end"/>
      </w:r>
      <w:r w:rsidR="00AE3055">
        <w:t xml:space="preserve"> provides </w:t>
      </w:r>
      <w:r w:rsidR="00847B56">
        <w:t xml:space="preserve">a </w:t>
      </w:r>
      <w:r w:rsidR="00635264">
        <w:t>list of input and output param</w:t>
      </w:r>
      <w:r w:rsidR="00847B56">
        <w:t xml:space="preserve">eters for the </w:t>
      </w:r>
      <w:proofErr w:type="spellStart"/>
      <w:r w:rsidR="00B04DE9">
        <w:t>Install</w:t>
      </w:r>
      <w:r w:rsidR="00847B56">
        <w:t>App</w:t>
      </w:r>
      <w:proofErr w:type="spellEnd"/>
      <w:r w:rsidR="00635264">
        <w:t xml:space="preserve"> logical function provided by the P</w:t>
      </w:r>
      <w:r w:rsidR="00847B56">
        <w:t xml:space="preserve">ackage </w:t>
      </w:r>
      <w:r w:rsidR="00635264">
        <w:t>M</w:t>
      </w:r>
      <w:r w:rsidR="00847B56">
        <w:t>anager</w:t>
      </w:r>
      <w:r w:rsidR="00635264">
        <w:t xml:space="preserve"> </w:t>
      </w:r>
      <w:r w:rsidR="00847B56">
        <w:t>a</w:t>
      </w:r>
      <w:r w:rsidR="00635264">
        <w:t>pp</w:t>
      </w:r>
      <w:r w:rsidR="00AE3055">
        <w:t>.</w:t>
      </w:r>
    </w:p>
    <w:p w:rsidR="00AE3055" w:rsidRDefault="00AE3055" w:rsidP="00AE3055">
      <w:pPr>
        <w:pStyle w:val="Caption"/>
        <w:keepNext/>
      </w:pPr>
      <w:bookmarkStart w:id="191" w:name="_Ref379471213"/>
      <w:bookmarkStart w:id="192" w:name="_Toc404604655"/>
      <w:r>
        <w:t xml:space="preserve">Table </w:t>
      </w:r>
      <w:r w:rsidR="009644C4">
        <w:fldChar w:fldCharType="begin"/>
      </w:r>
      <w:r w:rsidR="00197080">
        <w:instrText xml:space="preserve"> STYLEREF 1 \s </w:instrText>
      </w:r>
      <w:r w:rsidR="009644C4">
        <w:fldChar w:fldCharType="separate"/>
      </w:r>
      <w:r w:rsidR="00AC331C">
        <w:rPr>
          <w:noProof/>
        </w:rPr>
        <w:t>3</w:t>
      </w:r>
      <w:r w:rsidR="009644C4">
        <w:rPr>
          <w:noProof/>
        </w:rPr>
        <w:fldChar w:fldCharType="end"/>
      </w:r>
      <w:r w:rsidR="0092121A">
        <w:noBreakHyphen/>
      </w:r>
      <w:r w:rsidR="009644C4">
        <w:fldChar w:fldCharType="begin"/>
      </w:r>
      <w:r w:rsidR="00197080">
        <w:instrText xml:space="preserve"> SEQ Table \* ARABIC \s 1 </w:instrText>
      </w:r>
      <w:r w:rsidR="009644C4">
        <w:fldChar w:fldCharType="separate"/>
      </w:r>
      <w:r w:rsidR="00AC331C">
        <w:rPr>
          <w:noProof/>
        </w:rPr>
        <w:t>12</w:t>
      </w:r>
      <w:r w:rsidR="009644C4">
        <w:rPr>
          <w:noProof/>
        </w:rPr>
        <w:fldChar w:fldCharType="end"/>
      </w:r>
      <w:bookmarkEnd w:id="191"/>
      <w:r w:rsidR="00B04DE9">
        <w:t xml:space="preserve"> </w:t>
      </w:r>
      <w:proofErr w:type="spellStart"/>
      <w:r w:rsidR="00B04DE9">
        <w:t>Install</w:t>
      </w:r>
      <w:r>
        <w:t>App</w:t>
      </w:r>
      <w:proofErr w:type="spellEnd"/>
      <w:r>
        <w:t xml:space="preserve"> </w:t>
      </w:r>
      <w:r w:rsidR="00847B56">
        <w:t>f</w:t>
      </w:r>
      <w:r w:rsidR="00635264">
        <w:t>unction</w:t>
      </w:r>
      <w:bookmarkEnd w:id="192"/>
    </w:p>
    <w:tbl>
      <w:tblPr>
        <w:tblStyle w:val="TableQIS"/>
        <w:tblW w:w="0" w:type="auto"/>
        <w:tblInd w:w="835" w:type="dxa"/>
        <w:tblLook w:val="04A0"/>
      </w:tblPr>
      <w:tblGrid>
        <w:gridCol w:w="1708"/>
        <w:gridCol w:w="2403"/>
        <w:gridCol w:w="900"/>
        <w:gridCol w:w="3449"/>
      </w:tblGrid>
      <w:tr w:rsidR="00AE3055" w:rsidTr="00847B56">
        <w:trPr>
          <w:cnfStyle w:val="100000000000"/>
        </w:trPr>
        <w:tc>
          <w:tcPr>
            <w:tcW w:w="1708" w:type="dxa"/>
            <w:vMerge w:val="restart"/>
          </w:tcPr>
          <w:p w:rsidR="00AE3055" w:rsidRDefault="00847B56" w:rsidP="006A7599">
            <w:pPr>
              <w:pStyle w:val="tableheading"/>
            </w:pPr>
            <w:r>
              <w:t>Logical f</w:t>
            </w:r>
            <w:r w:rsidR="00635264">
              <w:t>unction</w:t>
            </w:r>
          </w:p>
        </w:tc>
        <w:tc>
          <w:tcPr>
            <w:tcW w:w="6752" w:type="dxa"/>
            <w:gridSpan w:val="3"/>
          </w:tcPr>
          <w:p w:rsidR="00AE3055" w:rsidRDefault="00AE3055" w:rsidP="006A7599">
            <w:pPr>
              <w:pStyle w:val="tableheading"/>
              <w:jc w:val="center"/>
            </w:pPr>
            <w:r>
              <w:t>Parameters</w:t>
            </w:r>
          </w:p>
        </w:tc>
      </w:tr>
      <w:tr w:rsidR="00AE3055" w:rsidTr="00847B56">
        <w:tc>
          <w:tcPr>
            <w:tcW w:w="1708" w:type="dxa"/>
            <w:vMerge/>
          </w:tcPr>
          <w:p w:rsidR="00AE3055" w:rsidRDefault="00AE3055" w:rsidP="006A7599">
            <w:pPr>
              <w:pStyle w:val="tableheading"/>
            </w:pPr>
          </w:p>
        </w:tc>
        <w:tc>
          <w:tcPr>
            <w:tcW w:w="2403" w:type="dxa"/>
          </w:tcPr>
          <w:p w:rsidR="00AE3055" w:rsidRDefault="00AE3055" w:rsidP="006A7599">
            <w:pPr>
              <w:pStyle w:val="tableheading"/>
            </w:pPr>
            <w:r>
              <w:t>Parameter Name</w:t>
            </w:r>
          </w:p>
        </w:tc>
        <w:tc>
          <w:tcPr>
            <w:tcW w:w="900" w:type="dxa"/>
          </w:tcPr>
          <w:p w:rsidR="00AE3055" w:rsidRDefault="00AE3055" w:rsidP="006A7599">
            <w:pPr>
              <w:pStyle w:val="tableheading"/>
            </w:pPr>
            <w:r>
              <w:t>In/Out</w:t>
            </w:r>
          </w:p>
        </w:tc>
        <w:tc>
          <w:tcPr>
            <w:tcW w:w="3449" w:type="dxa"/>
          </w:tcPr>
          <w:p w:rsidR="00AE3055" w:rsidRDefault="00AE3055" w:rsidP="006A7599">
            <w:pPr>
              <w:pStyle w:val="tableheading"/>
            </w:pPr>
            <w:r>
              <w:t>Description</w:t>
            </w:r>
          </w:p>
        </w:tc>
      </w:tr>
      <w:tr w:rsidR="00AE3055" w:rsidRPr="00522FD8" w:rsidTr="00847B56">
        <w:tc>
          <w:tcPr>
            <w:tcW w:w="1708" w:type="dxa"/>
          </w:tcPr>
          <w:p w:rsidR="00AE3055" w:rsidRPr="00756917" w:rsidRDefault="00B04DE9" w:rsidP="006A7599">
            <w:pPr>
              <w:pStyle w:val="tableentry"/>
            </w:pPr>
            <w:proofErr w:type="spellStart"/>
            <w:r>
              <w:t>Install</w:t>
            </w:r>
            <w:r w:rsidR="00AE3055">
              <w:t>App</w:t>
            </w:r>
            <w:proofErr w:type="spellEnd"/>
          </w:p>
        </w:tc>
        <w:tc>
          <w:tcPr>
            <w:tcW w:w="2403" w:type="dxa"/>
          </w:tcPr>
          <w:p w:rsidR="00AE3055" w:rsidRPr="00756917" w:rsidRDefault="0073533F" w:rsidP="006A7599">
            <w:pPr>
              <w:pStyle w:val="tableentry"/>
            </w:pPr>
            <w:r>
              <w:t>Connector</w:t>
            </w:r>
            <w:r w:rsidRPr="00756917">
              <w:t xml:space="preserve"> </w:t>
            </w:r>
            <w:r w:rsidR="00AE3055">
              <w:t>Id</w:t>
            </w:r>
          </w:p>
        </w:tc>
        <w:tc>
          <w:tcPr>
            <w:tcW w:w="900" w:type="dxa"/>
          </w:tcPr>
          <w:p w:rsidR="00AE3055" w:rsidRPr="00756917" w:rsidRDefault="00AE3055" w:rsidP="006A7599">
            <w:pPr>
              <w:pStyle w:val="tableentry"/>
            </w:pPr>
            <w:r w:rsidRPr="00756917">
              <w:t>In</w:t>
            </w:r>
          </w:p>
        </w:tc>
        <w:tc>
          <w:tcPr>
            <w:tcW w:w="3449" w:type="dxa"/>
          </w:tcPr>
          <w:p w:rsidR="00AE3055" w:rsidRPr="00756917" w:rsidRDefault="0073533F" w:rsidP="00A721A0">
            <w:pPr>
              <w:pStyle w:val="tableentry"/>
            </w:pPr>
            <w:r>
              <w:t xml:space="preserve">Connector </w:t>
            </w:r>
            <w:r w:rsidR="00AE3055">
              <w:t xml:space="preserve">Id for the </w:t>
            </w:r>
            <w:r w:rsidR="001864F1">
              <w:t>Connector</w:t>
            </w:r>
            <w:r w:rsidR="00A721A0">
              <w:t xml:space="preserve"> app that</w:t>
            </w:r>
            <w:r w:rsidR="00AE3055">
              <w:t xml:space="preserve"> is being installed.</w:t>
            </w:r>
          </w:p>
        </w:tc>
      </w:tr>
      <w:tr w:rsidR="00AE3055" w:rsidRPr="00522FD8" w:rsidTr="00847B56">
        <w:tc>
          <w:tcPr>
            <w:tcW w:w="1708" w:type="dxa"/>
          </w:tcPr>
          <w:p w:rsidR="00AE3055" w:rsidRPr="00756917" w:rsidRDefault="00AE3055" w:rsidP="006A7599">
            <w:pPr>
              <w:pStyle w:val="tableentry"/>
            </w:pPr>
          </w:p>
        </w:tc>
        <w:tc>
          <w:tcPr>
            <w:tcW w:w="2403" w:type="dxa"/>
          </w:tcPr>
          <w:p w:rsidR="00AE3055" w:rsidRPr="00756917" w:rsidRDefault="00AE3055" w:rsidP="006A7599">
            <w:pPr>
              <w:pStyle w:val="tableentry"/>
            </w:pPr>
            <w:r>
              <w:t>App package name</w:t>
            </w:r>
          </w:p>
        </w:tc>
        <w:tc>
          <w:tcPr>
            <w:tcW w:w="900" w:type="dxa"/>
          </w:tcPr>
          <w:p w:rsidR="00AE3055" w:rsidRPr="00756917" w:rsidRDefault="00AE3055" w:rsidP="006A7599">
            <w:pPr>
              <w:pStyle w:val="tableentry"/>
            </w:pPr>
            <w:r w:rsidRPr="00756917">
              <w:t>In</w:t>
            </w:r>
          </w:p>
        </w:tc>
        <w:tc>
          <w:tcPr>
            <w:tcW w:w="3449" w:type="dxa"/>
          </w:tcPr>
          <w:p w:rsidR="00AE3055" w:rsidRPr="00756917" w:rsidRDefault="00AE3055" w:rsidP="00A721A0">
            <w:pPr>
              <w:pStyle w:val="tableentry"/>
            </w:pPr>
            <w:r>
              <w:t xml:space="preserve">Package name for the </w:t>
            </w:r>
            <w:r w:rsidR="001864F1">
              <w:t>Connector</w:t>
            </w:r>
            <w:r w:rsidR="00A721A0">
              <w:t xml:space="preserve"> app that </w:t>
            </w:r>
            <w:r>
              <w:t>is being installed.</w:t>
            </w:r>
          </w:p>
        </w:tc>
      </w:tr>
      <w:tr w:rsidR="00AE3055" w:rsidRPr="00522FD8" w:rsidTr="00847B56">
        <w:tc>
          <w:tcPr>
            <w:tcW w:w="1708" w:type="dxa"/>
          </w:tcPr>
          <w:p w:rsidR="00AE3055" w:rsidRPr="00756917" w:rsidRDefault="00AE3055" w:rsidP="006A7599">
            <w:pPr>
              <w:pStyle w:val="tableentry"/>
            </w:pPr>
          </w:p>
        </w:tc>
        <w:tc>
          <w:tcPr>
            <w:tcW w:w="2403" w:type="dxa"/>
          </w:tcPr>
          <w:p w:rsidR="00AE3055" w:rsidRDefault="00AE3055" w:rsidP="006A7599">
            <w:pPr>
              <w:pStyle w:val="tableentry"/>
            </w:pPr>
            <w:r>
              <w:t>App version</w:t>
            </w:r>
          </w:p>
        </w:tc>
        <w:tc>
          <w:tcPr>
            <w:tcW w:w="900" w:type="dxa"/>
          </w:tcPr>
          <w:p w:rsidR="00AE3055" w:rsidRPr="00756917" w:rsidRDefault="00AE3055" w:rsidP="006A7599">
            <w:pPr>
              <w:pStyle w:val="tableentry"/>
            </w:pPr>
            <w:r>
              <w:t>In</w:t>
            </w:r>
          </w:p>
        </w:tc>
        <w:tc>
          <w:tcPr>
            <w:tcW w:w="3449" w:type="dxa"/>
          </w:tcPr>
          <w:p w:rsidR="00AE3055" w:rsidRDefault="00AE3055" w:rsidP="006A7599">
            <w:pPr>
              <w:pStyle w:val="tableentry"/>
            </w:pPr>
            <w:r>
              <w:t xml:space="preserve">Version for the </w:t>
            </w:r>
            <w:r w:rsidR="001864F1">
              <w:t>Connector</w:t>
            </w:r>
            <w:r w:rsidR="00A721A0">
              <w:t xml:space="preserve"> app that </w:t>
            </w:r>
            <w:r>
              <w:t>is being installed.</w:t>
            </w:r>
          </w:p>
        </w:tc>
      </w:tr>
      <w:tr w:rsidR="00AE3055" w:rsidRPr="00522FD8" w:rsidTr="00847B56">
        <w:tc>
          <w:tcPr>
            <w:tcW w:w="1708" w:type="dxa"/>
          </w:tcPr>
          <w:p w:rsidR="00AE3055" w:rsidRPr="00756917" w:rsidRDefault="00AE3055" w:rsidP="006A7599">
            <w:pPr>
              <w:pStyle w:val="tableentry"/>
            </w:pPr>
          </w:p>
        </w:tc>
        <w:tc>
          <w:tcPr>
            <w:tcW w:w="2403" w:type="dxa"/>
          </w:tcPr>
          <w:p w:rsidR="00AE3055" w:rsidRDefault="00AE3055" w:rsidP="006A7599">
            <w:pPr>
              <w:pStyle w:val="tableentry"/>
            </w:pPr>
            <w:r>
              <w:t>Download URL</w:t>
            </w:r>
          </w:p>
        </w:tc>
        <w:tc>
          <w:tcPr>
            <w:tcW w:w="900" w:type="dxa"/>
          </w:tcPr>
          <w:p w:rsidR="00AE3055" w:rsidRDefault="00AE3055" w:rsidP="006A7599">
            <w:pPr>
              <w:pStyle w:val="tableentry"/>
            </w:pPr>
            <w:r>
              <w:t>In</w:t>
            </w:r>
          </w:p>
        </w:tc>
        <w:tc>
          <w:tcPr>
            <w:tcW w:w="3449" w:type="dxa"/>
          </w:tcPr>
          <w:p w:rsidR="00AE3055" w:rsidRDefault="00AE3055" w:rsidP="006A7599">
            <w:pPr>
              <w:pStyle w:val="tableentry"/>
            </w:pPr>
            <w:r>
              <w:t>Web URL to download the app package.</w:t>
            </w:r>
          </w:p>
        </w:tc>
      </w:tr>
      <w:tr w:rsidR="00AE3055" w:rsidRPr="00522FD8" w:rsidTr="00847B56">
        <w:tc>
          <w:tcPr>
            <w:tcW w:w="1708" w:type="dxa"/>
          </w:tcPr>
          <w:p w:rsidR="00AE3055" w:rsidRPr="00756917" w:rsidRDefault="00AE3055" w:rsidP="006A7599">
            <w:pPr>
              <w:pStyle w:val="tableentry"/>
            </w:pPr>
          </w:p>
        </w:tc>
        <w:tc>
          <w:tcPr>
            <w:tcW w:w="2403" w:type="dxa"/>
          </w:tcPr>
          <w:p w:rsidR="00AE3055" w:rsidRDefault="00AE3055" w:rsidP="006A7599">
            <w:pPr>
              <w:pStyle w:val="tableentry"/>
            </w:pPr>
            <w:r>
              <w:t>App package file size</w:t>
            </w:r>
          </w:p>
        </w:tc>
        <w:tc>
          <w:tcPr>
            <w:tcW w:w="900" w:type="dxa"/>
          </w:tcPr>
          <w:p w:rsidR="00AE3055" w:rsidRDefault="00AE3055" w:rsidP="006A7599">
            <w:pPr>
              <w:pStyle w:val="tableentry"/>
            </w:pPr>
            <w:r>
              <w:t>In</w:t>
            </w:r>
          </w:p>
        </w:tc>
        <w:tc>
          <w:tcPr>
            <w:tcW w:w="3449" w:type="dxa"/>
          </w:tcPr>
          <w:p w:rsidR="00AE3055" w:rsidRDefault="00AE3055" w:rsidP="006A7599">
            <w:pPr>
              <w:pStyle w:val="tableentry"/>
            </w:pPr>
            <w:r>
              <w:t>File size for the entire app package including manifest data.</w:t>
            </w:r>
          </w:p>
        </w:tc>
      </w:tr>
      <w:tr w:rsidR="00AE3055" w:rsidRPr="00522FD8" w:rsidTr="00847B56">
        <w:tc>
          <w:tcPr>
            <w:tcW w:w="1708" w:type="dxa"/>
          </w:tcPr>
          <w:p w:rsidR="00AE3055" w:rsidRPr="00756917" w:rsidRDefault="00AE3055" w:rsidP="006A7599">
            <w:pPr>
              <w:pStyle w:val="tableentry"/>
            </w:pPr>
          </w:p>
        </w:tc>
        <w:tc>
          <w:tcPr>
            <w:tcW w:w="2403" w:type="dxa"/>
          </w:tcPr>
          <w:p w:rsidR="00AE3055" w:rsidRDefault="00AE3055" w:rsidP="006A7599">
            <w:pPr>
              <w:pStyle w:val="tableentry"/>
            </w:pPr>
            <w:r>
              <w:t>Upgrade Flag</w:t>
            </w:r>
          </w:p>
        </w:tc>
        <w:tc>
          <w:tcPr>
            <w:tcW w:w="900" w:type="dxa"/>
          </w:tcPr>
          <w:p w:rsidR="00AE3055" w:rsidRDefault="00AE3055" w:rsidP="006A7599">
            <w:pPr>
              <w:pStyle w:val="tableentry"/>
            </w:pPr>
            <w:r>
              <w:t>In</w:t>
            </w:r>
          </w:p>
        </w:tc>
        <w:tc>
          <w:tcPr>
            <w:tcW w:w="3449" w:type="dxa"/>
          </w:tcPr>
          <w:p w:rsidR="00AE3055" w:rsidRDefault="00AE3055" w:rsidP="006A7599">
            <w:pPr>
              <w:pStyle w:val="tableentry"/>
            </w:pPr>
            <w:r>
              <w:t>Flag set to false for new app install and set to true for app upgrades.</w:t>
            </w:r>
          </w:p>
        </w:tc>
      </w:tr>
      <w:tr w:rsidR="00AE3055" w:rsidRPr="00522FD8" w:rsidTr="00847B56">
        <w:tc>
          <w:tcPr>
            <w:tcW w:w="1708" w:type="dxa"/>
          </w:tcPr>
          <w:p w:rsidR="00AE3055" w:rsidRPr="00756917" w:rsidRDefault="00AE3055" w:rsidP="006A7599">
            <w:pPr>
              <w:pStyle w:val="tableentry"/>
            </w:pPr>
          </w:p>
        </w:tc>
        <w:tc>
          <w:tcPr>
            <w:tcW w:w="2403" w:type="dxa"/>
          </w:tcPr>
          <w:p w:rsidR="00AE3055" w:rsidRDefault="00AE3055" w:rsidP="006A7599">
            <w:pPr>
              <w:pStyle w:val="tableentry"/>
            </w:pPr>
            <w:r>
              <w:t>App user Id</w:t>
            </w:r>
          </w:p>
        </w:tc>
        <w:tc>
          <w:tcPr>
            <w:tcW w:w="900" w:type="dxa"/>
          </w:tcPr>
          <w:p w:rsidR="00AE3055" w:rsidRDefault="00AE3055" w:rsidP="006A7599">
            <w:pPr>
              <w:pStyle w:val="tableentry"/>
            </w:pPr>
            <w:r>
              <w:t>In</w:t>
            </w:r>
          </w:p>
        </w:tc>
        <w:tc>
          <w:tcPr>
            <w:tcW w:w="3449" w:type="dxa"/>
          </w:tcPr>
          <w:p w:rsidR="00AE3055" w:rsidRDefault="00AE3055" w:rsidP="006A7599">
            <w:pPr>
              <w:pStyle w:val="tableentry"/>
            </w:pPr>
            <w:r>
              <w:t>UNIX user Id to be used when installing/upgrading the app. Set to a new unique user Id for new app installs. Set to the current app user id for app upgrade.</w:t>
            </w:r>
          </w:p>
        </w:tc>
      </w:tr>
      <w:tr w:rsidR="00AB573F" w:rsidRPr="00522FD8" w:rsidTr="00847B56">
        <w:tc>
          <w:tcPr>
            <w:tcW w:w="1708" w:type="dxa"/>
          </w:tcPr>
          <w:p w:rsidR="00AB573F" w:rsidRPr="00756917" w:rsidRDefault="00AB573F" w:rsidP="006A7599">
            <w:pPr>
              <w:pStyle w:val="tableentry"/>
            </w:pPr>
          </w:p>
        </w:tc>
        <w:tc>
          <w:tcPr>
            <w:tcW w:w="2403" w:type="dxa"/>
          </w:tcPr>
          <w:p w:rsidR="00AB573F" w:rsidRDefault="00AB573F" w:rsidP="006A7599">
            <w:pPr>
              <w:pStyle w:val="tableentry"/>
            </w:pPr>
            <w:r>
              <w:t>App group id</w:t>
            </w:r>
          </w:p>
        </w:tc>
        <w:tc>
          <w:tcPr>
            <w:tcW w:w="900" w:type="dxa"/>
          </w:tcPr>
          <w:p w:rsidR="00AB573F" w:rsidRDefault="00AB573F" w:rsidP="006A7599">
            <w:pPr>
              <w:pStyle w:val="tableentry"/>
            </w:pPr>
            <w:r>
              <w:t>In</w:t>
            </w:r>
          </w:p>
        </w:tc>
        <w:tc>
          <w:tcPr>
            <w:tcW w:w="3449" w:type="dxa"/>
          </w:tcPr>
          <w:p w:rsidR="00AB573F" w:rsidRDefault="00AB573F" w:rsidP="006A7599">
            <w:pPr>
              <w:pStyle w:val="tableentry"/>
            </w:pPr>
            <w:r>
              <w:t>UNIX group Id to be used when installing/upgrading the app. Currently same group Id is used across all connector apps.</w:t>
            </w:r>
          </w:p>
        </w:tc>
      </w:tr>
      <w:tr w:rsidR="00AE3055" w:rsidRPr="00522FD8" w:rsidTr="00847B56">
        <w:tc>
          <w:tcPr>
            <w:tcW w:w="1708" w:type="dxa"/>
          </w:tcPr>
          <w:p w:rsidR="00AE3055" w:rsidRPr="00756917" w:rsidRDefault="00AE3055" w:rsidP="006A7599">
            <w:pPr>
              <w:pStyle w:val="tableentry"/>
            </w:pPr>
          </w:p>
        </w:tc>
        <w:tc>
          <w:tcPr>
            <w:tcW w:w="2403" w:type="dxa"/>
          </w:tcPr>
          <w:p w:rsidR="00AE3055" w:rsidRDefault="00AE3055" w:rsidP="006A7599">
            <w:pPr>
              <w:pStyle w:val="tableentry"/>
            </w:pPr>
            <w:proofErr w:type="spellStart"/>
            <w:r>
              <w:t>Resp</w:t>
            </w:r>
            <w:proofErr w:type="spellEnd"/>
            <w:r>
              <w:t xml:space="preserve"> Status</w:t>
            </w:r>
          </w:p>
        </w:tc>
        <w:tc>
          <w:tcPr>
            <w:tcW w:w="900" w:type="dxa"/>
          </w:tcPr>
          <w:p w:rsidR="00AE3055" w:rsidRDefault="00AE3055" w:rsidP="006A7599">
            <w:pPr>
              <w:pStyle w:val="tableentry"/>
            </w:pPr>
            <w:r>
              <w:t>Out</w:t>
            </w:r>
          </w:p>
        </w:tc>
        <w:tc>
          <w:tcPr>
            <w:tcW w:w="3449" w:type="dxa"/>
          </w:tcPr>
          <w:p w:rsidR="00AE3055" w:rsidRDefault="00AE3055" w:rsidP="00A721A0">
            <w:pPr>
              <w:pStyle w:val="tableentry"/>
            </w:pPr>
            <w:r>
              <w:t xml:space="preserve">Indicates success/failure status for the install/upgrade of the </w:t>
            </w:r>
            <w:r w:rsidR="001864F1">
              <w:t>Connector</w:t>
            </w:r>
            <w:r>
              <w:t xml:space="preserve"> app.</w:t>
            </w:r>
          </w:p>
        </w:tc>
      </w:tr>
    </w:tbl>
    <w:p w:rsidR="00AE3055" w:rsidRDefault="00B04DE9" w:rsidP="00AE3055">
      <w:pPr>
        <w:pStyle w:val="Heading4"/>
      </w:pPr>
      <w:proofErr w:type="spellStart"/>
      <w:r>
        <w:t>Uninstall</w:t>
      </w:r>
      <w:r w:rsidR="00AE3055">
        <w:t>App</w:t>
      </w:r>
      <w:proofErr w:type="spellEnd"/>
    </w:p>
    <w:p w:rsidR="00AE3055" w:rsidRDefault="009644C4" w:rsidP="007E3EF5">
      <w:pPr>
        <w:pStyle w:val="body"/>
      </w:pPr>
      <w:r>
        <w:fldChar w:fldCharType="begin"/>
      </w:r>
      <w:r w:rsidR="007E3EF5">
        <w:instrText xml:space="preserve"> REF _Ref379471233 \h </w:instrText>
      </w:r>
      <w:r>
        <w:fldChar w:fldCharType="separate"/>
      </w:r>
      <w:r w:rsidR="00AC331C">
        <w:t xml:space="preserve">Table </w:t>
      </w:r>
      <w:r w:rsidR="00AC331C">
        <w:rPr>
          <w:noProof/>
        </w:rPr>
        <w:t>3</w:t>
      </w:r>
      <w:r w:rsidR="00AC331C">
        <w:noBreakHyphen/>
      </w:r>
      <w:r w:rsidR="00AC331C">
        <w:rPr>
          <w:noProof/>
        </w:rPr>
        <w:t>13</w:t>
      </w:r>
      <w:r>
        <w:fldChar w:fldCharType="end"/>
      </w:r>
      <w:r w:rsidR="00635264">
        <w:t xml:space="preserve"> provides</w:t>
      </w:r>
      <w:r w:rsidR="00847B56">
        <w:t xml:space="preserve"> a</w:t>
      </w:r>
      <w:r w:rsidR="00635264">
        <w:t xml:space="preserve"> list of input and output parameters </w:t>
      </w:r>
      <w:r w:rsidR="00B04DE9">
        <w:t xml:space="preserve">for the </w:t>
      </w:r>
      <w:proofErr w:type="spellStart"/>
      <w:r w:rsidR="00B04DE9">
        <w:t>Uninstall</w:t>
      </w:r>
      <w:r w:rsidR="00635264">
        <w:t>App</w:t>
      </w:r>
      <w:proofErr w:type="spellEnd"/>
      <w:r w:rsidR="00635264">
        <w:t xml:space="preserve"> logical function provided by the P</w:t>
      </w:r>
      <w:r w:rsidR="00847B56">
        <w:t xml:space="preserve">ackage </w:t>
      </w:r>
      <w:r w:rsidR="00635264">
        <w:t>M</w:t>
      </w:r>
      <w:r w:rsidR="00847B56">
        <w:t>anager a</w:t>
      </w:r>
      <w:r w:rsidR="00635264">
        <w:t>pp.</w:t>
      </w:r>
    </w:p>
    <w:p w:rsidR="00AE3055" w:rsidRDefault="00AE3055" w:rsidP="00AE3055">
      <w:pPr>
        <w:pStyle w:val="Caption"/>
        <w:keepNext/>
      </w:pPr>
      <w:bookmarkStart w:id="193" w:name="_Ref379471233"/>
      <w:bookmarkStart w:id="194" w:name="_Toc404604656"/>
      <w:r>
        <w:t xml:space="preserve">Table </w:t>
      </w:r>
      <w:r w:rsidR="009644C4">
        <w:fldChar w:fldCharType="begin"/>
      </w:r>
      <w:r w:rsidR="00197080">
        <w:instrText xml:space="preserve"> STYLEREF 1 \s </w:instrText>
      </w:r>
      <w:r w:rsidR="009644C4">
        <w:fldChar w:fldCharType="separate"/>
      </w:r>
      <w:r w:rsidR="00AC331C">
        <w:rPr>
          <w:noProof/>
        </w:rPr>
        <w:t>3</w:t>
      </w:r>
      <w:r w:rsidR="009644C4">
        <w:rPr>
          <w:noProof/>
        </w:rPr>
        <w:fldChar w:fldCharType="end"/>
      </w:r>
      <w:r w:rsidR="0092121A">
        <w:noBreakHyphen/>
      </w:r>
      <w:r w:rsidR="009644C4">
        <w:fldChar w:fldCharType="begin"/>
      </w:r>
      <w:r w:rsidR="00197080">
        <w:instrText xml:space="preserve"> SEQ Table \* ARABIC \s 1 </w:instrText>
      </w:r>
      <w:r w:rsidR="009644C4">
        <w:fldChar w:fldCharType="separate"/>
      </w:r>
      <w:r w:rsidR="00AC331C">
        <w:rPr>
          <w:noProof/>
        </w:rPr>
        <w:t>13</w:t>
      </w:r>
      <w:r w:rsidR="009644C4">
        <w:rPr>
          <w:noProof/>
        </w:rPr>
        <w:fldChar w:fldCharType="end"/>
      </w:r>
      <w:bookmarkEnd w:id="193"/>
      <w:r>
        <w:t xml:space="preserve"> </w:t>
      </w:r>
      <w:proofErr w:type="spellStart"/>
      <w:r w:rsidR="00635264">
        <w:t>Uni</w:t>
      </w:r>
      <w:r w:rsidR="00B04DE9">
        <w:t>nstall</w:t>
      </w:r>
      <w:r>
        <w:t>App</w:t>
      </w:r>
      <w:proofErr w:type="spellEnd"/>
      <w:r>
        <w:t xml:space="preserve"> </w:t>
      </w:r>
      <w:r w:rsidR="00847B56">
        <w:t>f</w:t>
      </w:r>
      <w:r w:rsidR="00635264">
        <w:t>unction</w:t>
      </w:r>
      <w:bookmarkEnd w:id="194"/>
    </w:p>
    <w:tbl>
      <w:tblPr>
        <w:tblStyle w:val="TableQIS"/>
        <w:tblW w:w="0" w:type="auto"/>
        <w:tblInd w:w="835" w:type="dxa"/>
        <w:tblLook w:val="04A0"/>
      </w:tblPr>
      <w:tblGrid>
        <w:gridCol w:w="1708"/>
        <w:gridCol w:w="2403"/>
        <w:gridCol w:w="900"/>
        <w:gridCol w:w="3449"/>
      </w:tblGrid>
      <w:tr w:rsidR="00AE3055" w:rsidTr="00847B56">
        <w:trPr>
          <w:cnfStyle w:val="100000000000"/>
        </w:trPr>
        <w:tc>
          <w:tcPr>
            <w:tcW w:w="1708" w:type="dxa"/>
            <w:vMerge w:val="restart"/>
          </w:tcPr>
          <w:p w:rsidR="00AE3055" w:rsidRDefault="00635264" w:rsidP="00847B56">
            <w:pPr>
              <w:pStyle w:val="tableheading"/>
            </w:pPr>
            <w:r>
              <w:t xml:space="preserve">Logical </w:t>
            </w:r>
            <w:r w:rsidR="00847B56">
              <w:t>f</w:t>
            </w:r>
            <w:r>
              <w:t>unction</w:t>
            </w:r>
          </w:p>
        </w:tc>
        <w:tc>
          <w:tcPr>
            <w:tcW w:w="6752" w:type="dxa"/>
            <w:gridSpan w:val="3"/>
          </w:tcPr>
          <w:p w:rsidR="00AE3055" w:rsidRDefault="00AE3055" w:rsidP="006A7599">
            <w:pPr>
              <w:pStyle w:val="tableheading"/>
              <w:jc w:val="center"/>
            </w:pPr>
            <w:r>
              <w:t>Parameters</w:t>
            </w:r>
          </w:p>
        </w:tc>
      </w:tr>
      <w:tr w:rsidR="00AE3055" w:rsidTr="00847B56">
        <w:tc>
          <w:tcPr>
            <w:tcW w:w="1708" w:type="dxa"/>
            <w:vMerge/>
          </w:tcPr>
          <w:p w:rsidR="00AE3055" w:rsidRDefault="00AE3055" w:rsidP="006A7599">
            <w:pPr>
              <w:pStyle w:val="tableheading"/>
            </w:pPr>
          </w:p>
        </w:tc>
        <w:tc>
          <w:tcPr>
            <w:tcW w:w="2403" w:type="dxa"/>
          </w:tcPr>
          <w:p w:rsidR="00AE3055" w:rsidRDefault="00AE3055" w:rsidP="006A7599">
            <w:pPr>
              <w:pStyle w:val="tableheading"/>
            </w:pPr>
            <w:r>
              <w:t>Parameter Name</w:t>
            </w:r>
          </w:p>
        </w:tc>
        <w:tc>
          <w:tcPr>
            <w:tcW w:w="900" w:type="dxa"/>
          </w:tcPr>
          <w:p w:rsidR="00AE3055" w:rsidRDefault="00AE3055" w:rsidP="006A7599">
            <w:pPr>
              <w:pStyle w:val="tableheading"/>
            </w:pPr>
            <w:r>
              <w:t>In/Out</w:t>
            </w:r>
          </w:p>
        </w:tc>
        <w:tc>
          <w:tcPr>
            <w:tcW w:w="3449" w:type="dxa"/>
          </w:tcPr>
          <w:p w:rsidR="00AE3055" w:rsidRDefault="00AE3055" w:rsidP="006A7599">
            <w:pPr>
              <w:pStyle w:val="tableheading"/>
            </w:pPr>
            <w:r>
              <w:t>Description</w:t>
            </w:r>
          </w:p>
        </w:tc>
      </w:tr>
      <w:tr w:rsidR="006A7599" w:rsidRPr="00522FD8" w:rsidTr="00847B56">
        <w:tc>
          <w:tcPr>
            <w:tcW w:w="1708" w:type="dxa"/>
          </w:tcPr>
          <w:p w:rsidR="006A7599" w:rsidRPr="00756917" w:rsidRDefault="00B04DE9" w:rsidP="006A7599">
            <w:pPr>
              <w:pStyle w:val="tableentry"/>
            </w:pPr>
            <w:proofErr w:type="spellStart"/>
            <w:r>
              <w:t>Uninstall</w:t>
            </w:r>
            <w:r w:rsidR="006A7599">
              <w:t>App</w:t>
            </w:r>
            <w:proofErr w:type="spellEnd"/>
          </w:p>
        </w:tc>
        <w:tc>
          <w:tcPr>
            <w:tcW w:w="2403" w:type="dxa"/>
          </w:tcPr>
          <w:p w:rsidR="006A7599" w:rsidRPr="00756917" w:rsidRDefault="006A7599" w:rsidP="006A7599">
            <w:pPr>
              <w:pStyle w:val="tableentry"/>
            </w:pPr>
            <w:r>
              <w:t>App package name</w:t>
            </w:r>
          </w:p>
        </w:tc>
        <w:tc>
          <w:tcPr>
            <w:tcW w:w="900" w:type="dxa"/>
          </w:tcPr>
          <w:p w:rsidR="006A7599" w:rsidRPr="00756917" w:rsidRDefault="006A7599" w:rsidP="006A7599">
            <w:pPr>
              <w:pStyle w:val="tableentry"/>
            </w:pPr>
            <w:r w:rsidRPr="00756917">
              <w:t>In</w:t>
            </w:r>
          </w:p>
        </w:tc>
        <w:tc>
          <w:tcPr>
            <w:tcW w:w="3449" w:type="dxa"/>
          </w:tcPr>
          <w:p w:rsidR="006A7599" w:rsidRPr="00756917" w:rsidRDefault="006A7599" w:rsidP="00333D9D">
            <w:pPr>
              <w:pStyle w:val="tableentry"/>
            </w:pPr>
            <w:r>
              <w:t xml:space="preserve">Package name for the </w:t>
            </w:r>
            <w:r w:rsidR="001864F1">
              <w:t>Connector</w:t>
            </w:r>
            <w:r>
              <w:t xml:space="preserve"> app </w:t>
            </w:r>
            <w:r w:rsidR="00333D9D">
              <w:t>that</w:t>
            </w:r>
            <w:r>
              <w:t xml:space="preserve"> is being uninstalled.</w:t>
            </w:r>
          </w:p>
        </w:tc>
      </w:tr>
      <w:tr w:rsidR="00AE3055" w:rsidRPr="00522FD8" w:rsidTr="00847B56">
        <w:tc>
          <w:tcPr>
            <w:tcW w:w="1708" w:type="dxa"/>
          </w:tcPr>
          <w:p w:rsidR="00AE3055" w:rsidRPr="00756917" w:rsidRDefault="00AE3055" w:rsidP="006A7599">
            <w:pPr>
              <w:pStyle w:val="tableentry"/>
            </w:pPr>
          </w:p>
        </w:tc>
        <w:tc>
          <w:tcPr>
            <w:tcW w:w="2403" w:type="dxa"/>
          </w:tcPr>
          <w:p w:rsidR="00AE3055" w:rsidRPr="00756917" w:rsidRDefault="00AE3055" w:rsidP="006A7599">
            <w:pPr>
              <w:pStyle w:val="tableentry"/>
            </w:pPr>
            <w:r>
              <w:t xml:space="preserve">App package </w:t>
            </w:r>
            <w:r w:rsidR="006A7599">
              <w:t>file URL</w:t>
            </w:r>
          </w:p>
        </w:tc>
        <w:tc>
          <w:tcPr>
            <w:tcW w:w="900" w:type="dxa"/>
          </w:tcPr>
          <w:p w:rsidR="00AE3055" w:rsidRPr="00756917" w:rsidRDefault="00AE3055" w:rsidP="006A7599">
            <w:pPr>
              <w:pStyle w:val="tableentry"/>
            </w:pPr>
            <w:r w:rsidRPr="00756917">
              <w:t>In</w:t>
            </w:r>
          </w:p>
        </w:tc>
        <w:tc>
          <w:tcPr>
            <w:tcW w:w="3449" w:type="dxa"/>
          </w:tcPr>
          <w:p w:rsidR="00AE3055" w:rsidRPr="00756917" w:rsidRDefault="006A7599" w:rsidP="00333D9D">
            <w:pPr>
              <w:pStyle w:val="tableentry"/>
            </w:pPr>
            <w:r>
              <w:t xml:space="preserve">File location for the </w:t>
            </w:r>
            <w:r w:rsidR="001864F1">
              <w:t>Connector</w:t>
            </w:r>
            <w:r>
              <w:t xml:space="preserve"> app package </w:t>
            </w:r>
            <w:r w:rsidR="00333D9D">
              <w:t>that</w:t>
            </w:r>
            <w:r>
              <w:t xml:space="preserve"> is being uninstalled.</w:t>
            </w:r>
          </w:p>
        </w:tc>
      </w:tr>
      <w:tr w:rsidR="00AB573F" w:rsidRPr="00522FD8" w:rsidTr="00847B56">
        <w:tc>
          <w:tcPr>
            <w:tcW w:w="1708" w:type="dxa"/>
          </w:tcPr>
          <w:p w:rsidR="00AB573F" w:rsidRPr="00756917" w:rsidRDefault="00AB573F" w:rsidP="00AB573F">
            <w:pPr>
              <w:pStyle w:val="tableentry"/>
            </w:pPr>
          </w:p>
        </w:tc>
        <w:tc>
          <w:tcPr>
            <w:tcW w:w="2403" w:type="dxa"/>
          </w:tcPr>
          <w:p w:rsidR="00AB573F" w:rsidRDefault="00AB573F" w:rsidP="00AB573F">
            <w:pPr>
              <w:pStyle w:val="tableentry"/>
            </w:pPr>
            <w:r>
              <w:t>App user Id</w:t>
            </w:r>
          </w:p>
        </w:tc>
        <w:tc>
          <w:tcPr>
            <w:tcW w:w="900" w:type="dxa"/>
          </w:tcPr>
          <w:p w:rsidR="00AB573F" w:rsidRPr="00756917" w:rsidRDefault="00AB573F" w:rsidP="00AB573F">
            <w:pPr>
              <w:pStyle w:val="tableentry"/>
            </w:pPr>
            <w:r>
              <w:t>In</w:t>
            </w:r>
          </w:p>
        </w:tc>
        <w:tc>
          <w:tcPr>
            <w:tcW w:w="3449" w:type="dxa"/>
          </w:tcPr>
          <w:p w:rsidR="00AB573F" w:rsidRDefault="00AB573F" w:rsidP="00AB573F">
            <w:pPr>
              <w:pStyle w:val="tableentry"/>
            </w:pPr>
            <w:r>
              <w:t>UNIX user Id associated with the connector app. This user Id will be removed when the app package gets uninstalled.</w:t>
            </w:r>
          </w:p>
        </w:tc>
      </w:tr>
      <w:tr w:rsidR="00AB573F" w:rsidRPr="00522FD8" w:rsidTr="00847B56">
        <w:tc>
          <w:tcPr>
            <w:tcW w:w="1708" w:type="dxa"/>
          </w:tcPr>
          <w:p w:rsidR="00AB573F" w:rsidRPr="00756917" w:rsidRDefault="00AB573F" w:rsidP="00AB573F">
            <w:pPr>
              <w:pStyle w:val="tableentry"/>
            </w:pPr>
          </w:p>
        </w:tc>
        <w:tc>
          <w:tcPr>
            <w:tcW w:w="2403" w:type="dxa"/>
          </w:tcPr>
          <w:p w:rsidR="00AB573F" w:rsidRDefault="00AB573F" w:rsidP="00AB573F">
            <w:pPr>
              <w:pStyle w:val="tableentry"/>
            </w:pPr>
            <w:proofErr w:type="spellStart"/>
            <w:r>
              <w:t>Resp</w:t>
            </w:r>
            <w:proofErr w:type="spellEnd"/>
            <w:r>
              <w:t xml:space="preserve"> Status</w:t>
            </w:r>
          </w:p>
        </w:tc>
        <w:tc>
          <w:tcPr>
            <w:tcW w:w="900" w:type="dxa"/>
          </w:tcPr>
          <w:p w:rsidR="00AB573F" w:rsidRDefault="00AB573F" w:rsidP="00AB573F">
            <w:pPr>
              <w:pStyle w:val="tableentry"/>
            </w:pPr>
            <w:r>
              <w:t>Out</w:t>
            </w:r>
          </w:p>
        </w:tc>
        <w:tc>
          <w:tcPr>
            <w:tcW w:w="3449" w:type="dxa"/>
          </w:tcPr>
          <w:p w:rsidR="00AB573F" w:rsidRDefault="00AB573F" w:rsidP="00AB573F">
            <w:pPr>
              <w:pStyle w:val="tableentry"/>
            </w:pPr>
            <w:r>
              <w:t>Indicates success/failure status for the install/upgrade of the Connector app.</w:t>
            </w:r>
          </w:p>
        </w:tc>
      </w:tr>
    </w:tbl>
    <w:p w:rsidR="006A7599" w:rsidRDefault="00531F19" w:rsidP="006A7599">
      <w:pPr>
        <w:pStyle w:val="Heading3"/>
      </w:pPr>
      <w:bookmarkStart w:id="195" w:name="_Toc404604588"/>
      <w:proofErr w:type="spellStart"/>
      <w:r>
        <w:t>AllJoyn</w:t>
      </w:r>
      <w:proofErr w:type="spellEnd"/>
      <w:r w:rsidR="006A7599">
        <w:t xml:space="preserve"> </w:t>
      </w:r>
      <w:r w:rsidR="00847B56">
        <w:t>p</w:t>
      </w:r>
      <w:r w:rsidR="006A7599">
        <w:t xml:space="preserve">ackage </w:t>
      </w:r>
      <w:r w:rsidR="00847B56">
        <w:t>f</w:t>
      </w:r>
      <w:r w:rsidR="006A7599">
        <w:t>ormat</w:t>
      </w:r>
      <w:bookmarkEnd w:id="195"/>
    </w:p>
    <w:p w:rsidR="006A7599" w:rsidRDefault="001864F1" w:rsidP="007E3EF5">
      <w:pPr>
        <w:pStyle w:val="body"/>
      </w:pPr>
      <w:r>
        <w:t>Connector</w:t>
      </w:r>
      <w:r w:rsidR="006A7599" w:rsidRPr="006A7599">
        <w:t xml:space="preserve"> app package</w:t>
      </w:r>
      <w:r w:rsidR="00635264">
        <w:t>s</w:t>
      </w:r>
      <w:r w:rsidR="006A7599" w:rsidRPr="006A7599">
        <w:t xml:space="preserve"> should be made available in an </w:t>
      </w:r>
      <w:proofErr w:type="spellStart"/>
      <w:r w:rsidR="00531F19">
        <w:t>AllJoyn</w:t>
      </w:r>
      <w:proofErr w:type="spellEnd"/>
      <w:r w:rsidR="006A7599" w:rsidRPr="006A7599">
        <w:t xml:space="preserve"> package format. </w:t>
      </w:r>
      <w:r w:rsidR="006A7599">
        <w:t>The</w:t>
      </w:r>
      <w:r w:rsidR="00635264">
        <w:t xml:space="preserve"> </w:t>
      </w:r>
      <w:r w:rsidR="006A7599">
        <w:t xml:space="preserve">app package </w:t>
      </w:r>
      <w:r w:rsidR="006A7599" w:rsidRPr="006A7599">
        <w:t xml:space="preserve">file </w:t>
      </w:r>
      <w:r w:rsidR="00635264">
        <w:t>should</w:t>
      </w:r>
      <w:r w:rsidR="00635264" w:rsidRPr="006A7599">
        <w:t xml:space="preserve"> </w:t>
      </w:r>
      <w:r w:rsidR="006A7599" w:rsidRPr="006A7599">
        <w:t>include</w:t>
      </w:r>
      <w:r w:rsidR="006A7599">
        <w:t xml:space="preserve"> following in a single binary:</w:t>
      </w:r>
    </w:p>
    <w:p w:rsidR="006A7599" w:rsidRDefault="006A7599" w:rsidP="007E3EF5">
      <w:pPr>
        <w:pStyle w:val="bulletlv1"/>
      </w:pPr>
      <w:r>
        <w:t>M</w:t>
      </w:r>
      <w:r w:rsidRPr="006A7599">
        <w:t xml:space="preserve">anifest </w:t>
      </w:r>
      <w:r>
        <w:t xml:space="preserve">file </w:t>
      </w:r>
      <w:r w:rsidR="003F3764">
        <w:t>providing metadata for the app</w:t>
      </w:r>
    </w:p>
    <w:p w:rsidR="003F3764" w:rsidRDefault="003F3764" w:rsidP="007E3EF5">
      <w:pPr>
        <w:pStyle w:val="bulletlv1"/>
      </w:pPr>
      <w:r>
        <w:t>App package files</w:t>
      </w:r>
    </w:p>
    <w:p w:rsidR="00C75B14" w:rsidRPr="00173EB4" w:rsidRDefault="00C75B14" w:rsidP="00173EB4">
      <w:pPr>
        <w:pStyle w:val="body"/>
      </w:pPr>
      <w:r w:rsidRPr="00173EB4">
        <w:t xml:space="preserve">Each </w:t>
      </w:r>
      <w:r w:rsidR="001864F1">
        <w:t>Connector</w:t>
      </w:r>
      <w:r w:rsidRPr="00173EB4">
        <w:t xml:space="preserve"> app package will have access to a predefined set of standard </w:t>
      </w:r>
      <w:proofErr w:type="spellStart"/>
      <w:r w:rsidRPr="00173EB4">
        <w:t>OpenWRT</w:t>
      </w:r>
      <w:proofErr w:type="spellEnd"/>
      <w:r w:rsidRPr="00173EB4">
        <w:t xml:space="preserve"> libraries. If an app needs access to more libraries, those additional libraries need to be bundled along with the app package. </w:t>
      </w:r>
    </w:p>
    <w:p w:rsidR="006A7599" w:rsidRDefault="006A7599" w:rsidP="00CB13D9">
      <w:pPr>
        <w:pStyle w:val="Heading4"/>
      </w:pPr>
      <w:r>
        <w:t xml:space="preserve">Manifest </w:t>
      </w:r>
      <w:r w:rsidR="00847B56">
        <w:t>f</w:t>
      </w:r>
      <w:r>
        <w:t>ile</w:t>
      </w:r>
    </w:p>
    <w:p w:rsidR="006A7599" w:rsidRPr="005C32A8" w:rsidRDefault="006A7599" w:rsidP="005C32A8">
      <w:pPr>
        <w:pStyle w:val="body"/>
      </w:pPr>
      <w:r>
        <w:t xml:space="preserve">Each </w:t>
      </w:r>
      <w:r w:rsidR="001864F1">
        <w:t>Connector</w:t>
      </w:r>
      <w:r>
        <w:t xml:space="preserve"> app will have an associated manifest file </w:t>
      </w:r>
      <w:r w:rsidR="00333D9D">
        <w:t>that</w:t>
      </w:r>
      <w:r>
        <w:t xml:space="preserve"> will provide metadata related to the app. The manifest file will reside in a predefined location in the app package directory (e.g.</w:t>
      </w:r>
      <w:r w:rsidR="00847B56">
        <w:t>,</w:t>
      </w:r>
      <w:r>
        <w:t xml:space="preserve"> root directory of the app package). The manifest file </w:t>
      </w:r>
      <w:r w:rsidR="00635264">
        <w:t xml:space="preserve">should </w:t>
      </w:r>
      <w:r>
        <w:t xml:space="preserve">include </w:t>
      </w:r>
      <w:r w:rsidR="00635264">
        <w:t xml:space="preserve">information </w:t>
      </w:r>
      <w:r>
        <w:t xml:space="preserve">captured in </w:t>
      </w:r>
      <w:r w:rsidR="009644C4">
        <w:fldChar w:fldCharType="begin"/>
      </w:r>
      <w:r w:rsidR="005C32A8">
        <w:instrText xml:space="preserve"> REF _Ref379471415 \h </w:instrText>
      </w:r>
      <w:r w:rsidR="009644C4">
        <w:fldChar w:fldCharType="separate"/>
      </w:r>
      <w:r w:rsidR="00AC331C">
        <w:t xml:space="preserve">Table </w:t>
      </w:r>
      <w:r w:rsidR="00AC331C">
        <w:rPr>
          <w:noProof/>
        </w:rPr>
        <w:t>3</w:t>
      </w:r>
      <w:r w:rsidR="00AC331C">
        <w:noBreakHyphen/>
      </w:r>
      <w:r w:rsidR="00AC331C">
        <w:rPr>
          <w:noProof/>
        </w:rPr>
        <w:t>14</w:t>
      </w:r>
      <w:r w:rsidR="009644C4">
        <w:fldChar w:fldCharType="end"/>
      </w:r>
      <w:r w:rsidR="00847B56">
        <w:t>.</w:t>
      </w:r>
    </w:p>
    <w:p w:rsidR="006A7599" w:rsidRDefault="006A7599" w:rsidP="006A7599">
      <w:pPr>
        <w:pStyle w:val="Caption"/>
        <w:keepNext/>
      </w:pPr>
      <w:bookmarkStart w:id="196" w:name="_Ref379471415"/>
      <w:bookmarkStart w:id="197" w:name="_Toc404604657"/>
      <w:r>
        <w:lastRenderedPageBreak/>
        <w:t xml:space="preserve">Table </w:t>
      </w:r>
      <w:r w:rsidR="009644C4">
        <w:fldChar w:fldCharType="begin"/>
      </w:r>
      <w:r w:rsidR="00197080">
        <w:instrText xml:space="preserve"> STYLEREF 1 \s </w:instrText>
      </w:r>
      <w:r w:rsidR="009644C4">
        <w:fldChar w:fldCharType="separate"/>
      </w:r>
      <w:r w:rsidR="00AC331C">
        <w:rPr>
          <w:noProof/>
        </w:rPr>
        <w:t>3</w:t>
      </w:r>
      <w:r w:rsidR="009644C4">
        <w:rPr>
          <w:noProof/>
        </w:rPr>
        <w:fldChar w:fldCharType="end"/>
      </w:r>
      <w:r w:rsidR="0092121A">
        <w:noBreakHyphen/>
      </w:r>
      <w:r w:rsidR="009644C4">
        <w:fldChar w:fldCharType="begin"/>
      </w:r>
      <w:r w:rsidR="00197080">
        <w:instrText xml:space="preserve"> SEQ Table \* ARABIC \s 1 </w:instrText>
      </w:r>
      <w:r w:rsidR="009644C4">
        <w:fldChar w:fldCharType="separate"/>
      </w:r>
      <w:r w:rsidR="00AC331C">
        <w:rPr>
          <w:noProof/>
        </w:rPr>
        <w:t>14</w:t>
      </w:r>
      <w:r w:rsidR="009644C4">
        <w:rPr>
          <w:noProof/>
        </w:rPr>
        <w:fldChar w:fldCharType="end"/>
      </w:r>
      <w:bookmarkEnd w:id="196"/>
      <w:r w:rsidR="00847B56">
        <w:t xml:space="preserve"> Manifest file c</w:t>
      </w:r>
      <w:r>
        <w:t>ontent</w:t>
      </w:r>
      <w:bookmarkEnd w:id="197"/>
    </w:p>
    <w:tbl>
      <w:tblPr>
        <w:tblStyle w:val="TableGrid"/>
        <w:tblW w:w="0" w:type="auto"/>
        <w:tblInd w:w="835" w:type="dxa"/>
        <w:tblLook w:val="04A0"/>
      </w:tblPr>
      <w:tblGrid>
        <w:gridCol w:w="2005"/>
        <w:gridCol w:w="6455"/>
      </w:tblGrid>
      <w:tr w:rsidR="006A7599" w:rsidTr="00847B56">
        <w:trPr>
          <w:cnfStyle w:val="100000000000"/>
        </w:trPr>
        <w:tc>
          <w:tcPr>
            <w:tcW w:w="2005" w:type="dxa"/>
          </w:tcPr>
          <w:p w:rsidR="006A7599" w:rsidRDefault="006A7599" w:rsidP="006A7599">
            <w:pPr>
              <w:pStyle w:val="tableheading"/>
            </w:pPr>
            <w:r>
              <w:t>Fields</w:t>
            </w:r>
          </w:p>
        </w:tc>
        <w:tc>
          <w:tcPr>
            <w:tcW w:w="6455" w:type="dxa"/>
          </w:tcPr>
          <w:p w:rsidR="006A7599" w:rsidRDefault="006A7599" w:rsidP="006A7599">
            <w:pPr>
              <w:pStyle w:val="tableheading"/>
            </w:pPr>
            <w:r>
              <w:t>Description</w:t>
            </w:r>
          </w:p>
        </w:tc>
      </w:tr>
      <w:tr w:rsidR="006A7599" w:rsidTr="00847B56">
        <w:tc>
          <w:tcPr>
            <w:tcW w:w="2005" w:type="dxa"/>
          </w:tcPr>
          <w:p w:rsidR="006A7599" w:rsidRDefault="009A6FCC" w:rsidP="006A7599">
            <w:pPr>
              <w:pStyle w:val="tableentry"/>
            </w:pPr>
            <w:r>
              <w:t xml:space="preserve">Connector </w:t>
            </w:r>
            <w:r w:rsidR="003F3764">
              <w:t>Id</w:t>
            </w:r>
          </w:p>
        </w:tc>
        <w:tc>
          <w:tcPr>
            <w:tcW w:w="6455" w:type="dxa"/>
          </w:tcPr>
          <w:p w:rsidR="006A7599" w:rsidRDefault="009A6FCC" w:rsidP="00A721A0">
            <w:pPr>
              <w:pStyle w:val="tableentry"/>
            </w:pPr>
            <w:r>
              <w:t xml:space="preserve">Unique </w:t>
            </w:r>
            <w:r w:rsidR="003F3764">
              <w:t xml:space="preserve">identifier for the </w:t>
            </w:r>
            <w:r w:rsidR="001864F1">
              <w:t>Connector</w:t>
            </w:r>
            <w:r w:rsidR="003F3764">
              <w:t xml:space="preserve"> app.</w:t>
            </w:r>
          </w:p>
        </w:tc>
      </w:tr>
      <w:tr w:rsidR="003F3764" w:rsidTr="00847B56">
        <w:tc>
          <w:tcPr>
            <w:tcW w:w="2005" w:type="dxa"/>
          </w:tcPr>
          <w:p w:rsidR="003F3764" w:rsidRDefault="003F3764" w:rsidP="006A7599">
            <w:pPr>
              <w:pStyle w:val="tableentry"/>
            </w:pPr>
            <w:r>
              <w:t>App Package Name</w:t>
            </w:r>
          </w:p>
        </w:tc>
        <w:tc>
          <w:tcPr>
            <w:tcW w:w="6455" w:type="dxa"/>
          </w:tcPr>
          <w:p w:rsidR="003F3764" w:rsidRDefault="00A721A0" w:rsidP="006A7599">
            <w:pPr>
              <w:pStyle w:val="tableentry"/>
            </w:pPr>
            <w:r>
              <w:t xml:space="preserve">Package name for the </w:t>
            </w:r>
            <w:r w:rsidR="001864F1">
              <w:t>Connector</w:t>
            </w:r>
            <w:r w:rsidR="003F3764">
              <w:t xml:space="preserve"> app package.</w:t>
            </w:r>
          </w:p>
        </w:tc>
      </w:tr>
      <w:tr w:rsidR="003F3764" w:rsidTr="00847B56">
        <w:tc>
          <w:tcPr>
            <w:tcW w:w="2005" w:type="dxa"/>
          </w:tcPr>
          <w:p w:rsidR="003F3764" w:rsidRDefault="003F3764" w:rsidP="006A7599">
            <w:pPr>
              <w:pStyle w:val="tableentry"/>
            </w:pPr>
            <w:r>
              <w:t>App version</w:t>
            </w:r>
          </w:p>
        </w:tc>
        <w:tc>
          <w:tcPr>
            <w:tcW w:w="6455" w:type="dxa"/>
          </w:tcPr>
          <w:p w:rsidR="003F3764" w:rsidRDefault="001864F1" w:rsidP="006A7599">
            <w:pPr>
              <w:pStyle w:val="tableentry"/>
            </w:pPr>
            <w:r>
              <w:t>Connector</w:t>
            </w:r>
            <w:r w:rsidR="003F3764">
              <w:t xml:space="preserve"> app version.</w:t>
            </w:r>
          </w:p>
        </w:tc>
      </w:tr>
      <w:tr w:rsidR="003F3764" w:rsidTr="00847B56">
        <w:tc>
          <w:tcPr>
            <w:tcW w:w="2005" w:type="dxa"/>
          </w:tcPr>
          <w:p w:rsidR="003F3764" w:rsidRDefault="0099030D" w:rsidP="00A721A0">
            <w:pPr>
              <w:pStyle w:val="tableentry"/>
            </w:pPr>
            <w:r>
              <w:t xml:space="preserve">Min </w:t>
            </w:r>
            <w:r w:rsidR="00531F19">
              <w:t>A</w:t>
            </w:r>
            <w:r w:rsidR="00A721A0">
              <w:t>J</w:t>
            </w:r>
            <w:r>
              <w:t xml:space="preserve"> SDK version</w:t>
            </w:r>
          </w:p>
        </w:tc>
        <w:tc>
          <w:tcPr>
            <w:tcW w:w="6455" w:type="dxa"/>
          </w:tcPr>
          <w:p w:rsidR="003F3764" w:rsidRDefault="0099030D" w:rsidP="00A721A0">
            <w:pPr>
              <w:pStyle w:val="tableentry"/>
            </w:pPr>
            <w:r>
              <w:t xml:space="preserve">Minimum version of </w:t>
            </w:r>
            <w:proofErr w:type="spellStart"/>
            <w:r w:rsidR="00531F19">
              <w:t>AllJoyn</w:t>
            </w:r>
            <w:proofErr w:type="spellEnd"/>
            <w:r>
              <w:t xml:space="preserve"> SDK version required by the </w:t>
            </w:r>
            <w:r w:rsidR="001864F1">
              <w:t>Connector</w:t>
            </w:r>
            <w:r>
              <w:t xml:space="preserve"> app.</w:t>
            </w:r>
          </w:p>
        </w:tc>
      </w:tr>
      <w:tr w:rsidR="006A7599" w:rsidTr="00847B56">
        <w:tc>
          <w:tcPr>
            <w:tcW w:w="2005" w:type="dxa"/>
          </w:tcPr>
          <w:p w:rsidR="006A7599" w:rsidRDefault="003F3764" w:rsidP="006A7599">
            <w:pPr>
              <w:pStyle w:val="tableentry"/>
            </w:pPr>
            <w:r>
              <w:t>List &lt;</w:t>
            </w:r>
            <w:r w:rsidR="00A721A0">
              <w:t xml:space="preserve">Desired </w:t>
            </w:r>
            <w:proofErr w:type="spellStart"/>
            <w:r w:rsidR="00531F19">
              <w:t>AllJoyn</w:t>
            </w:r>
            <w:proofErr w:type="spellEnd"/>
            <w:r>
              <w:t xml:space="preserve"> Interfaces for access&gt;</w:t>
            </w:r>
          </w:p>
        </w:tc>
        <w:tc>
          <w:tcPr>
            <w:tcW w:w="6455" w:type="dxa"/>
          </w:tcPr>
          <w:p w:rsidR="00DF2C1B" w:rsidRPr="003F3764" w:rsidRDefault="00DF2C1B" w:rsidP="003F3764">
            <w:pPr>
              <w:pStyle w:val="tableentry"/>
            </w:pPr>
            <w:r w:rsidRPr="003F3764">
              <w:t xml:space="preserve">List of </w:t>
            </w:r>
            <w:proofErr w:type="spellStart"/>
            <w:r w:rsidR="00531F19">
              <w:t>AllJoyn</w:t>
            </w:r>
            <w:proofErr w:type="spellEnd"/>
            <w:r w:rsidRPr="003F3764">
              <w:t xml:space="preserve"> interfaces </w:t>
            </w:r>
            <w:r w:rsidR="00A721A0">
              <w:t xml:space="preserve">the </w:t>
            </w:r>
            <w:r w:rsidR="001864F1">
              <w:t>Connector</w:t>
            </w:r>
            <w:r w:rsidRPr="003F3764">
              <w:t xml:space="preserve"> app would like to access</w:t>
            </w:r>
            <w:r w:rsidR="003F3764">
              <w:t>.</w:t>
            </w:r>
          </w:p>
          <w:p w:rsidR="006A7599" w:rsidRDefault="006A7599" w:rsidP="006A7599">
            <w:pPr>
              <w:pStyle w:val="tableentry"/>
            </w:pPr>
          </w:p>
        </w:tc>
      </w:tr>
      <w:tr w:rsidR="003F3764" w:rsidTr="00847B56">
        <w:tc>
          <w:tcPr>
            <w:tcW w:w="2005" w:type="dxa"/>
          </w:tcPr>
          <w:p w:rsidR="003F3764" w:rsidRDefault="003F3764" w:rsidP="006A7599">
            <w:pPr>
              <w:pStyle w:val="tableentry"/>
            </w:pPr>
            <w:r>
              <w:t>List &lt;</w:t>
            </w:r>
            <w:proofErr w:type="spellStart"/>
            <w:r w:rsidR="00531F19">
              <w:t>AllJoyn</w:t>
            </w:r>
            <w:proofErr w:type="spellEnd"/>
            <w:r>
              <w:t xml:space="preserve"> interfaces app supports&gt;</w:t>
            </w:r>
          </w:p>
        </w:tc>
        <w:tc>
          <w:tcPr>
            <w:tcW w:w="6455" w:type="dxa"/>
          </w:tcPr>
          <w:p w:rsidR="003F3764" w:rsidRPr="003F3764" w:rsidRDefault="003F3764" w:rsidP="00333D9D">
            <w:pPr>
              <w:pStyle w:val="tableentry"/>
            </w:pPr>
            <w:r>
              <w:t xml:space="preserve">List of </w:t>
            </w:r>
            <w:proofErr w:type="spellStart"/>
            <w:r w:rsidR="00531F19">
              <w:t>AllJoyn</w:t>
            </w:r>
            <w:proofErr w:type="spellEnd"/>
            <w:r>
              <w:t xml:space="preserve"> interfaces </w:t>
            </w:r>
            <w:r w:rsidR="00A721A0">
              <w:t xml:space="preserve">the </w:t>
            </w:r>
            <w:r w:rsidR="001864F1">
              <w:t>Connector</w:t>
            </w:r>
            <w:r>
              <w:t xml:space="preserve"> app supports </w:t>
            </w:r>
            <w:r w:rsidR="00333D9D">
              <w:t>that</w:t>
            </w:r>
            <w:r>
              <w:t xml:space="preserve"> can be made available for access by </w:t>
            </w:r>
            <w:proofErr w:type="spellStart"/>
            <w:r w:rsidR="00531F19">
              <w:t>AllJoyn</w:t>
            </w:r>
            <w:proofErr w:type="spellEnd"/>
            <w:r>
              <w:t xml:space="preserve"> devices in the proximal network.</w:t>
            </w:r>
          </w:p>
        </w:tc>
      </w:tr>
    </w:tbl>
    <w:p w:rsidR="006A7599" w:rsidRDefault="006A7599" w:rsidP="00CB13D9">
      <w:pPr>
        <w:pStyle w:val="Heading4"/>
      </w:pPr>
      <w:r>
        <w:t xml:space="preserve">Signature </w:t>
      </w:r>
      <w:r w:rsidR="00847B56">
        <w:t>v</w:t>
      </w:r>
      <w:r>
        <w:t>erification</w:t>
      </w:r>
    </w:p>
    <w:p w:rsidR="005C32A8" w:rsidRDefault="00635264" w:rsidP="005C32A8">
      <w:pPr>
        <w:pStyle w:val="body"/>
      </w:pPr>
      <w:r>
        <w:t xml:space="preserve">The app </w:t>
      </w:r>
      <w:r w:rsidR="0099030D">
        <w:t xml:space="preserve">package file will get signed with an app certificate issued to the </w:t>
      </w:r>
      <w:r w:rsidR="001864F1">
        <w:t>Connector</w:t>
      </w:r>
      <w:r w:rsidR="0099030D">
        <w:t xml:space="preserve"> app developer. The app signing certificate should chain up to a root certificate maintained at the P</w:t>
      </w:r>
      <w:r w:rsidR="00847B56">
        <w:t xml:space="preserve">ackage </w:t>
      </w:r>
      <w:r w:rsidR="0099030D">
        <w:t>M</w:t>
      </w:r>
      <w:r w:rsidR="00847B56">
        <w:t>anager a</w:t>
      </w:r>
      <w:r w:rsidR="0099030D">
        <w:t xml:space="preserve">pp. </w:t>
      </w:r>
    </w:p>
    <w:p w:rsidR="005C32A8" w:rsidRDefault="005C32A8" w:rsidP="005C32A8">
      <w:pPr>
        <w:pStyle w:val="notetext"/>
      </w:pPr>
      <w:r>
        <w:t>NOTE</w:t>
      </w:r>
    </w:p>
    <w:p w:rsidR="005C32A8" w:rsidRPr="005C32A8" w:rsidRDefault="005C32A8" w:rsidP="005C32A8">
      <w:pPr>
        <w:pStyle w:val="notetextbody"/>
      </w:pPr>
      <w:r>
        <w:t>Self-signed certificates are not used.</w:t>
      </w:r>
    </w:p>
    <w:p w:rsidR="006A7599" w:rsidRPr="005C32A8" w:rsidRDefault="0099030D" w:rsidP="005C32A8">
      <w:pPr>
        <w:pStyle w:val="body"/>
      </w:pPr>
      <w:r>
        <w:t xml:space="preserve">As part of app package signing, both the manifest file content and app files get signed. </w:t>
      </w:r>
      <w:r w:rsidR="00847B56">
        <w:t>The s</w:t>
      </w:r>
      <w:r>
        <w:t xml:space="preserve">ignature and </w:t>
      </w:r>
      <w:r w:rsidR="00EE52FB">
        <w:t xml:space="preserve">the </w:t>
      </w:r>
      <w:r>
        <w:t>app certificate (X.5</w:t>
      </w:r>
      <w:r w:rsidR="00EE52FB">
        <w:t>09 format) get att</w:t>
      </w:r>
      <w:r w:rsidR="00EE52FB" w:rsidRPr="005C32A8">
        <w:t>ached to the</w:t>
      </w:r>
      <w:r w:rsidRPr="005C32A8">
        <w:t xml:space="preserve"> app package binary.</w:t>
      </w:r>
    </w:p>
    <w:p w:rsidR="0099030D" w:rsidRDefault="0099030D" w:rsidP="005C32A8">
      <w:pPr>
        <w:pStyle w:val="body"/>
      </w:pPr>
      <w:r w:rsidRPr="005C32A8">
        <w:t>The P</w:t>
      </w:r>
      <w:r w:rsidR="00847B56">
        <w:t>ackage Manager a</w:t>
      </w:r>
      <w:r w:rsidRPr="005C32A8">
        <w:t>pp will verify that the received</w:t>
      </w:r>
      <w:r>
        <w:t xml:space="preserve"> app certificate chains up to the same root certificate </w:t>
      </w:r>
      <w:r w:rsidR="00333D9D">
        <w:t>that</w:t>
      </w:r>
      <w:r w:rsidR="00EE52FB">
        <w:t xml:space="preserve"> </w:t>
      </w:r>
      <w:r>
        <w:t>it maintains. The P</w:t>
      </w:r>
      <w:r w:rsidR="00847B56">
        <w:t>ackage Manager a</w:t>
      </w:r>
      <w:r>
        <w:t>pp then verifies the received signature using the public key received in the app certificate.</w:t>
      </w:r>
    </w:p>
    <w:p w:rsidR="003F6C48" w:rsidRDefault="003F6C48" w:rsidP="009E3EB1">
      <w:pPr>
        <w:pStyle w:val="Heading3"/>
      </w:pPr>
      <w:bookmarkStart w:id="198" w:name="_Toc404604589"/>
      <w:r>
        <w:t>Fields</w:t>
      </w:r>
      <w:bookmarkEnd w:id="198"/>
    </w:p>
    <w:p w:rsidR="003F6C48" w:rsidRDefault="003F6C48" w:rsidP="005C32A8">
      <w:pPr>
        <w:pStyle w:val="body"/>
      </w:pPr>
      <w:r w:rsidRPr="0079026B">
        <w:t xml:space="preserve">This section provides definition for </w:t>
      </w:r>
      <w:r>
        <w:t xml:space="preserve">some of fields related to </w:t>
      </w:r>
      <w:r w:rsidR="001864F1">
        <w:t>Connector</w:t>
      </w:r>
      <w:r>
        <w:t xml:space="preserve"> app management functionality.</w:t>
      </w:r>
    </w:p>
    <w:p w:rsidR="003F6C48" w:rsidRDefault="00847B56" w:rsidP="009E3EB1">
      <w:pPr>
        <w:pStyle w:val="Heading4"/>
      </w:pPr>
      <w:r>
        <w:t>Connection s</w:t>
      </w:r>
      <w:r w:rsidR="003F6C48">
        <w:t>tatus</w:t>
      </w:r>
    </w:p>
    <w:p w:rsidR="003F6C48" w:rsidRDefault="003F6C48" w:rsidP="003F6C48">
      <w:pPr>
        <w:pStyle w:val="Caption"/>
        <w:keepNext/>
      </w:pPr>
      <w:bookmarkStart w:id="199" w:name="_Ref379233863"/>
      <w:bookmarkStart w:id="200" w:name="_Toc404604658"/>
      <w:r>
        <w:t xml:space="preserve">Table </w:t>
      </w:r>
      <w:r w:rsidR="009644C4">
        <w:fldChar w:fldCharType="begin"/>
      </w:r>
      <w:r w:rsidR="00197080">
        <w:instrText xml:space="preserve"> STYLEREF 1 \s </w:instrText>
      </w:r>
      <w:r w:rsidR="009644C4">
        <w:fldChar w:fldCharType="separate"/>
      </w:r>
      <w:r w:rsidR="00AC331C">
        <w:rPr>
          <w:noProof/>
        </w:rPr>
        <w:t>3</w:t>
      </w:r>
      <w:r w:rsidR="009644C4">
        <w:rPr>
          <w:noProof/>
        </w:rPr>
        <w:fldChar w:fldCharType="end"/>
      </w:r>
      <w:r w:rsidR="0092121A">
        <w:noBreakHyphen/>
      </w:r>
      <w:r w:rsidR="009644C4">
        <w:fldChar w:fldCharType="begin"/>
      </w:r>
      <w:r w:rsidR="00197080">
        <w:instrText xml:space="preserve"> SEQ Table \* ARABIC \s 1 </w:instrText>
      </w:r>
      <w:r w:rsidR="009644C4">
        <w:fldChar w:fldCharType="separate"/>
      </w:r>
      <w:r w:rsidR="00AC331C">
        <w:rPr>
          <w:noProof/>
        </w:rPr>
        <w:t>15</w:t>
      </w:r>
      <w:r w:rsidR="009644C4">
        <w:rPr>
          <w:noProof/>
        </w:rPr>
        <w:fldChar w:fldCharType="end"/>
      </w:r>
      <w:bookmarkEnd w:id="199"/>
      <w:r w:rsidR="00847B56">
        <w:t xml:space="preserve"> Connection s</w:t>
      </w:r>
      <w:r>
        <w:t>tatus</w:t>
      </w:r>
      <w:bookmarkEnd w:id="200"/>
    </w:p>
    <w:tbl>
      <w:tblPr>
        <w:tblStyle w:val="TableGrid"/>
        <w:tblW w:w="0" w:type="auto"/>
        <w:tblInd w:w="835" w:type="dxa"/>
        <w:tblLook w:val="04A0"/>
      </w:tblPr>
      <w:tblGrid>
        <w:gridCol w:w="2005"/>
        <w:gridCol w:w="6545"/>
      </w:tblGrid>
      <w:tr w:rsidR="003F6C48" w:rsidTr="00847B56">
        <w:trPr>
          <w:cnfStyle w:val="100000000000"/>
        </w:trPr>
        <w:tc>
          <w:tcPr>
            <w:tcW w:w="2005" w:type="dxa"/>
          </w:tcPr>
          <w:p w:rsidR="003F6C48" w:rsidRDefault="003F6C48" w:rsidP="006A7599">
            <w:pPr>
              <w:pStyle w:val="tableheading"/>
            </w:pPr>
            <w:r>
              <w:t>Value</w:t>
            </w:r>
          </w:p>
        </w:tc>
        <w:tc>
          <w:tcPr>
            <w:tcW w:w="6545" w:type="dxa"/>
          </w:tcPr>
          <w:p w:rsidR="003F6C48" w:rsidRDefault="003F6C48" w:rsidP="006A7599">
            <w:pPr>
              <w:pStyle w:val="tableheading"/>
            </w:pPr>
            <w:r>
              <w:t>Description</w:t>
            </w:r>
          </w:p>
        </w:tc>
      </w:tr>
      <w:tr w:rsidR="003F6C48" w:rsidTr="00847B56">
        <w:tc>
          <w:tcPr>
            <w:tcW w:w="2005" w:type="dxa"/>
          </w:tcPr>
          <w:p w:rsidR="003F6C48" w:rsidRDefault="003F6C48" w:rsidP="006A7599">
            <w:pPr>
              <w:pStyle w:val="tableentry"/>
            </w:pPr>
            <w:r>
              <w:t>Not initialized</w:t>
            </w:r>
          </w:p>
        </w:tc>
        <w:tc>
          <w:tcPr>
            <w:tcW w:w="6545" w:type="dxa"/>
          </w:tcPr>
          <w:p w:rsidR="003F6C48" w:rsidRDefault="003F6C48" w:rsidP="006A7599">
            <w:pPr>
              <w:pStyle w:val="tableentry"/>
            </w:pPr>
            <w:r>
              <w:t>Connection with the cloud service is not initialized as the profile is not active yet</w:t>
            </w:r>
            <w:r w:rsidR="000721F4">
              <w:t>.</w:t>
            </w:r>
          </w:p>
        </w:tc>
      </w:tr>
      <w:tr w:rsidR="003F6C48" w:rsidTr="00847B56">
        <w:tc>
          <w:tcPr>
            <w:tcW w:w="2005" w:type="dxa"/>
          </w:tcPr>
          <w:p w:rsidR="003F6C48" w:rsidRDefault="003F6C48" w:rsidP="006A7599">
            <w:pPr>
              <w:pStyle w:val="tableentry"/>
            </w:pPr>
            <w:r>
              <w:t>In-progress</w:t>
            </w:r>
          </w:p>
        </w:tc>
        <w:tc>
          <w:tcPr>
            <w:tcW w:w="6545" w:type="dxa"/>
          </w:tcPr>
          <w:p w:rsidR="003F6C48" w:rsidRDefault="003F6C48" w:rsidP="006A7599">
            <w:pPr>
              <w:pStyle w:val="tableentry"/>
            </w:pPr>
            <w:r>
              <w:t>Connection is in the process of being established.</w:t>
            </w:r>
          </w:p>
        </w:tc>
      </w:tr>
      <w:tr w:rsidR="003F6C48" w:rsidTr="00847B56">
        <w:tc>
          <w:tcPr>
            <w:tcW w:w="2005" w:type="dxa"/>
          </w:tcPr>
          <w:p w:rsidR="003F6C48" w:rsidRDefault="003F6C48" w:rsidP="006A7599">
            <w:pPr>
              <w:pStyle w:val="tableentry"/>
            </w:pPr>
            <w:r>
              <w:t>Connected</w:t>
            </w:r>
          </w:p>
        </w:tc>
        <w:tc>
          <w:tcPr>
            <w:tcW w:w="6545" w:type="dxa"/>
          </w:tcPr>
          <w:p w:rsidR="003F6C48" w:rsidRDefault="003F6C48" w:rsidP="006A7599">
            <w:pPr>
              <w:pStyle w:val="tableentry"/>
            </w:pPr>
            <w:r>
              <w:t>Connection with the cloud service is established and operational</w:t>
            </w:r>
            <w:r w:rsidR="00E14C37">
              <w:t>.</w:t>
            </w:r>
          </w:p>
        </w:tc>
      </w:tr>
      <w:tr w:rsidR="003F6C48" w:rsidTr="00847B56">
        <w:tc>
          <w:tcPr>
            <w:tcW w:w="2005" w:type="dxa"/>
          </w:tcPr>
          <w:p w:rsidR="003F6C48" w:rsidRDefault="003F6C48" w:rsidP="006A7599">
            <w:pPr>
              <w:pStyle w:val="tableentry"/>
            </w:pPr>
            <w:r>
              <w:t>Not connected</w:t>
            </w:r>
          </w:p>
        </w:tc>
        <w:tc>
          <w:tcPr>
            <w:tcW w:w="6545" w:type="dxa"/>
          </w:tcPr>
          <w:p w:rsidR="003F6C48" w:rsidRDefault="003F6C48" w:rsidP="006A7599">
            <w:pPr>
              <w:pStyle w:val="tableentry"/>
            </w:pPr>
            <w:r>
              <w:t>Connection with the cloud service is down</w:t>
            </w:r>
            <w:r w:rsidR="00E14C37">
              <w:t>.</w:t>
            </w:r>
          </w:p>
        </w:tc>
      </w:tr>
      <w:tr w:rsidR="003F6C48" w:rsidTr="00847B56">
        <w:tc>
          <w:tcPr>
            <w:tcW w:w="2005" w:type="dxa"/>
          </w:tcPr>
          <w:p w:rsidR="003F6C48" w:rsidRDefault="003F6C48" w:rsidP="006A7599">
            <w:pPr>
              <w:pStyle w:val="tableentry"/>
            </w:pPr>
            <w:r>
              <w:t>Error</w:t>
            </w:r>
          </w:p>
        </w:tc>
        <w:tc>
          <w:tcPr>
            <w:tcW w:w="6545" w:type="dxa"/>
          </w:tcPr>
          <w:p w:rsidR="003F6C48" w:rsidRDefault="003F6C48" w:rsidP="00E14C37">
            <w:pPr>
              <w:pStyle w:val="tableentry"/>
            </w:pPr>
            <w:r>
              <w:t xml:space="preserve">There is an error condition in the </w:t>
            </w:r>
            <w:r w:rsidR="001864F1">
              <w:t>Connector</w:t>
            </w:r>
            <w:r w:rsidR="00E14C37">
              <w:t xml:space="preserve"> app.</w:t>
            </w:r>
          </w:p>
        </w:tc>
      </w:tr>
    </w:tbl>
    <w:p w:rsidR="003F6C48" w:rsidRDefault="00847B56" w:rsidP="009E3EB1">
      <w:pPr>
        <w:pStyle w:val="Heading4"/>
      </w:pPr>
      <w:r>
        <w:lastRenderedPageBreak/>
        <w:t>Install s</w:t>
      </w:r>
      <w:r w:rsidR="003F6C48">
        <w:t>tatus</w:t>
      </w:r>
    </w:p>
    <w:p w:rsidR="003F6C48" w:rsidRDefault="003F6C48" w:rsidP="003F6C48">
      <w:pPr>
        <w:pStyle w:val="Caption"/>
        <w:keepNext/>
      </w:pPr>
      <w:bookmarkStart w:id="201" w:name="_Ref379468734"/>
      <w:bookmarkStart w:id="202" w:name="_Toc404604659"/>
      <w:r>
        <w:t xml:space="preserve">Table </w:t>
      </w:r>
      <w:r w:rsidR="009644C4">
        <w:fldChar w:fldCharType="begin"/>
      </w:r>
      <w:r w:rsidR="00197080">
        <w:instrText xml:space="preserve"> STYLEREF 1 \s </w:instrText>
      </w:r>
      <w:r w:rsidR="009644C4">
        <w:fldChar w:fldCharType="separate"/>
      </w:r>
      <w:r w:rsidR="00AC331C">
        <w:rPr>
          <w:noProof/>
        </w:rPr>
        <w:t>3</w:t>
      </w:r>
      <w:r w:rsidR="009644C4">
        <w:rPr>
          <w:noProof/>
        </w:rPr>
        <w:fldChar w:fldCharType="end"/>
      </w:r>
      <w:r w:rsidR="0092121A">
        <w:noBreakHyphen/>
      </w:r>
      <w:r w:rsidR="009644C4">
        <w:fldChar w:fldCharType="begin"/>
      </w:r>
      <w:r w:rsidR="00197080">
        <w:instrText xml:space="preserve"> SEQ Table \* ARABIC \s 1 </w:instrText>
      </w:r>
      <w:r w:rsidR="009644C4">
        <w:fldChar w:fldCharType="separate"/>
      </w:r>
      <w:r w:rsidR="00AC331C">
        <w:rPr>
          <w:noProof/>
        </w:rPr>
        <w:t>16</w:t>
      </w:r>
      <w:r w:rsidR="009644C4">
        <w:rPr>
          <w:noProof/>
        </w:rPr>
        <w:fldChar w:fldCharType="end"/>
      </w:r>
      <w:bookmarkEnd w:id="201"/>
      <w:r w:rsidR="00847B56">
        <w:t xml:space="preserve"> Install s</w:t>
      </w:r>
      <w:r>
        <w:t>tatus</w:t>
      </w:r>
      <w:bookmarkEnd w:id="202"/>
    </w:p>
    <w:tbl>
      <w:tblPr>
        <w:tblStyle w:val="TableGrid"/>
        <w:tblW w:w="0" w:type="auto"/>
        <w:tblInd w:w="835" w:type="dxa"/>
        <w:tblLook w:val="04A0"/>
      </w:tblPr>
      <w:tblGrid>
        <w:gridCol w:w="2005"/>
        <w:gridCol w:w="6570"/>
      </w:tblGrid>
      <w:tr w:rsidR="003F6C48" w:rsidTr="00847B56">
        <w:trPr>
          <w:cnfStyle w:val="100000000000"/>
        </w:trPr>
        <w:tc>
          <w:tcPr>
            <w:tcW w:w="2005" w:type="dxa"/>
          </w:tcPr>
          <w:p w:rsidR="003F6C48" w:rsidRDefault="003F6C48" w:rsidP="006A7599">
            <w:pPr>
              <w:pStyle w:val="tableheading"/>
            </w:pPr>
            <w:r>
              <w:t>Value</w:t>
            </w:r>
          </w:p>
        </w:tc>
        <w:tc>
          <w:tcPr>
            <w:tcW w:w="6570" w:type="dxa"/>
          </w:tcPr>
          <w:p w:rsidR="003F6C48" w:rsidRDefault="003F6C48" w:rsidP="006A7599">
            <w:pPr>
              <w:pStyle w:val="tableheading"/>
            </w:pPr>
            <w:r>
              <w:t>Description</w:t>
            </w:r>
          </w:p>
        </w:tc>
      </w:tr>
      <w:tr w:rsidR="003F6C48" w:rsidTr="00847B56">
        <w:tc>
          <w:tcPr>
            <w:tcW w:w="2005" w:type="dxa"/>
          </w:tcPr>
          <w:p w:rsidR="003F6C48" w:rsidRDefault="007D4B7D" w:rsidP="006A7599">
            <w:pPr>
              <w:pStyle w:val="tableentry"/>
            </w:pPr>
            <w:r>
              <w:t>Installed</w:t>
            </w:r>
          </w:p>
        </w:tc>
        <w:tc>
          <w:tcPr>
            <w:tcW w:w="6570" w:type="dxa"/>
          </w:tcPr>
          <w:p w:rsidR="003F6C48" w:rsidRDefault="001864F1" w:rsidP="00E14C37">
            <w:pPr>
              <w:pStyle w:val="tableentry"/>
            </w:pPr>
            <w:r>
              <w:t>Connector</w:t>
            </w:r>
            <w:r w:rsidR="007D4B7D">
              <w:t xml:space="preserve"> app is installed on the G</w:t>
            </w:r>
            <w:r w:rsidR="00E14C37">
              <w:t xml:space="preserve">ateway </w:t>
            </w:r>
            <w:r w:rsidR="007D4B7D">
              <w:t>Agent.</w:t>
            </w:r>
          </w:p>
        </w:tc>
      </w:tr>
      <w:tr w:rsidR="007D4B7D" w:rsidTr="00847B56">
        <w:tc>
          <w:tcPr>
            <w:tcW w:w="2005" w:type="dxa"/>
          </w:tcPr>
          <w:p w:rsidR="007D4B7D" w:rsidRDefault="007D4B7D" w:rsidP="006A7599">
            <w:pPr>
              <w:pStyle w:val="tableentry"/>
            </w:pPr>
            <w:r>
              <w:t>Install in progress</w:t>
            </w:r>
          </w:p>
        </w:tc>
        <w:tc>
          <w:tcPr>
            <w:tcW w:w="6570" w:type="dxa"/>
          </w:tcPr>
          <w:p w:rsidR="007D4B7D" w:rsidRDefault="001864F1" w:rsidP="00E14C37">
            <w:pPr>
              <w:pStyle w:val="tableentry"/>
            </w:pPr>
            <w:r>
              <w:t>Connector</w:t>
            </w:r>
            <w:r w:rsidR="007D4B7D">
              <w:t xml:space="preserve"> app is currently being installed on the G</w:t>
            </w:r>
            <w:r w:rsidR="00E14C37">
              <w:t xml:space="preserve">ateway </w:t>
            </w:r>
            <w:r w:rsidR="007D4B7D">
              <w:t>Agent.</w:t>
            </w:r>
          </w:p>
        </w:tc>
      </w:tr>
      <w:tr w:rsidR="007D4B7D" w:rsidTr="00847B56">
        <w:tc>
          <w:tcPr>
            <w:tcW w:w="2005" w:type="dxa"/>
          </w:tcPr>
          <w:p w:rsidR="007D4B7D" w:rsidRDefault="007D4B7D" w:rsidP="006A7599">
            <w:pPr>
              <w:pStyle w:val="tableentry"/>
            </w:pPr>
            <w:r>
              <w:t>Upgrade in progress</w:t>
            </w:r>
          </w:p>
        </w:tc>
        <w:tc>
          <w:tcPr>
            <w:tcW w:w="6570" w:type="dxa"/>
          </w:tcPr>
          <w:p w:rsidR="007D4B7D" w:rsidRDefault="001864F1" w:rsidP="00E14C37">
            <w:pPr>
              <w:pStyle w:val="tableentry"/>
            </w:pPr>
            <w:r>
              <w:t>Connector</w:t>
            </w:r>
            <w:r w:rsidR="007D4B7D">
              <w:t xml:space="preserve"> app is currently being upgraded on the G</w:t>
            </w:r>
            <w:r w:rsidR="00E14C37">
              <w:t xml:space="preserve">ateway </w:t>
            </w:r>
            <w:r w:rsidR="007D4B7D">
              <w:t>Agent.</w:t>
            </w:r>
          </w:p>
        </w:tc>
      </w:tr>
      <w:tr w:rsidR="007D4B7D" w:rsidTr="00847B56">
        <w:tc>
          <w:tcPr>
            <w:tcW w:w="2005" w:type="dxa"/>
          </w:tcPr>
          <w:p w:rsidR="007D4B7D" w:rsidRDefault="007D4B7D" w:rsidP="006A7599">
            <w:pPr>
              <w:pStyle w:val="tableentry"/>
            </w:pPr>
            <w:r>
              <w:t>Uninstall in progress</w:t>
            </w:r>
          </w:p>
        </w:tc>
        <w:tc>
          <w:tcPr>
            <w:tcW w:w="6570" w:type="dxa"/>
          </w:tcPr>
          <w:p w:rsidR="007D4B7D" w:rsidRDefault="001864F1" w:rsidP="00E14C37">
            <w:pPr>
              <w:pStyle w:val="tableentry"/>
            </w:pPr>
            <w:r>
              <w:t>Connector</w:t>
            </w:r>
            <w:r w:rsidR="007D4B7D">
              <w:t xml:space="preserve"> app is currently being uninstalled on the G</w:t>
            </w:r>
            <w:r w:rsidR="00E14C37">
              <w:t xml:space="preserve">ateway </w:t>
            </w:r>
            <w:r w:rsidR="007D4B7D">
              <w:t>Agent.</w:t>
            </w:r>
          </w:p>
        </w:tc>
      </w:tr>
      <w:tr w:rsidR="007D4B7D" w:rsidTr="00847B56">
        <w:tc>
          <w:tcPr>
            <w:tcW w:w="2005" w:type="dxa"/>
          </w:tcPr>
          <w:p w:rsidR="007D4B7D" w:rsidRDefault="007D4B7D" w:rsidP="006A7599">
            <w:pPr>
              <w:pStyle w:val="tableentry"/>
            </w:pPr>
            <w:r>
              <w:t>Install failed</w:t>
            </w:r>
          </w:p>
        </w:tc>
        <w:tc>
          <w:tcPr>
            <w:tcW w:w="6570" w:type="dxa"/>
          </w:tcPr>
          <w:p w:rsidR="007D4B7D" w:rsidRDefault="007D4B7D" w:rsidP="00E14C37">
            <w:pPr>
              <w:pStyle w:val="tableentry"/>
            </w:pPr>
            <w:r>
              <w:t xml:space="preserve">App installation failed for the </w:t>
            </w:r>
            <w:r w:rsidR="001864F1">
              <w:t>Connector</w:t>
            </w:r>
            <w:r>
              <w:t xml:space="preserve"> app. </w:t>
            </w:r>
            <w:r w:rsidR="00E14C37">
              <w:t>An a</w:t>
            </w:r>
            <w:r>
              <w:t xml:space="preserve">pp entry with this status is maintained for a </w:t>
            </w:r>
            <w:r w:rsidR="00E44EDD">
              <w:t>certa</w:t>
            </w:r>
            <w:r w:rsidR="00E55173">
              <w:t xml:space="preserve">in time period so that </w:t>
            </w:r>
            <w:r w:rsidR="00E14C37">
              <w:t xml:space="preserve">the </w:t>
            </w:r>
            <w:r w:rsidR="00E55173">
              <w:t>Control a</w:t>
            </w:r>
            <w:r w:rsidR="00E44EDD">
              <w:t>pp can fetch this status. After that time period, the app entry is removed.</w:t>
            </w:r>
          </w:p>
        </w:tc>
      </w:tr>
    </w:tbl>
    <w:p w:rsidR="00E44EDD" w:rsidRDefault="00847B56" w:rsidP="009E3EB1">
      <w:pPr>
        <w:pStyle w:val="Heading4"/>
      </w:pPr>
      <w:r>
        <w:t>Install d</w:t>
      </w:r>
      <w:r w:rsidR="00E44EDD">
        <w:t>escription</w:t>
      </w:r>
    </w:p>
    <w:p w:rsidR="003F6C48" w:rsidRDefault="00E44EDD" w:rsidP="005C32A8">
      <w:pPr>
        <w:pStyle w:val="body"/>
      </w:pPr>
      <w:r w:rsidRPr="00E44EDD">
        <w:t xml:space="preserve">This field provides a textual description </w:t>
      </w:r>
      <w:r w:rsidR="00F7493F">
        <w:t>about</w:t>
      </w:r>
      <w:r w:rsidRPr="00E44EDD">
        <w:t xml:space="preserve"> the results of the last app install/upgrade/uninstall operation done for that app. </w:t>
      </w:r>
      <w:r>
        <w:t>This could indicate ‘app upgrade failed’ or ‘app uninstall failed’. In both these cases, the Install Status field will be set to ‘Installed’.</w:t>
      </w:r>
    </w:p>
    <w:p w:rsidR="002968CA" w:rsidRPr="002D1171" w:rsidRDefault="002968CA" w:rsidP="009E3EB1">
      <w:pPr>
        <w:pStyle w:val="Heading4"/>
      </w:pPr>
      <w:r>
        <w:t xml:space="preserve">Operational </w:t>
      </w:r>
      <w:r w:rsidR="00847B56">
        <w:t>s</w:t>
      </w:r>
      <w:r>
        <w:t>tatus</w:t>
      </w:r>
    </w:p>
    <w:p w:rsidR="002968CA" w:rsidRDefault="002968CA" w:rsidP="002968CA">
      <w:pPr>
        <w:pStyle w:val="Caption"/>
        <w:keepNext/>
      </w:pPr>
      <w:bookmarkStart w:id="203" w:name="_Ref379468753"/>
      <w:bookmarkStart w:id="204" w:name="_Toc404604660"/>
      <w:r>
        <w:t xml:space="preserve">Table </w:t>
      </w:r>
      <w:r w:rsidR="009644C4">
        <w:fldChar w:fldCharType="begin"/>
      </w:r>
      <w:r w:rsidR="00197080">
        <w:instrText xml:space="preserve"> STYLEREF 1 \s </w:instrText>
      </w:r>
      <w:r w:rsidR="009644C4">
        <w:fldChar w:fldCharType="separate"/>
      </w:r>
      <w:r w:rsidR="00AC331C">
        <w:rPr>
          <w:noProof/>
        </w:rPr>
        <w:t>3</w:t>
      </w:r>
      <w:r w:rsidR="009644C4">
        <w:rPr>
          <w:noProof/>
        </w:rPr>
        <w:fldChar w:fldCharType="end"/>
      </w:r>
      <w:r w:rsidR="0092121A">
        <w:noBreakHyphen/>
      </w:r>
      <w:r w:rsidR="009644C4">
        <w:fldChar w:fldCharType="begin"/>
      </w:r>
      <w:r w:rsidR="00197080">
        <w:instrText xml:space="preserve"> SEQ Table \* ARABIC \s 1 </w:instrText>
      </w:r>
      <w:r w:rsidR="009644C4">
        <w:fldChar w:fldCharType="separate"/>
      </w:r>
      <w:r w:rsidR="00AC331C">
        <w:rPr>
          <w:noProof/>
        </w:rPr>
        <w:t>17</w:t>
      </w:r>
      <w:r w:rsidR="009644C4">
        <w:rPr>
          <w:noProof/>
        </w:rPr>
        <w:fldChar w:fldCharType="end"/>
      </w:r>
      <w:bookmarkEnd w:id="203"/>
      <w:r w:rsidR="00847B56">
        <w:t xml:space="preserve"> Operational s</w:t>
      </w:r>
      <w:r>
        <w:t>tatus</w:t>
      </w:r>
      <w:bookmarkEnd w:id="204"/>
    </w:p>
    <w:tbl>
      <w:tblPr>
        <w:tblStyle w:val="TableGrid"/>
        <w:tblW w:w="0" w:type="auto"/>
        <w:tblInd w:w="835" w:type="dxa"/>
        <w:tblLook w:val="04A0"/>
      </w:tblPr>
      <w:tblGrid>
        <w:gridCol w:w="2005"/>
        <w:gridCol w:w="6570"/>
      </w:tblGrid>
      <w:tr w:rsidR="002968CA" w:rsidTr="00847B56">
        <w:trPr>
          <w:cnfStyle w:val="100000000000"/>
        </w:trPr>
        <w:tc>
          <w:tcPr>
            <w:tcW w:w="2005" w:type="dxa"/>
          </w:tcPr>
          <w:p w:rsidR="002968CA" w:rsidRDefault="002968CA" w:rsidP="006A7599">
            <w:pPr>
              <w:pStyle w:val="tableheading"/>
            </w:pPr>
            <w:r>
              <w:t>Value</w:t>
            </w:r>
          </w:p>
        </w:tc>
        <w:tc>
          <w:tcPr>
            <w:tcW w:w="6570" w:type="dxa"/>
          </w:tcPr>
          <w:p w:rsidR="002968CA" w:rsidRDefault="002968CA" w:rsidP="006A7599">
            <w:pPr>
              <w:pStyle w:val="tableheading"/>
            </w:pPr>
            <w:r>
              <w:t>Description</w:t>
            </w:r>
          </w:p>
        </w:tc>
      </w:tr>
      <w:tr w:rsidR="002968CA" w:rsidTr="00847B56">
        <w:tc>
          <w:tcPr>
            <w:tcW w:w="2005" w:type="dxa"/>
          </w:tcPr>
          <w:p w:rsidR="002968CA" w:rsidRDefault="002968CA" w:rsidP="006A7599">
            <w:pPr>
              <w:pStyle w:val="tableentry"/>
            </w:pPr>
            <w:r>
              <w:t>Running</w:t>
            </w:r>
          </w:p>
        </w:tc>
        <w:tc>
          <w:tcPr>
            <w:tcW w:w="6570" w:type="dxa"/>
          </w:tcPr>
          <w:p w:rsidR="002968CA" w:rsidRDefault="001864F1" w:rsidP="006A7599">
            <w:pPr>
              <w:pStyle w:val="tableentry"/>
            </w:pPr>
            <w:r>
              <w:t>Connector</w:t>
            </w:r>
            <w:r w:rsidR="002968CA">
              <w:t xml:space="preserve"> App is running</w:t>
            </w:r>
          </w:p>
        </w:tc>
      </w:tr>
      <w:tr w:rsidR="002968CA" w:rsidTr="00847B56">
        <w:tc>
          <w:tcPr>
            <w:tcW w:w="2005" w:type="dxa"/>
          </w:tcPr>
          <w:p w:rsidR="002968CA" w:rsidRDefault="002968CA" w:rsidP="006A7599">
            <w:pPr>
              <w:pStyle w:val="tableentry"/>
            </w:pPr>
            <w:r>
              <w:t>Stopped</w:t>
            </w:r>
          </w:p>
        </w:tc>
        <w:tc>
          <w:tcPr>
            <w:tcW w:w="6570" w:type="dxa"/>
          </w:tcPr>
          <w:p w:rsidR="002968CA" w:rsidRDefault="001864F1" w:rsidP="00E14C37">
            <w:pPr>
              <w:pStyle w:val="tableentry"/>
            </w:pPr>
            <w:r>
              <w:t>Connector</w:t>
            </w:r>
            <w:r w:rsidR="002968CA">
              <w:t xml:space="preserve"> App has stopped</w:t>
            </w:r>
          </w:p>
        </w:tc>
      </w:tr>
    </w:tbl>
    <w:p w:rsidR="003F6C48" w:rsidRPr="0079026B" w:rsidRDefault="003F6C48" w:rsidP="003F6C48">
      <w:pPr>
        <w:pStyle w:val="body"/>
        <w:rPr>
          <w:rFonts w:ascii="Times New Roman" w:hAnsi="Times New Roman" w:cs="Times New Roman"/>
        </w:rPr>
      </w:pPr>
    </w:p>
    <w:p w:rsidR="002D78DF" w:rsidRDefault="002D78DF" w:rsidP="00D735D2">
      <w:pPr>
        <w:pStyle w:val="body"/>
        <w:ind w:left="0"/>
      </w:pPr>
    </w:p>
    <w:p w:rsidR="002D78DF" w:rsidRPr="002D78DF" w:rsidRDefault="002D78DF" w:rsidP="002D78DF">
      <w:pPr>
        <w:pStyle w:val="body"/>
      </w:pPr>
    </w:p>
    <w:p w:rsidR="002D78DF" w:rsidRPr="002D78DF" w:rsidRDefault="002D78DF" w:rsidP="002D78DF">
      <w:pPr>
        <w:pStyle w:val="body"/>
      </w:pPr>
    </w:p>
    <w:p w:rsidR="002D78DF" w:rsidRPr="002D78DF" w:rsidRDefault="002D78DF" w:rsidP="002D78DF">
      <w:pPr>
        <w:pStyle w:val="body"/>
      </w:pPr>
    </w:p>
    <w:p w:rsidR="002D78DF" w:rsidRPr="002D78DF" w:rsidRDefault="002D78DF" w:rsidP="002D78DF">
      <w:pPr>
        <w:pStyle w:val="body"/>
      </w:pPr>
    </w:p>
    <w:p w:rsidR="007E1330" w:rsidRDefault="007E1330" w:rsidP="002D78DF">
      <w:pPr>
        <w:pStyle w:val="body"/>
        <w:sectPr w:rsidR="007E1330" w:rsidSect="00815093">
          <w:pgSz w:w="12240" w:h="15840" w:code="1"/>
          <w:pgMar w:top="1440" w:right="1440" w:bottom="1440" w:left="1440" w:header="720" w:footer="432" w:gutter="0"/>
          <w:cols w:space="720"/>
          <w:titlePg/>
          <w:docGrid w:linePitch="326"/>
        </w:sectPr>
      </w:pPr>
    </w:p>
    <w:p w:rsidR="004603F2" w:rsidRPr="004603F2" w:rsidRDefault="004603F2" w:rsidP="006F6AAE">
      <w:pPr>
        <w:pStyle w:val="body"/>
      </w:pPr>
    </w:p>
    <w:p w:rsidR="005C539A" w:rsidRDefault="005C539A" w:rsidP="005C32A8">
      <w:pPr>
        <w:pStyle w:val="Heading1"/>
      </w:pPr>
      <w:bookmarkStart w:id="205" w:name="_Toc404604590"/>
      <w:r>
        <w:t>Performance</w:t>
      </w:r>
      <w:bookmarkEnd w:id="205"/>
    </w:p>
    <w:p w:rsidR="005C539A" w:rsidRPr="00557F53" w:rsidRDefault="00F3734D" w:rsidP="005C32A8">
      <w:pPr>
        <w:pStyle w:val="body"/>
      </w:pPr>
      <w:r>
        <w:t xml:space="preserve">[GWA-HLD-0001] </w:t>
      </w:r>
      <w:r w:rsidR="00847B56">
        <w:t xml:space="preserve">The </w:t>
      </w:r>
      <w:r w:rsidR="00912F72">
        <w:t xml:space="preserve">Gateway </w:t>
      </w:r>
      <w:r w:rsidR="00E55173">
        <w:t>Management</w:t>
      </w:r>
      <w:r w:rsidR="00912F72">
        <w:t xml:space="preserve"> application</w:t>
      </w:r>
      <w:r w:rsidR="00020AA6">
        <w:t xml:space="preserve"> shall</w:t>
      </w:r>
      <w:r w:rsidR="009049C7" w:rsidRPr="00557F53">
        <w:t xml:space="preserve"> support performance and scalability </w:t>
      </w:r>
      <w:r w:rsidR="00B07645">
        <w:t xml:space="preserve">requirements </w:t>
      </w:r>
      <w:r w:rsidR="009049C7" w:rsidRPr="00557F53">
        <w:t xml:space="preserve">as captured by exit criteria </w:t>
      </w:r>
      <w:r w:rsidR="00557F53">
        <w:t xml:space="preserve">defined </w:t>
      </w:r>
      <w:r w:rsidR="009049C7" w:rsidRPr="00557F53">
        <w:t xml:space="preserve">in the </w:t>
      </w:r>
      <w:r w:rsidR="009049C7" w:rsidRPr="00A721A0">
        <w:rPr>
          <w:rStyle w:val="Emphasis"/>
        </w:rPr>
        <w:t xml:space="preserve">Gateway Agent </w:t>
      </w:r>
      <w:r w:rsidR="00A721A0">
        <w:rPr>
          <w:rStyle w:val="Emphasis"/>
        </w:rPr>
        <w:t xml:space="preserve">1.0 </w:t>
      </w:r>
      <w:r w:rsidR="009049C7" w:rsidRPr="00A721A0">
        <w:rPr>
          <w:rStyle w:val="Emphasis"/>
        </w:rPr>
        <w:t>PRD</w:t>
      </w:r>
      <w:r w:rsidR="009049C7" w:rsidRPr="00557F53">
        <w:t>.</w:t>
      </w:r>
    </w:p>
    <w:p w:rsidR="006D2D6C" w:rsidRPr="00F0473D" w:rsidRDefault="006D2D6C" w:rsidP="006D2D6C">
      <w:pPr>
        <w:pStyle w:val="body"/>
        <w:rPr>
          <w:rFonts w:ascii="Times New Roman" w:hAnsi="Times New Roman" w:cs="Times New Roman"/>
        </w:rPr>
      </w:pPr>
    </w:p>
    <w:p w:rsidR="006D2D6C" w:rsidRPr="00F0473D" w:rsidRDefault="006D2D6C" w:rsidP="006D2D6C">
      <w:pPr>
        <w:pStyle w:val="body"/>
        <w:rPr>
          <w:rFonts w:ascii="Times New Roman" w:hAnsi="Times New Roman" w:cs="Times New Roman"/>
        </w:rPr>
        <w:sectPr w:rsidR="006D2D6C" w:rsidRPr="00F0473D" w:rsidSect="00815093">
          <w:pgSz w:w="12240" w:h="15840" w:code="1"/>
          <w:pgMar w:top="1440" w:right="1440" w:bottom="1440" w:left="1440" w:header="720" w:footer="432" w:gutter="0"/>
          <w:cols w:space="720"/>
          <w:titlePg/>
          <w:docGrid w:linePitch="326"/>
        </w:sectPr>
      </w:pPr>
    </w:p>
    <w:p w:rsidR="006D2D6C" w:rsidRPr="00F0473D" w:rsidRDefault="003B3FC4" w:rsidP="0092121A">
      <w:pPr>
        <w:pStyle w:val="Heading1"/>
      </w:pPr>
      <w:bookmarkStart w:id="206" w:name="_Toc404604591"/>
      <w:r>
        <w:lastRenderedPageBreak/>
        <w:t>Requirements</w:t>
      </w:r>
      <w:bookmarkEnd w:id="206"/>
      <w:r w:rsidR="008309A0">
        <w:t xml:space="preserve"> </w:t>
      </w:r>
    </w:p>
    <w:p w:rsidR="009A5544" w:rsidRDefault="009A5544" w:rsidP="00CC5B75">
      <w:pPr>
        <w:pStyle w:val="body"/>
        <w:rPr>
          <w:rFonts w:ascii="Times New Roman" w:hAnsi="Times New Roman" w:cs="Times New Roman"/>
        </w:rPr>
      </w:pPr>
    </w:p>
    <w:p w:rsidR="007A00A1" w:rsidRDefault="007A00A1" w:rsidP="0092121A">
      <w:pPr>
        <w:pStyle w:val="body"/>
      </w:pPr>
      <w:r>
        <w:t>This section captures system requirements for the Gateway Agent.</w:t>
      </w:r>
    </w:p>
    <w:p w:rsidR="007A00A1" w:rsidRDefault="007A00A1" w:rsidP="007A00A1">
      <w:pPr>
        <w:pStyle w:val="Heading2"/>
      </w:pPr>
      <w:bookmarkStart w:id="207" w:name="_Toc378808833"/>
      <w:bookmarkStart w:id="208" w:name="_Toc404604592"/>
      <w:r>
        <w:t xml:space="preserve">Overall </w:t>
      </w:r>
      <w:r w:rsidR="00847B56">
        <w:t>r</w:t>
      </w:r>
      <w:r>
        <w:t>equirements</w:t>
      </w:r>
      <w:bookmarkEnd w:id="207"/>
      <w:bookmarkEnd w:id="208"/>
    </w:p>
    <w:p w:rsidR="0092121A" w:rsidRDefault="0092121A" w:rsidP="0092121A">
      <w:pPr>
        <w:pStyle w:val="Caption"/>
      </w:pPr>
      <w:bookmarkStart w:id="209" w:name="_Toc404604661"/>
      <w:r>
        <w:t xml:space="preserve">Table </w:t>
      </w:r>
      <w:r w:rsidR="009644C4">
        <w:fldChar w:fldCharType="begin"/>
      </w:r>
      <w:r w:rsidR="00197080">
        <w:instrText xml:space="preserve"> STYLEREF 1 \s </w:instrText>
      </w:r>
      <w:r w:rsidR="009644C4">
        <w:fldChar w:fldCharType="separate"/>
      </w:r>
      <w:r w:rsidR="00AC331C">
        <w:rPr>
          <w:noProof/>
        </w:rPr>
        <w:t>5</w:t>
      </w:r>
      <w:r w:rsidR="009644C4">
        <w:rPr>
          <w:noProof/>
        </w:rPr>
        <w:fldChar w:fldCharType="end"/>
      </w:r>
      <w:r>
        <w:noBreakHyphen/>
      </w:r>
      <w:r w:rsidR="009644C4">
        <w:fldChar w:fldCharType="begin"/>
      </w:r>
      <w:r w:rsidR="00197080">
        <w:instrText xml:space="preserve"> SEQ Table \* ARABIC \s 1 </w:instrText>
      </w:r>
      <w:r w:rsidR="009644C4">
        <w:fldChar w:fldCharType="separate"/>
      </w:r>
      <w:r w:rsidR="00AC331C">
        <w:rPr>
          <w:noProof/>
        </w:rPr>
        <w:t>1</w:t>
      </w:r>
      <w:r w:rsidR="009644C4">
        <w:rPr>
          <w:noProof/>
        </w:rPr>
        <w:fldChar w:fldCharType="end"/>
      </w:r>
      <w:r>
        <w:t xml:space="preserve"> Gateway </w:t>
      </w:r>
      <w:r w:rsidR="00E55173">
        <w:t>Management</w:t>
      </w:r>
      <w:r>
        <w:t xml:space="preserve"> </w:t>
      </w:r>
      <w:r w:rsidR="00847B56">
        <w:t>a</w:t>
      </w:r>
      <w:r>
        <w:t>pplication requirements</w:t>
      </w:r>
      <w:bookmarkEnd w:id="209"/>
    </w:p>
    <w:tbl>
      <w:tblPr>
        <w:tblStyle w:val="TableGrid"/>
        <w:tblW w:w="8640" w:type="dxa"/>
        <w:tblInd w:w="835" w:type="dxa"/>
        <w:tblLook w:val="04A0"/>
      </w:tblPr>
      <w:tblGrid>
        <w:gridCol w:w="1890"/>
        <w:gridCol w:w="6750"/>
      </w:tblGrid>
      <w:tr w:rsidR="00262CE4" w:rsidTr="00262CE4">
        <w:trPr>
          <w:cnfStyle w:val="100000000000"/>
          <w:tblHeader/>
        </w:trPr>
        <w:tc>
          <w:tcPr>
            <w:tcW w:w="1890" w:type="dxa"/>
          </w:tcPr>
          <w:p w:rsidR="0092121A" w:rsidRDefault="0092121A" w:rsidP="0092121A">
            <w:pPr>
              <w:pStyle w:val="tableheading"/>
            </w:pPr>
            <w:r>
              <w:t xml:space="preserve">Requirement </w:t>
            </w:r>
          </w:p>
        </w:tc>
        <w:tc>
          <w:tcPr>
            <w:tcW w:w="6750" w:type="dxa"/>
          </w:tcPr>
          <w:p w:rsidR="0092121A" w:rsidRDefault="0092121A" w:rsidP="0092121A">
            <w:pPr>
              <w:pStyle w:val="tableheading"/>
            </w:pPr>
            <w:r>
              <w:t>Description</w:t>
            </w:r>
          </w:p>
        </w:tc>
      </w:tr>
      <w:tr w:rsidR="00262CE4" w:rsidTr="00262CE4">
        <w:tc>
          <w:tcPr>
            <w:tcW w:w="1890" w:type="dxa"/>
          </w:tcPr>
          <w:p w:rsidR="0092121A" w:rsidRDefault="0092121A" w:rsidP="0092121A">
            <w:pPr>
              <w:pStyle w:val="tableentry"/>
            </w:pPr>
            <w:r w:rsidRPr="0092121A">
              <w:t>GWA-HLD-0002</w:t>
            </w:r>
          </w:p>
        </w:tc>
        <w:tc>
          <w:tcPr>
            <w:tcW w:w="6750" w:type="dxa"/>
          </w:tcPr>
          <w:p w:rsidR="0092121A" w:rsidRDefault="0092121A" w:rsidP="0092121A">
            <w:pPr>
              <w:pStyle w:val="tableentry"/>
            </w:pPr>
            <w:r w:rsidRPr="0092121A">
              <w:t xml:space="preserve">The Gateway Management Application shall support the </w:t>
            </w:r>
            <w:proofErr w:type="spellStart"/>
            <w:r w:rsidRPr="0092121A">
              <w:t>org.alljoyn.GWAgent.ProfileMgmt</w:t>
            </w:r>
            <w:proofErr w:type="spellEnd"/>
            <w:r w:rsidRPr="0092121A">
              <w:t xml:space="preserve"> interface.</w:t>
            </w:r>
          </w:p>
        </w:tc>
      </w:tr>
      <w:tr w:rsidR="00262CE4" w:rsidTr="00262CE4">
        <w:tc>
          <w:tcPr>
            <w:tcW w:w="1890" w:type="dxa"/>
          </w:tcPr>
          <w:p w:rsidR="0092121A" w:rsidRDefault="0092121A" w:rsidP="0092121A">
            <w:pPr>
              <w:pStyle w:val="tableentry"/>
            </w:pPr>
            <w:r w:rsidRPr="0092121A">
              <w:t>GWA-HLD-0003</w:t>
            </w:r>
          </w:p>
        </w:tc>
        <w:tc>
          <w:tcPr>
            <w:tcW w:w="6750" w:type="dxa"/>
          </w:tcPr>
          <w:p w:rsidR="0092121A" w:rsidRDefault="0092121A" w:rsidP="0092121A">
            <w:pPr>
              <w:pStyle w:val="tableentry"/>
            </w:pPr>
            <w:r w:rsidRPr="0092121A">
              <w:t xml:space="preserve">The Gateway Management Application shall support the </w:t>
            </w:r>
            <w:proofErr w:type="spellStart"/>
            <w:r w:rsidRPr="0092121A">
              <w:t>org.alljoyn.GWAgent.AppAccess</w:t>
            </w:r>
            <w:proofErr w:type="spellEnd"/>
            <w:r w:rsidRPr="0092121A">
              <w:t xml:space="preserve"> interface.</w:t>
            </w:r>
          </w:p>
        </w:tc>
      </w:tr>
      <w:tr w:rsidR="00262CE4" w:rsidTr="00262CE4">
        <w:tc>
          <w:tcPr>
            <w:tcW w:w="1890" w:type="dxa"/>
          </w:tcPr>
          <w:p w:rsidR="0092121A" w:rsidRDefault="0092121A" w:rsidP="0092121A">
            <w:pPr>
              <w:pStyle w:val="tableentry"/>
            </w:pPr>
            <w:r w:rsidRPr="0092121A">
              <w:t>GWA-HLD-0004</w:t>
            </w:r>
          </w:p>
        </w:tc>
        <w:tc>
          <w:tcPr>
            <w:tcW w:w="6750" w:type="dxa"/>
          </w:tcPr>
          <w:p w:rsidR="0092121A" w:rsidRDefault="0092121A" w:rsidP="0092121A">
            <w:pPr>
              <w:pStyle w:val="tableentry"/>
            </w:pPr>
            <w:r w:rsidRPr="0092121A">
              <w:t xml:space="preserve">The Gateway Management Application shall support the </w:t>
            </w:r>
            <w:proofErr w:type="spellStart"/>
            <w:r w:rsidRPr="0092121A">
              <w:t>org.alljoyn.GWAgent.AppMgmt</w:t>
            </w:r>
            <w:proofErr w:type="spellEnd"/>
            <w:r w:rsidRPr="0092121A">
              <w:t xml:space="preserve"> interface.</w:t>
            </w:r>
          </w:p>
        </w:tc>
      </w:tr>
      <w:tr w:rsidR="00262CE4" w:rsidTr="00262CE4">
        <w:tc>
          <w:tcPr>
            <w:tcW w:w="1890" w:type="dxa"/>
          </w:tcPr>
          <w:p w:rsidR="0092121A" w:rsidRDefault="0092121A" w:rsidP="0092121A">
            <w:pPr>
              <w:pStyle w:val="tableentry"/>
            </w:pPr>
            <w:r w:rsidRPr="0092121A">
              <w:t>GWA-HLD-0005</w:t>
            </w:r>
          </w:p>
        </w:tc>
        <w:tc>
          <w:tcPr>
            <w:tcW w:w="6750" w:type="dxa"/>
          </w:tcPr>
          <w:p w:rsidR="0092121A" w:rsidRDefault="0092121A" w:rsidP="0092121A">
            <w:pPr>
              <w:pStyle w:val="tableentry"/>
            </w:pPr>
            <w:r w:rsidRPr="0092121A">
              <w:t xml:space="preserve">The </w:t>
            </w:r>
            <w:proofErr w:type="spellStart"/>
            <w:r w:rsidRPr="0092121A">
              <w:t>org.alljoyn.GWAgent.ProfileMgmt</w:t>
            </w:r>
            <w:proofErr w:type="spellEnd"/>
            <w:r w:rsidRPr="0092121A">
              <w:t xml:space="preserve"> interface shall be a secure interface.</w:t>
            </w:r>
          </w:p>
        </w:tc>
      </w:tr>
      <w:tr w:rsidR="00262CE4" w:rsidTr="00262CE4">
        <w:tc>
          <w:tcPr>
            <w:tcW w:w="1890" w:type="dxa"/>
          </w:tcPr>
          <w:p w:rsidR="0092121A" w:rsidRDefault="0092121A" w:rsidP="0092121A">
            <w:pPr>
              <w:pStyle w:val="tableentry"/>
            </w:pPr>
            <w:r w:rsidRPr="0092121A">
              <w:t>GWA-HLD-0006</w:t>
            </w:r>
          </w:p>
        </w:tc>
        <w:tc>
          <w:tcPr>
            <w:tcW w:w="6750" w:type="dxa"/>
          </w:tcPr>
          <w:p w:rsidR="0092121A" w:rsidRDefault="0092121A" w:rsidP="0092121A">
            <w:pPr>
              <w:pStyle w:val="tableentry"/>
            </w:pPr>
            <w:r w:rsidRPr="0092121A">
              <w:t xml:space="preserve">The </w:t>
            </w:r>
            <w:proofErr w:type="spellStart"/>
            <w:r w:rsidRPr="0092121A">
              <w:t>org.alljoyn.GWAgent.AppMgmt</w:t>
            </w:r>
            <w:proofErr w:type="spellEnd"/>
            <w:r w:rsidRPr="0092121A">
              <w:t xml:space="preserve"> interface shall be a secure interface.</w:t>
            </w:r>
          </w:p>
        </w:tc>
      </w:tr>
      <w:tr w:rsidR="00262CE4" w:rsidTr="00262CE4">
        <w:tc>
          <w:tcPr>
            <w:tcW w:w="1890" w:type="dxa"/>
          </w:tcPr>
          <w:p w:rsidR="0092121A" w:rsidRDefault="0092121A" w:rsidP="0092121A">
            <w:pPr>
              <w:pStyle w:val="tableentry"/>
            </w:pPr>
            <w:r w:rsidRPr="0092121A">
              <w:t>GWA-HLD-0007</w:t>
            </w:r>
          </w:p>
        </w:tc>
        <w:tc>
          <w:tcPr>
            <w:tcW w:w="6750" w:type="dxa"/>
          </w:tcPr>
          <w:p w:rsidR="0092121A" w:rsidRPr="0092121A" w:rsidRDefault="0092121A" w:rsidP="0092121A">
            <w:pPr>
              <w:pStyle w:val="tableentry"/>
            </w:pPr>
            <w:r w:rsidRPr="0092121A">
              <w:t>The Gateway Management Application shall store the profile data persistently.</w:t>
            </w:r>
          </w:p>
          <w:p w:rsidR="0092121A" w:rsidRDefault="0092121A" w:rsidP="0092121A">
            <w:pPr>
              <w:pStyle w:val="tableentry"/>
            </w:pPr>
          </w:p>
        </w:tc>
      </w:tr>
      <w:tr w:rsidR="00262CE4" w:rsidTr="00262CE4">
        <w:tc>
          <w:tcPr>
            <w:tcW w:w="1890" w:type="dxa"/>
          </w:tcPr>
          <w:p w:rsidR="0092121A" w:rsidRDefault="0092121A" w:rsidP="0092121A">
            <w:pPr>
              <w:pStyle w:val="tableentry"/>
            </w:pPr>
            <w:r w:rsidRPr="0092121A">
              <w:t>GWA-HLD-0008</w:t>
            </w:r>
          </w:p>
        </w:tc>
        <w:tc>
          <w:tcPr>
            <w:tcW w:w="6750" w:type="dxa"/>
          </w:tcPr>
          <w:p w:rsidR="0092121A" w:rsidRDefault="0092121A" w:rsidP="00A721A0">
            <w:pPr>
              <w:pStyle w:val="tableentry"/>
            </w:pPr>
            <w:r w:rsidRPr="0092121A">
              <w:t xml:space="preserve">The Gateway Management Application shall support only one profile for a given </w:t>
            </w:r>
            <w:r w:rsidR="001864F1">
              <w:t>Connector</w:t>
            </w:r>
            <w:r w:rsidRPr="0092121A">
              <w:t xml:space="preserve"> application.</w:t>
            </w:r>
          </w:p>
        </w:tc>
      </w:tr>
      <w:tr w:rsidR="00262CE4" w:rsidTr="00262CE4">
        <w:tc>
          <w:tcPr>
            <w:tcW w:w="1890" w:type="dxa"/>
          </w:tcPr>
          <w:p w:rsidR="0092121A" w:rsidRDefault="0092121A" w:rsidP="0092121A">
            <w:pPr>
              <w:pStyle w:val="tableentry"/>
            </w:pPr>
            <w:r w:rsidRPr="0092121A">
              <w:t>GWA-HLD-0009</w:t>
            </w:r>
          </w:p>
        </w:tc>
        <w:tc>
          <w:tcPr>
            <w:tcW w:w="6750" w:type="dxa"/>
          </w:tcPr>
          <w:p w:rsidR="0092121A" w:rsidRDefault="0092121A" w:rsidP="00A721A0">
            <w:pPr>
              <w:pStyle w:val="tableentry"/>
            </w:pPr>
            <w:r w:rsidRPr="0092121A">
              <w:t xml:space="preserve">The Gateway Management Application shall support profiles for multiple </w:t>
            </w:r>
            <w:r w:rsidR="001864F1">
              <w:t>Connector</w:t>
            </w:r>
            <w:r w:rsidRPr="0092121A">
              <w:t xml:space="preserve"> applications.</w:t>
            </w:r>
          </w:p>
        </w:tc>
      </w:tr>
      <w:tr w:rsidR="00262CE4" w:rsidTr="00262CE4">
        <w:tc>
          <w:tcPr>
            <w:tcW w:w="1890" w:type="dxa"/>
          </w:tcPr>
          <w:p w:rsidR="0092121A" w:rsidRDefault="0092121A" w:rsidP="0092121A">
            <w:pPr>
              <w:pStyle w:val="tableentry"/>
            </w:pPr>
            <w:r w:rsidRPr="0092121A">
              <w:t>GWA-HLD-0010</w:t>
            </w:r>
          </w:p>
        </w:tc>
        <w:tc>
          <w:tcPr>
            <w:tcW w:w="6750" w:type="dxa"/>
          </w:tcPr>
          <w:p w:rsidR="0092121A" w:rsidRDefault="0092121A" w:rsidP="00A721A0">
            <w:pPr>
              <w:pStyle w:val="tableentry"/>
            </w:pPr>
            <w:r w:rsidRPr="0092121A">
              <w:t xml:space="preserve">The Gateway Management Application shall support updating the </w:t>
            </w:r>
            <w:proofErr w:type="spellStart"/>
            <w:r w:rsidRPr="0092121A">
              <w:t>config</w:t>
            </w:r>
            <w:proofErr w:type="spellEnd"/>
            <w:r w:rsidRPr="0092121A">
              <w:t xml:space="preserve"> file policy rules to control communication between </w:t>
            </w:r>
            <w:r w:rsidR="001864F1">
              <w:t>Connector</w:t>
            </w:r>
            <w:r w:rsidRPr="0092121A">
              <w:t xml:space="preserve"> applications and </w:t>
            </w:r>
            <w:proofErr w:type="spellStart"/>
            <w:r w:rsidRPr="0092121A">
              <w:t>AllJoyn</w:t>
            </w:r>
            <w:proofErr w:type="spellEnd"/>
            <w:r w:rsidRPr="0092121A">
              <w:t xml:space="preserve"> devices.</w:t>
            </w:r>
          </w:p>
        </w:tc>
      </w:tr>
      <w:tr w:rsidR="0092121A" w:rsidTr="00262CE4">
        <w:tc>
          <w:tcPr>
            <w:tcW w:w="1890" w:type="dxa"/>
          </w:tcPr>
          <w:p w:rsidR="0092121A" w:rsidRPr="0092121A" w:rsidRDefault="0092121A" w:rsidP="0092121A">
            <w:pPr>
              <w:pStyle w:val="tableentry"/>
            </w:pPr>
            <w:r w:rsidRPr="0092121A">
              <w:t>GWA-HLD-0011</w:t>
            </w:r>
          </w:p>
        </w:tc>
        <w:tc>
          <w:tcPr>
            <w:tcW w:w="6750" w:type="dxa"/>
          </w:tcPr>
          <w:p w:rsidR="0092121A" w:rsidRDefault="00E14C37" w:rsidP="00A721A0">
            <w:pPr>
              <w:pStyle w:val="tableentry"/>
            </w:pPr>
            <w:r>
              <w:t xml:space="preserve">The </w:t>
            </w:r>
            <w:proofErr w:type="spellStart"/>
            <w:r w:rsidR="001F5238">
              <w:t>AllJoyn</w:t>
            </w:r>
            <w:proofErr w:type="spellEnd"/>
            <w:r w:rsidR="001F5238">
              <w:t xml:space="preserve"> Router</w:t>
            </w:r>
            <w:r w:rsidR="0092121A" w:rsidRPr="0092121A">
              <w:t xml:space="preserve"> shall enforce </w:t>
            </w:r>
            <w:proofErr w:type="spellStart"/>
            <w:r w:rsidR="0092121A" w:rsidRPr="0092121A">
              <w:t>config</w:t>
            </w:r>
            <w:proofErr w:type="spellEnd"/>
            <w:r w:rsidR="0092121A" w:rsidRPr="0092121A">
              <w:t xml:space="preserve"> file policy rules when passing messages to/from </w:t>
            </w:r>
            <w:r w:rsidR="001864F1">
              <w:t>Connector</w:t>
            </w:r>
            <w:r w:rsidR="0092121A" w:rsidRPr="0092121A">
              <w:t xml:space="preserve"> applications.</w:t>
            </w:r>
          </w:p>
        </w:tc>
      </w:tr>
      <w:tr w:rsidR="0092121A" w:rsidTr="00262CE4">
        <w:tc>
          <w:tcPr>
            <w:tcW w:w="1890" w:type="dxa"/>
          </w:tcPr>
          <w:p w:rsidR="0092121A" w:rsidRPr="0092121A" w:rsidRDefault="0092121A" w:rsidP="0092121A">
            <w:pPr>
              <w:pStyle w:val="tableentry"/>
            </w:pPr>
            <w:r w:rsidRPr="0092121A">
              <w:t>GWA-HLD-0012</w:t>
            </w:r>
          </w:p>
        </w:tc>
        <w:tc>
          <w:tcPr>
            <w:tcW w:w="6750" w:type="dxa"/>
          </w:tcPr>
          <w:p w:rsidR="0092121A" w:rsidRDefault="0092121A" w:rsidP="00A721A0">
            <w:pPr>
              <w:pStyle w:val="tableentry"/>
            </w:pPr>
            <w:r w:rsidRPr="0092121A">
              <w:t xml:space="preserve">The Gateway Management Application shall create firewall rules to block </w:t>
            </w:r>
            <w:r w:rsidR="001864F1">
              <w:t>Connector</w:t>
            </w:r>
            <w:r w:rsidRPr="0092121A">
              <w:t xml:space="preserve"> applications from opening IP connections to other devices (</w:t>
            </w:r>
            <w:proofErr w:type="spellStart"/>
            <w:r w:rsidRPr="0092121A">
              <w:t>AllJoyn</w:t>
            </w:r>
            <w:proofErr w:type="spellEnd"/>
            <w:r w:rsidRPr="0092121A">
              <w:t xml:space="preserve"> or non-</w:t>
            </w:r>
            <w:proofErr w:type="spellStart"/>
            <w:r w:rsidRPr="0092121A">
              <w:t>AllJoyn</w:t>
            </w:r>
            <w:proofErr w:type="spellEnd"/>
            <w:r w:rsidRPr="0092121A">
              <w:t>) on the proximal Wi-Fi network.</w:t>
            </w:r>
          </w:p>
        </w:tc>
      </w:tr>
      <w:tr w:rsidR="00A721A0" w:rsidTr="00262CE4">
        <w:tc>
          <w:tcPr>
            <w:tcW w:w="1890" w:type="dxa"/>
          </w:tcPr>
          <w:p w:rsidR="00A721A0" w:rsidRPr="00A721A0" w:rsidRDefault="00A721A0" w:rsidP="00A721A0">
            <w:pPr>
              <w:pStyle w:val="tableentry"/>
            </w:pPr>
            <w:r w:rsidRPr="00A721A0">
              <w:t>GWA-HLD-0081</w:t>
            </w:r>
          </w:p>
        </w:tc>
        <w:tc>
          <w:tcPr>
            <w:tcW w:w="6750" w:type="dxa"/>
          </w:tcPr>
          <w:p w:rsidR="00A721A0" w:rsidRPr="00A721A0" w:rsidRDefault="00A721A0" w:rsidP="00A721A0">
            <w:pPr>
              <w:pStyle w:val="tableentry"/>
            </w:pPr>
            <w:r w:rsidRPr="00A721A0">
              <w:t xml:space="preserve">The Gateway Management Application shall support ALLJOYN_SRP_KEYX auth mechanism for secure </w:t>
            </w:r>
            <w:proofErr w:type="spellStart"/>
            <w:r w:rsidRPr="00A721A0">
              <w:t>AllJoyn</w:t>
            </w:r>
            <w:proofErr w:type="spellEnd"/>
            <w:r w:rsidRPr="00A721A0">
              <w:t xml:space="preserve"> interfaces.</w:t>
            </w:r>
          </w:p>
        </w:tc>
      </w:tr>
      <w:tr w:rsidR="00A721A0" w:rsidTr="00262CE4">
        <w:tc>
          <w:tcPr>
            <w:tcW w:w="1890" w:type="dxa"/>
          </w:tcPr>
          <w:p w:rsidR="00A721A0" w:rsidRPr="00A721A0" w:rsidRDefault="00A721A0" w:rsidP="00A721A0">
            <w:pPr>
              <w:pStyle w:val="tableentry"/>
            </w:pPr>
            <w:r w:rsidRPr="00A721A0">
              <w:t>GWA-HLD-0082</w:t>
            </w:r>
          </w:p>
        </w:tc>
        <w:tc>
          <w:tcPr>
            <w:tcW w:w="6750" w:type="dxa"/>
          </w:tcPr>
          <w:p w:rsidR="00A721A0" w:rsidRPr="00A721A0" w:rsidRDefault="00A721A0" w:rsidP="00A721A0">
            <w:pPr>
              <w:pStyle w:val="tableentry"/>
            </w:pPr>
            <w:r w:rsidRPr="00A721A0">
              <w:t xml:space="preserve">The Gateway Management Application shall be configured with a default password to be used for secure </w:t>
            </w:r>
            <w:proofErr w:type="spellStart"/>
            <w:r w:rsidRPr="00A721A0">
              <w:t>AllJoyn</w:t>
            </w:r>
            <w:proofErr w:type="spellEnd"/>
            <w:r w:rsidRPr="00A721A0">
              <w:t xml:space="preserve"> interfaces.</w:t>
            </w:r>
          </w:p>
        </w:tc>
      </w:tr>
      <w:tr w:rsidR="00A721A0" w:rsidTr="00262CE4">
        <w:tc>
          <w:tcPr>
            <w:tcW w:w="1890" w:type="dxa"/>
          </w:tcPr>
          <w:p w:rsidR="00A721A0" w:rsidRPr="00A721A0" w:rsidRDefault="00A721A0" w:rsidP="00A721A0">
            <w:pPr>
              <w:pStyle w:val="tableentry"/>
            </w:pPr>
            <w:r w:rsidRPr="00A721A0">
              <w:t>GWA-HLD-0083</w:t>
            </w:r>
          </w:p>
        </w:tc>
        <w:tc>
          <w:tcPr>
            <w:tcW w:w="6750" w:type="dxa"/>
          </w:tcPr>
          <w:p w:rsidR="00A721A0" w:rsidRPr="00A721A0" w:rsidRDefault="00A721A0" w:rsidP="00A721A0">
            <w:pPr>
              <w:pStyle w:val="tableentry"/>
            </w:pPr>
            <w:r w:rsidRPr="00A721A0">
              <w:t xml:space="preserve">The Gateway Management Application shall support </w:t>
            </w:r>
            <w:proofErr w:type="spellStart"/>
            <w:r w:rsidRPr="00A721A0">
              <w:t>Config</w:t>
            </w:r>
            <w:proofErr w:type="spellEnd"/>
            <w:r w:rsidRPr="00A721A0">
              <w:t xml:space="preserve"> service to update the password for secure </w:t>
            </w:r>
            <w:proofErr w:type="spellStart"/>
            <w:r w:rsidRPr="00A721A0">
              <w:t>AllJoyn</w:t>
            </w:r>
            <w:proofErr w:type="spellEnd"/>
            <w:r w:rsidRPr="00A721A0">
              <w:t xml:space="preserve"> interfaces.</w:t>
            </w:r>
          </w:p>
        </w:tc>
      </w:tr>
    </w:tbl>
    <w:p w:rsidR="00EA2C51" w:rsidRDefault="00847B56" w:rsidP="00EA2C51">
      <w:pPr>
        <w:pStyle w:val="Heading2"/>
      </w:pPr>
      <w:bookmarkStart w:id="210" w:name="_Toc404604593"/>
      <w:bookmarkStart w:id="211" w:name="_Toc378808834"/>
      <w:r>
        <w:lastRenderedPageBreak/>
        <w:t>Gateway d</w:t>
      </w:r>
      <w:r w:rsidR="00EA2C51">
        <w:t>iscovery</w:t>
      </w:r>
      <w:bookmarkEnd w:id="210"/>
      <w:r w:rsidR="00EA2C51">
        <w:t xml:space="preserve"> </w:t>
      </w:r>
      <w:bookmarkEnd w:id="211"/>
    </w:p>
    <w:p w:rsidR="0092121A" w:rsidRDefault="0092121A" w:rsidP="00E36F79">
      <w:pPr>
        <w:pStyle w:val="Caption"/>
        <w:keepNext/>
      </w:pPr>
      <w:bookmarkStart w:id="212" w:name="_Toc404604662"/>
      <w:r>
        <w:t xml:space="preserve">Table </w:t>
      </w:r>
      <w:r w:rsidR="009644C4">
        <w:fldChar w:fldCharType="begin"/>
      </w:r>
      <w:r w:rsidR="00197080">
        <w:instrText xml:space="preserve"> STYLEREF 1 \s </w:instrText>
      </w:r>
      <w:r w:rsidR="009644C4">
        <w:fldChar w:fldCharType="separate"/>
      </w:r>
      <w:r w:rsidR="00AC331C">
        <w:rPr>
          <w:noProof/>
        </w:rPr>
        <w:t>5</w:t>
      </w:r>
      <w:r w:rsidR="009644C4">
        <w:rPr>
          <w:noProof/>
        </w:rPr>
        <w:fldChar w:fldCharType="end"/>
      </w:r>
      <w:r>
        <w:noBreakHyphen/>
      </w:r>
      <w:r w:rsidR="009644C4">
        <w:fldChar w:fldCharType="begin"/>
      </w:r>
      <w:r w:rsidR="00197080">
        <w:instrText xml:space="preserve"> SEQ Table \* ARABIC \s 1 </w:instrText>
      </w:r>
      <w:r w:rsidR="009644C4">
        <w:fldChar w:fldCharType="separate"/>
      </w:r>
      <w:r w:rsidR="00AC331C">
        <w:rPr>
          <w:noProof/>
        </w:rPr>
        <w:t>2</w:t>
      </w:r>
      <w:r w:rsidR="009644C4">
        <w:rPr>
          <w:noProof/>
        </w:rPr>
        <w:fldChar w:fldCharType="end"/>
      </w:r>
      <w:r w:rsidR="00847B56">
        <w:t xml:space="preserve"> Gateway d</w:t>
      </w:r>
      <w:r>
        <w:t>iscovery requirements</w:t>
      </w:r>
      <w:bookmarkEnd w:id="212"/>
    </w:p>
    <w:tbl>
      <w:tblPr>
        <w:tblStyle w:val="TableGrid"/>
        <w:tblW w:w="8640" w:type="dxa"/>
        <w:tblInd w:w="835" w:type="dxa"/>
        <w:tblLook w:val="04A0"/>
      </w:tblPr>
      <w:tblGrid>
        <w:gridCol w:w="2365"/>
        <w:gridCol w:w="6275"/>
      </w:tblGrid>
      <w:tr w:rsidR="0092121A" w:rsidTr="00262CE4">
        <w:trPr>
          <w:cnfStyle w:val="100000000000"/>
          <w:tblHeader/>
        </w:trPr>
        <w:tc>
          <w:tcPr>
            <w:tcW w:w="2365" w:type="dxa"/>
          </w:tcPr>
          <w:p w:rsidR="0092121A" w:rsidRDefault="0092121A" w:rsidP="00262CE4">
            <w:pPr>
              <w:pStyle w:val="tableheading"/>
            </w:pPr>
            <w:r>
              <w:t xml:space="preserve">Requirement </w:t>
            </w:r>
          </w:p>
        </w:tc>
        <w:tc>
          <w:tcPr>
            <w:tcW w:w="6275" w:type="dxa"/>
          </w:tcPr>
          <w:p w:rsidR="0092121A" w:rsidRDefault="0092121A" w:rsidP="00262CE4">
            <w:pPr>
              <w:pStyle w:val="tableheading"/>
            </w:pPr>
            <w:r>
              <w:t>Description</w:t>
            </w:r>
          </w:p>
        </w:tc>
      </w:tr>
      <w:tr w:rsidR="0092121A" w:rsidTr="00262CE4">
        <w:tc>
          <w:tcPr>
            <w:tcW w:w="2365" w:type="dxa"/>
          </w:tcPr>
          <w:p w:rsidR="0092121A" w:rsidRDefault="00262CE4" w:rsidP="00262CE4">
            <w:pPr>
              <w:pStyle w:val="tableentry"/>
            </w:pPr>
            <w:r>
              <w:t>GWA-HLD-0014</w:t>
            </w:r>
          </w:p>
        </w:tc>
        <w:tc>
          <w:tcPr>
            <w:tcW w:w="6275" w:type="dxa"/>
          </w:tcPr>
          <w:p w:rsidR="0092121A" w:rsidRPr="00262CE4" w:rsidRDefault="00262CE4" w:rsidP="00E36F79">
            <w:pPr>
              <w:pStyle w:val="tableentry"/>
            </w:pPr>
            <w:r w:rsidRPr="00EA2C51">
              <w:t xml:space="preserve">The Gateway </w:t>
            </w:r>
            <w:r>
              <w:t xml:space="preserve">Management Application </w:t>
            </w:r>
            <w:r w:rsidRPr="00EA2C51">
              <w:t xml:space="preserve">shall announce the </w:t>
            </w:r>
            <w:r w:rsidR="00E36F79">
              <w:t xml:space="preserve">Profile </w:t>
            </w:r>
            <w:r w:rsidR="00AC331C">
              <w:t>Management</w:t>
            </w:r>
            <w:r w:rsidR="00E36F79">
              <w:t xml:space="preserve"> interface(s) </w:t>
            </w:r>
            <w:r w:rsidRPr="00EA2C51">
              <w:t>in the About announcement signal</w:t>
            </w:r>
            <w:r>
              <w:t>.</w:t>
            </w:r>
          </w:p>
        </w:tc>
      </w:tr>
      <w:tr w:rsidR="0092121A" w:rsidTr="00262CE4">
        <w:tc>
          <w:tcPr>
            <w:tcW w:w="2365" w:type="dxa"/>
          </w:tcPr>
          <w:p w:rsidR="0092121A" w:rsidRDefault="00262CE4" w:rsidP="00262CE4">
            <w:pPr>
              <w:pStyle w:val="tableentry"/>
            </w:pPr>
            <w:r>
              <w:t>GWA-HLD-0015</w:t>
            </w:r>
          </w:p>
        </w:tc>
        <w:tc>
          <w:tcPr>
            <w:tcW w:w="6275" w:type="dxa"/>
          </w:tcPr>
          <w:p w:rsidR="0092121A" w:rsidRDefault="00262CE4" w:rsidP="00E36F79">
            <w:pPr>
              <w:pStyle w:val="tableentry"/>
            </w:pPr>
            <w:r w:rsidRPr="00EA2C51">
              <w:t xml:space="preserve">The Gateway </w:t>
            </w:r>
            <w:r>
              <w:t xml:space="preserve">Management Application </w:t>
            </w:r>
            <w:r w:rsidRPr="00EA2C51">
              <w:t xml:space="preserve">shall announce the </w:t>
            </w:r>
            <w:r w:rsidR="00E36F79">
              <w:t xml:space="preserve">Application Management </w:t>
            </w:r>
            <w:r w:rsidRPr="00EA2C51">
              <w:t>interface</w:t>
            </w:r>
            <w:r w:rsidR="00E36F79">
              <w:t>(s)</w:t>
            </w:r>
            <w:r w:rsidRPr="00EA2C51">
              <w:t xml:space="preserve"> in the About announcement signal</w:t>
            </w:r>
            <w:r>
              <w:t>.</w:t>
            </w:r>
          </w:p>
        </w:tc>
      </w:tr>
      <w:tr w:rsidR="0092121A" w:rsidTr="00262CE4">
        <w:tc>
          <w:tcPr>
            <w:tcW w:w="2365" w:type="dxa"/>
          </w:tcPr>
          <w:p w:rsidR="0092121A" w:rsidRDefault="00262CE4" w:rsidP="00262CE4">
            <w:pPr>
              <w:pStyle w:val="tableentry"/>
            </w:pPr>
            <w:r>
              <w:t>GWA-HLD-0016</w:t>
            </w:r>
          </w:p>
        </w:tc>
        <w:tc>
          <w:tcPr>
            <w:tcW w:w="6275" w:type="dxa"/>
          </w:tcPr>
          <w:p w:rsidR="0092121A" w:rsidRPr="00262CE4" w:rsidRDefault="00262CE4" w:rsidP="00262CE4">
            <w:pPr>
              <w:pStyle w:val="tableentry"/>
            </w:pPr>
            <w:r>
              <w:t xml:space="preserve">The </w:t>
            </w:r>
            <w:r w:rsidRPr="00EA2C51">
              <w:t xml:space="preserve">Gateway </w:t>
            </w:r>
            <w:r>
              <w:t xml:space="preserve">Management Application </w:t>
            </w:r>
            <w:r w:rsidRPr="00EA2C51">
              <w:t>shall</w:t>
            </w:r>
            <w:r>
              <w:t xml:space="preserve"> populate the </w:t>
            </w:r>
            <w:proofErr w:type="spellStart"/>
            <w:r>
              <w:t>AppName</w:t>
            </w:r>
            <w:proofErr w:type="spellEnd"/>
            <w:r>
              <w:t xml:space="preserve"> field in the announcement signal with the configured value for the ‘App Name’ parameter. </w:t>
            </w:r>
          </w:p>
        </w:tc>
      </w:tr>
    </w:tbl>
    <w:p w:rsidR="008160BA" w:rsidRDefault="00EA2C51" w:rsidP="008160BA">
      <w:pPr>
        <w:pStyle w:val="Heading2"/>
      </w:pPr>
      <w:bookmarkStart w:id="213" w:name="_Toc404604594"/>
      <w:bookmarkStart w:id="214" w:name="_Toc378808835"/>
      <w:r>
        <w:t xml:space="preserve">Profile </w:t>
      </w:r>
      <w:r w:rsidR="00E36F79">
        <w:t>m</w:t>
      </w:r>
      <w:r>
        <w:t>anagement</w:t>
      </w:r>
      <w:bookmarkEnd w:id="213"/>
      <w:r>
        <w:t xml:space="preserve"> </w:t>
      </w:r>
      <w:bookmarkEnd w:id="214"/>
    </w:p>
    <w:p w:rsidR="00262CE4" w:rsidRDefault="00262CE4" w:rsidP="00262CE4">
      <w:pPr>
        <w:pStyle w:val="Caption"/>
      </w:pPr>
      <w:bookmarkStart w:id="215" w:name="_Toc404604663"/>
      <w:r>
        <w:t xml:space="preserve">Table </w:t>
      </w:r>
      <w:r w:rsidR="009644C4">
        <w:fldChar w:fldCharType="begin"/>
      </w:r>
      <w:r w:rsidR="00197080">
        <w:instrText xml:space="preserve"> STYLEREF 1 \s </w:instrText>
      </w:r>
      <w:r w:rsidR="009644C4">
        <w:fldChar w:fldCharType="separate"/>
      </w:r>
      <w:r w:rsidR="00AC331C">
        <w:rPr>
          <w:noProof/>
        </w:rPr>
        <w:t>5</w:t>
      </w:r>
      <w:r w:rsidR="009644C4">
        <w:rPr>
          <w:noProof/>
        </w:rPr>
        <w:fldChar w:fldCharType="end"/>
      </w:r>
      <w:r>
        <w:noBreakHyphen/>
      </w:r>
      <w:r w:rsidR="009644C4">
        <w:fldChar w:fldCharType="begin"/>
      </w:r>
      <w:r w:rsidR="00197080">
        <w:instrText xml:space="preserve"> SEQ Table \* ARABIC \s 1 </w:instrText>
      </w:r>
      <w:r w:rsidR="009644C4">
        <w:fldChar w:fldCharType="separate"/>
      </w:r>
      <w:r w:rsidR="00AC331C">
        <w:rPr>
          <w:noProof/>
        </w:rPr>
        <w:t>3</w:t>
      </w:r>
      <w:r w:rsidR="009644C4">
        <w:rPr>
          <w:noProof/>
        </w:rPr>
        <w:fldChar w:fldCharType="end"/>
      </w:r>
      <w:r w:rsidR="00E36F79">
        <w:t xml:space="preserve"> Profile m</w:t>
      </w:r>
      <w:r>
        <w:t>anagement requirements</w:t>
      </w:r>
      <w:bookmarkEnd w:id="215"/>
    </w:p>
    <w:tbl>
      <w:tblPr>
        <w:tblStyle w:val="TableGrid"/>
        <w:tblW w:w="8640" w:type="dxa"/>
        <w:tblInd w:w="835" w:type="dxa"/>
        <w:tblLook w:val="04A0"/>
      </w:tblPr>
      <w:tblGrid>
        <w:gridCol w:w="2365"/>
        <w:gridCol w:w="6275"/>
      </w:tblGrid>
      <w:tr w:rsidR="00262CE4" w:rsidTr="00262CE4">
        <w:trPr>
          <w:cnfStyle w:val="100000000000"/>
          <w:tblHeader/>
        </w:trPr>
        <w:tc>
          <w:tcPr>
            <w:tcW w:w="2365" w:type="dxa"/>
          </w:tcPr>
          <w:p w:rsidR="00262CE4" w:rsidRDefault="00262CE4" w:rsidP="00262CE4">
            <w:pPr>
              <w:pStyle w:val="tableheading"/>
            </w:pPr>
            <w:r>
              <w:t xml:space="preserve">Requirement </w:t>
            </w:r>
          </w:p>
        </w:tc>
        <w:tc>
          <w:tcPr>
            <w:tcW w:w="6275" w:type="dxa"/>
          </w:tcPr>
          <w:p w:rsidR="00262CE4" w:rsidRDefault="00262CE4" w:rsidP="00262CE4">
            <w:pPr>
              <w:pStyle w:val="tableheading"/>
            </w:pPr>
            <w:r>
              <w:t>Description</w:t>
            </w:r>
          </w:p>
        </w:tc>
      </w:tr>
      <w:tr w:rsidR="00262CE4" w:rsidTr="00262CE4">
        <w:tc>
          <w:tcPr>
            <w:tcW w:w="2365" w:type="dxa"/>
          </w:tcPr>
          <w:p w:rsidR="00262CE4" w:rsidRPr="00262CE4" w:rsidRDefault="00262CE4" w:rsidP="00262CE4">
            <w:pPr>
              <w:pStyle w:val="tableentry"/>
            </w:pPr>
            <w:r w:rsidRPr="00262CE4">
              <w:t>GWA-HLD-0017</w:t>
            </w:r>
          </w:p>
        </w:tc>
        <w:tc>
          <w:tcPr>
            <w:tcW w:w="6275" w:type="dxa"/>
          </w:tcPr>
          <w:p w:rsidR="00262CE4" w:rsidRPr="00262CE4" w:rsidRDefault="00262CE4" w:rsidP="00262CE4">
            <w:pPr>
              <w:pStyle w:val="tableentry"/>
            </w:pPr>
            <w:r w:rsidRPr="00262CE4">
              <w:t xml:space="preserve">The Gateway Management Application shall support functional methods for Profile Management interface as per </w:t>
            </w:r>
            <w:fldSimple w:instr=" REF _Ref371579080 \h  \* MERGEFORMAT ">
              <w:r w:rsidR="00AC331C">
                <w:t>Table 2</w:t>
              </w:r>
              <w:r w:rsidR="00AC331C">
                <w:noBreakHyphen/>
                <w:t>1</w:t>
              </w:r>
            </w:fldSimple>
            <w:r w:rsidRPr="00262CE4">
              <w:t>.</w:t>
            </w:r>
          </w:p>
        </w:tc>
      </w:tr>
      <w:tr w:rsidR="00262CE4" w:rsidTr="00262CE4">
        <w:tc>
          <w:tcPr>
            <w:tcW w:w="2365" w:type="dxa"/>
          </w:tcPr>
          <w:p w:rsidR="00262CE4" w:rsidRPr="00262CE4" w:rsidRDefault="00262CE4" w:rsidP="00262CE4">
            <w:pPr>
              <w:pStyle w:val="tableentry"/>
            </w:pPr>
            <w:r w:rsidRPr="00262CE4">
              <w:t>GWA-HLD-0018</w:t>
            </w:r>
          </w:p>
        </w:tc>
        <w:tc>
          <w:tcPr>
            <w:tcW w:w="6275" w:type="dxa"/>
          </w:tcPr>
          <w:p w:rsidR="00262CE4" w:rsidRPr="00262CE4" w:rsidRDefault="00262CE4" w:rsidP="00262CE4">
            <w:pPr>
              <w:pStyle w:val="tableentry"/>
            </w:pPr>
            <w:r w:rsidRPr="00262CE4">
              <w:t xml:space="preserve">The Gateway Management Application shall support behavior as per </w:t>
            </w:r>
            <w:fldSimple w:instr=" REF _Ref372036386 \h  \* MERGEFORMAT ">
              <w:r w:rsidR="00AC331C">
                <w:t>Figure 2</w:t>
              </w:r>
              <w:r w:rsidR="00AC331C">
                <w:noBreakHyphen/>
                <w:t>6</w:t>
              </w:r>
            </w:fldSimple>
            <w:r w:rsidRPr="00262CE4">
              <w:t xml:space="preserve"> for creating a profile.</w:t>
            </w:r>
          </w:p>
        </w:tc>
      </w:tr>
      <w:tr w:rsidR="00262CE4" w:rsidTr="00262CE4">
        <w:tc>
          <w:tcPr>
            <w:tcW w:w="2365" w:type="dxa"/>
          </w:tcPr>
          <w:p w:rsidR="00262CE4" w:rsidRPr="00262CE4" w:rsidRDefault="00262CE4" w:rsidP="00262CE4">
            <w:pPr>
              <w:pStyle w:val="tableentry"/>
            </w:pPr>
            <w:r w:rsidRPr="00262CE4">
              <w:t>GWA-HLD-0019</w:t>
            </w:r>
          </w:p>
        </w:tc>
        <w:tc>
          <w:tcPr>
            <w:tcW w:w="6275" w:type="dxa"/>
          </w:tcPr>
          <w:p w:rsidR="00262CE4" w:rsidRPr="00262CE4" w:rsidRDefault="00262CE4" w:rsidP="00262CE4">
            <w:pPr>
              <w:pStyle w:val="tableentry"/>
            </w:pPr>
            <w:r w:rsidRPr="00262CE4">
              <w:t xml:space="preserve">The Gateway Management Application shall support behavior as per </w:t>
            </w:r>
            <w:fldSimple w:instr=" REF _Ref372036688 \h  \* MERGEFORMAT ">
              <w:r w:rsidR="00AC331C">
                <w:t>Figure 2</w:t>
              </w:r>
              <w:r w:rsidR="00AC331C">
                <w:noBreakHyphen/>
                <w:t>7</w:t>
              </w:r>
            </w:fldSimple>
            <w:r w:rsidRPr="00262CE4">
              <w:t xml:space="preserve"> for activating a profile.</w:t>
            </w:r>
          </w:p>
        </w:tc>
      </w:tr>
      <w:tr w:rsidR="00262CE4" w:rsidTr="00262CE4">
        <w:tc>
          <w:tcPr>
            <w:tcW w:w="2365" w:type="dxa"/>
          </w:tcPr>
          <w:p w:rsidR="00262CE4" w:rsidRPr="00262CE4" w:rsidRDefault="00262CE4" w:rsidP="00262CE4">
            <w:pPr>
              <w:pStyle w:val="tableentry"/>
            </w:pPr>
            <w:r w:rsidRPr="00262CE4">
              <w:t>GWA-HLD-0020</w:t>
            </w:r>
          </w:p>
        </w:tc>
        <w:tc>
          <w:tcPr>
            <w:tcW w:w="6275" w:type="dxa"/>
          </w:tcPr>
          <w:p w:rsidR="00262CE4" w:rsidRPr="00262CE4" w:rsidRDefault="00262CE4" w:rsidP="00262CE4">
            <w:pPr>
              <w:pStyle w:val="tableentry"/>
            </w:pPr>
            <w:r w:rsidRPr="00262CE4">
              <w:t xml:space="preserve">The Gateway Management Application shall support behavior as per </w:t>
            </w:r>
            <w:fldSimple w:instr=" REF _Ref372036747 \h  \* MERGEFORMAT ">
              <w:r w:rsidR="00AC331C">
                <w:t>Figure 2</w:t>
              </w:r>
              <w:r w:rsidR="00AC331C">
                <w:noBreakHyphen/>
                <w:t>9</w:t>
              </w:r>
            </w:fldSimple>
            <w:r w:rsidRPr="00262CE4">
              <w:t xml:space="preserve"> for updating a profile.</w:t>
            </w:r>
          </w:p>
        </w:tc>
      </w:tr>
      <w:tr w:rsidR="00262CE4" w:rsidTr="00262CE4">
        <w:tc>
          <w:tcPr>
            <w:tcW w:w="2365" w:type="dxa"/>
          </w:tcPr>
          <w:p w:rsidR="00262CE4" w:rsidRPr="00262CE4" w:rsidRDefault="00262CE4" w:rsidP="00262CE4">
            <w:pPr>
              <w:pStyle w:val="tableentry"/>
            </w:pPr>
            <w:r w:rsidRPr="00262CE4">
              <w:t>GWA-HLD-0021</w:t>
            </w:r>
          </w:p>
        </w:tc>
        <w:tc>
          <w:tcPr>
            <w:tcW w:w="6275" w:type="dxa"/>
          </w:tcPr>
          <w:p w:rsidR="00262CE4" w:rsidRPr="00262CE4" w:rsidRDefault="00262CE4" w:rsidP="00262CE4">
            <w:pPr>
              <w:pStyle w:val="tableentry"/>
            </w:pPr>
            <w:r w:rsidRPr="00262CE4">
              <w:t xml:space="preserve">The Gateway Management Application shall support behavior as per </w:t>
            </w:r>
            <w:fldSimple w:instr=" REF _Ref372036769 \h  \* MERGEFORMAT ">
              <w:r w:rsidR="00AC331C">
                <w:t>Figure 2</w:t>
              </w:r>
              <w:r w:rsidR="00AC331C">
                <w:noBreakHyphen/>
                <w:t>10</w:t>
              </w:r>
            </w:fldSimple>
            <w:r w:rsidRPr="00262CE4">
              <w:t xml:space="preserve"> for deleting a profile.</w:t>
            </w:r>
          </w:p>
        </w:tc>
      </w:tr>
      <w:tr w:rsidR="00262CE4" w:rsidTr="00262CE4">
        <w:tc>
          <w:tcPr>
            <w:tcW w:w="2365" w:type="dxa"/>
          </w:tcPr>
          <w:p w:rsidR="00262CE4" w:rsidRDefault="00262CE4" w:rsidP="00262CE4">
            <w:pPr>
              <w:pStyle w:val="tableentry"/>
            </w:pPr>
            <w:r>
              <w:t>GWA-HLD-0023</w:t>
            </w:r>
          </w:p>
        </w:tc>
        <w:tc>
          <w:tcPr>
            <w:tcW w:w="6275" w:type="dxa"/>
          </w:tcPr>
          <w:p w:rsidR="00262CE4" w:rsidRPr="00EA2C51" w:rsidRDefault="00262CE4" w:rsidP="00262CE4">
            <w:pPr>
              <w:pStyle w:val="tableentry"/>
            </w:pPr>
            <w:r w:rsidRPr="00CC5B75">
              <w:t xml:space="preserve">The </w:t>
            </w:r>
            <w:r w:rsidRPr="00EA2C51">
              <w:t xml:space="preserve">Gateway </w:t>
            </w:r>
            <w:r>
              <w:t xml:space="preserve">Management Application shall support behavior as per </w:t>
            </w:r>
            <w:fldSimple w:instr=" REF _Ref379448961 \h  \* MERGEFORMAT ">
              <w:r w:rsidR="00AC331C">
                <w:t>Figure 2</w:t>
              </w:r>
              <w:r w:rsidR="00AC331C">
                <w:noBreakHyphen/>
                <w:t>11</w:t>
              </w:r>
            </w:fldSimple>
            <w:r>
              <w:t xml:space="preserve"> for deactivating a profile.</w:t>
            </w:r>
          </w:p>
        </w:tc>
      </w:tr>
      <w:tr w:rsidR="00262CE4" w:rsidTr="00262CE4">
        <w:tc>
          <w:tcPr>
            <w:tcW w:w="2365" w:type="dxa"/>
          </w:tcPr>
          <w:p w:rsidR="00262CE4" w:rsidRDefault="00262CE4" w:rsidP="00262CE4">
            <w:pPr>
              <w:pStyle w:val="tableentry"/>
            </w:pPr>
            <w:r>
              <w:t>GWA-HLD-0025</w:t>
            </w:r>
          </w:p>
        </w:tc>
        <w:tc>
          <w:tcPr>
            <w:tcW w:w="6275" w:type="dxa"/>
          </w:tcPr>
          <w:p w:rsidR="00262CE4" w:rsidRPr="00EA2C51" w:rsidRDefault="00262CE4" w:rsidP="00262CE4">
            <w:pPr>
              <w:pStyle w:val="tableentry"/>
            </w:pPr>
            <w:r w:rsidRPr="00CC5B75">
              <w:t xml:space="preserve">The </w:t>
            </w:r>
            <w:r w:rsidRPr="00EA2C51">
              <w:t xml:space="preserve">Gateway </w:t>
            </w:r>
            <w:r>
              <w:t xml:space="preserve">Management Application shall support functional definition for Create Profile method as per </w:t>
            </w:r>
            <w:fldSimple w:instr=" REF _Ref371423565 \h  \* MERGEFORMAT ">
              <w:r w:rsidR="00AC331C">
                <w:t>Table 2</w:t>
              </w:r>
              <w:r w:rsidR="00AC331C">
                <w:noBreakHyphen/>
                <w:t>2</w:t>
              </w:r>
            </w:fldSimple>
            <w:r>
              <w:t>.</w:t>
            </w:r>
          </w:p>
        </w:tc>
      </w:tr>
      <w:tr w:rsidR="00262CE4" w:rsidTr="00262CE4">
        <w:tc>
          <w:tcPr>
            <w:tcW w:w="2365" w:type="dxa"/>
          </w:tcPr>
          <w:p w:rsidR="00262CE4" w:rsidRDefault="00262CE4" w:rsidP="00262CE4">
            <w:pPr>
              <w:pStyle w:val="tableentry"/>
            </w:pPr>
            <w:r>
              <w:t>GWA-HLD-0026</w:t>
            </w:r>
          </w:p>
        </w:tc>
        <w:tc>
          <w:tcPr>
            <w:tcW w:w="6275" w:type="dxa"/>
          </w:tcPr>
          <w:p w:rsidR="00262CE4" w:rsidRPr="00EA2C51" w:rsidRDefault="00262CE4" w:rsidP="00262CE4">
            <w:pPr>
              <w:pStyle w:val="tableentry"/>
            </w:pPr>
            <w:r w:rsidRPr="00CC5B75">
              <w:t xml:space="preserve">The </w:t>
            </w:r>
            <w:r w:rsidRPr="00EA2C51">
              <w:t xml:space="preserve">Gateway </w:t>
            </w:r>
            <w:r>
              <w:t xml:space="preserve">Management Application shall support functional definition for Activate Profile method as per </w:t>
            </w:r>
            <w:fldSimple w:instr=" REF _Ref372037266 \h  \* MERGEFORMAT ">
              <w:r w:rsidR="00AC331C">
                <w:t>Table 2</w:t>
              </w:r>
              <w:r w:rsidR="00AC331C">
                <w:noBreakHyphen/>
                <w:t>3</w:t>
              </w:r>
            </w:fldSimple>
            <w:r>
              <w:t>.</w:t>
            </w:r>
          </w:p>
        </w:tc>
      </w:tr>
      <w:tr w:rsidR="00262CE4" w:rsidTr="00262CE4">
        <w:tc>
          <w:tcPr>
            <w:tcW w:w="2365" w:type="dxa"/>
          </w:tcPr>
          <w:p w:rsidR="00262CE4" w:rsidRDefault="00262CE4" w:rsidP="00262CE4">
            <w:pPr>
              <w:pStyle w:val="tableentry"/>
            </w:pPr>
            <w:r>
              <w:t>GWA-HLD-0027</w:t>
            </w:r>
          </w:p>
        </w:tc>
        <w:tc>
          <w:tcPr>
            <w:tcW w:w="6275" w:type="dxa"/>
          </w:tcPr>
          <w:p w:rsidR="00262CE4" w:rsidRPr="00EA2C51" w:rsidRDefault="00262CE4" w:rsidP="00262CE4">
            <w:pPr>
              <w:pStyle w:val="tableentry"/>
            </w:pPr>
            <w:r w:rsidRPr="00CC5B75">
              <w:t xml:space="preserve">The </w:t>
            </w:r>
            <w:r w:rsidRPr="00EA2C51">
              <w:t xml:space="preserve">Gateway </w:t>
            </w:r>
            <w:r>
              <w:t xml:space="preserve">Management Application shall support functional definition for Get Profile method as per </w:t>
            </w:r>
            <w:fldSimple w:instr=" REF _Ref372037332 \h  \* MERGEFORMAT ">
              <w:r w:rsidR="00AC331C">
                <w:t>Table 2</w:t>
              </w:r>
              <w:r w:rsidR="00AC331C">
                <w:noBreakHyphen/>
                <w:t>4</w:t>
              </w:r>
            </w:fldSimple>
            <w:r>
              <w:t>.</w:t>
            </w:r>
          </w:p>
        </w:tc>
      </w:tr>
      <w:tr w:rsidR="00E36F79" w:rsidRPr="00E36F79" w:rsidTr="0045052B">
        <w:tc>
          <w:tcPr>
            <w:tcW w:w="2365" w:type="dxa"/>
          </w:tcPr>
          <w:p w:rsidR="00E36F79" w:rsidRPr="00E36F79" w:rsidRDefault="00E36F79" w:rsidP="00E36F79">
            <w:pPr>
              <w:pStyle w:val="tableentry"/>
            </w:pPr>
            <w:r w:rsidRPr="00E36F79">
              <w:t>GWA-HLD-0084</w:t>
            </w:r>
          </w:p>
        </w:tc>
        <w:tc>
          <w:tcPr>
            <w:tcW w:w="6275" w:type="dxa"/>
          </w:tcPr>
          <w:p w:rsidR="00E36F79" w:rsidRPr="00E36F79" w:rsidRDefault="00E36F79" w:rsidP="00E36F79">
            <w:pPr>
              <w:pStyle w:val="tableentry"/>
            </w:pPr>
            <w:r w:rsidRPr="00E36F79">
              <w:t xml:space="preserve">The Gateway Management Application shall support functional definition for Get Profile Status method as per </w:t>
            </w:r>
            <w:fldSimple w:instr=" REF _Ref383697330 \h  \* MERGEFORMAT ">
              <w:r w:rsidR="00AC331C">
                <w:t>Table 2</w:t>
              </w:r>
              <w:r w:rsidR="00AC331C">
                <w:noBreakHyphen/>
                <w:t>5</w:t>
              </w:r>
            </w:fldSimple>
            <w:r w:rsidRPr="00E36F79">
              <w:t>.</w:t>
            </w:r>
          </w:p>
        </w:tc>
      </w:tr>
      <w:tr w:rsidR="00E36F79" w:rsidRPr="00E36F79" w:rsidTr="0045052B">
        <w:tc>
          <w:tcPr>
            <w:tcW w:w="2365" w:type="dxa"/>
          </w:tcPr>
          <w:p w:rsidR="00E36F79" w:rsidRPr="00E36F79" w:rsidRDefault="00E36F79" w:rsidP="00E36F79">
            <w:pPr>
              <w:pStyle w:val="tableentry"/>
            </w:pPr>
            <w:r w:rsidRPr="00E36F79">
              <w:t>GWA-HLD-0085</w:t>
            </w:r>
          </w:p>
        </w:tc>
        <w:tc>
          <w:tcPr>
            <w:tcW w:w="6275" w:type="dxa"/>
          </w:tcPr>
          <w:p w:rsidR="00E36F79" w:rsidRPr="00E36F79" w:rsidRDefault="00E36F79" w:rsidP="00093CE0">
            <w:pPr>
              <w:pStyle w:val="tableentry"/>
            </w:pPr>
            <w:r w:rsidRPr="00E36F79">
              <w:t xml:space="preserve">The Gateway Management Application shall support functional definition for Get Profile </w:t>
            </w:r>
            <w:r w:rsidR="00093CE0">
              <w:t>List</w:t>
            </w:r>
            <w:r w:rsidR="00093CE0" w:rsidRPr="00E36F79">
              <w:t xml:space="preserve"> </w:t>
            </w:r>
            <w:r w:rsidRPr="00E36F79">
              <w:t xml:space="preserve">method as per </w:t>
            </w:r>
            <w:fldSimple w:instr=" REF _Ref383697348 \h  \* MERGEFORMAT ">
              <w:r w:rsidR="00AC331C">
                <w:t>Table 2</w:t>
              </w:r>
              <w:r w:rsidR="00AC331C">
                <w:noBreakHyphen/>
                <w:t>6</w:t>
              </w:r>
            </w:fldSimple>
            <w:r w:rsidRPr="00E36F79">
              <w:t>.</w:t>
            </w:r>
          </w:p>
        </w:tc>
      </w:tr>
      <w:tr w:rsidR="00262CE4" w:rsidTr="00262CE4">
        <w:tc>
          <w:tcPr>
            <w:tcW w:w="2365" w:type="dxa"/>
          </w:tcPr>
          <w:p w:rsidR="00262CE4" w:rsidRPr="00262CE4" w:rsidRDefault="00262CE4" w:rsidP="00262CE4">
            <w:pPr>
              <w:pStyle w:val="tableentry"/>
            </w:pPr>
            <w:r w:rsidRPr="00262CE4">
              <w:t>GWA-HLD-0028</w:t>
            </w:r>
          </w:p>
        </w:tc>
        <w:tc>
          <w:tcPr>
            <w:tcW w:w="6275" w:type="dxa"/>
          </w:tcPr>
          <w:p w:rsidR="00262CE4" w:rsidRPr="00262CE4" w:rsidRDefault="00262CE4" w:rsidP="00262CE4">
            <w:pPr>
              <w:pStyle w:val="tableentry"/>
            </w:pPr>
            <w:r w:rsidRPr="00262CE4">
              <w:t xml:space="preserve">The Gateway Management Application shall support functional definition for Update Profile method as per </w:t>
            </w:r>
            <w:fldSimple w:instr=" REF _Ref372037303 \h  \* MERGEFORMAT ">
              <w:r w:rsidR="00AC331C">
                <w:t>Table 2</w:t>
              </w:r>
              <w:r w:rsidR="00AC331C">
                <w:noBreakHyphen/>
                <w:t>7</w:t>
              </w:r>
            </w:fldSimple>
            <w:r w:rsidRPr="00262CE4">
              <w:t>.</w:t>
            </w:r>
          </w:p>
        </w:tc>
      </w:tr>
      <w:tr w:rsidR="00262CE4" w:rsidTr="00262CE4">
        <w:tc>
          <w:tcPr>
            <w:tcW w:w="2365" w:type="dxa"/>
          </w:tcPr>
          <w:p w:rsidR="00262CE4" w:rsidRPr="00262CE4" w:rsidRDefault="00262CE4" w:rsidP="00262CE4">
            <w:pPr>
              <w:pStyle w:val="tableentry"/>
            </w:pPr>
            <w:r w:rsidRPr="00262CE4">
              <w:t>GWA-HLD-0029</w:t>
            </w:r>
          </w:p>
        </w:tc>
        <w:tc>
          <w:tcPr>
            <w:tcW w:w="6275" w:type="dxa"/>
          </w:tcPr>
          <w:p w:rsidR="00262CE4" w:rsidRPr="00262CE4" w:rsidRDefault="00262CE4" w:rsidP="00262CE4">
            <w:pPr>
              <w:pStyle w:val="tableentry"/>
            </w:pPr>
            <w:r w:rsidRPr="00262CE4">
              <w:t xml:space="preserve">The Gateway Management Application shall support functional definition for Delete Profile method as per </w:t>
            </w:r>
            <w:fldSimple w:instr=" REF _Ref372037358 \h  \* MERGEFORMAT ">
              <w:r w:rsidR="00AC331C">
                <w:t>Table 2</w:t>
              </w:r>
              <w:r w:rsidR="00AC331C">
                <w:noBreakHyphen/>
                <w:t>8</w:t>
              </w:r>
            </w:fldSimple>
            <w:r w:rsidRPr="00262CE4">
              <w:t>.</w:t>
            </w:r>
          </w:p>
        </w:tc>
      </w:tr>
      <w:tr w:rsidR="00262CE4" w:rsidTr="00262CE4">
        <w:tc>
          <w:tcPr>
            <w:tcW w:w="2365" w:type="dxa"/>
          </w:tcPr>
          <w:p w:rsidR="00262CE4" w:rsidRPr="00262CE4" w:rsidRDefault="00262CE4" w:rsidP="00262CE4">
            <w:pPr>
              <w:pStyle w:val="tableentry"/>
            </w:pPr>
            <w:r w:rsidRPr="00262CE4">
              <w:t>GWA-HLD-0031</w:t>
            </w:r>
          </w:p>
        </w:tc>
        <w:tc>
          <w:tcPr>
            <w:tcW w:w="6275" w:type="dxa"/>
          </w:tcPr>
          <w:p w:rsidR="00262CE4" w:rsidRPr="00262CE4" w:rsidRDefault="00262CE4" w:rsidP="00262CE4">
            <w:pPr>
              <w:pStyle w:val="tableentry"/>
            </w:pPr>
            <w:r w:rsidRPr="00262CE4">
              <w:t xml:space="preserve">The Gateway Management Application shall support functional definition for Deactivate Profile method as per </w:t>
            </w:r>
            <w:fldSimple w:instr=" REF _Ref372037400 \h  \* MERGEFORMAT ">
              <w:r w:rsidR="00AC331C">
                <w:t>Table 2</w:t>
              </w:r>
              <w:r w:rsidR="00AC331C">
                <w:noBreakHyphen/>
                <w:t>9</w:t>
              </w:r>
            </w:fldSimple>
            <w:r w:rsidRPr="00262CE4">
              <w:t>.</w:t>
            </w:r>
          </w:p>
        </w:tc>
      </w:tr>
    </w:tbl>
    <w:p w:rsidR="0096687A" w:rsidRDefault="00251C56" w:rsidP="0096687A">
      <w:pPr>
        <w:pStyle w:val="Heading2"/>
      </w:pPr>
      <w:bookmarkStart w:id="216" w:name="_Toc404604595"/>
      <w:r>
        <w:lastRenderedPageBreak/>
        <w:t>App a</w:t>
      </w:r>
      <w:r w:rsidR="0096687A">
        <w:t xml:space="preserve">ccess for </w:t>
      </w:r>
      <w:r w:rsidR="001864F1">
        <w:t>Connector</w:t>
      </w:r>
      <w:r>
        <w:t xml:space="preserve"> a</w:t>
      </w:r>
      <w:r w:rsidR="0096687A">
        <w:t>pps</w:t>
      </w:r>
      <w:bookmarkEnd w:id="216"/>
    </w:p>
    <w:p w:rsidR="00262CE4" w:rsidRDefault="00262CE4" w:rsidP="00262CE4">
      <w:pPr>
        <w:pStyle w:val="Caption"/>
      </w:pPr>
      <w:bookmarkStart w:id="217" w:name="_Toc404604664"/>
      <w:r>
        <w:t xml:space="preserve">Table </w:t>
      </w:r>
      <w:r w:rsidR="009644C4">
        <w:fldChar w:fldCharType="begin"/>
      </w:r>
      <w:r w:rsidR="00197080">
        <w:instrText xml:space="preserve"> STYLEREF 1 \s </w:instrText>
      </w:r>
      <w:r w:rsidR="009644C4">
        <w:fldChar w:fldCharType="separate"/>
      </w:r>
      <w:r w:rsidR="00AC331C">
        <w:rPr>
          <w:noProof/>
        </w:rPr>
        <w:t>5</w:t>
      </w:r>
      <w:r w:rsidR="009644C4">
        <w:rPr>
          <w:noProof/>
        </w:rPr>
        <w:fldChar w:fldCharType="end"/>
      </w:r>
      <w:r>
        <w:noBreakHyphen/>
      </w:r>
      <w:r w:rsidR="009644C4">
        <w:fldChar w:fldCharType="begin"/>
      </w:r>
      <w:r w:rsidR="00197080">
        <w:instrText xml:space="preserve"> SEQ Table \* ARABIC \s 1 </w:instrText>
      </w:r>
      <w:r w:rsidR="009644C4">
        <w:fldChar w:fldCharType="separate"/>
      </w:r>
      <w:r w:rsidR="00AC331C">
        <w:rPr>
          <w:noProof/>
        </w:rPr>
        <w:t>4</w:t>
      </w:r>
      <w:r w:rsidR="009644C4">
        <w:rPr>
          <w:noProof/>
        </w:rPr>
        <w:fldChar w:fldCharType="end"/>
      </w:r>
      <w:r w:rsidR="00251C56">
        <w:t xml:space="preserve"> App access for </w:t>
      </w:r>
      <w:r w:rsidR="001864F1">
        <w:t>Connector</w:t>
      </w:r>
      <w:r>
        <w:t xml:space="preserve"> </w:t>
      </w:r>
      <w:r w:rsidR="00251C56">
        <w:t>a</w:t>
      </w:r>
      <w:r>
        <w:t>pps requirements</w:t>
      </w:r>
      <w:bookmarkEnd w:id="217"/>
    </w:p>
    <w:tbl>
      <w:tblPr>
        <w:tblStyle w:val="TableGrid"/>
        <w:tblW w:w="8640" w:type="dxa"/>
        <w:tblInd w:w="835" w:type="dxa"/>
        <w:tblLook w:val="04A0"/>
      </w:tblPr>
      <w:tblGrid>
        <w:gridCol w:w="2365"/>
        <w:gridCol w:w="6275"/>
      </w:tblGrid>
      <w:tr w:rsidR="00262CE4" w:rsidTr="00262CE4">
        <w:trPr>
          <w:cnfStyle w:val="100000000000"/>
          <w:tblHeader/>
        </w:trPr>
        <w:tc>
          <w:tcPr>
            <w:tcW w:w="2365" w:type="dxa"/>
          </w:tcPr>
          <w:p w:rsidR="00262CE4" w:rsidRDefault="00262CE4" w:rsidP="00262CE4">
            <w:pPr>
              <w:pStyle w:val="tableheading"/>
            </w:pPr>
            <w:r>
              <w:t xml:space="preserve">Requirement </w:t>
            </w:r>
          </w:p>
        </w:tc>
        <w:tc>
          <w:tcPr>
            <w:tcW w:w="6275" w:type="dxa"/>
          </w:tcPr>
          <w:p w:rsidR="00262CE4" w:rsidRDefault="00262CE4" w:rsidP="00262CE4">
            <w:pPr>
              <w:pStyle w:val="tableheading"/>
            </w:pPr>
            <w:r>
              <w:t>Description</w:t>
            </w:r>
          </w:p>
        </w:tc>
      </w:tr>
      <w:tr w:rsidR="00262CE4" w:rsidTr="00262CE4">
        <w:tc>
          <w:tcPr>
            <w:tcW w:w="2365" w:type="dxa"/>
          </w:tcPr>
          <w:p w:rsidR="00262CE4" w:rsidRPr="001E540A" w:rsidRDefault="00262CE4" w:rsidP="001E540A">
            <w:pPr>
              <w:pStyle w:val="tableentry"/>
            </w:pPr>
            <w:r w:rsidRPr="001E540A">
              <w:t>GWA-HLD-0033</w:t>
            </w:r>
          </w:p>
        </w:tc>
        <w:tc>
          <w:tcPr>
            <w:tcW w:w="6275" w:type="dxa"/>
          </w:tcPr>
          <w:p w:rsidR="00262CE4" w:rsidRPr="001E540A" w:rsidRDefault="00262CE4" w:rsidP="001E540A">
            <w:pPr>
              <w:pStyle w:val="tableentry"/>
            </w:pPr>
            <w:r w:rsidRPr="001E540A">
              <w:t>The Gateway Management Application shall register the “</w:t>
            </w:r>
            <w:proofErr w:type="spellStart"/>
            <w:r w:rsidRPr="001E540A">
              <w:t>org.alljoyn.GWAgent.GMApp</w:t>
            </w:r>
            <w:proofErr w:type="spellEnd"/>
            <w:r w:rsidRPr="001E540A">
              <w:t>” we</w:t>
            </w:r>
            <w:r w:rsidR="00E14C37">
              <w:t xml:space="preserve">ll-known name with the </w:t>
            </w:r>
            <w:proofErr w:type="spellStart"/>
            <w:r w:rsidR="001F5238">
              <w:t>AllJoyn</w:t>
            </w:r>
            <w:proofErr w:type="spellEnd"/>
            <w:r w:rsidR="001F5238">
              <w:t xml:space="preserve"> Router</w:t>
            </w:r>
            <w:r w:rsidRPr="001E540A">
              <w:t>.</w:t>
            </w:r>
          </w:p>
        </w:tc>
      </w:tr>
      <w:tr w:rsidR="00262CE4" w:rsidTr="00262CE4">
        <w:tc>
          <w:tcPr>
            <w:tcW w:w="2365" w:type="dxa"/>
          </w:tcPr>
          <w:p w:rsidR="00262CE4" w:rsidRPr="001E540A" w:rsidRDefault="00251C56" w:rsidP="001E540A">
            <w:pPr>
              <w:pStyle w:val="tableentry"/>
            </w:pPr>
            <w:r w:rsidRPr="001E540A">
              <w:t>GWA-HLD-0034</w:t>
            </w:r>
          </w:p>
        </w:tc>
        <w:tc>
          <w:tcPr>
            <w:tcW w:w="6275" w:type="dxa"/>
          </w:tcPr>
          <w:p w:rsidR="00262CE4" w:rsidRPr="001E540A" w:rsidRDefault="00251C56" w:rsidP="009A6FCC">
            <w:pPr>
              <w:pStyle w:val="tableentry"/>
            </w:pPr>
            <w:r w:rsidRPr="001E540A">
              <w:t xml:space="preserve">Each </w:t>
            </w:r>
            <w:r w:rsidR="001864F1">
              <w:t>Connector</w:t>
            </w:r>
            <w:r w:rsidR="00E36F79">
              <w:t xml:space="preserve"> application</w:t>
            </w:r>
            <w:r w:rsidRPr="001E540A">
              <w:t xml:space="preserve"> shall register the “</w:t>
            </w:r>
            <w:proofErr w:type="spellStart"/>
            <w:r w:rsidRPr="001E540A">
              <w:t>org.alljoyn.GWAgent.</w:t>
            </w:r>
            <w:r w:rsidR="001864F1">
              <w:t>Connector</w:t>
            </w:r>
            <w:proofErr w:type="spellEnd"/>
            <w:r w:rsidRPr="001E540A">
              <w:t>.&lt;</w:t>
            </w:r>
            <w:r w:rsidR="001864F1">
              <w:t>Connector</w:t>
            </w:r>
            <w:r w:rsidR="0045052B">
              <w:t xml:space="preserve"> </w:t>
            </w:r>
            <w:r w:rsidRPr="001E540A">
              <w:t xml:space="preserve">id&gt;” well-known name with the </w:t>
            </w:r>
            <w:proofErr w:type="spellStart"/>
            <w:r w:rsidR="001F5238">
              <w:t>AllJoyn</w:t>
            </w:r>
            <w:proofErr w:type="spellEnd"/>
            <w:r w:rsidR="001F5238">
              <w:t xml:space="preserve"> Router</w:t>
            </w:r>
            <w:r w:rsidRPr="001E540A">
              <w:t>.</w:t>
            </w:r>
          </w:p>
        </w:tc>
      </w:tr>
      <w:tr w:rsidR="00262CE4" w:rsidTr="00262CE4">
        <w:tc>
          <w:tcPr>
            <w:tcW w:w="2365" w:type="dxa"/>
          </w:tcPr>
          <w:p w:rsidR="00262CE4" w:rsidRPr="001E540A" w:rsidRDefault="00251C56" w:rsidP="001E540A">
            <w:pPr>
              <w:pStyle w:val="tableentry"/>
            </w:pPr>
            <w:r w:rsidRPr="001E540A">
              <w:t>GWA-HLD-0035</w:t>
            </w:r>
          </w:p>
        </w:tc>
        <w:tc>
          <w:tcPr>
            <w:tcW w:w="6275" w:type="dxa"/>
          </w:tcPr>
          <w:p w:rsidR="00262CE4" w:rsidRPr="001E540A" w:rsidRDefault="00251C56" w:rsidP="009A6FCC">
            <w:pPr>
              <w:pStyle w:val="tableentry"/>
            </w:pPr>
            <w:r w:rsidRPr="001E540A">
              <w:t xml:space="preserve">The Gateway Management Application shall maintain profile data for each </w:t>
            </w:r>
            <w:r w:rsidR="0045052B">
              <w:t>third-</w:t>
            </w:r>
            <w:proofErr w:type="spellStart"/>
            <w:r w:rsidR="0045052B">
              <w:t>partry</w:t>
            </w:r>
            <w:proofErr w:type="spellEnd"/>
            <w:r w:rsidR="0045052B">
              <w:t xml:space="preserve"> app</w:t>
            </w:r>
            <w:r w:rsidRPr="001E540A">
              <w:t xml:space="preserve"> as part of a separate service object with a well</w:t>
            </w:r>
            <w:r w:rsidR="0045052B">
              <w:t>-</w:t>
            </w:r>
            <w:r w:rsidRPr="001E540A">
              <w:t>know</w:t>
            </w:r>
            <w:r w:rsidR="0045052B">
              <w:t>n</w:t>
            </w:r>
            <w:r w:rsidRPr="001E540A">
              <w:t xml:space="preserve"> object path of the format “/Profiles/&lt;</w:t>
            </w:r>
            <w:r w:rsidR="001864F1">
              <w:t>Connector</w:t>
            </w:r>
            <w:r w:rsidRPr="001E540A">
              <w:t xml:space="preserve"> id&gt;”.</w:t>
            </w:r>
          </w:p>
        </w:tc>
      </w:tr>
      <w:tr w:rsidR="00251C56" w:rsidTr="00262CE4">
        <w:tc>
          <w:tcPr>
            <w:tcW w:w="2365" w:type="dxa"/>
          </w:tcPr>
          <w:p w:rsidR="00251C56" w:rsidRPr="001E540A" w:rsidRDefault="00251C56" w:rsidP="001E540A">
            <w:pPr>
              <w:pStyle w:val="tableentry"/>
            </w:pPr>
            <w:r w:rsidRPr="001E540A">
              <w:t>GWA-HLD-0036</w:t>
            </w:r>
          </w:p>
        </w:tc>
        <w:tc>
          <w:tcPr>
            <w:tcW w:w="6275" w:type="dxa"/>
          </w:tcPr>
          <w:p w:rsidR="00251C56" w:rsidRPr="001E540A" w:rsidRDefault="00251C56" w:rsidP="001E540A">
            <w:pPr>
              <w:pStyle w:val="tableentry"/>
            </w:pPr>
            <w:r w:rsidRPr="001E540A">
              <w:t xml:space="preserve">The Gateway Management Application shall support functional methods for </w:t>
            </w:r>
            <w:r w:rsidR="0045052B">
              <w:t xml:space="preserve">the </w:t>
            </w:r>
            <w:r w:rsidRPr="001E540A">
              <w:t xml:space="preserve">App Access interface as per </w:t>
            </w:r>
            <w:fldSimple w:instr=" REF _Ref379451499 \h  \* MERGEFORMAT ">
              <w:r w:rsidR="00AC331C">
                <w:t>Table 2</w:t>
              </w:r>
              <w:r w:rsidR="00AC331C">
                <w:noBreakHyphen/>
                <w:t>10</w:t>
              </w:r>
            </w:fldSimple>
            <w:r w:rsidRPr="001E540A">
              <w:t>.</w:t>
            </w:r>
          </w:p>
        </w:tc>
      </w:tr>
      <w:tr w:rsidR="00251C56" w:rsidTr="00262CE4">
        <w:tc>
          <w:tcPr>
            <w:tcW w:w="2365" w:type="dxa"/>
          </w:tcPr>
          <w:p w:rsidR="00251C56" w:rsidRPr="001E540A" w:rsidRDefault="00251C56" w:rsidP="001E540A">
            <w:pPr>
              <w:pStyle w:val="tableentry"/>
            </w:pPr>
            <w:r w:rsidRPr="001E540A">
              <w:t>GWA-HLD-0037</w:t>
            </w:r>
          </w:p>
        </w:tc>
        <w:tc>
          <w:tcPr>
            <w:tcW w:w="6275" w:type="dxa"/>
          </w:tcPr>
          <w:p w:rsidR="00251C56" w:rsidRPr="001E540A" w:rsidRDefault="00251C56" w:rsidP="001E540A">
            <w:pPr>
              <w:pStyle w:val="tableentry"/>
            </w:pPr>
            <w:r w:rsidRPr="001E540A">
              <w:t xml:space="preserve">The Gateway Management Application shall support functional definition for </w:t>
            </w:r>
            <w:r w:rsidR="0045052B">
              <w:t xml:space="preserve">the </w:t>
            </w:r>
            <w:r w:rsidRPr="001E540A">
              <w:t xml:space="preserve">Get Profile method in the App Access interface as per </w:t>
            </w:r>
            <w:fldSimple w:instr=" REF _Ref379452796 \h  \* MERGEFORMAT ">
              <w:r w:rsidR="00AC331C">
                <w:t>Table 2</w:t>
              </w:r>
              <w:r w:rsidR="00AC331C">
                <w:noBreakHyphen/>
                <w:t>11</w:t>
              </w:r>
            </w:fldSimple>
            <w:r w:rsidRPr="001E540A">
              <w:t>.</w:t>
            </w:r>
          </w:p>
        </w:tc>
      </w:tr>
      <w:tr w:rsidR="00251C56" w:rsidTr="00262CE4">
        <w:tc>
          <w:tcPr>
            <w:tcW w:w="2365" w:type="dxa"/>
          </w:tcPr>
          <w:p w:rsidR="00251C56" w:rsidRPr="001E540A" w:rsidRDefault="00251C56" w:rsidP="001E540A">
            <w:pPr>
              <w:pStyle w:val="tableentry"/>
            </w:pPr>
            <w:r w:rsidRPr="001E540A">
              <w:t>GWA-HLD-0038</w:t>
            </w:r>
          </w:p>
        </w:tc>
        <w:tc>
          <w:tcPr>
            <w:tcW w:w="6275" w:type="dxa"/>
          </w:tcPr>
          <w:p w:rsidR="00251C56" w:rsidRPr="001E540A" w:rsidRDefault="00251C56" w:rsidP="000608DB">
            <w:pPr>
              <w:pStyle w:val="tableentry"/>
            </w:pPr>
            <w:r w:rsidRPr="001E540A">
              <w:t xml:space="preserve">The Gateway Management Application shall provide profile information to the </w:t>
            </w:r>
            <w:r w:rsidR="001864F1">
              <w:t>Connector</w:t>
            </w:r>
            <w:r w:rsidRPr="001E540A">
              <w:t xml:space="preserve"> app in </w:t>
            </w:r>
            <w:r w:rsidR="0045052B">
              <w:t xml:space="preserve">the </w:t>
            </w:r>
            <w:r w:rsidRPr="001E540A">
              <w:t>Get Profile response only if the associated profile is active.</w:t>
            </w:r>
          </w:p>
        </w:tc>
      </w:tr>
      <w:tr w:rsidR="00251C56" w:rsidTr="00262CE4">
        <w:tc>
          <w:tcPr>
            <w:tcW w:w="2365" w:type="dxa"/>
          </w:tcPr>
          <w:p w:rsidR="00251C56" w:rsidRPr="001E540A" w:rsidRDefault="00251C56" w:rsidP="001E540A">
            <w:pPr>
              <w:pStyle w:val="tableentry"/>
            </w:pPr>
            <w:r w:rsidRPr="001E540A">
              <w:t>GWA-HLD-0039</w:t>
            </w:r>
          </w:p>
        </w:tc>
        <w:tc>
          <w:tcPr>
            <w:tcW w:w="6275" w:type="dxa"/>
          </w:tcPr>
          <w:p w:rsidR="00251C56" w:rsidRPr="001E540A" w:rsidRDefault="00251C56" w:rsidP="001E540A">
            <w:pPr>
              <w:pStyle w:val="tableentry"/>
            </w:pPr>
            <w:r w:rsidRPr="001E540A">
              <w:t>The Gateway Management Application shall support</w:t>
            </w:r>
            <w:r w:rsidR="0045052B">
              <w:t xml:space="preserve"> a</w:t>
            </w:r>
            <w:r w:rsidRPr="001E540A">
              <w:t xml:space="preserve"> functional definition for Update Connection Status method as per </w:t>
            </w:r>
            <w:fldSimple w:instr=" REF _Ref379452776 \h  \* MERGEFORMAT ">
              <w:r w:rsidR="00AC331C">
                <w:t>Table 2</w:t>
              </w:r>
              <w:r w:rsidR="00AC331C">
                <w:noBreakHyphen/>
                <w:t>12</w:t>
              </w:r>
            </w:fldSimple>
            <w:r w:rsidRPr="001E540A">
              <w:t>.</w:t>
            </w:r>
          </w:p>
        </w:tc>
      </w:tr>
      <w:tr w:rsidR="00251C56" w:rsidTr="00262CE4">
        <w:tc>
          <w:tcPr>
            <w:tcW w:w="2365" w:type="dxa"/>
          </w:tcPr>
          <w:p w:rsidR="00251C56" w:rsidRPr="001E540A" w:rsidRDefault="00251C56" w:rsidP="001E540A">
            <w:pPr>
              <w:pStyle w:val="tableentry"/>
            </w:pPr>
            <w:r w:rsidRPr="001E540A">
              <w:t>GWA-HLD-0040</w:t>
            </w:r>
          </w:p>
        </w:tc>
        <w:tc>
          <w:tcPr>
            <w:tcW w:w="6275" w:type="dxa"/>
          </w:tcPr>
          <w:p w:rsidR="00251C56" w:rsidRPr="001E540A" w:rsidRDefault="00251C56" w:rsidP="001E540A">
            <w:pPr>
              <w:pStyle w:val="tableentry"/>
            </w:pPr>
            <w:r w:rsidRPr="001E540A">
              <w:t>The Gateway Management Application shall support</w:t>
            </w:r>
            <w:r w:rsidR="0045052B">
              <w:t xml:space="preserve"> a</w:t>
            </w:r>
            <w:r w:rsidRPr="001E540A">
              <w:t xml:space="preserve"> functional definition for Profile Updated signal as per </w:t>
            </w:r>
            <w:fldSimple w:instr=" REF _Ref379452834 \h  \* MERGEFORMAT ">
              <w:r w:rsidR="00AC331C">
                <w:t>Table 2</w:t>
              </w:r>
              <w:r w:rsidR="00AC331C">
                <w:noBreakHyphen/>
                <w:t>13</w:t>
              </w:r>
            </w:fldSimple>
            <w:r w:rsidRPr="001E540A">
              <w:t>.</w:t>
            </w:r>
          </w:p>
        </w:tc>
      </w:tr>
      <w:tr w:rsidR="00251C56" w:rsidTr="00262CE4">
        <w:tc>
          <w:tcPr>
            <w:tcW w:w="2365" w:type="dxa"/>
          </w:tcPr>
          <w:p w:rsidR="00251C56" w:rsidRPr="001E540A" w:rsidRDefault="00251C56" w:rsidP="001E540A">
            <w:pPr>
              <w:pStyle w:val="tableentry"/>
            </w:pPr>
            <w:r w:rsidRPr="001E540A">
              <w:t>GWA-HLD-0041</w:t>
            </w:r>
          </w:p>
        </w:tc>
        <w:tc>
          <w:tcPr>
            <w:tcW w:w="6275" w:type="dxa"/>
          </w:tcPr>
          <w:p w:rsidR="00251C56" w:rsidRPr="001E540A" w:rsidRDefault="00251C56" w:rsidP="000608DB">
            <w:pPr>
              <w:pStyle w:val="tableentry"/>
            </w:pPr>
            <w:r w:rsidRPr="001E540A">
              <w:t xml:space="preserve">The Gateway Management Application shall send out the Profile Updated signal to a </w:t>
            </w:r>
            <w:r w:rsidR="001864F1">
              <w:t>Connector</w:t>
            </w:r>
            <w:r w:rsidR="0045052B" w:rsidRPr="001E540A">
              <w:t xml:space="preserve"> app</w:t>
            </w:r>
            <w:r w:rsidRPr="001E540A">
              <w:t xml:space="preserve"> whenever the active profile associated with that app is updated.</w:t>
            </w:r>
          </w:p>
        </w:tc>
      </w:tr>
      <w:tr w:rsidR="00251C56" w:rsidTr="00262CE4">
        <w:tc>
          <w:tcPr>
            <w:tcW w:w="2365" w:type="dxa"/>
          </w:tcPr>
          <w:p w:rsidR="00251C56" w:rsidRPr="001E540A" w:rsidRDefault="00251C56" w:rsidP="001E540A">
            <w:pPr>
              <w:pStyle w:val="tableentry"/>
            </w:pPr>
            <w:r w:rsidRPr="001E540A">
              <w:t>GWA-HLD-0042</w:t>
            </w:r>
          </w:p>
        </w:tc>
        <w:tc>
          <w:tcPr>
            <w:tcW w:w="6275" w:type="dxa"/>
          </w:tcPr>
          <w:p w:rsidR="00251C56" w:rsidRPr="001E540A" w:rsidRDefault="00251C56" w:rsidP="001E540A">
            <w:pPr>
              <w:pStyle w:val="tableentry"/>
            </w:pPr>
            <w:r w:rsidRPr="001E540A">
              <w:t xml:space="preserve">The Gateway Management Application shall support </w:t>
            </w:r>
            <w:r w:rsidR="0045052B">
              <w:t xml:space="preserve">a </w:t>
            </w:r>
            <w:r w:rsidRPr="001E540A">
              <w:t xml:space="preserve">functional definition for </w:t>
            </w:r>
            <w:r w:rsidR="0045052B">
              <w:t xml:space="preserve">the </w:t>
            </w:r>
            <w:r w:rsidRPr="001E540A">
              <w:t xml:space="preserve">Profile Deleted signal as per </w:t>
            </w:r>
            <w:fldSimple w:instr=" REF _Ref379452859 \h  \* MERGEFORMAT ">
              <w:r w:rsidR="00AC331C">
                <w:t>Table 2</w:t>
              </w:r>
              <w:r w:rsidR="00AC331C">
                <w:noBreakHyphen/>
                <w:t>14</w:t>
              </w:r>
            </w:fldSimple>
            <w:r w:rsidRPr="001E540A">
              <w:t>.</w:t>
            </w:r>
          </w:p>
        </w:tc>
      </w:tr>
      <w:tr w:rsidR="00251C56" w:rsidTr="00262CE4">
        <w:tc>
          <w:tcPr>
            <w:tcW w:w="2365" w:type="dxa"/>
          </w:tcPr>
          <w:p w:rsidR="00251C56" w:rsidRPr="001E540A" w:rsidRDefault="001E540A" w:rsidP="001E540A">
            <w:pPr>
              <w:pStyle w:val="tableentry"/>
            </w:pPr>
            <w:r w:rsidRPr="001E540A">
              <w:t>GWA-HLD-0043</w:t>
            </w:r>
          </w:p>
        </w:tc>
        <w:tc>
          <w:tcPr>
            <w:tcW w:w="6275" w:type="dxa"/>
          </w:tcPr>
          <w:p w:rsidR="00251C56" w:rsidRPr="001E540A" w:rsidRDefault="001E540A" w:rsidP="000608DB">
            <w:pPr>
              <w:pStyle w:val="tableentry"/>
            </w:pPr>
            <w:r w:rsidRPr="001E540A">
              <w:t xml:space="preserve">The Gateway Management Application shall send out the Profile Deleted signal to a </w:t>
            </w:r>
            <w:r w:rsidR="001864F1">
              <w:t>Connector</w:t>
            </w:r>
            <w:r w:rsidR="0045052B" w:rsidRPr="001E540A">
              <w:t xml:space="preserve"> app</w:t>
            </w:r>
            <w:r w:rsidRPr="001E540A">
              <w:t xml:space="preserve"> whenever the active profile associated with that app is deleted.</w:t>
            </w:r>
          </w:p>
        </w:tc>
      </w:tr>
      <w:tr w:rsidR="001E540A" w:rsidTr="00262CE4">
        <w:tc>
          <w:tcPr>
            <w:tcW w:w="2365" w:type="dxa"/>
          </w:tcPr>
          <w:p w:rsidR="001E540A" w:rsidRPr="001E540A" w:rsidRDefault="001E540A" w:rsidP="001E540A">
            <w:pPr>
              <w:pStyle w:val="tableentry"/>
            </w:pPr>
            <w:r w:rsidRPr="001E540A">
              <w:t>GWA-HLD-0044</w:t>
            </w:r>
          </w:p>
        </w:tc>
        <w:tc>
          <w:tcPr>
            <w:tcW w:w="6275" w:type="dxa"/>
          </w:tcPr>
          <w:p w:rsidR="001E540A" w:rsidRPr="001E540A" w:rsidRDefault="001E540A" w:rsidP="001E540A">
            <w:pPr>
              <w:pStyle w:val="tableentry"/>
            </w:pPr>
            <w:r w:rsidRPr="001E540A">
              <w:t xml:space="preserve">The Gateway Management Application shall support </w:t>
            </w:r>
            <w:r w:rsidR="0045052B">
              <w:t xml:space="preserve">a </w:t>
            </w:r>
            <w:r w:rsidRPr="001E540A">
              <w:t xml:space="preserve">functional definition for Shutdown App signal as per </w:t>
            </w:r>
            <w:fldSimple w:instr=" REF _Ref379452882 \h  \* MERGEFORMAT ">
              <w:r w:rsidR="00AC331C">
                <w:t>Table 2</w:t>
              </w:r>
              <w:r w:rsidR="00AC331C">
                <w:noBreakHyphen/>
                <w:t>15</w:t>
              </w:r>
            </w:fldSimple>
            <w:r w:rsidRPr="001E540A">
              <w:t>.</w:t>
            </w:r>
          </w:p>
        </w:tc>
      </w:tr>
      <w:tr w:rsidR="001E540A" w:rsidTr="00262CE4">
        <w:tc>
          <w:tcPr>
            <w:tcW w:w="2365" w:type="dxa"/>
          </w:tcPr>
          <w:p w:rsidR="001E540A" w:rsidRPr="001E540A" w:rsidRDefault="001E540A" w:rsidP="001E540A">
            <w:pPr>
              <w:pStyle w:val="tableentry"/>
            </w:pPr>
            <w:r w:rsidRPr="001E540A">
              <w:t>GWA-HLD-0045</w:t>
            </w:r>
          </w:p>
        </w:tc>
        <w:tc>
          <w:tcPr>
            <w:tcW w:w="6275" w:type="dxa"/>
          </w:tcPr>
          <w:p w:rsidR="001E540A" w:rsidRPr="001E540A" w:rsidRDefault="001E540A" w:rsidP="0045052B">
            <w:pPr>
              <w:pStyle w:val="tableentry"/>
            </w:pPr>
            <w:r w:rsidRPr="001E540A">
              <w:t xml:space="preserve">The Gateway Management Application shall send out the Shutdown App signal to a </w:t>
            </w:r>
            <w:r w:rsidR="001864F1">
              <w:t>Connector</w:t>
            </w:r>
            <w:r w:rsidR="0045052B" w:rsidRPr="001E540A">
              <w:t xml:space="preserve"> app</w:t>
            </w:r>
            <w:r w:rsidRPr="001E540A">
              <w:t xml:space="preserve"> whenever it needs to stop that application.</w:t>
            </w:r>
          </w:p>
        </w:tc>
      </w:tr>
    </w:tbl>
    <w:p w:rsidR="00572F83" w:rsidRDefault="00572F83" w:rsidP="00572F83">
      <w:pPr>
        <w:pStyle w:val="Heading2"/>
      </w:pPr>
      <w:bookmarkStart w:id="218" w:name="_Toc404604596"/>
      <w:proofErr w:type="spellStart"/>
      <w:r>
        <w:t>Config</w:t>
      </w:r>
      <w:proofErr w:type="spellEnd"/>
      <w:r>
        <w:t xml:space="preserve"> </w:t>
      </w:r>
      <w:r w:rsidR="001E540A">
        <w:t>f</w:t>
      </w:r>
      <w:r>
        <w:t xml:space="preserve">ile </w:t>
      </w:r>
      <w:r w:rsidR="001E540A">
        <w:t>p</w:t>
      </w:r>
      <w:r>
        <w:t>olicy</w:t>
      </w:r>
      <w:bookmarkEnd w:id="218"/>
      <w:r>
        <w:t xml:space="preserve"> </w:t>
      </w:r>
    </w:p>
    <w:p w:rsidR="00753C29" w:rsidRDefault="00753C29" w:rsidP="00753C29">
      <w:pPr>
        <w:pStyle w:val="Caption"/>
      </w:pPr>
      <w:bookmarkStart w:id="219" w:name="_Toc404604665"/>
      <w:r>
        <w:t xml:space="preserve">Table </w:t>
      </w:r>
      <w:r w:rsidR="009644C4">
        <w:fldChar w:fldCharType="begin"/>
      </w:r>
      <w:r w:rsidR="00197080">
        <w:instrText xml:space="preserve"> STYLEREF 1 \s </w:instrText>
      </w:r>
      <w:r w:rsidR="009644C4">
        <w:fldChar w:fldCharType="separate"/>
      </w:r>
      <w:r w:rsidR="00AC331C">
        <w:rPr>
          <w:noProof/>
        </w:rPr>
        <w:t>5</w:t>
      </w:r>
      <w:r w:rsidR="009644C4">
        <w:rPr>
          <w:noProof/>
        </w:rPr>
        <w:fldChar w:fldCharType="end"/>
      </w:r>
      <w:r>
        <w:noBreakHyphen/>
      </w:r>
      <w:r w:rsidR="009644C4">
        <w:fldChar w:fldCharType="begin"/>
      </w:r>
      <w:r w:rsidR="00197080">
        <w:instrText xml:space="preserve"> SEQ Table \* ARABIC \s 1 </w:instrText>
      </w:r>
      <w:r w:rsidR="009644C4">
        <w:fldChar w:fldCharType="separate"/>
      </w:r>
      <w:r w:rsidR="00AC331C">
        <w:rPr>
          <w:noProof/>
        </w:rPr>
        <w:t>5</w:t>
      </w:r>
      <w:r w:rsidR="009644C4">
        <w:rPr>
          <w:noProof/>
        </w:rPr>
        <w:fldChar w:fldCharType="end"/>
      </w:r>
      <w:r>
        <w:t xml:space="preserve"> </w:t>
      </w:r>
      <w:proofErr w:type="spellStart"/>
      <w:r>
        <w:t>Config</w:t>
      </w:r>
      <w:proofErr w:type="spellEnd"/>
      <w:r>
        <w:t xml:space="preserve"> file policy requirements</w:t>
      </w:r>
      <w:bookmarkEnd w:id="219"/>
    </w:p>
    <w:tbl>
      <w:tblPr>
        <w:tblStyle w:val="TableGrid"/>
        <w:tblW w:w="8640" w:type="dxa"/>
        <w:tblInd w:w="835" w:type="dxa"/>
        <w:tblLook w:val="04A0"/>
      </w:tblPr>
      <w:tblGrid>
        <w:gridCol w:w="2365"/>
        <w:gridCol w:w="6275"/>
      </w:tblGrid>
      <w:tr w:rsidR="00753C29" w:rsidTr="00C105B9">
        <w:trPr>
          <w:cnfStyle w:val="100000000000"/>
          <w:tblHeader/>
        </w:trPr>
        <w:tc>
          <w:tcPr>
            <w:tcW w:w="2365" w:type="dxa"/>
          </w:tcPr>
          <w:p w:rsidR="00753C29" w:rsidRDefault="00753C29" w:rsidP="00C105B9">
            <w:pPr>
              <w:pStyle w:val="tableheading"/>
            </w:pPr>
            <w:r>
              <w:t xml:space="preserve">Requirement </w:t>
            </w:r>
          </w:p>
        </w:tc>
        <w:tc>
          <w:tcPr>
            <w:tcW w:w="6275" w:type="dxa"/>
          </w:tcPr>
          <w:p w:rsidR="00753C29" w:rsidRDefault="00753C29" w:rsidP="00C105B9">
            <w:pPr>
              <w:pStyle w:val="tableheading"/>
            </w:pPr>
            <w:r>
              <w:t>Description</w:t>
            </w:r>
          </w:p>
        </w:tc>
      </w:tr>
      <w:tr w:rsidR="00753C29" w:rsidTr="00C105B9">
        <w:tc>
          <w:tcPr>
            <w:tcW w:w="2365" w:type="dxa"/>
          </w:tcPr>
          <w:p w:rsidR="00753C29" w:rsidRPr="00753C29" w:rsidRDefault="00753C29" w:rsidP="00753C29">
            <w:pPr>
              <w:pStyle w:val="tableentry"/>
            </w:pPr>
            <w:r w:rsidRPr="00753C29">
              <w:t>GWA-HLD-0046</w:t>
            </w:r>
          </w:p>
        </w:tc>
        <w:tc>
          <w:tcPr>
            <w:tcW w:w="6275" w:type="dxa"/>
          </w:tcPr>
          <w:p w:rsidR="00753C29" w:rsidRPr="00753C29" w:rsidRDefault="00753C29" w:rsidP="00753C29">
            <w:pPr>
              <w:pStyle w:val="tableentry"/>
            </w:pPr>
            <w:r w:rsidRPr="00753C29">
              <w:t xml:space="preserve">The Gateway Management Application shall use the UNIX user Id associated with a given </w:t>
            </w:r>
            <w:r w:rsidR="001864F1">
              <w:t>Connector</w:t>
            </w:r>
            <w:r w:rsidR="0045052B" w:rsidRPr="001E540A">
              <w:t xml:space="preserve"> app</w:t>
            </w:r>
            <w:r w:rsidRPr="00753C29">
              <w:t xml:space="preserve"> when creating allow policy rules for that app in the </w:t>
            </w:r>
            <w:proofErr w:type="spellStart"/>
            <w:r w:rsidRPr="00753C29">
              <w:t>config</w:t>
            </w:r>
            <w:proofErr w:type="spellEnd"/>
            <w:r w:rsidRPr="00753C29">
              <w:t xml:space="preserve"> file.</w:t>
            </w:r>
          </w:p>
        </w:tc>
      </w:tr>
      <w:tr w:rsidR="00753C29" w:rsidTr="00C105B9">
        <w:tc>
          <w:tcPr>
            <w:tcW w:w="2365" w:type="dxa"/>
          </w:tcPr>
          <w:p w:rsidR="00753C29" w:rsidRPr="00753C29" w:rsidRDefault="00753C29" w:rsidP="00753C29">
            <w:pPr>
              <w:pStyle w:val="tableentry"/>
            </w:pPr>
            <w:r w:rsidRPr="00753C29">
              <w:t>GWA-HLD-0047</w:t>
            </w:r>
          </w:p>
        </w:tc>
        <w:tc>
          <w:tcPr>
            <w:tcW w:w="6275" w:type="dxa"/>
          </w:tcPr>
          <w:p w:rsidR="00753C29" w:rsidRPr="00753C29" w:rsidRDefault="00753C29" w:rsidP="00753C29">
            <w:pPr>
              <w:pStyle w:val="tableentry"/>
            </w:pPr>
            <w:r w:rsidRPr="00753C29">
              <w:t xml:space="preserve">The Gateway Management Application shall use the latest unique name for </w:t>
            </w:r>
            <w:proofErr w:type="spellStart"/>
            <w:r w:rsidRPr="00753C29">
              <w:t>remoted</w:t>
            </w:r>
            <w:proofErr w:type="spellEnd"/>
            <w:r w:rsidRPr="00753C29">
              <w:t xml:space="preserve"> </w:t>
            </w:r>
            <w:proofErr w:type="spellStart"/>
            <w:r w:rsidRPr="00753C29">
              <w:t>AllJoyn</w:t>
            </w:r>
            <w:proofErr w:type="spellEnd"/>
            <w:r w:rsidRPr="00753C29">
              <w:t xml:space="preserve"> apps when creating allow policy rules in the </w:t>
            </w:r>
            <w:proofErr w:type="spellStart"/>
            <w:r w:rsidRPr="00753C29">
              <w:t>config</w:t>
            </w:r>
            <w:proofErr w:type="spellEnd"/>
            <w:r w:rsidRPr="00753C29">
              <w:t xml:space="preserve"> file.</w:t>
            </w:r>
          </w:p>
        </w:tc>
      </w:tr>
      <w:tr w:rsidR="00753C29" w:rsidTr="00C105B9">
        <w:tc>
          <w:tcPr>
            <w:tcW w:w="2365" w:type="dxa"/>
          </w:tcPr>
          <w:p w:rsidR="00753C29" w:rsidRPr="00753C29" w:rsidRDefault="00753C29" w:rsidP="00753C29">
            <w:pPr>
              <w:pStyle w:val="tableentry"/>
            </w:pPr>
            <w:r w:rsidRPr="00753C29">
              <w:lastRenderedPageBreak/>
              <w:t>GWA-HLD-0048</w:t>
            </w:r>
          </w:p>
        </w:tc>
        <w:tc>
          <w:tcPr>
            <w:tcW w:w="6275" w:type="dxa"/>
          </w:tcPr>
          <w:p w:rsidR="00753C29" w:rsidRPr="00753C29" w:rsidRDefault="00E55173" w:rsidP="00753C29">
            <w:pPr>
              <w:pStyle w:val="tableentry"/>
            </w:pPr>
            <w:r>
              <w:t>At start</w:t>
            </w:r>
            <w:r w:rsidR="00753C29" w:rsidRPr="00753C29">
              <w:t xml:space="preserve">up, the Gateway Management Application shall update the </w:t>
            </w:r>
            <w:proofErr w:type="spellStart"/>
            <w:r w:rsidR="00753C29" w:rsidRPr="00753C29">
              <w:t>config</w:t>
            </w:r>
            <w:proofErr w:type="spellEnd"/>
            <w:r w:rsidR="00753C29" w:rsidRPr="00753C29">
              <w:t xml:space="preserve"> file policy rules to allow announcements from all device apps in the proximal network for itself.</w:t>
            </w:r>
          </w:p>
        </w:tc>
      </w:tr>
      <w:tr w:rsidR="00753C29" w:rsidTr="00C105B9">
        <w:tc>
          <w:tcPr>
            <w:tcW w:w="2365" w:type="dxa"/>
          </w:tcPr>
          <w:p w:rsidR="00753C29" w:rsidRPr="00753C29" w:rsidRDefault="00753C29" w:rsidP="00753C29">
            <w:pPr>
              <w:pStyle w:val="tableentry"/>
            </w:pPr>
            <w:r w:rsidRPr="00753C29">
              <w:t>GWA-HLD-0049</w:t>
            </w:r>
          </w:p>
        </w:tc>
        <w:tc>
          <w:tcPr>
            <w:tcW w:w="6275" w:type="dxa"/>
          </w:tcPr>
          <w:p w:rsidR="00753C29" w:rsidRPr="00753C29" w:rsidRDefault="00753C29" w:rsidP="00E55173">
            <w:pPr>
              <w:pStyle w:val="tableentry"/>
            </w:pPr>
            <w:r w:rsidRPr="00753C29">
              <w:t xml:space="preserve">At startup, the Gateway Management Application shall update the </w:t>
            </w:r>
            <w:proofErr w:type="spellStart"/>
            <w:r w:rsidRPr="00753C29">
              <w:t>config</w:t>
            </w:r>
            <w:proofErr w:type="spellEnd"/>
            <w:r w:rsidRPr="00753C29">
              <w:t xml:space="preserve"> file to add a deny-</w:t>
            </w:r>
            <w:r w:rsidR="0045052B">
              <w:t>all policy rule for all the pre</w:t>
            </w:r>
            <w:r w:rsidRPr="00753C29">
              <w:t xml:space="preserve">installed </w:t>
            </w:r>
            <w:r w:rsidR="001864F1">
              <w:t>Connector</w:t>
            </w:r>
            <w:r w:rsidR="0045052B" w:rsidRPr="001E540A">
              <w:t xml:space="preserve"> app</w:t>
            </w:r>
            <w:r w:rsidRPr="00753C29">
              <w:t>s.</w:t>
            </w:r>
          </w:p>
        </w:tc>
      </w:tr>
      <w:tr w:rsidR="00753C29" w:rsidTr="00C105B9">
        <w:tc>
          <w:tcPr>
            <w:tcW w:w="2365" w:type="dxa"/>
          </w:tcPr>
          <w:p w:rsidR="00753C29" w:rsidRPr="00753C29" w:rsidRDefault="00753C29" w:rsidP="00753C29">
            <w:pPr>
              <w:pStyle w:val="tableentry"/>
            </w:pPr>
            <w:r w:rsidRPr="00753C29">
              <w:t>GWA-HLD-0050</w:t>
            </w:r>
          </w:p>
        </w:tc>
        <w:tc>
          <w:tcPr>
            <w:tcW w:w="6275" w:type="dxa"/>
          </w:tcPr>
          <w:p w:rsidR="00753C29" w:rsidRPr="00753C29" w:rsidRDefault="00753C29" w:rsidP="00E55173">
            <w:pPr>
              <w:pStyle w:val="tableentry"/>
            </w:pPr>
            <w:r w:rsidRPr="00753C29">
              <w:t xml:space="preserve">After a new </w:t>
            </w:r>
            <w:r w:rsidR="001864F1">
              <w:t>Connector</w:t>
            </w:r>
            <w:r w:rsidRPr="00753C29">
              <w:t xml:space="preserve"> app is installed, the Gateway Management Application shall update the </w:t>
            </w:r>
            <w:proofErr w:type="spellStart"/>
            <w:r w:rsidRPr="00753C29">
              <w:t>config</w:t>
            </w:r>
            <w:proofErr w:type="spellEnd"/>
            <w:r w:rsidRPr="00753C29">
              <w:t xml:space="preserve"> file to add a deny-all policy rule for that </w:t>
            </w:r>
            <w:r w:rsidR="001864F1">
              <w:t>Connector</w:t>
            </w:r>
            <w:r w:rsidR="0045052B" w:rsidRPr="001E540A">
              <w:t xml:space="preserve"> app</w:t>
            </w:r>
            <w:r w:rsidRPr="00753C29">
              <w:t>.</w:t>
            </w:r>
          </w:p>
        </w:tc>
      </w:tr>
      <w:tr w:rsidR="00753C29" w:rsidTr="00C105B9">
        <w:tc>
          <w:tcPr>
            <w:tcW w:w="2365" w:type="dxa"/>
          </w:tcPr>
          <w:p w:rsidR="00753C29" w:rsidRPr="00753C29" w:rsidRDefault="00753C29" w:rsidP="00753C29">
            <w:pPr>
              <w:pStyle w:val="tableentry"/>
            </w:pPr>
            <w:r w:rsidRPr="00753C29">
              <w:t>GWA-HLD-0051</w:t>
            </w:r>
          </w:p>
        </w:tc>
        <w:tc>
          <w:tcPr>
            <w:tcW w:w="6275" w:type="dxa"/>
          </w:tcPr>
          <w:p w:rsidR="00753C29" w:rsidRPr="00753C29" w:rsidRDefault="00753C29" w:rsidP="00753C29">
            <w:pPr>
              <w:pStyle w:val="tableentry"/>
            </w:pPr>
            <w:r w:rsidRPr="00753C29">
              <w:t xml:space="preserve">After a profile is activated, the Gateway Management Application shall update the </w:t>
            </w:r>
            <w:proofErr w:type="spellStart"/>
            <w:r w:rsidRPr="00753C29">
              <w:t>config</w:t>
            </w:r>
            <w:proofErr w:type="spellEnd"/>
            <w:r w:rsidRPr="00753C29">
              <w:t xml:space="preserve"> file to add allow policy rules as per </w:t>
            </w:r>
            <w:fldSimple w:instr=" REF _Ref379462041 \h  \* MERGEFORMAT ">
              <w:r w:rsidR="00AC331C">
                <w:t>Table 2</w:t>
              </w:r>
              <w:r w:rsidR="00AC331C">
                <w:noBreakHyphen/>
                <w:t>17</w:t>
              </w:r>
            </w:fldSimple>
            <w:r w:rsidRPr="00753C29">
              <w:t>.</w:t>
            </w:r>
          </w:p>
        </w:tc>
      </w:tr>
      <w:tr w:rsidR="00753C29" w:rsidTr="00C105B9">
        <w:tc>
          <w:tcPr>
            <w:tcW w:w="2365" w:type="dxa"/>
          </w:tcPr>
          <w:p w:rsidR="00753C29" w:rsidRPr="00753C29" w:rsidRDefault="00753C29" w:rsidP="00753C29">
            <w:pPr>
              <w:pStyle w:val="tableentry"/>
            </w:pPr>
            <w:r w:rsidRPr="00753C29">
              <w:t>GWA-HLD-0052</w:t>
            </w:r>
          </w:p>
        </w:tc>
        <w:tc>
          <w:tcPr>
            <w:tcW w:w="6275" w:type="dxa"/>
          </w:tcPr>
          <w:p w:rsidR="00753C29" w:rsidRPr="00753C29" w:rsidRDefault="00753C29" w:rsidP="00753C29">
            <w:pPr>
              <w:pStyle w:val="tableentry"/>
            </w:pPr>
            <w:r w:rsidRPr="00753C29">
              <w:t xml:space="preserve">After an active profile is deleted or deactivated, the Gateway Management Application shall update the </w:t>
            </w:r>
            <w:proofErr w:type="spellStart"/>
            <w:r w:rsidRPr="00753C29">
              <w:t>config</w:t>
            </w:r>
            <w:proofErr w:type="spellEnd"/>
            <w:r w:rsidRPr="00753C29">
              <w:t xml:space="preserve"> file to remove all the allow policy rules related to that profile.</w:t>
            </w:r>
          </w:p>
        </w:tc>
      </w:tr>
      <w:tr w:rsidR="00753C29" w:rsidTr="00C105B9">
        <w:tc>
          <w:tcPr>
            <w:tcW w:w="2365" w:type="dxa"/>
          </w:tcPr>
          <w:p w:rsidR="00753C29" w:rsidRPr="00753C29" w:rsidRDefault="00753C29" w:rsidP="00753C29">
            <w:pPr>
              <w:pStyle w:val="tableentry"/>
            </w:pPr>
            <w:r w:rsidRPr="00753C29">
              <w:t>GWA-HLD-0053</w:t>
            </w:r>
          </w:p>
        </w:tc>
        <w:tc>
          <w:tcPr>
            <w:tcW w:w="6275" w:type="dxa"/>
          </w:tcPr>
          <w:p w:rsidR="00753C29" w:rsidRPr="00753C29" w:rsidRDefault="00753C29" w:rsidP="00753C29">
            <w:pPr>
              <w:pStyle w:val="tableentry"/>
            </w:pPr>
            <w:r w:rsidRPr="00753C29">
              <w:t xml:space="preserve">The Gateway Management Application shall start listening for announcements from </w:t>
            </w:r>
            <w:proofErr w:type="spellStart"/>
            <w:r w:rsidRPr="00753C29">
              <w:t>AllJoyn</w:t>
            </w:r>
            <w:proofErr w:type="spellEnd"/>
            <w:r w:rsidRPr="00753C29">
              <w:t xml:space="preserve"> apps after the very first profile is activated and should continue to receive announcements after that.</w:t>
            </w:r>
          </w:p>
        </w:tc>
      </w:tr>
      <w:tr w:rsidR="00753C29" w:rsidTr="00C105B9">
        <w:tc>
          <w:tcPr>
            <w:tcW w:w="2365" w:type="dxa"/>
          </w:tcPr>
          <w:p w:rsidR="00753C29" w:rsidRPr="00753C29" w:rsidRDefault="00753C29" w:rsidP="00753C29">
            <w:pPr>
              <w:pStyle w:val="tableentry"/>
            </w:pPr>
            <w:r w:rsidRPr="00753C29">
              <w:t>GWA-HLD-0054</w:t>
            </w:r>
          </w:p>
        </w:tc>
        <w:tc>
          <w:tcPr>
            <w:tcW w:w="6275" w:type="dxa"/>
          </w:tcPr>
          <w:p w:rsidR="00753C29" w:rsidRPr="00753C29" w:rsidRDefault="00753C29" w:rsidP="00753C29">
            <w:pPr>
              <w:pStyle w:val="tableentry"/>
            </w:pPr>
            <w:r w:rsidRPr="00753C29">
              <w:t xml:space="preserve">The Gateway Management Application shall cache all the received announcements from </w:t>
            </w:r>
            <w:proofErr w:type="spellStart"/>
            <w:r w:rsidRPr="00753C29">
              <w:t>AllJoyn</w:t>
            </w:r>
            <w:proofErr w:type="spellEnd"/>
            <w:r w:rsidRPr="00753C29">
              <w:t xml:space="preserve"> apps.</w:t>
            </w:r>
          </w:p>
        </w:tc>
      </w:tr>
      <w:tr w:rsidR="00753C29" w:rsidTr="00C105B9">
        <w:tc>
          <w:tcPr>
            <w:tcW w:w="2365" w:type="dxa"/>
          </w:tcPr>
          <w:p w:rsidR="00753C29" w:rsidRPr="00753C29" w:rsidRDefault="00753C29" w:rsidP="00753C29">
            <w:pPr>
              <w:pStyle w:val="tableentry"/>
            </w:pPr>
            <w:r w:rsidRPr="00753C29">
              <w:t>GWA-HLD-0055</w:t>
            </w:r>
          </w:p>
        </w:tc>
        <w:tc>
          <w:tcPr>
            <w:tcW w:w="6275" w:type="dxa"/>
          </w:tcPr>
          <w:p w:rsidR="00753C29" w:rsidRPr="00753C29" w:rsidRDefault="00753C29" w:rsidP="00753C29">
            <w:pPr>
              <w:pStyle w:val="tableentry"/>
            </w:pPr>
            <w:r w:rsidRPr="00753C29">
              <w:t xml:space="preserve">When the Gateway Management Application determines that the unique name associated with a </w:t>
            </w:r>
            <w:proofErr w:type="spellStart"/>
            <w:r w:rsidRPr="00753C29">
              <w:t>remoted</w:t>
            </w:r>
            <w:proofErr w:type="spellEnd"/>
            <w:r w:rsidRPr="00753C29">
              <w:t xml:space="preserve"> </w:t>
            </w:r>
            <w:proofErr w:type="spellStart"/>
            <w:r w:rsidRPr="00753C29">
              <w:t>AllJoyn</w:t>
            </w:r>
            <w:proofErr w:type="spellEnd"/>
            <w:r w:rsidRPr="00753C29">
              <w:t xml:space="preserve"> app has changed, it shall update the allow policy rules in the </w:t>
            </w:r>
            <w:proofErr w:type="spellStart"/>
            <w:r w:rsidRPr="00753C29">
              <w:t>config</w:t>
            </w:r>
            <w:proofErr w:type="spellEnd"/>
            <w:r w:rsidRPr="00753C29">
              <w:t xml:space="preserve"> file to reflect the new unique name.</w:t>
            </w:r>
          </w:p>
        </w:tc>
      </w:tr>
      <w:tr w:rsidR="00753C29" w:rsidTr="00C105B9">
        <w:tc>
          <w:tcPr>
            <w:tcW w:w="2365" w:type="dxa"/>
          </w:tcPr>
          <w:p w:rsidR="00753C29" w:rsidRPr="00753C29" w:rsidRDefault="00753C29" w:rsidP="00753C29">
            <w:pPr>
              <w:pStyle w:val="tableentry"/>
            </w:pPr>
            <w:r w:rsidRPr="00753C29">
              <w:t>GWA-HLD-0056</w:t>
            </w:r>
          </w:p>
        </w:tc>
        <w:tc>
          <w:tcPr>
            <w:tcW w:w="6275" w:type="dxa"/>
          </w:tcPr>
          <w:p w:rsidR="00753C29" w:rsidRPr="00753C29" w:rsidRDefault="00753C29" w:rsidP="00753C29">
            <w:pPr>
              <w:pStyle w:val="tableentry"/>
            </w:pPr>
            <w:r w:rsidRPr="00753C29">
              <w:t xml:space="preserve">After updating the </w:t>
            </w:r>
            <w:proofErr w:type="spellStart"/>
            <w:r w:rsidRPr="00753C29">
              <w:t>config</w:t>
            </w:r>
            <w:proofErr w:type="spellEnd"/>
            <w:r w:rsidRPr="00753C29">
              <w:t xml:space="preserve"> file, the Gateway Management Applic</w:t>
            </w:r>
            <w:r w:rsidR="00E14C37">
              <w:t xml:space="preserve">ation shall notify the </w:t>
            </w:r>
            <w:proofErr w:type="spellStart"/>
            <w:r w:rsidR="001F5238">
              <w:t>AllJoyn</w:t>
            </w:r>
            <w:proofErr w:type="spellEnd"/>
            <w:r w:rsidR="001F5238">
              <w:t xml:space="preserve"> Router</w:t>
            </w:r>
            <w:r w:rsidRPr="00753C29">
              <w:t xml:space="preserve"> via an </w:t>
            </w:r>
            <w:proofErr w:type="spellStart"/>
            <w:r w:rsidRPr="00753C29">
              <w:t>AllJoyn</w:t>
            </w:r>
            <w:proofErr w:type="spellEnd"/>
            <w:r w:rsidRPr="00753C29">
              <w:t xml:space="preserve"> method to trigger reload of the </w:t>
            </w:r>
            <w:proofErr w:type="spellStart"/>
            <w:r w:rsidRPr="00753C29">
              <w:t>config</w:t>
            </w:r>
            <w:proofErr w:type="spellEnd"/>
            <w:r w:rsidRPr="00753C29">
              <w:t xml:space="preserve"> file.</w:t>
            </w:r>
          </w:p>
        </w:tc>
      </w:tr>
    </w:tbl>
    <w:p w:rsidR="000B0480" w:rsidRDefault="00397033" w:rsidP="00397033">
      <w:pPr>
        <w:pStyle w:val="Heading2"/>
      </w:pPr>
      <w:bookmarkStart w:id="220" w:name="_Toc404604597"/>
      <w:r>
        <w:t xml:space="preserve">App </w:t>
      </w:r>
      <w:r w:rsidR="00753C29">
        <w:t>m</w:t>
      </w:r>
      <w:r>
        <w:t>anagement</w:t>
      </w:r>
      <w:bookmarkEnd w:id="220"/>
    </w:p>
    <w:p w:rsidR="00753C29" w:rsidRDefault="00753C29" w:rsidP="00753C29">
      <w:pPr>
        <w:pStyle w:val="Caption"/>
      </w:pPr>
      <w:bookmarkStart w:id="221" w:name="_Toc404604666"/>
      <w:r>
        <w:t xml:space="preserve">Table </w:t>
      </w:r>
      <w:r w:rsidR="009644C4">
        <w:fldChar w:fldCharType="begin"/>
      </w:r>
      <w:r w:rsidR="00197080">
        <w:instrText xml:space="preserve"> STYLEREF 1 \s </w:instrText>
      </w:r>
      <w:r w:rsidR="009644C4">
        <w:fldChar w:fldCharType="separate"/>
      </w:r>
      <w:r w:rsidR="00AC331C">
        <w:rPr>
          <w:noProof/>
        </w:rPr>
        <w:t>5</w:t>
      </w:r>
      <w:r w:rsidR="009644C4">
        <w:rPr>
          <w:noProof/>
        </w:rPr>
        <w:fldChar w:fldCharType="end"/>
      </w:r>
      <w:r>
        <w:noBreakHyphen/>
      </w:r>
      <w:r w:rsidR="009644C4">
        <w:fldChar w:fldCharType="begin"/>
      </w:r>
      <w:r w:rsidR="00197080">
        <w:instrText xml:space="preserve"> SEQ Table \* ARABIC \s 1 </w:instrText>
      </w:r>
      <w:r w:rsidR="009644C4">
        <w:fldChar w:fldCharType="separate"/>
      </w:r>
      <w:r w:rsidR="00AC331C">
        <w:rPr>
          <w:noProof/>
        </w:rPr>
        <w:t>6</w:t>
      </w:r>
      <w:r w:rsidR="009644C4">
        <w:rPr>
          <w:noProof/>
        </w:rPr>
        <w:fldChar w:fldCharType="end"/>
      </w:r>
      <w:r>
        <w:t xml:space="preserve"> App management requirements</w:t>
      </w:r>
      <w:bookmarkEnd w:id="221"/>
    </w:p>
    <w:tbl>
      <w:tblPr>
        <w:tblStyle w:val="TableGrid"/>
        <w:tblW w:w="8640" w:type="dxa"/>
        <w:tblInd w:w="835" w:type="dxa"/>
        <w:tblLook w:val="04A0"/>
      </w:tblPr>
      <w:tblGrid>
        <w:gridCol w:w="2365"/>
        <w:gridCol w:w="6275"/>
      </w:tblGrid>
      <w:tr w:rsidR="00753C29" w:rsidTr="00C105B9">
        <w:trPr>
          <w:cnfStyle w:val="100000000000"/>
          <w:tblHeader/>
        </w:trPr>
        <w:tc>
          <w:tcPr>
            <w:tcW w:w="2365" w:type="dxa"/>
          </w:tcPr>
          <w:p w:rsidR="00753C29" w:rsidRDefault="00753C29" w:rsidP="00C105B9">
            <w:pPr>
              <w:pStyle w:val="tableheading"/>
            </w:pPr>
            <w:r>
              <w:t xml:space="preserve">Requirement </w:t>
            </w:r>
          </w:p>
        </w:tc>
        <w:tc>
          <w:tcPr>
            <w:tcW w:w="6275" w:type="dxa"/>
          </w:tcPr>
          <w:p w:rsidR="00753C29" w:rsidRDefault="00753C29" w:rsidP="00C105B9">
            <w:pPr>
              <w:pStyle w:val="tableheading"/>
            </w:pPr>
            <w:r>
              <w:t>Description</w:t>
            </w:r>
          </w:p>
        </w:tc>
      </w:tr>
      <w:tr w:rsidR="00753C29" w:rsidTr="00C105B9">
        <w:tc>
          <w:tcPr>
            <w:tcW w:w="2365" w:type="dxa"/>
          </w:tcPr>
          <w:p w:rsidR="00753C29" w:rsidRPr="00753C29" w:rsidRDefault="00753C29" w:rsidP="00753C29">
            <w:pPr>
              <w:pStyle w:val="tableentry"/>
            </w:pPr>
            <w:r w:rsidRPr="00753C29">
              <w:t>GWA-HLD-0057</w:t>
            </w:r>
          </w:p>
        </w:tc>
        <w:tc>
          <w:tcPr>
            <w:tcW w:w="6275" w:type="dxa"/>
          </w:tcPr>
          <w:p w:rsidR="00753C29" w:rsidRPr="00753C29" w:rsidRDefault="00753C29" w:rsidP="00753C29">
            <w:pPr>
              <w:pStyle w:val="tableentry"/>
            </w:pPr>
            <w:r w:rsidRPr="00753C29">
              <w:t xml:space="preserve">The Gateway Management Application shall maintain details as per </w:t>
            </w:r>
            <w:fldSimple w:instr=" REF _Ref379468996 \h  \* MERGEFORMAT ">
              <w:r w:rsidR="00AC331C">
                <w:t>Table 3</w:t>
              </w:r>
              <w:r w:rsidR="00AC331C">
                <w:noBreakHyphen/>
                <w:t>1</w:t>
              </w:r>
            </w:fldSimple>
            <w:r w:rsidRPr="00753C29">
              <w:t xml:space="preserve"> for each </w:t>
            </w:r>
            <w:r w:rsidR="001864F1">
              <w:t>Connector</w:t>
            </w:r>
            <w:r w:rsidR="0045052B" w:rsidRPr="001E540A">
              <w:t xml:space="preserve"> app</w:t>
            </w:r>
            <w:r w:rsidRPr="00753C29">
              <w:t>.</w:t>
            </w:r>
          </w:p>
        </w:tc>
      </w:tr>
      <w:tr w:rsidR="00753C29" w:rsidTr="00C105B9">
        <w:tc>
          <w:tcPr>
            <w:tcW w:w="2365" w:type="dxa"/>
          </w:tcPr>
          <w:p w:rsidR="00753C29" w:rsidRPr="00753C29" w:rsidRDefault="00753C29" w:rsidP="00753C29">
            <w:pPr>
              <w:pStyle w:val="tableentry"/>
            </w:pPr>
            <w:r w:rsidRPr="00753C29">
              <w:t>GWA-HLD-0058</w:t>
            </w:r>
          </w:p>
        </w:tc>
        <w:tc>
          <w:tcPr>
            <w:tcW w:w="6275" w:type="dxa"/>
          </w:tcPr>
          <w:p w:rsidR="00753C29" w:rsidRPr="00753C29" w:rsidRDefault="00753C29" w:rsidP="00333D9D">
            <w:pPr>
              <w:pStyle w:val="tableentry"/>
            </w:pPr>
            <w:r w:rsidRPr="00753C29">
              <w:t xml:space="preserve">The Gateway Management Application shall maintain application details for </w:t>
            </w:r>
            <w:r w:rsidR="001864F1">
              <w:t>Connector</w:t>
            </w:r>
            <w:r w:rsidR="0045052B" w:rsidRPr="001E540A">
              <w:t xml:space="preserve"> app</w:t>
            </w:r>
            <w:r w:rsidR="0045052B">
              <w:t>s</w:t>
            </w:r>
            <w:r w:rsidR="0045052B" w:rsidRPr="00753C29">
              <w:t xml:space="preserve"> </w:t>
            </w:r>
            <w:r w:rsidRPr="00753C29">
              <w:t>for which</w:t>
            </w:r>
            <w:r w:rsidR="00333D9D">
              <w:t xml:space="preserve"> the</w:t>
            </w:r>
            <w:r w:rsidRPr="00753C29">
              <w:t xml:space="preserve"> install failed at least for a purge timer period.</w:t>
            </w:r>
          </w:p>
        </w:tc>
      </w:tr>
      <w:tr w:rsidR="00753C29" w:rsidTr="00C105B9">
        <w:tc>
          <w:tcPr>
            <w:tcW w:w="2365" w:type="dxa"/>
          </w:tcPr>
          <w:p w:rsidR="00753C29" w:rsidRPr="00753C29" w:rsidRDefault="00753C29" w:rsidP="00753C29">
            <w:pPr>
              <w:pStyle w:val="tableentry"/>
            </w:pPr>
            <w:r w:rsidRPr="00753C29">
              <w:t>GWA-HLD-0059</w:t>
            </w:r>
          </w:p>
        </w:tc>
        <w:tc>
          <w:tcPr>
            <w:tcW w:w="6275" w:type="dxa"/>
          </w:tcPr>
          <w:p w:rsidR="00753C29" w:rsidRPr="00753C29" w:rsidRDefault="00753C29" w:rsidP="0045052B">
            <w:pPr>
              <w:pStyle w:val="tableentry"/>
            </w:pPr>
            <w:r w:rsidRPr="00753C29">
              <w:t xml:space="preserve">The Gateway Management Application shall get configured with the application details for preinstalled </w:t>
            </w:r>
            <w:r w:rsidR="001864F1">
              <w:t>Connector</w:t>
            </w:r>
            <w:r w:rsidR="0045052B" w:rsidRPr="001E540A">
              <w:t xml:space="preserve"> app</w:t>
            </w:r>
            <w:r w:rsidR="0045052B">
              <w:t>s</w:t>
            </w:r>
            <w:r w:rsidRPr="00753C29">
              <w:t xml:space="preserve"> as part of offline install procedure for those apps.</w:t>
            </w:r>
          </w:p>
        </w:tc>
      </w:tr>
      <w:tr w:rsidR="00753C29" w:rsidTr="00C105B9">
        <w:tc>
          <w:tcPr>
            <w:tcW w:w="2365" w:type="dxa"/>
          </w:tcPr>
          <w:p w:rsidR="00753C29" w:rsidRPr="00753C29" w:rsidRDefault="00753C29" w:rsidP="00753C29">
            <w:pPr>
              <w:pStyle w:val="tableentry"/>
            </w:pPr>
            <w:r w:rsidRPr="00753C29">
              <w:t>GWA-HLD-0060</w:t>
            </w:r>
          </w:p>
        </w:tc>
        <w:tc>
          <w:tcPr>
            <w:tcW w:w="6275" w:type="dxa"/>
          </w:tcPr>
          <w:p w:rsidR="00753C29" w:rsidRPr="00753C29" w:rsidRDefault="00753C29" w:rsidP="00753C29">
            <w:pPr>
              <w:pStyle w:val="tableentry"/>
            </w:pPr>
            <w:r w:rsidRPr="00753C29">
              <w:t xml:space="preserve">The Package Manager Application shall provide app install, upgrade and uninstall functionality for </w:t>
            </w:r>
            <w:r w:rsidR="001864F1">
              <w:t>Connector</w:t>
            </w:r>
            <w:r w:rsidR="0045052B" w:rsidRPr="001E540A">
              <w:t xml:space="preserve"> app</w:t>
            </w:r>
            <w:r w:rsidR="0045052B">
              <w:t>s</w:t>
            </w:r>
            <w:r w:rsidRPr="00753C29">
              <w:t>.</w:t>
            </w:r>
          </w:p>
        </w:tc>
      </w:tr>
      <w:tr w:rsidR="00753C29" w:rsidTr="00C105B9">
        <w:tc>
          <w:tcPr>
            <w:tcW w:w="2365" w:type="dxa"/>
          </w:tcPr>
          <w:p w:rsidR="00753C29" w:rsidRPr="00E96A0F" w:rsidRDefault="00753C29" w:rsidP="00E96A0F">
            <w:pPr>
              <w:pStyle w:val="tableentry"/>
            </w:pPr>
            <w:r w:rsidRPr="00E96A0F">
              <w:t>GWA-HLD-0061</w:t>
            </w:r>
          </w:p>
        </w:tc>
        <w:tc>
          <w:tcPr>
            <w:tcW w:w="6275" w:type="dxa"/>
          </w:tcPr>
          <w:p w:rsidR="00753C29" w:rsidRPr="00E96A0F" w:rsidRDefault="00E96A0F" w:rsidP="00E96A0F">
            <w:pPr>
              <w:pStyle w:val="tableentry"/>
            </w:pPr>
            <w:r w:rsidRPr="00E96A0F">
              <w:t>The Package Manager Application shall support a command line interface for app install, upgrade and uninstall.</w:t>
            </w:r>
          </w:p>
        </w:tc>
      </w:tr>
      <w:tr w:rsidR="00E96A0F" w:rsidTr="00C105B9">
        <w:tc>
          <w:tcPr>
            <w:tcW w:w="2365" w:type="dxa"/>
          </w:tcPr>
          <w:p w:rsidR="00E96A0F" w:rsidRPr="00E96A0F" w:rsidRDefault="00E96A0F" w:rsidP="00E96A0F">
            <w:pPr>
              <w:pStyle w:val="tableentry"/>
            </w:pPr>
            <w:r w:rsidRPr="00E96A0F">
              <w:t>GWA-HLD-0062</w:t>
            </w:r>
          </w:p>
        </w:tc>
        <w:tc>
          <w:tcPr>
            <w:tcW w:w="6275" w:type="dxa"/>
          </w:tcPr>
          <w:p w:rsidR="00E96A0F" w:rsidRPr="00E96A0F" w:rsidRDefault="00E96A0F" w:rsidP="00E96A0F">
            <w:pPr>
              <w:pStyle w:val="tableentry"/>
            </w:pPr>
            <w:r w:rsidRPr="00E96A0F">
              <w:t>The Gateway Management Application shall support functional methods for</w:t>
            </w:r>
            <w:r w:rsidR="0045052B">
              <w:t xml:space="preserve"> the</w:t>
            </w:r>
            <w:r w:rsidRPr="00E96A0F">
              <w:t xml:space="preserve"> App Management interface as per </w:t>
            </w:r>
            <w:fldSimple w:instr=" REF _Ref379470716 \h  \* MERGEFORMAT ">
              <w:r w:rsidR="00AC331C">
                <w:t>Table 3</w:t>
              </w:r>
              <w:r w:rsidR="00AC331C">
                <w:noBreakHyphen/>
                <w:t>2</w:t>
              </w:r>
            </w:fldSimple>
            <w:r w:rsidRPr="00E96A0F">
              <w:t>.</w:t>
            </w:r>
          </w:p>
        </w:tc>
      </w:tr>
      <w:tr w:rsidR="00E96A0F" w:rsidTr="00C105B9">
        <w:tc>
          <w:tcPr>
            <w:tcW w:w="2365" w:type="dxa"/>
          </w:tcPr>
          <w:p w:rsidR="00E96A0F" w:rsidRPr="00E96A0F" w:rsidRDefault="00E96A0F" w:rsidP="00E96A0F">
            <w:pPr>
              <w:pStyle w:val="tableentry"/>
            </w:pPr>
            <w:r w:rsidRPr="00E96A0F">
              <w:t>GWA-HLD-0063</w:t>
            </w:r>
          </w:p>
        </w:tc>
        <w:tc>
          <w:tcPr>
            <w:tcW w:w="6275" w:type="dxa"/>
          </w:tcPr>
          <w:p w:rsidR="00E96A0F" w:rsidRPr="00E96A0F" w:rsidRDefault="00E96A0F" w:rsidP="00E96A0F">
            <w:pPr>
              <w:pStyle w:val="tableentry"/>
            </w:pPr>
            <w:r w:rsidRPr="00E96A0F">
              <w:t xml:space="preserve">The Gateway Management Application shall support behavior as per </w:t>
            </w:r>
            <w:fldSimple w:instr=" REF _Ref379470535 \h  \* MERGEFORMAT ">
              <w:r w:rsidR="00AC331C">
                <w:t>Figure 3</w:t>
              </w:r>
              <w:r w:rsidR="00AC331C">
                <w:noBreakHyphen/>
                <w:t>2</w:t>
              </w:r>
            </w:fldSimple>
            <w:r w:rsidRPr="00E96A0F">
              <w:t xml:space="preserve"> for </w:t>
            </w:r>
            <w:r w:rsidR="001864F1">
              <w:t>Connector</w:t>
            </w:r>
            <w:r w:rsidR="0045052B" w:rsidRPr="001E540A">
              <w:t xml:space="preserve"> app</w:t>
            </w:r>
            <w:r w:rsidRPr="00E96A0F">
              <w:t xml:space="preserve"> installation.</w:t>
            </w:r>
          </w:p>
        </w:tc>
      </w:tr>
      <w:tr w:rsidR="00E96A0F" w:rsidTr="00C105B9">
        <w:tc>
          <w:tcPr>
            <w:tcW w:w="2365" w:type="dxa"/>
          </w:tcPr>
          <w:p w:rsidR="00E96A0F" w:rsidRPr="00E96A0F" w:rsidRDefault="00E96A0F" w:rsidP="00E96A0F">
            <w:pPr>
              <w:pStyle w:val="tableentry"/>
            </w:pPr>
            <w:r w:rsidRPr="00E96A0F">
              <w:t>GWA-HLD-0064</w:t>
            </w:r>
          </w:p>
        </w:tc>
        <w:tc>
          <w:tcPr>
            <w:tcW w:w="6275" w:type="dxa"/>
          </w:tcPr>
          <w:p w:rsidR="00E96A0F" w:rsidRPr="00E96A0F" w:rsidRDefault="00E96A0F" w:rsidP="00E96A0F">
            <w:pPr>
              <w:pStyle w:val="tableentry"/>
            </w:pPr>
            <w:r w:rsidRPr="00E96A0F">
              <w:t xml:space="preserve">The Gateway Management Application shall support behavior as per </w:t>
            </w:r>
            <w:fldSimple w:instr=" REF _Ref379470578 \h  \* MERGEFORMAT ">
              <w:r w:rsidR="00AC331C">
                <w:t>Figure 3</w:t>
              </w:r>
              <w:r w:rsidR="00AC331C">
                <w:noBreakHyphen/>
                <w:t>3</w:t>
              </w:r>
            </w:fldSimple>
            <w:r w:rsidRPr="00E96A0F">
              <w:t xml:space="preserve"> for </w:t>
            </w:r>
            <w:r w:rsidR="001864F1">
              <w:t>Connector</w:t>
            </w:r>
            <w:r w:rsidR="0045052B" w:rsidRPr="001E540A">
              <w:t xml:space="preserve"> app</w:t>
            </w:r>
            <w:r w:rsidRPr="00E96A0F">
              <w:t xml:space="preserve"> upgrade.</w:t>
            </w:r>
          </w:p>
        </w:tc>
      </w:tr>
      <w:tr w:rsidR="00E96A0F" w:rsidTr="00C105B9">
        <w:tc>
          <w:tcPr>
            <w:tcW w:w="2365" w:type="dxa"/>
          </w:tcPr>
          <w:p w:rsidR="00E96A0F" w:rsidRPr="00E96A0F" w:rsidRDefault="00E96A0F" w:rsidP="00E96A0F">
            <w:pPr>
              <w:pStyle w:val="tableentry"/>
            </w:pPr>
            <w:r w:rsidRPr="00E96A0F">
              <w:lastRenderedPageBreak/>
              <w:t>GWA-HLD-0065</w:t>
            </w:r>
          </w:p>
        </w:tc>
        <w:tc>
          <w:tcPr>
            <w:tcW w:w="6275" w:type="dxa"/>
          </w:tcPr>
          <w:p w:rsidR="00E96A0F" w:rsidRPr="00E96A0F" w:rsidRDefault="00E96A0F" w:rsidP="00E96A0F">
            <w:pPr>
              <w:pStyle w:val="tableentry"/>
            </w:pPr>
            <w:r w:rsidRPr="00E96A0F">
              <w:t xml:space="preserve">The Gateway Management Application shall support behavior as per </w:t>
            </w:r>
            <w:fldSimple w:instr=" REF _Ref379470595 \h  \* MERGEFORMAT ">
              <w:r w:rsidR="00AC331C">
                <w:t>Figure 3</w:t>
              </w:r>
              <w:r w:rsidR="00AC331C">
                <w:noBreakHyphen/>
                <w:t>4</w:t>
              </w:r>
            </w:fldSimple>
            <w:r w:rsidRPr="00E96A0F">
              <w:t xml:space="preserve"> for </w:t>
            </w:r>
            <w:r w:rsidR="001864F1">
              <w:t>Connector</w:t>
            </w:r>
            <w:r w:rsidR="0045052B" w:rsidRPr="001E540A">
              <w:t xml:space="preserve"> app</w:t>
            </w:r>
            <w:r w:rsidRPr="00E96A0F">
              <w:t xml:space="preserve"> </w:t>
            </w:r>
            <w:proofErr w:type="spellStart"/>
            <w:r w:rsidRPr="00E96A0F">
              <w:t>uninstallation</w:t>
            </w:r>
            <w:proofErr w:type="spellEnd"/>
            <w:r w:rsidRPr="00E96A0F">
              <w:t>.</w:t>
            </w:r>
          </w:p>
        </w:tc>
      </w:tr>
      <w:tr w:rsidR="00E96A0F" w:rsidTr="00C105B9">
        <w:tc>
          <w:tcPr>
            <w:tcW w:w="2365" w:type="dxa"/>
          </w:tcPr>
          <w:p w:rsidR="00E96A0F" w:rsidRPr="00E96A0F" w:rsidRDefault="00E96A0F" w:rsidP="00E96A0F">
            <w:pPr>
              <w:pStyle w:val="tableentry"/>
            </w:pPr>
            <w:r w:rsidRPr="00E96A0F">
              <w:t>GWA-HLD-0066</w:t>
            </w:r>
          </w:p>
        </w:tc>
        <w:tc>
          <w:tcPr>
            <w:tcW w:w="6275" w:type="dxa"/>
          </w:tcPr>
          <w:p w:rsidR="00E96A0F" w:rsidRPr="00E96A0F" w:rsidRDefault="00E96A0F" w:rsidP="007E1330">
            <w:pPr>
              <w:pStyle w:val="tableentry"/>
            </w:pPr>
            <w:r w:rsidRPr="00E96A0F">
              <w:t xml:space="preserve">The Gateway Management Application shall support behavior as per </w:t>
            </w:r>
            <w:r w:rsidR="009644C4">
              <w:fldChar w:fldCharType="begin"/>
            </w:r>
            <w:r w:rsidR="007E1330">
              <w:instrText xml:space="preserve"> REF _Ref394568584 \h </w:instrText>
            </w:r>
            <w:r w:rsidR="009644C4">
              <w:fldChar w:fldCharType="separate"/>
            </w:r>
            <w:r w:rsidR="007E1330">
              <w:t xml:space="preserve">Figure </w:t>
            </w:r>
            <w:r w:rsidR="007E1330">
              <w:rPr>
                <w:noProof/>
              </w:rPr>
              <w:t>3</w:t>
            </w:r>
            <w:r w:rsidR="007E1330">
              <w:noBreakHyphen/>
            </w:r>
            <w:r w:rsidR="007E1330">
              <w:rPr>
                <w:noProof/>
              </w:rPr>
              <w:t>5</w:t>
            </w:r>
            <w:r w:rsidR="009644C4">
              <w:fldChar w:fldCharType="end"/>
            </w:r>
            <w:r w:rsidRPr="00E96A0F">
              <w:t xml:space="preserve"> for </w:t>
            </w:r>
            <w:r w:rsidR="001864F1">
              <w:t>Connector</w:t>
            </w:r>
            <w:r w:rsidR="0045052B" w:rsidRPr="001E540A">
              <w:t xml:space="preserve"> app</w:t>
            </w:r>
            <w:r w:rsidRPr="00E96A0F">
              <w:t xml:space="preserve"> restart.</w:t>
            </w:r>
          </w:p>
        </w:tc>
      </w:tr>
      <w:tr w:rsidR="00E96A0F" w:rsidTr="00C105B9">
        <w:tc>
          <w:tcPr>
            <w:tcW w:w="2365" w:type="dxa"/>
          </w:tcPr>
          <w:p w:rsidR="00E96A0F" w:rsidRPr="00E96A0F" w:rsidRDefault="00E96A0F" w:rsidP="00E96A0F">
            <w:pPr>
              <w:pStyle w:val="tableentry"/>
            </w:pPr>
            <w:r w:rsidRPr="00E96A0F">
              <w:t>GWA-HLD-0067</w:t>
            </w:r>
          </w:p>
        </w:tc>
        <w:tc>
          <w:tcPr>
            <w:tcW w:w="6275" w:type="dxa"/>
          </w:tcPr>
          <w:p w:rsidR="00E96A0F" w:rsidRPr="00E96A0F" w:rsidRDefault="00E96A0F" w:rsidP="00E96A0F">
            <w:pPr>
              <w:pStyle w:val="tableentry"/>
            </w:pPr>
            <w:r w:rsidRPr="00E96A0F">
              <w:t xml:space="preserve">The Gateway Management Application shall support functional definition for </w:t>
            </w:r>
            <w:r w:rsidR="0045052B">
              <w:t xml:space="preserve">the </w:t>
            </w:r>
            <w:r w:rsidRPr="00E96A0F">
              <w:t xml:space="preserve">Install App method as per </w:t>
            </w:r>
            <w:fldSimple w:instr=" REF _Ref379470905 \h  \* MERGEFORMAT ">
              <w:r w:rsidR="00AC331C">
                <w:t>Table 3</w:t>
              </w:r>
              <w:r w:rsidR="00AC331C">
                <w:noBreakHyphen/>
                <w:t>3</w:t>
              </w:r>
            </w:fldSimple>
            <w:r w:rsidRPr="00E96A0F">
              <w:t>.</w:t>
            </w:r>
          </w:p>
        </w:tc>
      </w:tr>
      <w:tr w:rsidR="00E96A0F" w:rsidTr="00C105B9">
        <w:tc>
          <w:tcPr>
            <w:tcW w:w="2365" w:type="dxa"/>
          </w:tcPr>
          <w:p w:rsidR="00E96A0F" w:rsidRPr="00E96A0F" w:rsidRDefault="00E96A0F" w:rsidP="00E96A0F">
            <w:pPr>
              <w:pStyle w:val="tableentry"/>
            </w:pPr>
            <w:r w:rsidRPr="00E96A0F">
              <w:t>GWA-HLD-0068</w:t>
            </w:r>
          </w:p>
        </w:tc>
        <w:tc>
          <w:tcPr>
            <w:tcW w:w="6275" w:type="dxa"/>
          </w:tcPr>
          <w:p w:rsidR="00E96A0F" w:rsidRPr="00E96A0F" w:rsidRDefault="00E96A0F" w:rsidP="00E96A0F">
            <w:pPr>
              <w:pStyle w:val="tableentry"/>
            </w:pPr>
            <w:r w:rsidRPr="00E96A0F">
              <w:t xml:space="preserve">The Gateway Management Application shall support functional definition for </w:t>
            </w:r>
            <w:r w:rsidR="0045052B">
              <w:t xml:space="preserve">the </w:t>
            </w:r>
            <w:r w:rsidRPr="00E96A0F">
              <w:t xml:space="preserve">Uninstall App method as per </w:t>
            </w:r>
            <w:fldSimple w:instr=" REF _Ref379470939 \h  \* MERGEFORMAT ">
              <w:r w:rsidR="00AC331C">
                <w:t>Table 3</w:t>
              </w:r>
              <w:r w:rsidR="00AC331C">
                <w:noBreakHyphen/>
                <w:t>4</w:t>
              </w:r>
            </w:fldSimple>
            <w:r w:rsidRPr="00E96A0F">
              <w:t>.</w:t>
            </w:r>
          </w:p>
        </w:tc>
      </w:tr>
      <w:tr w:rsidR="00E96A0F" w:rsidTr="00C105B9">
        <w:tc>
          <w:tcPr>
            <w:tcW w:w="2365" w:type="dxa"/>
          </w:tcPr>
          <w:p w:rsidR="00E96A0F" w:rsidRPr="00E96A0F" w:rsidRDefault="00E96A0F" w:rsidP="00E96A0F">
            <w:pPr>
              <w:pStyle w:val="tableentry"/>
            </w:pPr>
            <w:r w:rsidRPr="00E96A0F">
              <w:t>GWA-HLD-0069</w:t>
            </w:r>
          </w:p>
        </w:tc>
        <w:tc>
          <w:tcPr>
            <w:tcW w:w="6275" w:type="dxa"/>
          </w:tcPr>
          <w:p w:rsidR="00E96A0F" w:rsidRPr="00E96A0F" w:rsidRDefault="00E96A0F" w:rsidP="00E96A0F">
            <w:pPr>
              <w:pStyle w:val="tableentry"/>
            </w:pPr>
            <w:r w:rsidRPr="00E96A0F">
              <w:t xml:space="preserve">The Gateway Management Application shall support functional definition for </w:t>
            </w:r>
            <w:r w:rsidR="0045052B">
              <w:t xml:space="preserve">the </w:t>
            </w:r>
            <w:r w:rsidRPr="00E96A0F">
              <w:t xml:space="preserve">Restart App method as per </w:t>
            </w:r>
            <w:fldSimple w:instr=" REF _Ref379470969 \h  \* MERGEFORMAT ">
              <w:r w:rsidR="00AC331C">
                <w:t>Table 3</w:t>
              </w:r>
              <w:r w:rsidR="00AC331C">
                <w:noBreakHyphen/>
                <w:t>5</w:t>
              </w:r>
            </w:fldSimple>
            <w:r w:rsidRPr="00E96A0F">
              <w:t>.</w:t>
            </w:r>
          </w:p>
        </w:tc>
      </w:tr>
      <w:tr w:rsidR="00E96A0F" w:rsidTr="00C105B9">
        <w:tc>
          <w:tcPr>
            <w:tcW w:w="2365" w:type="dxa"/>
          </w:tcPr>
          <w:p w:rsidR="00E96A0F" w:rsidRPr="00E96A0F" w:rsidRDefault="00E96A0F" w:rsidP="00E96A0F">
            <w:pPr>
              <w:pStyle w:val="tableentry"/>
            </w:pPr>
            <w:r w:rsidRPr="00E96A0F">
              <w:t>GWA-HLD-0070</w:t>
            </w:r>
          </w:p>
        </w:tc>
        <w:tc>
          <w:tcPr>
            <w:tcW w:w="6275" w:type="dxa"/>
          </w:tcPr>
          <w:p w:rsidR="00E96A0F" w:rsidRPr="00E96A0F" w:rsidRDefault="00E96A0F" w:rsidP="00E96A0F">
            <w:pPr>
              <w:pStyle w:val="tableentry"/>
            </w:pPr>
            <w:r w:rsidRPr="00E96A0F">
              <w:t xml:space="preserve">The Gateway Management Application shall support functional definition for </w:t>
            </w:r>
            <w:r w:rsidR="0045052B">
              <w:t xml:space="preserve">the </w:t>
            </w:r>
            <w:r w:rsidRPr="00E96A0F">
              <w:t xml:space="preserve">Get App Status method as per </w:t>
            </w:r>
            <w:fldSimple w:instr=" REF _Ref379470999 \h  \* MERGEFORMAT ">
              <w:r w:rsidR="00AC331C">
                <w:t>Table 3</w:t>
              </w:r>
              <w:r w:rsidR="00AC331C">
                <w:noBreakHyphen/>
                <w:t>6</w:t>
              </w:r>
            </w:fldSimple>
            <w:r w:rsidRPr="00E96A0F">
              <w:t>.</w:t>
            </w:r>
          </w:p>
        </w:tc>
      </w:tr>
      <w:tr w:rsidR="00E96A0F" w:rsidTr="00C105B9">
        <w:tc>
          <w:tcPr>
            <w:tcW w:w="2365" w:type="dxa"/>
          </w:tcPr>
          <w:p w:rsidR="00E96A0F" w:rsidRPr="00E96A0F" w:rsidRDefault="00E96A0F" w:rsidP="00E96A0F">
            <w:pPr>
              <w:pStyle w:val="tableentry"/>
            </w:pPr>
            <w:r w:rsidRPr="00E96A0F">
              <w:t>GWA-HLD-0071</w:t>
            </w:r>
          </w:p>
        </w:tc>
        <w:tc>
          <w:tcPr>
            <w:tcW w:w="6275" w:type="dxa"/>
          </w:tcPr>
          <w:p w:rsidR="00E96A0F" w:rsidRPr="00E96A0F" w:rsidRDefault="00E96A0F" w:rsidP="00E96A0F">
            <w:pPr>
              <w:pStyle w:val="tableentry"/>
            </w:pPr>
            <w:r w:rsidRPr="00E96A0F">
              <w:t xml:space="preserve">The Gateway Management Application shall support functional definition for </w:t>
            </w:r>
            <w:r w:rsidR="0045052B">
              <w:t xml:space="preserve">the </w:t>
            </w:r>
            <w:r w:rsidRPr="00E96A0F">
              <w:t xml:space="preserve">Get Installed Apps method as per </w:t>
            </w:r>
            <w:fldSimple w:instr=" REF _Ref379471049 \h  \* MERGEFORMAT ">
              <w:r w:rsidR="00AC331C">
                <w:t>Table 3</w:t>
              </w:r>
              <w:r w:rsidR="00AC331C">
                <w:noBreakHyphen/>
                <w:t>7</w:t>
              </w:r>
            </w:fldSimple>
            <w:r w:rsidRPr="00E96A0F">
              <w:t>.</w:t>
            </w:r>
          </w:p>
        </w:tc>
      </w:tr>
      <w:tr w:rsidR="00E96A0F" w:rsidTr="00C105B9">
        <w:tc>
          <w:tcPr>
            <w:tcW w:w="2365" w:type="dxa"/>
          </w:tcPr>
          <w:p w:rsidR="00E96A0F" w:rsidRPr="00E96A0F" w:rsidRDefault="00E96A0F" w:rsidP="00E96A0F">
            <w:pPr>
              <w:pStyle w:val="tableentry"/>
            </w:pPr>
            <w:r w:rsidRPr="00E96A0F">
              <w:t>GWA-HLD-0072</w:t>
            </w:r>
          </w:p>
        </w:tc>
        <w:tc>
          <w:tcPr>
            <w:tcW w:w="6275" w:type="dxa"/>
          </w:tcPr>
          <w:p w:rsidR="00E96A0F" w:rsidRPr="00E96A0F" w:rsidRDefault="00E96A0F" w:rsidP="00E96A0F">
            <w:pPr>
              <w:pStyle w:val="tableentry"/>
            </w:pPr>
            <w:r w:rsidRPr="00E96A0F">
              <w:t xml:space="preserve">The Gateway Management Application shall support functional definition for </w:t>
            </w:r>
            <w:r w:rsidR="0045052B">
              <w:t xml:space="preserve">the </w:t>
            </w:r>
            <w:r w:rsidRPr="00E96A0F">
              <w:t xml:space="preserve">Get Manifest Data method as per </w:t>
            </w:r>
            <w:fldSimple w:instr=" REF _Ref379471073 \h  \* MERGEFORMAT ">
              <w:r w:rsidR="00AC331C">
                <w:t>Table 3</w:t>
              </w:r>
              <w:r w:rsidR="00AC331C">
                <w:noBreakHyphen/>
                <w:t>9</w:t>
              </w:r>
            </w:fldSimple>
            <w:r w:rsidRPr="00E96A0F">
              <w:t>.</w:t>
            </w:r>
          </w:p>
        </w:tc>
      </w:tr>
      <w:tr w:rsidR="00E96A0F" w:rsidTr="00C105B9">
        <w:tc>
          <w:tcPr>
            <w:tcW w:w="2365" w:type="dxa"/>
          </w:tcPr>
          <w:p w:rsidR="00E96A0F" w:rsidRPr="00E96A0F" w:rsidRDefault="00E96A0F" w:rsidP="00E96A0F">
            <w:pPr>
              <w:pStyle w:val="tableentry"/>
            </w:pPr>
            <w:r w:rsidRPr="00E96A0F">
              <w:t>GWA-HLD-0073</w:t>
            </w:r>
          </w:p>
        </w:tc>
        <w:tc>
          <w:tcPr>
            <w:tcW w:w="6275" w:type="dxa"/>
          </w:tcPr>
          <w:p w:rsidR="00E96A0F" w:rsidRPr="00E96A0F" w:rsidRDefault="00E96A0F" w:rsidP="007E1330">
            <w:pPr>
              <w:pStyle w:val="tableentry"/>
            </w:pPr>
            <w:r w:rsidRPr="00E96A0F">
              <w:t xml:space="preserve">The Package Manager Application shall provide functions as per </w:t>
            </w:r>
            <w:r w:rsidR="009644C4">
              <w:fldChar w:fldCharType="begin"/>
            </w:r>
            <w:r w:rsidR="007E1330">
              <w:instrText xml:space="preserve"> REF _Ref394567848 \h </w:instrText>
            </w:r>
            <w:r w:rsidR="009644C4">
              <w:fldChar w:fldCharType="separate"/>
            </w:r>
            <w:r w:rsidR="007E1330">
              <w:t xml:space="preserve">Table </w:t>
            </w:r>
            <w:r w:rsidR="007E1330">
              <w:rPr>
                <w:noProof/>
              </w:rPr>
              <w:t>3</w:t>
            </w:r>
            <w:r w:rsidR="007E1330">
              <w:noBreakHyphen/>
            </w:r>
            <w:r w:rsidR="007E1330">
              <w:rPr>
                <w:noProof/>
              </w:rPr>
              <w:t>11</w:t>
            </w:r>
            <w:r w:rsidR="009644C4">
              <w:fldChar w:fldCharType="end"/>
            </w:r>
            <w:r w:rsidRPr="00E96A0F">
              <w:t>.</w:t>
            </w:r>
          </w:p>
        </w:tc>
      </w:tr>
      <w:tr w:rsidR="00E96A0F" w:rsidTr="00C105B9">
        <w:tc>
          <w:tcPr>
            <w:tcW w:w="2365" w:type="dxa"/>
          </w:tcPr>
          <w:p w:rsidR="00E96A0F" w:rsidRPr="00E96A0F" w:rsidRDefault="00E96A0F" w:rsidP="00E96A0F">
            <w:pPr>
              <w:pStyle w:val="tableentry"/>
            </w:pPr>
            <w:r w:rsidRPr="00E96A0F">
              <w:t>GWA-HLD-0074</w:t>
            </w:r>
          </w:p>
        </w:tc>
        <w:tc>
          <w:tcPr>
            <w:tcW w:w="6275" w:type="dxa"/>
          </w:tcPr>
          <w:p w:rsidR="00E96A0F" w:rsidRPr="00E96A0F" w:rsidRDefault="00E96A0F" w:rsidP="00E96A0F">
            <w:pPr>
              <w:pStyle w:val="tableentry"/>
            </w:pPr>
            <w:r w:rsidRPr="00E96A0F">
              <w:t>The Package Manager Application shall support parameters for</w:t>
            </w:r>
            <w:r w:rsidR="0045052B">
              <w:t xml:space="preserve"> the</w:t>
            </w:r>
            <w:r w:rsidRPr="00E96A0F">
              <w:t xml:space="preserve"> </w:t>
            </w:r>
            <w:proofErr w:type="spellStart"/>
            <w:r w:rsidRPr="00E96A0F">
              <w:t>InstallApp</w:t>
            </w:r>
            <w:proofErr w:type="spellEnd"/>
            <w:r w:rsidRPr="00E96A0F">
              <w:t xml:space="preserve"> function as per </w:t>
            </w:r>
            <w:fldSimple w:instr=" REF _Ref379471213 \h  \* MERGEFORMAT ">
              <w:r w:rsidR="00AC331C">
                <w:t>Table 3</w:t>
              </w:r>
              <w:r w:rsidR="00AC331C">
                <w:noBreakHyphen/>
                <w:t>12</w:t>
              </w:r>
            </w:fldSimple>
            <w:r w:rsidRPr="00E96A0F">
              <w:t>.</w:t>
            </w:r>
          </w:p>
        </w:tc>
      </w:tr>
      <w:tr w:rsidR="00E96A0F" w:rsidTr="00C105B9">
        <w:tc>
          <w:tcPr>
            <w:tcW w:w="2365" w:type="dxa"/>
          </w:tcPr>
          <w:p w:rsidR="00E96A0F" w:rsidRPr="00E96A0F" w:rsidRDefault="00E96A0F" w:rsidP="00E96A0F">
            <w:pPr>
              <w:pStyle w:val="tableentry"/>
            </w:pPr>
            <w:r w:rsidRPr="00E96A0F">
              <w:t>GWA-HLD-0075</w:t>
            </w:r>
          </w:p>
        </w:tc>
        <w:tc>
          <w:tcPr>
            <w:tcW w:w="6275" w:type="dxa"/>
          </w:tcPr>
          <w:p w:rsidR="00E96A0F" w:rsidRPr="00E96A0F" w:rsidRDefault="00E96A0F" w:rsidP="00E96A0F">
            <w:pPr>
              <w:pStyle w:val="tableentry"/>
            </w:pPr>
            <w:r w:rsidRPr="00E96A0F">
              <w:t xml:space="preserve">The Package Manager Application shall support parameters for </w:t>
            </w:r>
            <w:r w:rsidR="0045052B">
              <w:t xml:space="preserve">the </w:t>
            </w:r>
            <w:proofErr w:type="spellStart"/>
            <w:r w:rsidRPr="00E96A0F">
              <w:t>UninstallApp</w:t>
            </w:r>
            <w:proofErr w:type="spellEnd"/>
            <w:r w:rsidRPr="00E96A0F">
              <w:t xml:space="preserve"> function as per </w:t>
            </w:r>
            <w:fldSimple w:instr=" REF _Ref379471233 \h  \* MERGEFORMAT ">
              <w:r w:rsidR="00AC331C">
                <w:t>Table 3</w:t>
              </w:r>
              <w:r w:rsidR="00AC331C">
                <w:noBreakHyphen/>
                <w:t>13</w:t>
              </w:r>
            </w:fldSimple>
            <w:r w:rsidRPr="00E96A0F">
              <w:t>.</w:t>
            </w:r>
          </w:p>
        </w:tc>
      </w:tr>
      <w:tr w:rsidR="00E96A0F" w:rsidTr="00C105B9">
        <w:tc>
          <w:tcPr>
            <w:tcW w:w="2365" w:type="dxa"/>
          </w:tcPr>
          <w:p w:rsidR="00E96A0F" w:rsidRPr="00E96A0F" w:rsidRDefault="00E96A0F" w:rsidP="00E96A0F">
            <w:pPr>
              <w:pStyle w:val="tableentry"/>
            </w:pPr>
            <w:r w:rsidRPr="00E96A0F">
              <w:t>GWA-HLD-0076</w:t>
            </w:r>
          </w:p>
        </w:tc>
        <w:tc>
          <w:tcPr>
            <w:tcW w:w="6275" w:type="dxa"/>
          </w:tcPr>
          <w:p w:rsidR="00E96A0F" w:rsidRPr="00E96A0F" w:rsidRDefault="00E96A0F" w:rsidP="00E55173">
            <w:pPr>
              <w:pStyle w:val="tableentry"/>
            </w:pPr>
            <w:r w:rsidRPr="00E96A0F">
              <w:t xml:space="preserve">The Package Manager Application shall support downloading </w:t>
            </w:r>
            <w:r w:rsidR="001864F1">
              <w:t>Connector</w:t>
            </w:r>
            <w:r w:rsidR="00E55173">
              <w:t xml:space="preserve"> app</w:t>
            </w:r>
            <w:r w:rsidRPr="00E96A0F">
              <w:t xml:space="preserve"> packages over HTTPs from the download URL provided.</w:t>
            </w:r>
          </w:p>
        </w:tc>
      </w:tr>
      <w:tr w:rsidR="00E96A0F" w:rsidTr="00C105B9">
        <w:tc>
          <w:tcPr>
            <w:tcW w:w="2365" w:type="dxa"/>
          </w:tcPr>
          <w:p w:rsidR="00E96A0F" w:rsidRPr="00E96A0F" w:rsidRDefault="00E96A0F" w:rsidP="00E96A0F">
            <w:pPr>
              <w:pStyle w:val="tableentry"/>
            </w:pPr>
            <w:r w:rsidRPr="00E96A0F">
              <w:t>GWA-HLD-0077</w:t>
            </w:r>
          </w:p>
        </w:tc>
        <w:tc>
          <w:tcPr>
            <w:tcW w:w="6275" w:type="dxa"/>
          </w:tcPr>
          <w:p w:rsidR="00E96A0F" w:rsidRPr="00E96A0F" w:rsidRDefault="00E96A0F" w:rsidP="00E96A0F">
            <w:pPr>
              <w:pStyle w:val="tableentry"/>
            </w:pPr>
            <w:r w:rsidRPr="00E96A0F">
              <w:t xml:space="preserve">The Package Manager Application shall support </w:t>
            </w:r>
            <w:proofErr w:type="spellStart"/>
            <w:r w:rsidRPr="00E96A0F">
              <w:t>AllJoyn</w:t>
            </w:r>
            <w:proofErr w:type="spellEnd"/>
            <w:r w:rsidRPr="00E96A0F">
              <w:t xml:space="preserve"> package format including manifest file and app package files.</w:t>
            </w:r>
          </w:p>
        </w:tc>
      </w:tr>
      <w:tr w:rsidR="00E96A0F" w:rsidTr="00C105B9">
        <w:tc>
          <w:tcPr>
            <w:tcW w:w="2365" w:type="dxa"/>
          </w:tcPr>
          <w:p w:rsidR="00E96A0F" w:rsidRPr="00E96A0F" w:rsidRDefault="00E96A0F" w:rsidP="00E96A0F">
            <w:pPr>
              <w:pStyle w:val="tableentry"/>
            </w:pPr>
            <w:r w:rsidRPr="00E96A0F">
              <w:t>GWA-HLD-0078</w:t>
            </w:r>
          </w:p>
        </w:tc>
        <w:tc>
          <w:tcPr>
            <w:tcW w:w="6275" w:type="dxa"/>
          </w:tcPr>
          <w:p w:rsidR="00E96A0F" w:rsidRPr="00E96A0F" w:rsidRDefault="00E96A0F" w:rsidP="00E96A0F">
            <w:pPr>
              <w:pStyle w:val="tableentry"/>
            </w:pPr>
            <w:r w:rsidRPr="00E96A0F">
              <w:t xml:space="preserve">The manifest file for a </w:t>
            </w:r>
            <w:r w:rsidR="001864F1">
              <w:t>Connector</w:t>
            </w:r>
            <w:r w:rsidR="00A32CFF" w:rsidRPr="001E540A">
              <w:t xml:space="preserve"> app</w:t>
            </w:r>
            <w:r w:rsidRPr="00E96A0F">
              <w:t xml:space="preserve"> shall include metadata as per </w:t>
            </w:r>
            <w:fldSimple w:instr=" REF _Ref379471415 \h  \* MERGEFORMAT ">
              <w:r w:rsidR="00AC331C">
                <w:t>Table 3</w:t>
              </w:r>
              <w:r w:rsidR="00AC331C">
                <w:noBreakHyphen/>
                <w:t>14</w:t>
              </w:r>
            </w:fldSimple>
            <w:r w:rsidRPr="00E96A0F">
              <w:t>.</w:t>
            </w:r>
          </w:p>
        </w:tc>
      </w:tr>
      <w:tr w:rsidR="00E96A0F" w:rsidTr="00C105B9">
        <w:tc>
          <w:tcPr>
            <w:tcW w:w="2365" w:type="dxa"/>
          </w:tcPr>
          <w:p w:rsidR="00E96A0F" w:rsidRPr="00E96A0F" w:rsidRDefault="00E96A0F" w:rsidP="00E96A0F">
            <w:pPr>
              <w:pStyle w:val="tableentry"/>
            </w:pPr>
            <w:r w:rsidRPr="00E96A0F">
              <w:t>GWA-HLD-0079</w:t>
            </w:r>
          </w:p>
        </w:tc>
        <w:tc>
          <w:tcPr>
            <w:tcW w:w="6275" w:type="dxa"/>
          </w:tcPr>
          <w:p w:rsidR="00E96A0F" w:rsidRPr="00E96A0F" w:rsidRDefault="00E96A0F" w:rsidP="00E96A0F">
            <w:pPr>
              <w:pStyle w:val="tableentry"/>
            </w:pPr>
            <w:r w:rsidRPr="00E96A0F">
              <w:t xml:space="preserve">The Package Manager Application shall maintain a root certificate for </w:t>
            </w:r>
            <w:r w:rsidR="001864F1">
              <w:t>Connector</w:t>
            </w:r>
            <w:r w:rsidR="00A32CFF" w:rsidRPr="001E540A">
              <w:t xml:space="preserve"> app</w:t>
            </w:r>
            <w:r w:rsidRPr="00E96A0F">
              <w:t xml:space="preserve"> package signature verification and shall verify that the received app certificate chains up to the same root certificate.</w:t>
            </w:r>
          </w:p>
        </w:tc>
      </w:tr>
      <w:tr w:rsidR="00E96A0F" w:rsidTr="00C105B9">
        <w:tc>
          <w:tcPr>
            <w:tcW w:w="2365" w:type="dxa"/>
          </w:tcPr>
          <w:p w:rsidR="00E96A0F" w:rsidRPr="00E96A0F" w:rsidRDefault="00E96A0F" w:rsidP="00E96A0F">
            <w:pPr>
              <w:pStyle w:val="tableentry"/>
            </w:pPr>
            <w:r w:rsidRPr="00E96A0F">
              <w:t>GWA-HLD-0080</w:t>
            </w:r>
          </w:p>
        </w:tc>
        <w:tc>
          <w:tcPr>
            <w:tcW w:w="6275" w:type="dxa"/>
          </w:tcPr>
          <w:p w:rsidR="00E96A0F" w:rsidRPr="00E96A0F" w:rsidRDefault="00E96A0F" w:rsidP="00E96A0F">
            <w:pPr>
              <w:pStyle w:val="tableentry"/>
            </w:pPr>
            <w:r w:rsidRPr="00E96A0F">
              <w:t>The Package Manager Application shall verify the app package signature received as part of package binary.</w:t>
            </w:r>
          </w:p>
        </w:tc>
      </w:tr>
    </w:tbl>
    <w:p w:rsidR="00397033" w:rsidRPr="00636CF3" w:rsidRDefault="00397033" w:rsidP="00636CF3">
      <w:pPr>
        <w:pStyle w:val="body"/>
        <w:rPr>
          <w:rFonts w:ascii="Times New Roman" w:hAnsi="Times New Roman" w:cs="Times New Roman"/>
        </w:rPr>
      </w:pPr>
    </w:p>
    <w:p w:rsidR="000B0480" w:rsidRPr="000B0480" w:rsidRDefault="000B0480" w:rsidP="000B0480">
      <w:pPr>
        <w:pStyle w:val="body"/>
      </w:pPr>
    </w:p>
    <w:p w:rsidR="00572F83" w:rsidRDefault="00572F83" w:rsidP="00B840B7">
      <w:pPr>
        <w:pStyle w:val="body"/>
        <w:rPr>
          <w:rFonts w:ascii="Times New Roman" w:hAnsi="Times New Roman" w:cs="Times New Roman"/>
        </w:rPr>
      </w:pPr>
    </w:p>
    <w:p w:rsidR="00572F83" w:rsidRDefault="00572F83" w:rsidP="00B840B7">
      <w:pPr>
        <w:pStyle w:val="body"/>
        <w:rPr>
          <w:rFonts w:ascii="Times New Roman" w:hAnsi="Times New Roman" w:cs="Times New Roman"/>
        </w:rPr>
      </w:pPr>
    </w:p>
    <w:p w:rsidR="00572F83" w:rsidRDefault="00572F83" w:rsidP="00B840B7">
      <w:pPr>
        <w:pStyle w:val="body"/>
        <w:rPr>
          <w:rFonts w:ascii="Times New Roman" w:hAnsi="Times New Roman" w:cs="Times New Roman"/>
        </w:rPr>
      </w:pPr>
    </w:p>
    <w:p w:rsidR="000721F4" w:rsidRDefault="000721F4" w:rsidP="00B840B7">
      <w:pPr>
        <w:pStyle w:val="body"/>
        <w:rPr>
          <w:rFonts w:ascii="Times New Roman" w:hAnsi="Times New Roman" w:cs="Times New Roman"/>
        </w:rPr>
      </w:pPr>
    </w:p>
    <w:p w:rsidR="000721F4" w:rsidRDefault="000721F4" w:rsidP="00B840B7">
      <w:pPr>
        <w:pStyle w:val="body"/>
        <w:rPr>
          <w:rFonts w:ascii="Times New Roman" w:hAnsi="Times New Roman"/>
        </w:rPr>
      </w:pPr>
    </w:p>
    <w:p w:rsidR="00B840B7" w:rsidRPr="00B840B7" w:rsidRDefault="00B840B7" w:rsidP="00B840B7">
      <w:pPr>
        <w:pStyle w:val="body"/>
        <w:rPr>
          <w:rFonts w:ascii="Times New Roman" w:hAnsi="Times New Roman" w:cs="Times New Roman"/>
        </w:rPr>
      </w:pPr>
    </w:p>
    <w:p w:rsidR="0096687A" w:rsidRPr="0096687A" w:rsidRDefault="0096687A" w:rsidP="0096687A">
      <w:pPr>
        <w:pStyle w:val="body"/>
      </w:pPr>
    </w:p>
    <w:p w:rsidR="00F93A3F" w:rsidRDefault="00F93A3F" w:rsidP="0096687A">
      <w:pPr>
        <w:pStyle w:val="body"/>
        <w:sectPr w:rsidR="00F93A3F" w:rsidSect="00815093">
          <w:pgSz w:w="12240" w:h="15840" w:code="1"/>
          <w:pgMar w:top="1440" w:right="1440" w:bottom="1440" w:left="1440" w:header="720" w:footer="432" w:gutter="0"/>
          <w:cols w:space="720"/>
          <w:titlePg/>
          <w:docGrid w:linePitch="326"/>
        </w:sectPr>
      </w:pPr>
    </w:p>
    <w:p w:rsidR="002610AA" w:rsidRDefault="002610AA" w:rsidP="00E96A0F">
      <w:pPr>
        <w:pStyle w:val="Heading1"/>
      </w:pPr>
      <w:bookmarkStart w:id="222" w:name="_Toc404604598"/>
      <w:r>
        <w:lastRenderedPageBreak/>
        <w:t>Configuration</w:t>
      </w:r>
      <w:r w:rsidR="00E96D01">
        <w:t xml:space="preserve"> Parameters</w:t>
      </w:r>
      <w:bookmarkEnd w:id="222"/>
    </w:p>
    <w:p w:rsidR="00E96D01" w:rsidRPr="00E96D01" w:rsidRDefault="00E96A0F" w:rsidP="00E96A0F">
      <w:pPr>
        <w:pStyle w:val="body"/>
      </w:pPr>
      <w:r>
        <w:t xml:space="preserve">The </w:t>
      </w:r>
      <w:r w:rsidR="00912F72">
        <w:t xml:space="preserve">Gateway </w:t>
      </w:r>
      <w:r w:rsidR="00E55173">
        <w:t>M</w:t>
      </w:r>
      <w:r w:rsidR="00912F72">
        <w:t>anagement app</w:t>
      </w:r>
      <w:r w:rsidR="00E96D01" w:rsidRPr="00E96D01">
        <w:t xml:space="preserve"> will support</w:t>
      </w:r>
      <w:r w:rsidR="00E55173">
        <w:t xml:space="preserve"> the</w:t>
      </w:r>
      <w:r w:rsidR="00E96D01" w:rsidRPr="00E96D01">
        <w:t xml:space="preserve"> following configuration parameters as per </w:t>
      </w:r>
      <w:fldSimple w:instr=" REF _Ref351720617 \h  \* MERGEFORMAT ">
        <w:r w:rsidR="00AC331C">
          <w:t>Table 6</w:t>
        </w:r>
        <w:r w:rsidR="00AC331C">
          <w:noBreakHyphen/>
          <w:t>1</w:t>
        </w:r>
      </w:fldSimple>
      <w:r w:rsidR="00E96D01" w:rsidRPr="00E96D01">
        <w:t>.</w:t>
      </w:r>
    </w:p>
    <w:p w:rsidR="00E96D01" w:rsidRDefault="00E96D01" w:rsidP="00E96D01">
      <w:pPr>
        <w:pStyle w:val="Caption"/>
        <w:keepNext/>
      </w:pPr>
      <w:bookmarkStart w:id="223" w:name="_Ref351720617"/>
      <w:bookmarkStart w:id="224" w:name="_Toc360019113"/>
      <w:bookmarkStart w:id="225" w:name="_Toc404604667"/>
      <w:r>
        <w:t xml:space="preserve">Table </w:t>
      </w:r>
      <w:r w:rsidR="009644C4">
        <w:fldChar w:fldCharType="begin"/>
      </w:r>
      <w:r w:rsidR="00197080">
        <w:instrText xml:space="preserve"> STYLEREF 1 \s </w:instrText>
      </w:r>
      <w:r w:rsidR="009644C4">
        <w:fldChar w:fldCharType="separate"/>
      </w:r>
      <w:r w:rsidR="00AC331C">
        <w:rPr>
          <w:noProof/>
        </w:rPr>
        <w:t>6</w:t>
      </w:r>
      <w:r w:rsidR="009644C4">
        <w:rPr>
          <w:noProof/>
        </w:rPr>
        <w:fldChar w:fldCharType="end"/>
      </w:r>
      <w:r w:rsidR="0092121A">
        <w:noBreakHyphen/>
      </w:r>
      <w:r w:rsidR="009644C4">
        <w:fldChar w:fldCharType="begin"/>
      </w:r>
      <w:r w:rsidR="00197080">
        <w:instrText xml:space="preserve"> SEQ Table \* ARABIC \s 1 </w:instrText>
      </w:r>
      <w:r w:rsidR="009644C4">
        <w:fldChar w:fldCharType="separate"/>
      </w:r>
      <w:r w:rsidR="00AC331C">
        <w:rPr>
          <w:noProof/>
        </w:rPr>
        <w:t>1</w:t>
      </w:r>
      <w:r w:rsidR="009644C4">
        <w:rPr>
          <w:noProof/>
        </w:rPr>
        <w:fldChar w:fldCharType="end"/>
      </w:r>
      <w:bookmarkEnd w:id="223"/>
      <w:r>
        <w:t xml:space="preserve"> </w:t>
      </w:r>
      <w:r w:rsidR="000715AF">
        <w:t>G</w:t>
      </w:r>
      <w:r w:rsidR="00E96A0F">
        <w:t xml:space="preserve">ateway </w:t>
      </w:r>
      <w:r w:rsidR="00E55173">
        <w:t>Ma</w:t>
      </w:r>
      <w:r w:rsidR="00E96A0F">
        <w:t>nagement a</w:t>
      </w:r>
      <w:r w:rsidR="000715AF">
        <w:t>pp</w:t>
      </w:r>
      <w:r w:rsidR="00E96A0F">
        <w:t xml:space="preserve"> </w:t>
      </w:r>
      <w:proofErr w:type="spellStart"/>
      <w:r w:rsidR="00E96A0F">
        <w:t>config</w:t>
      </w:r>
      <w:proofErr w:type="spellEnd"/>
      <w:r w:rsidR="00E96A0F">
        <w:t xml:space="preserve"> p</w:t>
      </w:r>
      <w:r>
        <w:t>arameters</w:t>
      </w:r>
      <w:bookmarkEnd w:id="224"/>
      <w:bookmarkEnd w:id="225"/>
    </w:p>
    <w:tbl>
      <w:tblPr>
        <w:tblStyle w:val="TableGrid"/>
        <w:tblW w:w="0" w:type="auto"/>
        <w:tblInd w:w="835" w:type="dxa"/>
        <w:tblLook w:val="04A0"/>
      </w:tblPr>
      <w:tblGrid>
        <w:gridCol w:w="1998"/>
        <w:gridCol w:w="1717"/>
        <w:gridCol w:w="4770"/>
      </w:tblGrid>
      <w:tr w:rsidR="00EE52FB" w:rsidTr="00E96A0F">
        <w:trPr>
          <w:cnfStyle w:val="100000000000"/>
        </w:trPr>
        <w:tc>
          <w:tcPr>
            <w:tcW w:w="1998" w:type="dxa"/>
          </w:tcPr>
          <w:p w:rsidR="00EE52FB" w:rsidRDefault="00EE52FB" w:rsidP="00E96D01">
            <w:pPr>
              <w:pStyle w:val="tableheading"/>
            </w:pPr>
            <w:r>
              <w:t>Parameter</w:t>
            </w:r>
          </w:p>
        </w:tc>
        <w:tc>
          <w:tcPr>
            <w:tcW w:w="1717" w:type="dxa"/>
          </w:tcPr>
          <w:p w:rsidR="00EE52FB" w:rsidRDefault="00EE52FB" w:rsidP="00E96D01">
            <w:pPr>
              <w:pStyle w:val="tableheading"/>
            </w:pPr>
            <w:r>
              <w:t>Default Value</w:t>
            </w:r>
          </w:p>
        </w:tc>
        <w:tc>
          <w:tcPr>
            <w:tcW w:w="4770" w:type="dxa"/>
          </w:tcPr>
          <w:p w:rsidR="00EE52FB" w:rsidRDefault="00EE52FB" w:rsidP="00E96D01">
            <w:pPr>
              <w:pStyle w:val="tableheading"/>
            </w:pPr>
            <w:r>
              <w:t>Description</w:t>
            </w:r>
          </w:p>
        </w:tc>
      </w:tr>
      <w:tr w:rsidR="00EE52FB" w:rsidTr="00E96A0F">
        <w:tc>
          <w:tcPr>
            <w:tcW w:w="1998" w:type="dxa"/>
          </w:tcPr>
          <w:p w:rsidR="00EE52FB" w:rsidRDefault="00EE52FB" w:rsidP="00E96D01">
            <w:pPr>
              <w:pStyle w:val="tableentry"/>
            </w:pPr>
            <w:r>
              <w:t>App name</w:t>
            </w:r>
          </w:p>
        </w:tc>
        <w:tc>
          <w:tcPr>
            <w:tcW w:w="1717" w:type="dxa"/>
          </w:tcPr>
          <w:p w:rsidR="00EE52FB" w:rsidRDefault="00EE52FB" w:rsidP="00E96D01">
            <w:pPr>
              <w:pStyle w:val="tableentry"/>
            </w:pPr>
            <w:r>
              <w:t>“GM App”</w:t>
            </w:r>
          </w:p>
        </w:tc>
        <w:tc>
          <w:tcPr>
            <w:tcW w:w="4770" w:type="dxa"/>
          </w:tcPr>
          <w:p w:rsidR="00EE52FB" w:rsidRPr="009E433F" w:rsidRDefault="00A32CFF" w:rsidP="00F3423D">
            <w:pPr>
              <w:pStyle w:val="tableentry"/>
            </w:pPr>
            <w:r>
              <w:t>Can</w:t>
            </w:r>
            <w:r w:rsidR="00EE52FB">
              <w:t xml:space="preserve"> be set to indicate </w:t>
            </w:r>
            <w:r w:rsidR="00F3423D">
              <w:t xml:space="preserve">a </w:t>
            </w:r>
            <w:r w:rsidR="00EE52FB">
              <w:t>service</w:t>
            </w:r>
            <w:r w:rsidR="00F3423D">
              <w:t xml:space="preserve"> </w:t>
            </w:r>
            <w:r w:rsidR="00EE52FB">
              <w:t>provided</w:t>
            </w:r>
            <w:r w:rsidR="00F3423D">
              <w:t>-</w:t>
            </w:r>
            <w:r w:rsidR="00EE52FB">
              <w:t>specific name for the G</w:t>
            </w:r>
            <w:r w:rsidR="00E55173">
              <w:t>ateway M</w:t>
            </w:r>
            <w:r>
              <w:t>anagement a</w:t>
            </w:r>
            <w:r w:rsidR="00EE52FB">
              <w:t xml:space="preserve">pp </w:t>
            </w:r>
            <w:r w:rsidR="00333D9D">
              <w:t>that</w:t>
            </w:r>
            <w:r w:rsidR="00EE52FB">
              <w:t xml:space="preserve"> gets advertised in the announcement signal. </w:t>
            </w:r>
          </w:p>
        </w:tc>
      </w:tr>
      <w:tr w:rsidR="00EE52FB" w:rsidTr="00E96A0F">
        <w:tc>
          <w:tcPr>
            <w:tcW w:w="1998" w:type="dxa"/>
          </w:tcPr>
          <w:p w:rsidR="00EE52FB" w:rsidRDefault="00EE52FB" w:rsidP="00E96D01">
            <w:pPr>
              <w:pStyle w:val="tableentry"/>
            </w:pPr>
            <w:r>
              <w:t>Response timer</w:t>
            </w:r>
          </w:p>
        </w:tc>
        <w:tc>
          <w:tcPr>
            <w:tcW w:w="1717" w:type="dxa"/>
          </w:tcPr>
          <w:p w:rsidR="00EE52FB" w:rsidRDefault="00EE52FB" w:rsidP="00E96D01">
            <w:pPr>
              <w:pStyle w:val="tableentry"/>
            </w:pPr>
            <w:r>
              <w:t>TBD</w:t>
            </w:r>
          </w:p>
        </w:tc>
        <w:tc>
          <w:tcPr>
            <w:tcW w:w="4770" w:type="dxa"/>
          </w:tcPr>
          <w:p w:rsidR="00EE52FB" w:rsidRDefault="00EE52FB" w:rsidP="00A32CFF">
            <w:pPr>
              <w:pStyle w:val="tableentry"/>
            </w:pPr>
            <w:r>
              <w:t xml:space="preserve">Defines timer value to wait for a response from the </w:t>
            </w:r>
            <w:r w:rsidR="001864F1">
              <w:t>Connector</w:t>
            </w:r>
            <w:r w:rsidR="00A32CFF" w:rsidRPr="001E540A">
              <w:t xml:space="preserve"> app</w:t>
            </w:r>
            <w:r>
              <w:t xml:space="preserve">. A single configurable timer is used across all use cases where </w:t>
            </w:r>
            <w:r w:rsidR="00A32CFF">
              <w:t xml:space="preserve">the </w:t>
            </w:r>
            <w:r w:rsidR="00E55173">
              <w:t>Gateway M</w:t>
            </w:r>
            <w:r>
              <w:t xml:space="preserve">anagement app needs a response from </w:t>
            </w:r>
            <w:r w:rsidR="00A32CFF">
              <w:t xml:space="preserve">a </w:t>
            </w:r>
            <w:r w:rsidR="001864F1">
              <w:t>Connector</w:t>
            </w:r>
            <w:r w:rsidR="00A32CFF" w:rsidRPr="001E540A">
              <w:t xml:space="preserve"> app</w:t>
            </w:r>
            <w:r>
              <w:t>.</w:t>
            </w:r>
          </w:p>
        </w:tc>
      </w:tr>
      <w:tr w:rsidR="00EE52FB" w:rsidTr="00E96A0F">
        <w:tc>
          <w:tcPr>
            <w:tcW w:w="1998" w:type="dxa"/>
          </w:tcPr>
          <w:p w:rsidR="00EE52FB" w:rsidRDefault="00EE52FB" w:rsidP="00E96D01">
            <w:pPr>
              <w:pStyle w:val="tableentry"/>
            </w:pPr>
            <w:r>
              <w:t>Shutdown timer</w:t>
            </w:r>
          </w:p>
        </w:tc>
        <w:tc>
          <w:tcPr>
            <w:tcW w:w="1717" w:type="dxa"/>
          </w:tcPr>
          <w:p w:rsidR="00EE52FB" w:rsidRDefault="00EE52FB" w:rsidP="00E96D01">
            <w:pPr>
              <w:pStyle w:val="tableentry"/>
            </w:pPr>
            <w:r>
              <w:t>200ms</w:t>
            </w:r>
          </w:p>
        </w:tc>
        <w:tc>
          <w:tcPr>
            <w:tcW w:w="4770" w:type="dxa"/>
          </w:tcPr>
          <w:p w:rsidR="00EE52FB" w:rsidRDefault="00EE52FB" w:rsidP="00E55173">
            <w:pPr>
              <w:pStyle w:val="tableentry"/>
            </w:pPr>
            <w:r>
              <w:t>Defi</w:t>
            </w:r>
            <w:r w:rsidR="00F3423D">
              <w:t>n</w:t>
            </w:r>
            <w:r>
              <w:t>es timer value for G</w:t>
            </w:r>
            <w:r w:rsidR="00E55173">
              <w:t xml:space="preserve">ateway Management </w:t>
            </w:r>
            <w:r>
              <w:t xml:space="preserve">app to wait after sending a shutdown signal to the </w:t>
            </w:r>
            <w:r w:rsidR="001864F1">
              <w:t>Connector</w:t>
            </w:r>
            <w:r w:rsidR="00A32CFF" w:rsidRPr="001E540A">
              <w:t xml:space="preserve"> app</w:t>
            </w:r>
            <w:r>
              <w:t xml:space="preserve">. If </w:t>
            </w:r>
            <w:r w:rsidR="00A32CFF">
              <w:t xml:space="preserve">the </w:t>
            </w:r>
            <w:r w:rsidR="001864F1">
              <w:t>Connector</w:t>
            </w:r>
            <w:r w:rsidR="00A32CFF" w:rsidRPr="001E540A">
              <w:t xml:space="preserve"> app</w:t>
            </w:r>
            <w:r w:rsidR="00A32CFF">
              <w:t xml:space="preserve"> </w:t>
            </w:r>
            <w:r>
              <w:t xml:space="preserve"> is still running when timer expires, it gets force killed.</w:t>
            </w:r>
          </w:p>
        </w:tc>
      </w:tr>
      <w:tr w:rsidR="003F602B" w:rsidTr="00E96A0F">
        <w:tc>
          <w:tcPr>
            <w:tcW w:w="1998" w:type="dxa"/>
          </w:tcPr>
          <w:p w:rsidR="003F602B" w:rsidRDefault="003F602B" w:rsidP="00E96D01">
            <w:pPr>
              <w:pStyle w:val="tableentry"/>
            </w:pPr>
            <w:r>
              <w:t>Purge timer</w:t>
            </w:r>
          </w:p>
        </w:tc>
        <w:tc>
          <w:tcPr>
            <w:tcW w:w="1717" w:type="dxa"/>
          </w:tcPr>
          <w:p w:rsidR="003F602B" w:rsidRDefault="003F602B" w:rsidP="00E96D01">
            <w:pPr>
              <w:pStyle w:val="tableentry"/>
            </w:pPr>
            <w:r>
              <w:t>TBD</w:t>
            </w:r>
          </w:p>
        </w:tc>
        <w:tc>
          <w:tcPr>
            <w:tcW w:w="4770" w:type="dxa"/>
          </w:tcPr>
          <w:p w:rsidR="003F602B" w:rsidRDefault="003F602B" w:rsidP="00A32CFF">
            <w:pPr>
              <w:pStyle w:val="tableentry"/>
            </w:pPr>
            <w:r>
              <w:t>Defines timer value to purge those app entries on the G</w:t>
            </w:r>
            <w:r w:rsidR="00E55173">
              <w:t>ateway M</w:t>
            </w:r>
            <w:r w:rsidR="00A32CFF">
              <w:t>anagement a</w:t>
            </w:r>
            <w:r>
              <w:t xml:space="preserve">pp for which </w:t>
            </w:r>
            <w:r w:rsidR="00333D9D">
              <w:t xml:space="preserve">the </w:t>
            </w:r>
            <w:r>
              <w:t>installation failed.</w:t>
            </w:r>
          </w:p>
        </w:tc>
      </w:tr>
    </w:tbl>
    <w:p w:rsidR="00E96D01" w:rsidRPr="005C539A" w:rsidRDefault="00E96D01" w:rsidP="005C539A">
      <w:pPr>
        <w:pStyle w:val="body"/>
      </w:pPr>
    </w:p>
    <w:p w:rsidR="005E5E51" w:rsidRDefault="005E5E51" w:rsidP="00AE4C57">
      <w:pPr>
        <w:ind w:left="0"/>
        <w:rPr>
          <w:lang w:eastAsia="ja-JP"/>
        </w:rPr>
        <w:sectPr w:rsidR="005E5E51" w:rsidSect="00815093">
          <w:pgSz w:w="12240" w:h="15840" w:code="1"/>
          <w:pgMar w:top="1440" w:right="1440" w:bottom="1440" w:left="1440" w:header="720" w:footer="432" w:gutter="0"/>
          <w:cols w:space="720"/>
          <w:titlePg/>
          <w:docGrid w:linePitch="326"/>
        </w:sectPr>
      </w:pPr>
    </w:p>
    <w:p w:rsidR="004A256E" w:rsidRDefault="00F93A3F" w:rsidP="00F93A3F">
      <w:pPr>
        <w:pStyle w:val="Heading7"/>
        <w:rPr>
          <w:lang w:eastAsia="ja-JP"/>
        </w:rPr>
      </w:pPr>
      <w:bookmarkStart w:id="226" w:name="_Ref384623056"/>
      <w:bookmarkStart w:id="227" w:name="_Toc404604599"/>
      <w:r>
        <w:rPr>
          <w:lang w:eastAsia="ja-JP"/>
        </w:rPr>
        <w:lastRenderedPageBreak/>
        <w:t>Gateway Agent Architecture with Security 2.0</w:t>
      </w:r>
      <w:bookmarkEnd w:id="226"/>
      <w:bookmarkEnd w:id="227"/>
    </w:p>
    <w:p w:rsidR="005E5E51" w:rsidRPr="00BB3FA4" w:rsidRDefault="005E5E51" w:rsidP="00A32CFF">
      <w:pPr>
        <w:pStyle w:val="body"/>
      </w:pPr>
      <w:r w:rsidRPr="00BB3FA4">
        <w:t>This section captures possible G</w:t>
      </w:r>
      <w:r w:rsidR="00293861">
        <w:t xml:space="preserve">ateway </w:t>
      </w:r>
      <w:r w:rsidRPr="00BB3FA4">
        <w:t xml:space="preserve">Agent architecture with </w:t>
      </w:r>
      <w:proofErr w:type="spellStart"/>
      <w:r w:rsidR="009F3C5D">
        <w:t>AllJoyn</w:t>
      </w:r>
      <w:proofErr w:type="spellEnd"/>
      <w:r w:rsidR="009F3C5D">
        <w:t xml:space="preserve"> </w:t>
      </w:r>
      <w:r w:rsidR="00293861">
        <w:t>S</w:t>
      </w:r>
      <w:r w:rsidRPr="00BB3FA4">
        <w:t>ecurity 2.0.</w:t>
      </w:r>
    </w:p>
    <w:p w:rsidR="005E5E51" w:rsidRDefault="005E5E51" w:rsidP="00F93A3F">
      <w:pPr>
        <w:pStyle w:val="Heading8"/>
      </w:pPr>
      <w:bookmarkStart w:id="228" w:name="_Toc404604600"/>
      <w:r>
        <w:t xml:space="preserve">Accessing </w:t>
      </w:r>
      <w:r w:rsidR="00293861">
        <w:t>s</w:t>
      </w:r>
      <w:r w:rsidR="00291008">
        <w:t>ecure</w:t>
      </w:r>
      <w:r w:rsidR="00A32CFF">
        <w:t xml:space="preserve"> i</w:t>
      </w:r>
      <w:r w:rsidR="00291008">
        <w:t>nterfaces with</w:t>
      </w:r>
      <w:r>
        <w:t xml:space="preserve"> Security 2.0</w:t>
      </w:r>
      <w:bookmarkEnd w:id="228"/>
    </w:p>
    <w:p w:rsidR="005E5E51" w:rsidRPr="00BB3FA4" w:rsidRDefault="005E5E51" w:rsidP="00A32CFF">
      <w:pPr>
        <w:pStyle w:val="body"/>
      </w:pPr>
      <w:r w:rsidRPr="00BB3FA4">
        <w:t xml:space="preserve">Security 2.0 requires permissions to be set for accessing devices and apps on the </w:t>
      </w:r>
      <w:proofErr w:type="spellStart"/>
      <w:r w:rsidR="00531F19">
        <w:t>AllJoyn</w:t>
      </w:r>
      <w:proofErr w:type="spellEnd"/>
      <w:r w:rsidRPr="00BB3FA4">
        <w:t xml:space="preserve"> network. </w:t>
      </w:r>
      <w:r w:rsidR="009644C4">
        <w:fldChar w:fldCharType="begin"/>
      </w:r>
      <w:r w:rsidR="00E14C37">
        <w:instrText xml:space="preserve"> REF _Ref384716527 \h </w:instrText>
      </w:r>
      <w:r w:rsidR="009644C4">
        <w:fldChar w:fldCharType="separate"/>
      </w:r>
      <w:r w:rsidR="00AC331C">
        <w:t xml:space="preserve">Figure </w:t>
      </w:r>
      <w:r w:rsidR="00AC331C">
        <w:rPr>
          <w:noProof/>
        </w:rPr>
        <w:t>6</w:t>
      </w:r>
      <w:r w:rsidR="00AC331C">
        <w:noBreakHyphen/>
      </w:r>
      <w:r w:rsidR="00AC331C">
        <w:rPr>
          <w:noProof/>
        </w:rPr>
        <w:t>1</w:t>
      </w:r>
      <w:r w:rsidR="009644C4">
        <w:fldChar w:fldCharType="end"/>
      </w:r>
      <w:r w:rsidRPr="00BB3FA4">
        <w:t xml:space="preserve"> shows the flow for setting these permissions and accessing devices/apps using these set permissions as it relates to the Gateway Agent. For details</w:t>
      </w:r>
      <w:r w:rsidR="00A32CFF">
        <w:t>,</w:t>
      </w:r>
      <w:r w:rsidRPr="00BB3FA4">
        <w:t xml:space="preserve"> refer to </w:t>
      </w:r>
      <w:r w:rsidR="00A32CFF">
        <w:t xml:space="preserve">the </w:t>
      </w:r>
      <w:proofErr w:type="spellStart"/>
      <w:r w:rsidR="00531F19" w:rsidRPr="00293861">
        <w:rPr>
          <w:rStyle w:val="Emphasis"/>
        </w:rPr>
        <w:t>AllJoyn</w:t>
      </w:r>
      <w:proofErr w:type="spellEnd"/>
      <w:r w:rsidR="00A32CFF" w:rsidRPr="00293861">
        <w:rPr>
          <w:rStyle w:val="Emphasis"/>
        </w:rPr>
        <w:t>™</w:t>
      </w:r>
      <w:r w:rsidRPr="00293861">
        <w:rPr>
          <w:rStyle w:val="Emphasis"/>
        </w:rPr>
        <w:t xml:space="preserve"> Security 2.0 HLD</w:t>
      </w:r>
      <w:r w:rsidRPr="00BB3FA4">
        <w:t>.</w:t>
      </w:r>
    </w:p>
    <w:p w:rsidR="005E5E51" w:rsidRDefault="005E5E51" w:rsidP="00A32CFF">
      <w:pPr>
        <w:pStyle w:val="figureanchor"/>
      </w:pPr>
    </w:p>
    <w:p w:rsidR="00FC63DE" w:rsidRPr="00FC63DE" w:rsidRDefault="009901DC" w:rsidP="008531EC">
      <w:pPr>
        <w:pStyle w:val="Caption"/>
      </w:pPr>
      <w:r>
        <w:object w:dxaOrig="5753" w:dyaOrig="5423">
          <v:shape id="_x0000_i1048" type="#_x0000_t75" style="width:287.05pt;height:271.15pt" o:ole="">
            <v:imagedata r:id="rId65" o:title=""/>
          </v:shape>
          <o:OLEObject Type="Embed" ProgID="Visio.Drawing.11" ShapeID="_x0000_i1048" DrawAspect="Content" ObjectID="_1522583681" r:id="rId66"/>
        </w:object>
      </w:r>
    </w:p>
    <w:p w:rsidR="005E5E51" w:rsidRPr="00A60EA9" w:rsidRDefault="005E5E51" w:rsidP="005E5E51">
      <w:pPr>
        <w:pStyle w:val="Caption"/>
      </w:pPr>
      <w:bookmarkStart w:id="229" w:name="_Ref384716527"/>
      <w:bookmarkStart w:id="230" w:name="_Toc404604624"/>
      <w:r>
        <w:t xml:space="preserve">Figure </w:t>
      </w:r>
      <w:r w:rsidR="009644C4">
        <w:fldChar w:fldCharType="begin"/>
      </w:r>
      <w:r w:rsidR="00197080">
        <w:instrText xml:space="preserve"> STYLEREF 1 \s </w:instrText>
      </w:r>
      <w:r w:rsidR="009644C4">
        <w:fldChar w:fldCharType="separate"/>
      </w:r>
      <w:r w:rsidR="00AC331C">
        <w:rPr>
          <w:noProof/>
        </w:rPr>
        <w:t>6</w:t>
      </w:r>
      <w:r w:rsidR="009644C4">
        <w:rPr>
          <w:noProof/>
        </w:rPr>
        <w:fldChar w:fldCharType="end"/>
      </w:r>
      <w:r w:rsidR="007A6394">
        <w:noBreakHyphen/>
      </w:r>
      <w:r w:rsidR="009644C4">
        <w:fldChar w:fldCharType="begin"/>
      </w:r>
      <w:r w:rsidR="00197080">
        <w:instrText xml:space="preserve"> SEQ Figure \* ARABIC \s 1 </w:instrText>
      </w:r>
      <w:r w:rsidR="009644C4">
        <w:fldChar w:fldCharType="separate"/>
      </w:r>
      <w:r w:rsidR="00AC331C">
        <w:rPr>
          <w:noProof/>
        </w:rPr>
        <w:t>1</w:t>
      </w:r>
      <w:r w:rsidR="009644C4">
        <w:rPr>
          <w:noProof/>
        </w:rPr>
        <w:fldChar w:fldCharType="end"/>
      </w:r>
      <w:bookmarkEnd w:id="229"/>
      <w:r>
        <w:t xml:space="preserve"> Gateway Agent Security 2</w:t>
      </w:r>
      <w:r w:rsidRPr="008F1CC6">
        <w:t>.0</w:t>
      </w:r>
      <w:bookmarkEnd w:id="230"/>
    </w:p>
    <w:p w:rsidR="005E5E51" w:rsidRPr="005E5E51" w:rsidRDefault="005E5E51" w:rsidP="00DD4D13">
      <w:pPr>
        <w:pStyle w:val="body1"/>
        <w:rPr>
          <w:lang w:eastAsia="ja-JP"/>
        </w:rPr>
      </w:pPr>
    </w:p>
    <w:sectPr w:rsidR="005E5E51" w:rsidRPr="005E5E51" w:rsidSect="00815093">
      <w:pgSz w:w="12240" w:h="15840" w:code="1"/>
      <w:pgMar w:top="1440" w:right="1440" w:bottom="1440" w:left="1440" w:header="720" w:footer="432" w:gutter="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A022A" w:rsidRDefault="000A022A">
      <w:r>
        <w:separator/>
      </w:r>
    </w:p>
    <w:p w:rsidR="000A022A" w:rsidRDefault="000A022A"/>
    <w:p w:rsidR="000A022A" w:rsidRDefault="000A022A"/>
    <w:p w:rsidR="000A022A" w:rsidRDefault="000A022A"/>
  </w:endnote>
  <w:endnote w:type="continuationSeparator" w:id="0">
    <w:p w:rsidR="000A022A" w:rsidRDefault="000A022A">
      <w:r>
        <w:continuationSeparator/>
      </w:r>
    </w:p>
    <w:p w:rsidR="000A022A" w:rsidRDefault="000A022A"/>
    <w:p w:rsidR="000A022A" w:rsidRDefault="000A022A"/>
    <w:p w:rsidR="000A022A" w:rsidRDefault="000A022A"/>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e Regular">
    <w:altName w:val="Times New Roman"/>
    <w:panose1 w:val="00000000000000000000"/>
    <w:charset w:val="00"/>
    <w:family w:val="roman"/>
    <w:notTrueType/>
    <w:pitch w:val="default"/>
    <w:sig w:usb0="00000000" w:usb1="00000000" w:usb2="00000000" w:usb3="00000000" w:csb0="00000000"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panose1 w:val="020B0704020202020204"/>
    <w:charset w:val="00"/>
    <w:family w:val="auto"/>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1F60" w:rsidRDefault="00061F60" w:rsidP="00C31F4D">
    <w:pPr>
      <w:pStyle w:val="Footer"/>
    </w:pPr>
  </w:p>
  <w:p w:rsidR="00061F60" w:rsidRDefault="00061F60"/>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1F60" w:rsidRDefault="00061F60" w:rsidP="00C31F4D">
    <w:pPr>
      <w:pStyle w:val="Footer"/>
    </w:pPr>
    <w:r>
      <w:t>Qualcomm Innovation Center, Inc.</w:t>
    </w:r>
    <w:r>
      <w:tab/>
    </w:r>
    <w:fldSimple w:instr=" PAGE ">
      <w:r>
        <w:rPr>
          <w:noProof/>
        </w:rPr>
        <w:t>2</w:t>
      </w:r>
    </w:fldSimple>
    <w:r>
      <w:tab/>
    </w:r>
    <w:r w:rsidRPr="00E91E88">
      <w:rPr>
        <w:rStyle w:val="6pt"/>
      </w:rPr>
      <w:t>May contain U.S. and international export controlled information</w:t>
    </w:r>
  </w:p>
  <w:p w:rsidR="00061F60" w:rsidRPr="00CF535A" w:rsidRDefault="00061F60" w:rsidP="00C31F4D">
    <w:pPr>
      <w:pStyle w:val="Footer"/>
    </w:pPr>
    <w:r w:rsidRPr="00D06CAE">
      <w:t>This document is licensed under a Creative Commons Attribution-</w:t>
    </w:r>
    <w:proofErr w:type="spellStart"/>
    <w:r w:rsidRPr="00D06CAE">
      <w:t>ShareAlike</w:t>
    </w:r>
    <w:proofErr w:type="spellEnd"/>
    <w:r w:rsidRPr="00D06CAE">
      <w:t xml:space="preserve"> 3.0 </w:t>
    </w:r>
    <w:proofErr w:type="spellStart"/>
    <w:r w:rsidRPr="00D06CAE">
      <w:t>Unported</w:t>
    </w:r>
    <w:proofErr w:type="spellEnd"/>
    <w:r w:rsidRPr="00D06CAE">
      <w:t xml:space="preserve"> License; provided, that (</w:t>
    </w:r>
    <w:proofErr w:type="spellStart"/>
    <w:r w:rsidRPr="00D06CAE">
      <w:t>i</w:t>
    </w:r>
    <w:proofErr w:type="spellEnd"/>
    <w:r w:rsidRPr="00D06CAE">
      <w:t xml:space="preserve">) any source code incorporated in this document is licensed under the Apache License version 2.0 </w:t>
    </w:r>
    <w:r w:rsidRPr="002E18C9">
      <w:rPr>
        <w:rFonts w:ascii="Arial Bold" w:hAnsi="Arial Bold"/>
        <w:b/>
        <w:caps/>
      </w:rPr>
      <w:t>and</w:t>
    </w:r>
    <w:r w:rsidRPr="002E18C9">
      <w:rPr>
        <w:b/>
      </w:rPr>
      <w:t xml:space="preserve"> (ii) </w:t>
    </w:r>
    <w:r w:rsidRPr="002E18C9">
      <w:rPr>
        <w:rFonts w:ascii="Arial Bold" w:hAnsi="Arial Bold"/>
        <w:b/>
        <w:caps/>
      </w:rPr>
      <w:t>this document and all information contained herein are provided on an “as-is” basis without warranty of any kind.</w:t>
    </w:r>
    <w:r>
      <w:rPr>
        <w:rFonts w:ascii="Arial Bold" w:hAnsi="Arial Bold"/>
        <w:b/>
        <w:caps/>
      </w:rPr>
      <w:br/>
    </w:r>
    <w:hyperlink r:id="rId1" w:history="1">
      <w:r w:rsidRPr="002E18C9">
        <w:rPr>
          <w:rStyle w:val="Hyperlink"/>
          <w:szCs w:val="14"/>
        </w:rPr>
        <w:t>Creative Commons Attribution-</w:t>
      </w:r>
      <w:proofErr w:type="spellStart"/>
      <w:r w:rsidRPr="002E18C9">
        <w:rPr>
          <w:rStyle w:val="Hyperlink"/>
          <w:szCs w:val="14"/>
        </w:rPr>
        <w:t>ShareAlike</w:t>
      </w:r>
      <w:proofErr w:type="spellEnd"/>
      <w:r w:rsidRPr="002E18C9">
        <w:rPr>
          <w:rStyle w:val="Hyperlink"/>
          <w:szCs w:val="14"/>
        </w:rPr>
        <w:t xml:space="preserve"> 3.0 </w:t>
      </w:r>
      <w:proofErr w:type="spellStart"/>
      <w:r w:rsidRPr="002E18C9">
        <w:rPr>
          <w:rStyle w:val="Hyperlink"/>
          <w:szCs w:val="14"/>
        </w:rPr>
        <w:t>Unported</w:t>
      </w:r>
      <w:proofErr w:type="spellEnd"/>
      <w:r w:rsidRPr="002E18C9">
        <w:rPr>
          <w:rStyle w:val="Hyperlink"/>
          <w:szCs w:val="14"/>
        </w:rPr>
        <w:t xml:space="preserve"> License</w:t>
      </w:r>
    </w:hyperlink>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1F60" w:rsidRPr="004C1EE2" w:rsidRDefault="00061F60" w:rsidP="005138EE">
    <w:pPr>
      <w:pStyle w:val="titlepg-diststmt"/>
      <w:rPr>
        <w:rFonts w:ascii="Arial" w:hAnsi="Arial" w:cs="Arial"/>
        <w:sz w:val="18"/>
        <w:szCs w:val="18"/>
      </w:rPr>
    </w:pPr>
    <w:r w:rsidRPr="004C1EE2">
      <w:rPr>
        <w:rFonts w:ascii="Arial" w:hAnsi="Arial" w:cs="Arial"/>
        <w:sz w:val="18"/>
        <w:szCs w:val="18"/>
      </w:rPr>
      <w:t>This work is licensed under a Creative Commons Attribution 4.0 International License.</w:t>
    </w:r>
  </w:p>
  <w:p w:rsidR="00061F60" w:rsidRPr="004C1EE2" w:rsidRDefault="00061F60" w:rsidP="00614FA1">
    <w:pPr>
      <w:pStyle w:val="Spacer"/>
    </w:pPr>
  </w:p>
  <w:p w:rsidR="00061F60" w:rsidRPr="004C1EE2" w:rsidRDefault="00061F60" w:rsidP="005138EE">
    <w:pPr>
      <w:pStyle w:val="titlepg-diststmt"/>
      <w:rPr>
        <w:rFonts w:ascii="Arial" w:hAnsi="Arial" w:cs="Arial"/>
        <w:i/>
        <w:sz w:val="18"/>
        <w:szCs w:val="18"/>
      </w:rPr>
    </w:pPr>
    <w:hyperlink r:id="rId1" w:history="1">
      <w:r w:rsidRPr="004C1EE2">
        <w:rPr>
          <w:rStyle w:val="Hyperlink"/>
          <w:rFonts w:ascii="Arial" w:hAnsi="Arial" w:cs="Arial"/>
          <w:i/>
          <w:sz w:val="18"/>
          <w:szCs w:val="18"/>
        </w:rPr>
        <w:t>http://creativecommons.org/licenses/by/4.0/</w:t>
      </w:r>
    </w:hyperlink>
  </w:p>
  <w:p w:rsidR="00061F60" w:rsidRDefault="00061F60" w:rsidP="00614FA1">
    <w:pPr>
      <w:pStyle w:val="Spacer"/>
    </w:pPr>
  </w:p>
  <w:p w:rsidR="00061F60" w:rsidRDefault="00061F60" w:rsidP="005138EE">
    <w:pPr>
      <w:pStyle w:val="titlepg-diststmt"/>
      <w:rPr>
        <w:rFonts w:ascii="Arial" w:hAnsi="Arial" w:cs="Arial"/>
        <w:sz w:val="18"/>
        <w:szCs w:val="18"/>
      </w:rPr>
    </w:pPr>
    <w:r>
      <w:rPr>
        <w:rFonts w:ascii="Arial" w:hAnsi="Arial" w:cs="Arial"/>
        <w:sz w:val="18"/>
        <w:szCs w:val="18"/>
      </w:rPr>
      <w:t xml:space="preserve">Any and all source code included in this work is licensed under the ISC License per the </w:t>
    </w:r>
    <w:proofErr w:type="spellStart"/>
    <w:r>
      <w:rPr>
        <w:rFonts w:ascii="Arial" w:hAnsi="Arial" w:cs="Arial"/>
        <w:sz w:val="18"/>
        <w:szCs w:val="18"/>
      </w:rPr>
      <w:t>AllSeen</w:t>
    </w:r>
    <w:proofErr w:type="spellEnd"/>
    <w:r>
      <w:rPr>
        <w:rFonts w:ascii="Arial" w:hAnsi="Arial" w:cs="Arial"/>
        <w:sz w:val="18"/>
        <w:szCs w:val="18"/>
      </w:rPr>
      <w:t xml:space="preserve"> Alliance IP Policy.</w:t>
    </w:r>
  </w:p>
  <w:p w:rsidR="00061F60" w:rsidRDefault="00061F60" w:rsidP="00614FA1">
    <w:pPr>
      <w:pStyle w:val="Spacer"/>
    </w:pPr>
  </w:p>
  <w:p w:rsidR="00061F60" w:rsidRPr="00614FA1" w:rsidRDefault="00061F60" w:rsidP="005138EE">
    <w:pPr>
      <w:pStyle w:val="titlepg-diststmt"/>
      <w:rPr>
        <w:rStyle w:val="Hyperlink"/>
        <w:rFonts w:ascii="Arial" w:hAnsi="Arial" w:cs="Arial"/>
        <w:i/>
        <w:sz w:val="18"/>
        <w:szCs w:val="18"/>
      </w:rPr>
    </w:pPr>
    <w:hyperlink r:id="rId2" w:tgtFrame="_blank" w:history="1">
      <w:r w:rsidRPr="00614FA1">
        <w:rPr>
          <w:rStyle w:val="Hyperlink"/>
          <w:rFonts w:ascii="Arial" w:hAnsi="Arial" w:cs="Arial"/>
          <w:i/>
          <w:sz w:val="18"/>
          <w:szCs w:val="18"/>
        </w:rPr>
        <w:t>https://allseenalliance.org/allseen/ip-policy</w:t>
      </w:r>
    </w:hyperlink>
  </w:p>
  <w:p w:rsidR="00061F60" w:rsidRDefault="00061F60" w:rsidP="00614FA1">
    <w:pPr>
      <w:pStyle w:val="Spacer"/>
    </w:pPr>
  </w:p>
  <w:p w:rsidR="00061F60" w:rsidRDefault="00061F60" w:rsidP="005138EE">
    <w:pPr>
      <w:pStyle w:val="titlepg-diststmt"/>
      <w:rPr>
        <w:rFonts w:ascii="Arial" w:hAnsi="Arial" w:cs="Arial"/>
        <w:sz w:val="18"/>
        <w:szCs w:val="18"/>
      </w:rPr>
    </w:pPr>
    <w:proofErr w:type="spellStart"/>
    <w:r w:rsidRPr="004C1EE2">
      <w:rPr>
        <w:rFonts w:ascii="Arial" w:hAnsi="Arial" w:cs="Arial"/>
        <w:sz w:val="18"/>
        <w:szCs w:val="18"/>
      </w:rPr>
      <w:t>AllJoyn</w:t>
    </w:r>
    <w:proofErr w:type="spellEnd"/>
    <w:r w:rsidRPr="004C1EE2">
      <w:rPr>
        <w:rFonts w:ascii="Arial" w:hAnsi="Arial" w:cs="Arial"/>
        <w:sz w:val="18"/>
        <w:szCs w:val="18"/>
      </w:rPr>
      <w:t xml:space="preserve"> is a trademark of Qualcomm Innovation Center, Inc. </w:t>
    </w:r>
    <w:proofErr w:type="spellStart"/>
    <w:r w:rsidRPr="004C1EE2">
      <w:rPr>
        <w:rFonts w:ascii="Arial" w:hAnsi="Arial" w:cs="Arial"/>
        <w:sz w:val="18"/>
        <w:szCs w:val="18"/>
      </w:rPr>
      <w:t>AllJoyn</w:t>
    </w:r>
    <w:proofErr w:type="spellEnd"/>
    <w:r w:rsidRPr="004C1EE2">
      <w:rPr>
        <w:rFonts w:ascii="Arial" w:hAnsi="Arial" w:cs="Arial"/>
        <w:sz w:val="18"/>
        <w:szCs w:val="18"/>
      </w:rPr>
      <w:t xml:space="preserve"> is used here with permission to identify unmodified materials originating in the </w:t>
    </w:r>
    <w:proofErr w:type="spellStart"/>
    <w:r w:rsidRPr="004C1EE2">
      <w:rPr>
        <w:rFonts w:ascii="Arial" w:hAnsi="Arial" w:cs="Arial"/>
        <w:sz w:val="18"/>
        <w:szCs w:val="18"/>
      </w:rPr>
      <w:t>AllJoyn</w:t>
    </w:r>
    <w:proofErr w:type="spellEnd"/>
    <w:r w:rsidRPr="004C1EE2">
      <w:rPr>
        <w:rFonts w:ascii="Arial" w:hAnsi="Arial" w:cs="Arial"/>
        <w:sz w:val="18"/>
        <w:szCs w:val="18"/>
      </w:rPr>
      <w:t xml:space="preserve"> </w:t>
    </w:r>
    <w:r>
      <w:rPr>
        <w:rFonts w:ascii="Arial" w:hAnsi="Arial" w:cs="Arial"/>
        <w:sz w:val="18"/>
        <w:szCs w:val="18"/>
      </w:rPr>
      <w:t xml:space="preserve">open source </w:t>
    </w:r>
    <w:r w:rsidRPr="004C1EE2">
      <w:rPr>
        <w:rFonts w:ascii="Arial" w:hAnsi="Arial" w:cs="Arial"/>
        <w:sz w:val="18"/>
        <w:szCs w:val="18"/>
      </w:rPr>
      <w:t>project.</w:t>
    </w:r>
  </w:p>
  <w:p w:rsidR="00061F60" w:rsidRDefault="00061F60" w:rsidP="00614FA1">
    <w:pPr>
      <w:pStyle w:val="Spacer"/>
    </w:pPr>
  </w:p>
  <w:p w:rsidR="00061F60" w:rsidRPr="00614FA1" w:rsidRDefault="00061F60" w:rsidP="005138EE">
    <w:pPr>
      <w:pStyle w:val="titlepg-diststmt"/>
      <w:rPr>
        <w:rFonts w:ascii="Arial" w:hAnsi="Arial" w:cs="Arial"/>
        <w:sz w:val="18"/>
        <w:szCs w:val="18"/>
      </w:rPr>
    </w:pPr>
    <w:r w:rsidRPr="00614FA1">
      <w:rPr>
        <w:rFonts w:ascii="Arial" w:eastAsia="Times New Roman" w:hAnsi="Arial" w:cs="Arial"/>
        <w:sz w:val="18"/>
        <w:szCs w:val="18"/>
      </w:rPr>
      <w:t>Other products and brand names may be trademarks or registered trademarks of their respective owners. </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1F60" w:rsidRDefault="00061F60" w:rsidP="00C31F4D">
    <w:pPr>
      <w:pStyle w:val="Footer"/>
    </w:pPr>
    <w:sdt>
      <w:sdtPr>
        <w:alias w:val="Subject"/>
        <w:tag w:val=""/>
        <w:id w:val="-860657974"/>
        <w:showingPlcHdr/>
        <w:dataBinding w:prefixMappings="xmlns:ns0='http://purl.org/dc/elements/1.1/' xmlns:ns1='http://schemas.openxmlformats.org/package/2006/metadata/core-properties' " w:xpath="/ns1:coreProperties[1]/ns0:subject[1]" w:storeItemID="{6C3C8BC8-F283-45AE-878A-BAB7291924A1}"/>
        <w:text/>
      </w:sdtPr>
      <w:sdtContent>
        <w:r>
          <w:t xml:space="preserve">     </w:t>
        </w:r>
      </w:sdtContent>
    </w:sdt>
    <w:r>
      <w:tab/>
    </w:r>
    <w:fldSimple w:instr=" PAGE ">
      <w:r w:rsidR="008230B3">
        <w:rPr>
          <w:noProof/>
        </w:rPr>
        <w:t>41</w:t>
      </w:r>
    </w:fldSimple>
    <w:r>
      <w:tab/>
    </w:r>
    <w:proofErr w:type="spellStart"/>
    <w:r>
      <w:rPr>
        <w:rStyle w:val="6pt"/>
        <w:sz w:val="14"/>
        <w:szCs w:val="14"/>
      </w:rPr>
      <w:t>AllSeen</w:t>
    </w:r>
    <w:proofErr w:type="spellEnd"/>
    <w:r>
      <w:rPr>
        <w:rStyle w:val="6pt"/>
        <w:sz w:val="14"/>
        <w:szCs w:val="14"/>
      </w:rPr>
      <w:t xml:space="preserve"> Alliance</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1F60" w:rsidRPr="009A6A08" w:rsidRDefault="00061F60" w:rsidP="00C31F4D">
    <w:pPr>
      <w:pStyle w:val="Footer"/>
      <w:rPr>
        <w:szCs w:val="14"/>
      </w:rPr>
    </w:pPr>
    <w:sdt>
      <w:sdtPr>
        <w:rPr>
          <w:szCs w:val="14"/>
        </w:rPr>
        <w:alias w:val="Subject"/>
        <w:tag w:val=""/>
        <w:id w:val="-1482383515"/>
        <w:showingPlcHdr/>
        <w:dataBinding w:prefixMappings="xmlns:ns0='http://purl.org/dc/elements/1.1/' xmlns:ns1='http://schemas.openxmlformats.org/package/2006/metadata/core-properties' " w:xpath="/ns1:coreProperties[1]/ns0:subject[1]" w:storeItemID="{6C3C8BC8-F283-45AE-878A-BAB7291924A1}"/>
        <w:text/>
      </w:sdtPr>
      <w:sdtContent>
        <w:r>
          <w:rPr>
            <w:szCs w:val="14"/>
          </w:rPr>
          <w:t xml:space="preserve">     </w:t>
        </w:r>
      </w:sdtContent>
    </w:sdt>
    <w:r w:rsidRPr="009A6A08">
      <w:rPr>
        <w:szCs w:val="14"/>
      </w:rPr>
      <w:tab/>
    </w:r>
    <w:r w:rsidRPr="009A6A08">
      <w:rPr>
        <w:szCs w:val="14"/>
      </w:rPr>
      <w:fldChar w:fldCharType="begin"/>
    </w:r>
    <w:r w:rsidRPr="009A6A08">
      <w:rPr>
        <w:szCs w:val="14"/>
      </w:rPr>
      <w:instrText xml:space="preserve"> PAGE </w:instrText>
    </w:r>
    <w:r w:rsidRPr="009A6A08">
      <w:rPr>
        <w:szCs w:val="14"/>
      </w:rPr>
      <w:fldChar w:fldCharType="separate"/>
    </w:r>
    <w:r w:rsidR="008230B3">
      <w:rPr>
        <w:noProof/>
        <w:szCs w:val="14"/>
      </w:rPr>
      <w:t>7</w:t>
    </w:r>
    <w:r w:rsidRPr="009A6A08">
      <w:rPr>
        <w:szCs w:val="14"/>
      </w:rPr>
      <w:fldChar w:fldCharType="end"/>
    </w:r>
    <w:r w:rsidRPr="009A6A08">
      <w:rPr>
        <w:szCs w:val="14"/>
      </w:rPr>
      <w:tab/>
    </w:r>
    <w:proofErr w:type="spellStart"/>
    <w:r>
      <w:rPr>
        <w:rStyle w:val="6pt"/>
        <w:sz w:val="14"/>
        <w:szCs w:val="14"/>
      </w:rPr>
      <w:t>AllSeen</w:t>
    </w:r>
    <w:proofErr w:type="spellEnd"/>
    <w:r>
      <w:rPr>
        <w:rStyle w:val="6pt"/>
        <w:sz w:val="14"/>
        <w:szCs w:val="14"/>
      </w:rPr>
      <w:t xml:space="preserve"> Alliance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A022A" w:rsidRDefault="000A022A">
      <w:r>
        <w:separator/>
      </w:r>
    </w:p>
    <w:p w:rsidR="000A022A" w:rsidRDefault="000A022A"/>
    <w:p w:rsidR="000A022A" w:rsidRDefault="000A022A"/>
    <w:p w:rsidR="000A022A" w:rsidRDefault="000A022A"/>
  </w:footnote>
  <w:footnote w:type="continuationSeparator" w:id="0">
    <w:p w:rsidR="000A022A" w:rsidRDefault="000A022A">
      <w:r>
        <w:continuationSeparator/>
      </w:r>
    </w:p>
    <w:p w:rsidR="000A022A" w:rsidRDefault="000A022A"/>
    <w:p w:rsidR="000A022A" w:rsidRDefault="000A022A"/>
    <w:p w:rsidR="000A022A" w:rsidRDefault="000A022A"/>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1F60" w:rsidRDefault="00061F60" w:rsidP="006F59BD"/>
  <w:p w:rsidR="00061F60" w:rsidRDefault="00061F60"/>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1F60" w:rsidRPr="00C2377F" w:rsidRDefault="00061F60" w:rsidP="00C76273">
    <w:pPr>
      <w:pStyle w:val="Header"/>
    </w:pPr>
    <w:fldSimple w:instr=" STYLEREF  DocTitle  \* MERGEFORMAT ">
      <w:r>
        <w:rPr>
          <w:noProof/>
        </w:rPr>
        <w:t>AllJoyn™ Gateway Agent</w:t>
      </w:r>
    </w:fldSimple>
    <w:r>
      <w:tab/>
      <w:t>Contents</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1F60" w:rsidRPr="0041767B" w:rsidRDefault="00061F60" w:rsidP="00DB6F8B">
    <w:pPr>
      <w:pStyle w:val="Headercoverpage"/>
      <w:tabs>
        <w:tab w:val="right" w:pos="9360"/>
      </w:tabs>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margin-left:-1in;margin-top:-108pt;width:612pt;height:11in;z-index:-251658752;mso-wrap-edited:f;mso-position-horizontal-relative:margin;mso-position-vertical-relative:margin" wrapcoords="-26 0 -26 21559 21600 21559 21600 0 -26 0">
          <v:imagedata r:id="rId1" o:title="Allseen_word_111813"/>
          <w10:wrap anchorx="margin" anchory="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1F60" w:rsidRPr="00C2377F" w:rsidRDefault="00061F60" w:rsidP="00AE4C57">
    <w:pPr>
      <w:pStyle w:val="Header"/>
    </w:pPr>
    <w:fldSimple w:instr=" STYLEREF  DocTitle  \* MERGEFORMAT ">
      <w:r w:rsidR="008230B3">
        <w:rPr>
          <w:noProof/>
        </w:rPr>
        <w:t>AllJoyn™ Gateway Agent</w:t>
      </w:r>
    </w:fldSimple>
    <w:r>
      <w:t xml:space="preserve"> </w:t>
    </w:r>
    <w:fldSimple w:instr=" STYLEREF  DocSubtitle  \* MERGEFORMAT ">
      <w:r w:rsidR="008230B3">
        <w:rPr>
          <w:noProof/>
        </w:rPr>
        <w:t>High-Level Design</w:t>
      </w:r>
    </w:fldSimple>
    <w:r>
      <w:tab/>
      <w:t>Contents</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1F60" w:rsidRPr="00EF56CF" w:rsidRDefault="00061F60" w:rsidP="00AE4C57">
    <w:pPr>
      <w:pStyle w:val="Header1stpage"/>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1F60" w:rsidRPr="00815093" w:rsidRDefault="00061F60" w:rsidP="00815093">
    <w:pPr>
      <w:pStyle w:val="Header"/>
    </w:pPr>
    <w:fldSimple w:instr=" STYLEREF  DocTitle  \* MERGEFORMAT ">
      <w:r w:rsidR="008230B3">
        <w:rPr>
          <w:noProof/>
        </w:rPr>
        <w:t>AllJoyn™ Gateway Agent</w:t>
      </w:r>
    </w:fldSimple>
    <w:r>
      <w:t xml:space="preserve"> </w:t>
    </w:r>
    <w:fldSimple w:instr=" STYLEREF  DocSubtitle  \* MERGEFORMAT ">
      <w:r w:rsidR="008230B3">
        <w:rPr>
          <w:noProof/>
        </w:rPr>
        <w:t>High-Level Design</w:t>
      </w:r>
    </w:fldSimple>
    <w:r>
      <w:tab/>
    </w:r>
    <w:fldSimple w:instr=" STYLEREF  &quot;Heading 1&quot;  \* MERGEFORMAT ">
      <w:r w:rsidR="008230B3">
        <w:rPr>
          <w:noProof/>
        </w:rPr>
        <w:t>Gateway Agent Design</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9DA570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C1CE8E2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5D6A2CF6"/>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546AC478"/>
    <w:lvl w:ilvl="0">
      <w:start w:val="1"/>
      <w:numFmt w:val="decimal"/>
      <w:pStyle w:val="ListNumber2"/>
      <w:lvlText w:val="%1."/>
      <w:lvlJc w:val="left"/>
      <w:pPr>
        <w:tabs>
          <w:tab w:val="num" w:pos="720"/>
        </w:tabs>
        <w:ind w:left="720" w:hanging="360"/>
      </w:pPr>
    </w:lvl>
  </w:abstractNum>
  <w:abstractNum w:abstractNumId="4">
    <w:nsid w:val="FFFFFF80"/>
    <w:multiLevelType w:val="singleLevel"/>
    <w:tmpl w:val="73DEA31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ED84A9B2"/>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334D29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69988AF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BF4ECDB6"/>
    <w:lvl w:ilvl="0">
      <w:start w:val="1"/>
      <w:numFmt w:val="decimal"/>
      <w:pStyle w:val="ListNumber"/>
      <w:lvlText w:val="%1."/>
      <w:lvlJc w:val="left"/>
      <w:pPr>
        <w:tabs>
          <w:tab w:val="num" w:pos="360"/>
        </w:tabs>
        <w:ind w:left="360" w:hanging="360"/>
      </w:pPr>
    </w:lvl>
  </w:abstractNum>
  <w:abstractNum w:abstractNumId="9">
    <w:nsid w:val="FFFFFF89"/>
    <w:multiLevelType w:val="singleLevel"/>
    <w:tmpl w:val="F126BFA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1B2B91"/>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0042252E"/>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012B015E"/>
    <w:multiLevelType w:val="hybridMultilevel"/>
    <w:tmpl w:val="E79023F0"/>
    <w:lvl w:ilvl="0" w:tplc="57549122">
      <w:start w:val="16"/>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01387CC0"/>
    <w:multiLevelType w:val="hybridMultilevel"/>
    <w:tmpl w:val="BF860796"/>
    <w:lvl w:ilvl="0" w:tplc="7562B328">
      <w:start w:val="1"/>
      <w:numFmt w:val="bullet"/>
      <w:pStyle w:val="bulletlv4"/>
      <w:lvlText w:val=""/>
      <w:lvlJc w:val="left"/>
      <w:pPr>
        <w:tabs>
          <w:tab w:val="num" w:pos="2160"/>
        </w:tabs>
        <w:ind w:left="2160" w:hanging="360"/>
      </w:pPr>
      <w:rPr>
        <w:rFonts w:ascii="Symbol" w:hAnsi="Symbol" w:hint="default"/>
        <w:sz w:val="16"/>
        <w:szCs w:val="16"/>
      </w:rPr>
    </w:lvl>
    <w:lvl w:ilvl="1" w:tplc="04090003" w:tentative="1">
      <w:start w:val="1"/>
      <w:numFmt w:val="bullet"/>
      <w:lvlText w:val="o"/>
      <w:lvlJc w:val="left"/>
      <w:pPr>
        <w:tabs>
          <w:tab w:val="num" w:pos="0"/>
        </w:tabs>
        <w:ind w:left="0" w:hanging="360"/>
      </w:pPr>
      <w:rPr>
        <w:rFonts w:ascii="Courier New" w:hAnsi="Courier New" w:cs="Courier New" w:hint="default"/>
      </w:rPr>
    </w:lvl>
    <w:lvl w:ilvl="2" w:tplc="04090005" w:tentative="1">
      <w:start w:val="1"/>
      <w:numFmt w:val="bullet"/>
      <w:lvlText w:val=""/>
      <w:lvlJc w:val="left"/>
      <w:pPr>
        <w:tabs>
          <w:tab w:val="num" w:pos="720"/>
        </w:tabs>
        <w:ind w:left="720" w:hanging="360"/>
      </w:pPr>
      <w:rPr>
        <w:rFonts w:ascii="Wingdings" w:hAnsi="Wingdings" w:hint="default"/>
      </w:rPr>
    </w:lvl>
    <w:lvl w:ilvl="3" w:tplc="04090001" w:tentative="1">
      <w:start w:val="1"/>
      <w:numFmt w:val="bullet"/>
      <w:lvlText w:val=""/>
      <w:lvlJc w:val="left"/>
      <w:pPr>
        <w:tabs>
          <w:tab w:val="num" w:pos="1440"/>
        </w:tabs>
        <w:ind w:left="1440" w:hanging="360"/>
      </w:pPr>
      <w:rPr>
        <w:rFonts w:ascii="Symbol" w:hAnsi="Symbol" w:hint="default"/>
      </w:rPr>
    </w:lvl>
    <w:lvl w:ilvl="4" w:tplc="04090003" w:tentative="1">
      <w:start w:val="1"/>
      <w:numFmt w:val="bullet"/>
      <w:lvlText w:val="o"/>
      <w:lvlJc w:val="left"/>
      <w:pPr>
        <w:tabs>
          <w:tab w:val="num" w:pos="2160"/>
        </w:tabs>
        <w:ind w:left="2160" w:hanging="360"/>
      </w:pPr>
      <w:rPr>
        <w:rFonts w:ascii="Courier New" w:hAnsi="Courier New" w:cs="Courier New" w:hint="default"/>
      </w:rPr>
    </w:lvl>
    <w:lvl w:ilvl="5" w:tplc="04090005" w:tentative="1">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cs="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14">
    <w:nsid w:val="051C3582"/>
    <w:multiLevelType w:val="hybridMultilevel"/>
    <w:tmpl w:val="158AA3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053C741B"/>
    <w:multiLevelType w:val="multilevel"/>
    <w:tmpl w:val="03A06618"/>
    <w:lvl w:ilvl="0">
      <w:start w:val="1"/>
      <w:numFmt w:val="decimal"/>
      <w:lvlRestart w:val="0"/>
      <w:lvlText w:val="%1."/>
      <w:lvlJc w:val="left"/>
      <w:pPr>
        <w:tabs>
          <w:tab w:val="num" w:pos="1080"/>
        </w:tabs>
        <w:ind w:left="1080" w:hanging="360"/>
      </w:pPr>
      <w:rPr>
        <w:rFonts w:ascii="Arial" w:hAnsi="Arial" w:cs="Arial"/>
        <w:b w:val="0"/>
        <w:i w:val="0"/>
        <w:sz w:val="18"/>
      </w:rPr>
    </w:lvl>
    <w:lvl w:ilvl="1">
      <w:start w:val="1"/>
      <w:numFmt w:val="lowerLetter"/>
      <w:lvlText w:val="%2."/>
      <w:lvlJc w:val="left"/>
      <w:pPr>
        <w:tabs>
          <w:tab w:val="num" w:pos="1440"/>
        </w:tabs>
        <w:ind w:left="1440" w:hanging="360"/>
      </w:pPr>
      <w:rPr>
        <w:rFonts w:ascii="Arial" w:hAnsi="Arial" w:cs="Arial"/>
        <w:sz w:val="18"/>
      </w:rPr>
    </w:lvl>
    <w:lvl w:ilvl="2">
      <w:start w:val="1"/>
      <w:numFmt w:val="lowerRoman"/>
      <w:lvlText w:val="%3"/>
      <w:lvlJc w:val="left"/>
      <w:pPr>
        <w:tabs>
          <w:tab w:val="num" w:pos="1800"/>
        </w:tabs>
        <w:ind w:left="1800" w:hanging="360"/>
      </w:pPr>
      <w:rPr>
        <w:rFonts w:ascii="Arial" w:hAnsi="Arial" w:cs="Arial"/>
        <w:sz w:val="18"/>
      </w:rPr>
    </w:lvl>
    <w:lvl w:ilvl="3">
      <w:start w:val="1"/>
      <w:numFmt w:val="lowerLetter"/>
      <w:lvlText w:val=""/>
      <w:lvlJc w:val="left"/>
      <w:pPr>
        <w:ind w:left="2160" w:firstLine="0"/>
      </w:pPr>
    </w:lvl>
    <w:lvl w:ilvl="4">
      <w:start w:val="1"/>
      <w:numFmt w:val="decimal"/>
      <w:lvlText w:val=""/>
      <w:lvlJc w:val="left"/>
      <w:pPr>
        <w:ind w:left="2880" w:firstLine="0"/>
      </w:pPr>
    </w:lvl>
    <w:lvl w:ilvl="5">
      <w:start w:val="1"/>
      <w:numFmt w:val="lowerLetter"/>
      <w:lvlText w:val=""/>
      <w:lvlJc w:val="left"/>
      <w:pPr>
        <w:ind w:left="3600" w:firstLine="0"/>
      </w:pPr>
    </w:lvl>
    <w:lvl w:ilvl="6">
      <w:start w:val="1"/>
      <w:numFmt w:val="lowerRoman"/>
      <w:lvlText w:val=""/>
      <w:lvlJc w:val="left"/>
      <w:pPr>
        <w:ind w:left="4320" w:firstLine="0"/>
      </w:pPr>
    </w:lvl>
    <w:lvl w:ilvl="7">
      <w:start w:val="1"/>
      <w:numFmt w:val="lowerLetter"/>
      <w:lvlText w:val=""/>
      <w:lvlJc w:val="left"/>
      <w:pPr>
        <w:ind w:left="5040" w:firstLine="0"/>
      </w:pPr>
    </w:lvl>
    <w:lvl w:ilvl="8">
      <w:start w:val="1"/>
      <w:numFmt w:val="lowerRoman"/>
      <w:lvlText w:val=""/>
      <w:lvlJc w:val="left"/>
      <w:pPr>
        <w:ind w:left="5760" w:firstLine="0"/>
      </w:pPr>
    </w:lvl>
  </w:abstractNum>
  <w:abstractNum w:abstractNumId="16">
    <w:nsid w:val="0A021524"/>
    <w:multiLevelType w:val="hybridMultilevel"/>
    <w:tmpl w:val="4F7CB934"/>
    <w:lvl w:ilvl="0" w:tplc="04090001">
      <w:start w:val="1"/>
      <w:numFmt w:val="bullet"/>
      <w:lvlText w:val=""/>
      <w:lvlJc w:val="left"/>
      <w:pPr>
        <w:ind w:left="1496" w:hanging="360"/>
      </w:pPr>
      <w:rPr>
        <w:rFonts w:ascii="Symbol" w:hAnsi="Symbol" w:hint="default"/>
      </w:rPr>
    </w:lvl>
    <w:lvl w:ilvl="1" w:tplc="04090003">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7">
    <w:nsid w:val="0AAD3E10"/>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nsid w:val="0E2C59C3"/>
    <w:multiLevelType w:val="hybridMultilevel"/>
    <w:tmpl w:val="C73012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13473516"/>
    <w:multiLevelType w:val="singleLevel"/>
    <w:tmpl w:val="B9103964"/>
    <w:lvl w:ilvl="0">
      <w:start w:val="1"/>
      <w:numFmt w:val="decimal"/>
      <w:pStyle w:val="numbrdlist"/>
      <w:lvlText w:val="%1."/>
      <w:lvlJc w:val="right"/>
      <w:pPr>
        <w:tabs>
          <w:tab w:val="num" w:pos="1080"/>
        </w:tabs>
        <w:ind w:left="1080" w:hanging="173"/>
      </w:pPr>
      <w:rPr>
        <w:rFonts w:hint="default"/>
      </w:rPr>
    </w:lvl>
  </w:abstractNum>
  <w:abstractNum w:abstractNumId="20">
    <w:nsid w:val="13972B71"/>
    <w:multiLevelType w:val="hybridMultilevel"/>
    <w:tmpl w:val="A942D3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14496CA9"/>
    <w:multiLevelType w:val="hybridMultilevel"/>
    <w:tmpl w:val="D1CE7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1575599D"/>
    <w:multiLevelType w:val="hybridMultilevel"/>
    <w:tmpl w:val="BFF4AC42"/>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23">
    <w:nsid w:val="177F1920"/>
    <w:multiLevelType w:val="hybridMultilevel"/>
    <w:tmpl w:val="06F8C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86178B9"/>
    <w:multiLevelType w:val="hybridMultilevel"/>
    <w:tmpl w:val="426A2C5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D2E287D"/>
    <w:multiLevelType w:val="hybridMultilevel"/>
    <w:tmpl w:val="FAD6A4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20337D2E"/>
    <w:multiLevelType w:val="hybridMultilevel"/>
    <w:tmpl w:val="6316CF12"/>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27">
    <w:nsid w:val="24F92BA5"/>
    <w:multiLevelType w:val="hybridMultilevel"/>
    <w:tmpl w:val="7A70B0F8"/>
    <w:lvl w:ilvl="0" w:tplc="E382A9F4">
      <w:numFmt w:val="bullet"/>
      <w:lvlText w:val="-"/>
      <w:lvlJc w:val="left"/>
      <w:pPr>
        <w:ind w:left="720" w:hanging="360"/>
      </w:pPr>
      <w:rPr>
        <w:rFonts w:ascii="Calibri" w:eastAsia="Times New Roman" w:hAnsi="Calibri"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8">
    <w:nsid w:val="25BC4F09"/>
    <w:multiLevelType w:val="hybridMultilevel"/>
    <w:tmpl w:val="26A28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8C1412E"/>
    <w:multiLevelType w:val="singleLevel"/>
    <w:tmpl w:val="51DA6DB6"/>
    <w:lvl w:ilvl="0">
      <w:start w:val="1"/>
      <w:numFmt w:val="lowerLetter"/>
      <w:pStyle w:val="numbrdlist0"/>
      <w:lvlText w:val="%1."/>
      <w:lvlJc w:val="left"/>
      <w:pPr>
        <w:tabs>
          <w:tab w:val="num" w:pos="1800"/>
        </w:tabs>
        <w:ind w:left="1440" w:hanging="360"/>
      </w:pPr>
      <w:rPr>
        <w:rFonts w:hint="default"/>
      </w:rPr>
    </w:lvl>
  </w:abstractNum>
  <w:abstractNum w:abstractNumId="30">
    <w:nsid w:val="293A3D7C"/>
    <w:multiLevelType w:val="multilevel"/>
    <w:tmpl w:val="343AF180"/>
    <w:lvl w:ilvl="0">
      <w:start w:val="1"/>
      <w:numFmt w:val="decimal"/>
      <w:lvlRestart w:val="0"/>
      <w:lvlText w:val="%1."/>
      <w:lvlJc w:val="left"/>
      <w:pPr>
        <w:tabs>
          <w:tab w:val="num" w:pos="1080"/>
        </w:tabs>
        <w:ind w:left="1080" w:hanging="360"/>
      </w:pPr>
      <w:rPr>
        <w:rFonts w:ascii="Times New Roman" w:hAnsi="Times New Roman" w:cs="Times New Roman"/>
        <w:b w:val="0"/>
        <w:i w:val="0"/>
        <w:sz w:val="22"/>
      </w:rPr>
    </w:lvl>
    <w:lvl w:ilvl="1">
      <w:start w:val="1"/>
      <w:numFmt w:val="lowerLetter"/>
      <w:lvlText w:val="%2."/>
      <w:lvlJc w:val="left"/>
      <w:pPr>
        <w:tabs>
          <w:tab w:val="num" w:pos="1440"/>
        </w:tabs>
        <w:ind w:left="1440" w:hanging="360"/>
      </w:pPr>
      <w:rPr>
        <w:rFonts w:ascii="Times New Roman" w:hAnsi="Times New Roman" w:cs="Times New Roman"/>
        <w:b w:val="0"/>
        <w:i w:val="0"/>
        <w:sz w:val="22"/>
      </w:rPr>
    </w:lvl>
    <w:lvl w:ilvl="2">
      <w:start w:val="1"/>
      <w:numFmt w:val="lowerRoman"/>
      <w:lvlText w:val="%3"/>
      <w:lvlJc w:val="left"/>
      <w:pPr>
        <w:tabs>
          <w:tab w:val="num" w:pos="1800"/>
        </w:tabs>
        <w:ind w:left="1800" w:hanging="360"/>
      </w:pPr>
      <w:rPr>
        <w:rFonts w:ascii="Times New Roman" w:hAnsi="Times New Roman" w:cs="Times New Roman"/>
        <w:b w:val="0"/>
        <w:i w:val="0"/>
        <w:sz w:val="22"/>
      </w:rPr>
    </w:lvl>
    <w:lvl w:ilvl="3">
      <w:start w:val="1"/>
      <w:numFmt w:val="lowerLetter"/>
      <w:lvlText w:val="(%4)"/>
      <w:lvlJc w:val="left"/>
      <w:pPr>
        <w:tabs>
          <w:tab w:val="num" w:pos="2160"/>
        </w:tabs>
        <w:ind w:left="2160" w:hanging="360"/>
      </w:pPr>
      <w:rPr>
        <w:rFonts w:ascii="Times New Roman" w:hAnsi="Times New Roman" w:cs="Times New Roman"/>
      </w:rPr>
    </w:lvl>
    <w:lvl w:ilvl="4">
      <w:start w:val="1"/>
      <w:numFmt w:val="decimal"/>
      <w:lvlText w:val=""/>
      <w:lvlJc w:val="left"/>
      <w:pPr>
        <w:ind w:left="2232" w:hanging="792"/>
      </w:pPr>
    </w:lvl>
    <w:lvl w:ilvl="5">
      <w:start w:val="1"/>
      <w:numFmt w:val="decimal"/>
      <w:lvlText w:val=""/>
      <w:lvlJc w:val="left"/>
      <w:pPr>
        <w:ind w:left="2736" w:hanging="936"/>
      </w:pPr>
    </w:lvl>
    <w:lvl w:ilvl="6">
      <w:start w:val="1"/>
      <w:numFmt w:val="decimal"/>
      <w:lvlText w:val=""/>
      <w:lvlJc w:val="left"/>
      <w:pPr>
        <w:ind w:left="3240" w:hanging="1080"/>
      </w:pPr>
    </w:lvl>
    <w:lvl w:ilvl="7">
      <w:start w:val="1"/>
      <w:numFmt w:val="decimal"/>
      <w:lvlText w:val=""/>
      <w:lvlJc w:val="left"/>
      <w:pPr>
        <w:ind w:left="3744" w:hanging="1224"/>
      </w:pPr>
    </w:lvl>
    <w:lvl w:ilvl="8">
      <w:start w:val="1"/>
      <w:numFmt w:val="decimal"/>
      <w:lvlText w:val=""/>
      <w:lvlJc w:val="left"/>
      <w:pPr>
        <w:ind w:left="4320" w:hanging="1440"/>
      </w:pPr>
    </w:lvl>
  </w:abstractNum>
  <w:abstractNum w:abstractNumId="31">
    <w:nsid w:val="2A39066F"/>
    <w:multiLevelType w:val="hybridMultilevel"/>
    <w:tmpl w:val="8F5C3F24"/>
    <w:lvl w:ilvl="0" w:tplc="D656442C">
      <w:start w:val="1"/>
      <w:numFmt w:val="bullet"/>
      <w:pStyle w:val="bulletlv1"/>
      <w:lvlText w:val=""/>
      <w:lvlJc w:val="left"/>
      <w:pPr>
        <w:tabs>
          <w:tab w:val="num" w:pos="1080"/>
        </w:tabs>
        <w:ind w:left="1080" w:hanging="360"/>
      </w:pPr>
      <w:rPr>
        <w:rFonts w:ascii="Wingdings" w:hAnsi="Wingdings" w:hint="default"/>
        <w:color w:val="auto"/>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2D780613"/>
    <w:multiLevelType w:val="multilevel"/>
    <w:tmpl w:val="A87C1874"/>
    <w:lvl w:ilvl="0">
      <w:start w:val="1"/>
      <w:numFmt w:val="none"/>
      <w:lvlRestart w:val="0"/>
      <w:lvlText w:val="NOTE:"/>
      <w:lvlJc w:val="right"/>
      <w:pPr>
        <w:tabs>
          <w:tab w:val="num" w:pos="0"/>
        </w:tabs>
        <w:ind w:left="734" w:hanging="158"/>
      </w:pPr>
      <w:rPr>
        <w:rFonts w:ascii="Arial" w:hAnsi="Arial" w:cs="Arial"/>
        <w:b/>
        <w:i w:val="0"/>
        <w:sz w:val="14"/>
      </w:rPr>
    </w:lvl>
    <w:lvl w:ilvl="1">
      <w:start w:val="1"/>
      <w:numFmt w:val="none"/>
      <w:lvlRestart w:val="0"/>
      <w:lvlText w:val="CAUTION:"/>
      <w:lvlJc w:val="right"/>
      <w:pPr>
        <w:tabs>
          <w:tab w:val="num" w:pos="0"/>
        </w:tabs>
        <w:ind w:left="734" w:hanging="158"/>
      </w:pPr>
      <w:rPr>
        <w:rFonts w:ascii="Arial" w:hAnsi="Arial" w:cs="Arial"/>
        <w:b/>
        <w:sz w:val="14"/>
      </w:rPr>
    </w:lvl>
    <w:lvl w:ilvl="2">
      <w:start w:val="1"/>
      <w:numFmt w:val="none"/>
      <w:lvlRestart w:val="0"/>
      <w:lvlText w:val="%1WARNING:"/>
      <w:lvlJc w:val="right"/>
      <w:pPr>
        <w:tabs>
          <w:tab w:val="num" w:pos="0"/>
        </w:tabs>
        <w:ind w:left="734" w:hanging="158"/>
      </w:pPr>
      <w:rPr>
        <w:rFonts w:ascii="Arial" w:hAnsi="Arial" w:cs="Arial"/>
        <w:b/>
        <w:sz w:val="14"/>
      </w:r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3">
    <w:nsid w:val="2F4C354D"/>
    <w:multiLevelType w:val="singleLevel"/>
    <w:tmpl w:val="3C88888A"/>
    <w:lvl w:ilvl="0">
      <w:start w:val="1"/>
      <w:numFmt w:val="lowerRoman"/>
      <w:pStyle w:val="numbrdlist1"/>
      <w:lvlText w:val="%1."/>
      <w:lvlJc w:val="right"/>
      <w:pPr>
        <w:tabs>
          <w:tab w:val="num" w:pos="1800"/>
        </w:tabs>
        <w:ind w:left="1800" w:hanging="173"/>
      </w:pPr>
      <w:rPr>
        <w:rFonts w:hint="default"/>
        <w:b w:val="0"/>
        <w:i w:val="0"/>
        <w:sz w:val="22"/>
      </w:rPr>
    </w:lvl>
  </w:abstractNum>
  <w:abstractNum w:abstractNumId="34">
    <w:nsid w:val="329B1DFF"/>
    <w:multiLevelType w:val="hybridMultilevel"/>
    <w:tmpl w:val="20DCDB8A"/>
    <w:lvl w:ilvl="0" w:tplc="E0469506">
      <w:start w:val="1"/>
      <w:numFmt w:val="bullet"/>
      <w:pStyle w:val="tablebulletlvl2"/>
      <w:lvlText w:val=""/>
      <w:lvlJc w:val="left"/>
      <w:pPr>
        <w:tabs>
          <w:tab w:val="num" w:pos="576"/>
        </w:tabs>
        <w:ind w:left="576" w:hanging="360"/>
      </w:pPr>
      <w:rPr>
        <w:rFonts w:ascii="Wingdings" w:hAnsi="Wingdings" w:hint="default"/>
        <w:sz w:val="12"/>
        <w:szCs w:val="12"/>
      </w:rPr>
    </w:lvl>
    <w:lvl w:ilvl="1" w:tplc="04090003" w:tentative="1">
      <w:start w:val="1"/>
      <w:numFmt w:val="bullet"/>
      <w:lvlText w:val="o"/>
      <w:lvlJc w:val="left"/>
      <w:pPr>
        <w:tabs>
          <w:tab w:val="num" w:pos="43"/>
        </w:tabs>
        <w:ind w:left="43" w:hanging="360"/>
      </w:pPr>
      <w:rPr>
        <w:rFonts w:ascii="Courier New" w:hAnsi="Courier New" w:cs="Courier New" w:hint="default"/>
      </w:rPr>
    </w:lvl>
    <w:lvl w:ilvl="2" w:tplc="04090005" w:tentative="1">
      <w:start w:val="1"/>
      <w:numFmt w:val="bullet"/>
      <w:lvlText w:val=""/>
      <w:lvlJc w:val="left"/>
      <w:pPr>
        <w:tabs>
          <w:tab w:val="num" w:pos="763"/>
        </w:tabs>
        <w:ind w:left="763" w:hanging="360"/>
      </w:pPr>
      <w:rPr>
        <w:rFonts w:ascii="Wingdings" w:hAnsi="Wingdings" w:hint="default"/>
      </w:rPr>
    </w:lvl>
    <w:lvl w:ilvl="3" w:tplc="04090001" w:tentative="1">
      <w:start w:val="1"/>
      <w:numFmt w:val="bullet"/>
      <w:lvlText w:val=""/>
      <w:lvlJc w:val="left"/>
      <w:pPr>
        <w:tabs>
          <w:tab w:val="num" w:pos="1483"/>
        </w:tabs>
        <w:ind w:left="1483" w:hanging="360"/>
      </w:pPr>
      <w:rPr>
        <w:rFonts w:ascii="Symbol" w:hAnsi="Symbol" w:hint="default"/>
      </w:rPr>
    </w:lvl>
    <w:lvl w:ilvl="4" w:tplc="04090003" w:tentative="1">
      <w:start w:val="1"/>
      <w:numFmt w:val="bullet"/>
      <w:lvlText w:val="o"/>
      <w:lvlJc w:val="left"/>
      <w:pPr>
        <w:tabs>
          <w:tab w:val="num" w:pos="2203"/>
        </w:tabs>
        <w:ind w:left="2203" w:hanging="360"/>
      </w:pPr>
      <w:rPr>
        <w:rFonts w:ascii="Courier New" w:hAnsi="Courier New" w:cs="Courier New" w:hint="default"/>
      </w:rPr>
    </w:lvl>
    <w:lvl w:ilvl="5" w:tplc="04090005" w:tentative="1">
      <w:start w:val="1"/>
      <w:numFmt w:val="bullet"/>
      <w:lvlText w:val=""/>
      <w:lvlJc w:val="left"/>
      <w:pPr>
        <w:tabs>
          <w:tab w:val="num" w:pos="2923"/>
        </w:tabs>
        <w:ind w:left="2923" w:hanging="360"/>
      </w:pPr>
      <w:rPr>
        <w:rFonts w:ascii="Wingdings" w:hAnsi="Wingdings" w:hint="default"/>
      </w:rPr>
    </w:lvl>
    <w:lvl w:ilvl="6" w:tplc="04090001" w:tentative="1">
      <w:start w:val="1"/>
      <w:numFmt w:val="bullet"/>
      <w:lvlText w:val=""/>
      <w:lvlJc w:val="left"/>
      <w:pPr>
        <w:tabs>
          <w:tab w:val="num" w:pos="3643"/>
        </w:tabs>
        <w:ind w:left="3643" w:hanging="360"/>
      </w:pPr>
      <w:rPr>
        <w:rFonts w:ascii="Symbol" w:hAnsi="Symbol" w:hint="default"/>
      </w:rPr>
    </w:lvl>
    <w:lvl w:ilvl="7" w:tplc="04090003" w:tentative="1">
      <w:start w:val="1"/>
      <w:numFmt w:val="bullet"/>
      <w:lvlText w:val="o"/>
      <w:lvlJc w:val="left"/>
      <w:pPr>
        <w:tabs>
          <w:tab w:val="num" w:pos="4363"/>
        </w:tabs>
        <w:ind w:left="4363" w:hanging="360"/>
      </w:pPr>
      <w:rPr>
        <w:rFonts w:ascii="Courier New" w:hAnsi="Courier New" w:cs="Courier New" w:hint="default"/>
      </w:rPr>
    </w:lvl>
    <w:lvl w:ilvl="8" w:tplc="04090005" w:tentative="1">
      <w:start w:val="1"/>
      <w:numFmt w:val="bullet"/>
      <w:lvlText w:val=""/>
      <w:lvlJc w:val="left"/>
      <w:pPr>
        <w:tabs>
          <w:tab w:val="num" w:pos="5083"/>
        </w:tabs>
        <w:ind w:left="5083" w:hanging="360"/>
      </w:pPr>
      <w:rPr>
        <w:rFonts w:ascii="Wingdings" w:hAnsi="Wingdings" w:hint="default"/>
      </w:rPr>
    </w:lvl>
  </w:abstractNum>
  <w:abstractNum w:abstractNumId="35">
    <w:nsid w:val="33005051"/>
    <w:multiLevelType w:val="hybridMultilevel"/>
    <w:tmpl w:val="C178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594267F"/>
    <w:multiLevelType w:val="hybridMultilevel"/>
    <w:tmpl w:val="138C5B04"/>
    <w:lvl w:ilvl="0" w:tplc="004EE742">
      <w:start w:val="1"/>
      <w:numFmt w:val="bullet"/>
      <w:lvlText w:val="−"/>
      <w:lvlJc w:val="left"/>
      <w:pPr>
        <w:tabs>
          <w:tab w:val="num" w:pos="720"/>
        </w:tabs>
        <w:ind w:left="720" w:hanging="360"/>
      </w:pPr>
      <w:rPr>
        <w:rFonts w:ascii="Calibre Regular" w:hAnsi="Calibre Regular" w:hint="default"/>
      </w:rPr>
    </w:lvl>
    <w:lvl w:ilvl="1" w:tplc="8EBEB168">
      <w:start w:val="1"/>
      <w:numFmt w:val="bullet"/>
      <w:lvlText w:val="−"/>
      <w:lvlJc w:val="left"/>
      <w:pPr>
        <w:tabs>
          <w:tab w:val="num" w:pos="1440"/>
        </w:tabs>
        <w:ind w:left="1440" w:hanging="360"/>
      </w:pPr>
      <w:rPr>
        <w:rFonts w:ascii="Calibre Regular" w:hAnsi="Calibre Regular" w:hint="default"/>
      </w:rPr>
    </w:lvl>
    <w:lvl w:ilvl="2" w:tplc="50124B34" w:tentative="1">
      <w:start w:val="1"/>
      <w:numFmt w:val="bullet"/>
      <w:lvlText w:val="−"/>
      <w:lvlJc w:val="left"/>
      <w:pPr>
        <w:tabs>
          <w:tab w:val="num" w:pos="2160"/>
        </w:tabs>
        <w:ind w:left="2160" w:hanging="360"/>
      </w:pPr>
      <w:rPr>
        <w:rFonts w:ascii="Calibre Regular" w:hAnsi="Calibre Regular" w:hint="default"/>
      </w:rPr>
    </w:lvl>
    <w:lvl w:ilvl="3" w:tplc="88D61BAE" w:tentative="1">
      <w:start w:val="1"/>
      <w:numFmt w:val="bullet"/>
      <w:lvlText w:val="−"/>
      <w:lvlJc w:val="left"/>
      <w:pPr>
        <w:tabs>
          <w:tab w:val="num" w:pos="2880"/>
        </w:tabs>
        <w:ind w:left="2880" w:hanging="360"/>
      </w:pPr>
      <w:rPr>
        <w:rFonts w:ascii="Calibre Regular" w:hAnsi="Calibre Regular" w:hint="default"/>
      </w:rPr>
    </w:lvl>
    <w:lvl w:ilvl="4" w:tplc="359867CE" w:tentative="1">
      <w:start w:val="1"/>
      <w:numFmt w:val="bullet"/>
      <w:lvlText w:val="−"/>
      <w:lvlJc w:val="left"/>
      <w:pPr>
        <w:tabs>
          <w:tab w:val="num" w:pos="3600"/>
        </w:tabs>
        <w:ind w:left="3600" w:hanging="360"/>
      </w:pPr>
      <w:rPr>
        <w:rFonts w:ascii="Calibre Regular" w:hAnsi="Calibre Regular" w:hint="default"/>
      </w:rPr>
    </w:lvl>
    <w:lvl w:ilvl="5" w:tplc="BB52E154" w:tentative="1">
      <w:start w:val="1"/>
      <w:numFmt w:val="bullet"/>
      <w:lvlText w:val="−"/>
      <w:lvlJc w:val="left"/>
      <w:pPr>
        <w:tabs>
          <w:tab w:val="num" w:pos="4320"/>
        </w:tabs>
        <w:ind w:left="4320" w:hanging="360"/>
      </w:pPr>
      <w:rPr>
        <w:rFonts w:ascii="Calibre Regular" w:hAnsi="Calibre Regular" w:hint="default"/>
      </w:rPr>
    </w:lvl>
    <w:lvl w:ilvl="6" w:tplc="06229D9E" w:tentative="1">
      <w:start w:val="1"/>
      <w:numFmt w:val="bullet"/>
      <w:lvlText w:val="−"/>
      <w:lvlJc w:val="left"/>
      <w:pPr>
        <w:tabs>
          <w:tab w:val="num" w:pos="5040"/>
        </w:tabs>
        <w:ind w:left="5040" w:hanging="360"/>
      </w:pPr>
      <w:rPr>
        <w:rFonts w:ascii="Calibre Regular" w:hAnsi="Calibre Regular" w:hint="default"/>
      </w:rPr>
    </w:lvl>
    <w:lvl w:ilvl="7" w:tplc="65969E1A" w:tentative="1">
      <w:start w:val="1"/>
      <w:numFmt w:val="bullet"/>
      <w:lvlText w:val="−"/>
      <w:lvlJc w:val="left"/>
      <w:pPr>
        <w:tabs>
          <w:tab w:val="num" w:pos="5760"/>
        </w:tabs>
        <w:ind w:left="5760" w:hanging="360"/>
      </w:pPr>
      <w:rPr>
        <w:rFonts w:ascii="Calibre Regular" w:hAnsi="Calibre Regular" w:hint="default"/>
      </w:rPr>
    </w:lvl>
    <w:lvl w:ilvl="8" w:tplc="F5C645F4" w:tentative="1">
      <w:start w:val="1"/>
      <w:numFmt w:val="bullet"/>
      <w:lvlText w:val="−"/>
      <w:lvlJc w:val="left"/>
      <w:pPr>
        <w:tabs>
          <w:tab w:val="num" w:pos="6480"/>
        </w:tabs>
        <w:ind w:left="6480" w:hanging="360"/>
      </w:pPr>
      <w:rPr>
        <w:rFonts w:ascii="Calibre Regular" w:hAnsi="Calibre Regular" w:hint="default"/>
      </w:rPr>
    </w:lvl>
  </w:abstractNum>
  <w:abstractNum w:abstractNumId="37">
    <w:nsid w:val="36C855F9"/>
    <w:multiLevelType w:val="hybridMultilevel"/>
    <w:tmpl w:val="EA0EA9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379B673E"/>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3C0B2D6C"/>
    <w:multiLevelType w:val="multilevel"/>
    <w:tmpl w:val="74345360"/>
    <w:lvl w:ilvl="0">
      <w:start w:val="1"/>
      <w:numFmt w:val="decimal"/>
      <w:lvlRestart w:val="0"/>
      <w:lvlText w:val="%1."/>
      <w:lvlJc w:val="left"/>
      <w:pPr>
        <w:tabs>
          <w:tab w:val="num" w:pos="288"/>
        </w:tabs>
        <w:ind w:left="288" w:hanging="288"/>
      </w:pPr>
      <w:rPr>
        <w:rFonts w:ascii="Arial" w:hAnsi="Arial" w:cs="Arial"/>
        <w:b w:val="0"/>
        <w:i w:val="0"/>
        <w:sz w:val="18"/>
      </w:rPr>
    </w:lvl>
    <w:lvl w:ilvl="1">
      <w:start w:val="1"/>
      <w:numFmt w:val="lowerLetter"/>
      <w:lvlText w:val="%2."/>
      <w:lvlJc w:val="left"/>
      <w:pPr>
        <w:tabs>
          <w:tab w:val="num" w:pos="576"/>
        </w:tabs>
        <w:ind w:left="576" w:hanging="245"/>
      </w:pPr>
      <w:rPr>
        <w:rFonts w:ascii="Arial" w:hAnsi="Arial" w:cs="Arial"/>
        <w:b w:val="0"/>
        <w:i w:val="0"/>
        <w:sz w:val="18"/>
      </w:rPr>
    </w:lvl>
    <w:lvl w:ilvl="2">
      <w:start w:val="1"/>
      <w:numFmt w:val="lowerRoman"/>
      <w:lvlText w:val="%3."/>
      <w:lvlJc w:val="left"/>
      <w:pPr>
        <w:tabs>
          <w:tab w:val="num" w:pos="835"/>
        </w:tabs>
        <w:ind w:left="835" w:hanging="259"/>
      </w:pPr>
      <w:rPr>
        <w:rFonts w:ascii="Arial" w:hAnsi="Arial" w:cs="Arial"/>
      </w:rPr>
    </w:lvl>
    <w:lvl w:ilvl="3">
      <w:start w:val="1"/>
      <w:numFmt w:val="lowerRoman"/>
      <w:lvlText w:val=""/>
      <w:lvlJc w:val="right"/>
      <w:pPr>
        <w:ind w:left="864" w:hanging="144"/>
      </w:pPr>
    </w:lvl>
    <w:lvl w:ilvl="4">
      <w:start w:val="1"/>
      <w:numFmt w:val="decimal"/>
      <w:lvlText w:val=""/>
      <w:lvlJc w:val="left"/>
      <w:pPr>
        <w:ind w:left="1008" w:hanging="432"/>
      </w:pPr>
    </w:lvl>
    <w:lvl w:ilvl="5">
      <w:start w:val="1"/>
      <w:numFmt w:val="lowerLetter"/>
      <w:lvlText w:val=""/>
      <w:lvlJc w:val="left"/>
      <w:pPr>
        <w:ind w:left="1152" w:hanging="432"/>
      </w:pPr>
    </w:lvl>
    <w:lvl w:ilvl="6">
      <w:start w:val="1"/>
      <w:numFmt w:val="lowerRoman"/>
      <w:lvlText w:val=""/>
      <w:lvlJc w:val="right"/>
      <w:pPr>
        <w:ind w:left="1296" w:hanging="288"/>
      </w:pPr>
    </w:lvl>
    <w:lvl w:ilvl="7">
      <w:start w:val="1"/>
      <w:numFmt w:val="lowerLetter"/>
      <w:lvlText w:val=""/>
      <w:lvlJc w:val="left"/>
      <w:pPr>
        <w:ind w:left="1440" w:hanging="432"/>
      </w:pPr>
    </w:lvl>
    <w:lvl w:ilvl="8">
      <w:start w:val="1"/>
      <w:numFmt w:val="lowerRoman"/>
      <w:lvlText w:val=""/>
      <w:lvlJc w:val="right"/>
      <w:pPr>
        <w:ind w:left="1584" w:hanging="144"/>
      </w:pPr>
    </w:lvl>
  </w:abstractNum>
  <w:abstractNum w:abstractNumId="40">
    <w:nsid w:val="3C1C3C4C"/>
    <w:multiLevelType w:val="hybridMultilevel"/>
    <w:tmpl w:val="168ECBDE"/>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41">
    <w:nsid w:val="3FCF1C82"/>
    <w:multiLevelType w:val="hybridMultilevel"/>
    <w:tmpl w:val="C436F018"/>
    <w:lvl w:ilvl="0" w:tplc="6652AE50">
      <w:start w:val="1"/>
      <w:numFmt w:val="bullet"/>
      <w:pStyle w:val="tablebulletlvl3"/>
      <w:lvlText w:val="‒"/>
      <w:lvlJc w:val="left"/>
      <w:pPr>
        <w:ind w:left="936" w:hanging="360"/>
      </w:pPr>
      <w:rPr>
        <w:rFonts w:ascii="Arial" w:hAnsi="Arial" w:hint="default"/>
        <w:sz w:val="12"/>
        <w:szCs w:val="12"/>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2">
    <w:nsid w:val="400D7C32"/>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406B140D"/>
    <w:multiLevelType w:val="hybridMultilevel"/>
    <w:tmpl w:val="DCD2F7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48523A82"/>
    <w:multiLevelType w:val="hybridMultilevel"/>
    <w:tmpl w:val="83F49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487D3978"/>
    <w:multiLevelType w:val="hybridMultilevel"/>
    <w:tmpl w:val="CC3A7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8952CFD"/>
    <w:multiLevelType w:val="multilevel"/>
    <w:tmpl w:val="254E7B1E"/>
    <w:lvl w:ilvl="0">
      <w:start w:val="1"/>
      <w:numFmt w:val="bullet"/>
      <w:pStyle w:val="tablebulletlvl1"/>
      <w:lvlText w:val=""/>
      <w:lvlJc w:val="left"/>
      <w:pPr>
        <w:tabs>
          <w:tab w:val="num" w:pos="360"/>
        </w:tabs>
        <w:ind w:left="360" w:hanging="360"/>
      </w:pPr>
      <w:rPr>
        <w:rFonts w:ascii="Wingdings" w:hAnsi="Wingdings" w:hint="default"/>
        <w:sz w:val="14"/>
        <w:szCs w:val="14"/>
      </w:rPr>
    </w:lvl>
    <w:lvl w:ilvl="1">
      <w:start w:val="1"/>
      <w:numFmt w:val="bullet"/>
      <w:lvlText w:val=""/>
      <w:lvlJc w:val="left"/>
      <w:pPr>
        <w:tabs>
          <w:tab w:val="num" w:pos="720"/>
        </w:tabs>
        <w:ind w:left="720" w:hanging="504"/>
      </w:pPr>
      <w:rPr>
        <w:rFonts w:ascii="Symbol" w:hAnsi="Symbol" w:hint="default"/>
        <w:sz w:val="18"/>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47">
    <w:nsid w:val="4D3A6B60"/>
    <w:multiLevelType w:val="hybridMultilevel"/>
    <w:tmpl w:val="EE724E82"/>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48">
    <w:nsid w:val="4D5443B3"/>
    <w:multiLevelType w:val="hybridMultilevel"/>
    <w:tmpl w:val="3738B2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4DF31C96"/>
    <w:multiLevelType w:val="hybridMultilevel"/>
    <w:tmpl w:val="C30A08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4F1D4F29"/>
    <w:multiLevelType w:val="hybridMultilevel"/>
    <w:tmpl w:val="4F3AD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F3C7550"/>
    <w:multiLevelType w:val="hybridMultilevel"/>
    <w:tmpl w:val="AA74A4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50395EA3"/>
    <w:multiLevelType w:val="multilevel"/>
    <w:tmpl w:val="F1A4D59A"/>
    <w:lvl w:ilvl="0">
      <w:start w:val="1"/>
      <w:numFmt w:val="bullet"/>
      <w:lvlRestart w:val="0"/>
      <w:lvlText w:val="n"/>
      <w:lvlJc w:val="left"/>
      <w:pPr>
        <w:tabs>
          <w:tab w:val="num" w:pos="1080"/>
        </w:tabs>
        <w:ind w:left="1080" w:hanging="288"/>
      </w:pPr>
      <w:rPr>
        <w:rFonts w:ascii="Wingdings" w:hAnsi="Wingdings" w:hint="default"/>
        <w:b w:val="0"/>
        <w:i w:val="0"/>
        <w:sz w:val="14"/>
      </w:rPr>
    </w:lvl>
    <w:lvl w:ilvl="1">
      <w:start w:val="1"/>
      <w:numFmt w:val="bullet"/>
      <w:lvlText w:val="¨"/>
      <w:lvlJc w:val="left"/>
      <w:pPr>
        <w:tabs>
          <w:tab w:val="num" w:pos="1440"/>
        </w:tabs>
        <w:ind w:left="1440" w:hanging="288"/>
      </w:pPr>
      <w:rPr>
        <w:rFonts w:ascii="Wingdings" w:hAnsi="Wingdings" w:hint="default"/>
        <w:b w:val="0"/>
        <w:i w:val="0"/>
        <w:sz w:val="12"/>
      </w:rPr>
    </w:lvl>
    <w:lvl w:ilvl="2">
      <w:start w:val="1"/>
      <w:numFmt w:val="bullet"/>
      <w:lvlText w:val="–"/>
      <w:lvlJc w:val="left"/>
      <w:pPr>
        <w:tabs>
          <w:tab w:val="num" w:pos="1699"/>
        </w:tabs>
        <w:ind w:left="1699" w:hanging="259"/>
      </w:pPr>
      <w:rPr>
        <w:rFonts w:ascii="Times New Roman" w:hAnsi="Times New Roman" w:cs="Times New Roman" w:hint="default"/>
        <w:b w:val="0"/>
        <w:i w:val="0"/>
        <w:sz w:val="18"/>
      </w:rPr>
    </w:lvl>
    <w:lvl w:ilvl="3">
      <w:start w:val="1"/>
      <w:numFmt w:val="bullet"/>
      <w:lvlText w:val=""/>
      <w:lvlJc w:val="left"/>
      <w:pPr>
        <w:tabs>
          <w:tab w:val="num" w:pos="2016"/>
        </w:tabs>
        <w:ind w:left="2016" w:hanging="216"/>
      </w:pPr>
      <w:rPr>
        <w:rFonts w:ascii="Symbol" w:hAnsi="Symbol" w:hint="default"/>
        <w:b w:val="0"/>
        <w:i w:val="0"/>
        <w:sz w:val="18"/>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3">
    <w:nsid w:val="512E1F06"/>
    <w:multiLevelType w:val="hybridMultilevel"/>
    <w:tmpl w:val="DBAE1A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530537B6"/>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nsid w:val="54405211"/>
    <w:multiLevelType w:val="hybridMultilevel"/>
    <w:tmpl w:val="7AE060F2"/>
    <w:lvl w:ilvl="0" w:tplc="409861F6">
      <w:start w:val="1"/>
      <w:numFmt w:val="lowerLetter"/>
      <w:lvlText w:val="%1."/>
      <w:lvlJc w:val="left"/>
      <w:pPr>
        <w:tabs>
          <w:tab w:val="num" w:pos="1440"/>
        </w:tabs>
        <w:ind w:left="1411" w:hanging="331"/>
      </w:pPr>
      <w:rPr>
        <w:rFonts w:hint="default"/>
        <w:b/>
        <w:i w:val="0"/>
        <w:sz w:val="22"/>
      </w:rPr>
    </w:lvl>
    <w:lvl w:ilvl="1" w:tplc="30F8E9BE">
      <w:start w:val="1"/>
      <w:numFmt w:val="lowerLetter"/>
      <w:pStyle w:val="procnumbrdsub"/>
      <w:lvlText w:val="%2."/>
      <w:lvlJc w:val="left"/>
      <w:pPr>
        <w:tabs>
          <w:tab w:val="num" w:pos="1728"/>
        </w:tabs>
        <w:ind w:left="1699" w:hanging="331"/>
      </w:pPr>
      <w:rPr>
        <w:rFonts w:hint="default"/>
        <w:b/>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54AD4A79"/>
    <w:multiLevelType w:val="hybridMultilevel"/>
    <w:tmpl w:val="5CAEE0F4"/>
    <w:lvl w:ilvl="0" w:tplc="849008A2">
      <w:start w:val="1"/>
      <w:numFmt w:val="decimal"/>
      <w:pStyle w:val="tablenumbrdlst"/>
      <w:lvlText w:val="%1."/>
      <w:lvlJc w:val="left"/>
      <w:pPr>
        <w:tabs>
          <w:tab w:val="num" w:pos="288"/>
        </w:tabs>
        <w:ind w:left="288" w:hanging="288"/>
      </w:pPr>
      <w:rPr>
        <w:rFonts w:hint="default"/>
        <w:sz w:val="19"/>
        <w:szCs w:val="19"/>
      </w:rPr>
    </w:lvl>
    <w:lvl w:ilvl="1" w:tplc="04090019">
      <w:start w:val="1"/>
      <w:numFmt w:val="lowerLetter"/>
      <w:lvlText w:val="%2."/>
      <w:lvlJc w:val="left"/>
      <w:pPr>
        <w:tabs>
          <w:tab w:val="num" w:pos="1267"/>
        </w:tabs>
        <w:ind w:left="1267" w:hanging="360"/>
      </w:pPr>
    </w:lvl>
    <w:lvl w:ilvl="2" w:tplc="0409001B" w:tentative="1">
      <w:start w:val="1"/>
      <w:numFmt w:val="lowerRoman"/>
      <w:lvlText w:val="%3."/>
      <w:lvlJc w:val="right"/>
      <w:pPr>
        <w:tabs>
          <w:tab w:val="num" w:pos="1987"/>
        </w:tabs>
        <w:ind w:left="1987" w:hanging="180"/>
      </w:pPr>
    </w:lvl>
    <w:lvl w:ilvl="3" w:tplc="0409000F" w:tentative="1">
      <w:start w:val="1"/>
      <w:numFmt w:val="decimal"/>
      <w:lvlText w:val="%4."/>
      <w:lvlJc w:val="left"/>
      <w:pPr>
        <w:tabs>
          <w:tab w:val="num" w:pos="2707"/>
        </w:tabs>
        <w:ind w:left="2707" w:hanging="360"/>
      </w:pPr>
    </w:lvl>
    <w:lvl w:ilvl="4" w:tplc="04090019" w:tentative="1">
      <w:start w:val="1"/>
      <w:numFmt w:val="lowerLetter"/>
      <w:lvlText w:val="%5."/>
      <w:lvlJc w:val="left"/>
      <w:pPr>
        <w:tabs>
          <w:tab w:val="num" w:pos="3427"/>
        </w:tabs>
        <w:ind w:left="3427" w:hanging="360"/>
      </w:pPr>
    </w:lvl>
    <w:lvl w:ilvl="5" w:tplc="0409001B" w:tentative="1">
      <w:start w:val="1"/>
      <w:numFmt w:val="lowerRoman"/>
      <w:lvlText w:val="%6."/>
      <w:lvlJc w:val="right"/>
      <w:pPr>
        <w:tabs>
          <w:tab w:val="num" w:pos="4147"/>
        </w:tabs>
        <w:ind w:left="4147" w:hanging="180"/>
      </w:pPr>
    </w:lvl>
    <w:lvl w:ilvl="6" w:tplc="0409000F" w:tentative="1">
      <w:start w:val="1"/>
      <w:numFmt w:val="decimal"/>
      <w:lvlText w:val="%7."/>
      <w:lvlJc w:val="left"/>
      <w:pPr>
        <w:tabs>
          <w:tab w:val="num" w:pos="4867"/>
        </w:tabs>
        <w:ind w:left="4867" w:hanging="360"/>
      </w:pPr>
    </w:lvl>
    <w:lvl w:ilvl="7" w:tplc="04090019" w:tentative="1">
      <w:start w:val="1"/>
      <w:numFmt w:val="lowerLetter"/>
      <w:lvlText w:val="%8."/>
      <w:lvlJc w:val="left"/>
      <w:pPr>
        <w:tabs>
          <w:tab w:val="num" w:pos="5587"/>
        </w:tabs>
        <w:ind w:left="5587" w:hanging="360"/>
      </w:pPr>
    </w:lvl>
    <w:lvl w:ilvl="8" w:tplc="0409001B" w:tentative="1">
      <w:start w:val="1"/>
      <w:numFmt w:val="lowerRoman"/>
      <w:lvlText w:val="%9."/>
      <w:lvlJc w:val="right"/>
      <w:pPr>
        <w:tabs>
          <w:tab w:val="num" w:pos="6307"/>
        </w:tabs>
        <w:ind w:left="6307" w:hanging="180"/>
      </w:pPr>
    </w:lvl>
  </w:abstractNum>
  <w:abstractNum w:abstractNumId="57">
    <w:nsid w:val="60752B28"/>
    <w:multiLevelType w:val="hybridMultilevel"/>
    <w:tmpl w:val="A6EC5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61B808C7"/>
    <w:multiLevelType w:val="hybridMultilevel"/>
    <w:tmpl w:val="E258E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588606A"/>
    <w:multiLevelType w:val="hybridMultilevel"/>
    <w:tmpl w:val="913C14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65A124E4"/>
    <w:multiLevelType w:val="multilevel"/>
    <w:tmpl w:val="84F088CA"/>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45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upperLetter"/>
      <w:pStyle w:val="Heading7"/>
      <w:suff w:val="space"/>
      <w:lvlText w:val="Appendix %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decimal"/>
      <w:pStyle w:val="Heading9"/>
      <w:suff w:val="space"/>
      <w:lvlText w:val="%7.%8.%9"/>
      <w:lvlJc w:val="left"/>
      <w:pPr>
        <w:ind w:left="0" w:firstLine="0"/>
      </w:pPr>
      <w:rPr>
        <w:rFonts w:hint="default"/>
      </w:rPr>
    </w:lvl>
  </w:abstractNum>
  <w:abstractNum w:abstractNumId="61">
    <w:nsid w:val="6820559A"/>
    <w:multiLevelType w:val="hybridMultilevel"/>
    <w:tmpl w:val="DCD2F7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nsid w:val="69093F56"/>
    <w:multiLevelType w:val="hybridMultilevel"/>
    <w:tmpl w:val="591C0FF2"/>
    <w:lvl w:ilvl="0" w:tplc="54047B9A">
      <w:start w:val="1"/>
      <w:numFmt w:val="lowerLetter"/>
      <w:pStyle w:val="LegendNumber"/>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3">
    <w:nsid w:val="6FE609E0"/>
    <w:multiLevelType w:val="hybridMultilevel"/>
    <w:tmpl w:val="BB1CBA84"/>
    <w:lvl w:ilvl="0" w:tplc="04090011">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1C71FBC"/>
    <w:multiLevelType w:val="hybridMultilevel"/>
    <w:tmpl w:val="399690A2"/>
    <w:lvl w:ilvl="0" w:tplc="4240FD5A">
      <w:start w:val="1"/>
      <w:numFmt w:val="bullet"/>
      <w:pStyle w:val="bulletlv3"/>
      <w:lvlText w:val="–"/>
      <w:lvlJc w:val="left"/>
      <w:pPr>
        <w:tabs>
          <w:tab w:val="num" w:pos="1800"/>
        </w:tabs>
        <w:ind w:left="1800" w:hanging="360"/>
      </w:pPr>
      <w:rPr>
        <w:rFonts w:ascii="Times New Roman" w:hAnsi="Times New Roman" w:cs="Times New Roman" w:hint="default"/>
        <w:sz w:val="16"/>
        <w:szCs w:val="16"/>
      </w:rPr>
    </w:lvl>
    <w:lvl w:ilvl="1" w:tplc="2B12A906">
      <w:start w:val="1"/>
      <w:numFmt w:val="bullet"/>
      <w:lvlText w:val="o"/>
      <w:lvlJc w:val="left"/>
      <w:pPr>
        <w:tabs>
          <w:tab w:val="num" w:pos="1440"/>
        </w:tabs>
        <w:ind w:left="1440" w:hanging="360"/>
      </w:pPr>
      <w:rPr>
        <w:rFonts w:ascii="Courier New" w:hAnsi="Courier New" w:hint="default"/>
      </w:rPr>
    </w:lvl>
    <w:lvl w:ilvl="2" w:tplc="D470679A">
      <w:start w:val="1"/>
      <w:numFmt w:val="bullet"/>
      <w:lvlText w:val=""/>
      <w:lvlJc w:val="left"/>
      <w:pPr>
        <w:tabs>
          <w:tab w:val="num" w:pos="2160"/>
        </w:tabs>
        <w:ind w:left="2160" w:hanging="360"/>
      </w:pPr>
      <w:rPr>
        <w:rFonts w:ascii="Wingdings" w:hAnsi="Wingdings" w:hint="default"/>
      </w:rPr>
    </w:lvl>
    <w:lvl w:ilvl="3" w:tplc="1316A2EA" w:tentative="1">
      <w:start w:val="1"/>
      <w:numFmt w:val="bullet"/>
      <w:lvlText w:val=""/>
      <w:lvlJc w:val="left"/>
      <w:pPr>
        <w:tabs>
          <w:tab w:val="num" w:pos="2880"/>
        </w:tabs>
        <w:ind w:left="2880" w:hanging="360"/>
      </w:pPr>
      <w:rPr>
        <w:rFonts w:ascii="Symbol" w:hAnsi="Symbol" w:hint="default"/>
      </w:rPr>
    </w:lvl>
    <w:lvl w:ilvl="4" w:tplc="9E441626" w:tentative="1">
      <w:start w:val="1"/>
      <w:numFmt w:val="bullet"/>
      <w:lvlText w:val="o"/>
      <w:lvlJc w:val="left"/>
      <w:pPr>
        <w:tabs>
          <w:tab w:val="num" w:pos="3600"/>
        </w:tabs>
        <w:ind w:left="3600" w:hanging="360"/>
      </w:pPr>
      <w:rPr>
        <w:rFonts w:ascii="Courier New" w:hAnsi="Courier New" w:hint="default"/>
      </w:rPr>
    </w:lvl>
    <w:lvl w:ilvl="5" w:tplc="040ED97A" w:tentative="1">
      <w:start w:val="1"/>
      <w:numFmt w:val="bullet"/>
      <w:lvlText w:val=""/>
      <w:lvlJc w:val="left"/>
      <w:pPr>
        <w:tabs>
          <w:tab w:val="num" w:pos="4320"/>
        </w:tabs>
        <w:ind w:left="4320" w:hanging="360"/>
      </w:pPr>
      <w:rPr>
        <w:rFonts w:ascii="Wingdings" w:hAnsi="Wingdings" w:hint="default"/>
      </w:rPr>
    </w:lvl>
    <w:lvl w:ilvl="6" w:tplc="A9605752" w:tentative="1">
      <w:start w:val="1"/>
      <w:numFmt w:val="bullet"/>
      <w:lvlText w:val=""/>
      <w:lvlJc w:val="left"/>
      <w:pPr>
        <w:tabs>
          <w:tab w:val="num" w:pos="5040"/>
        </w:tabs>
        <w:ind w:left="5040" w:hanging="360"/>
      </w:pPr>
      <w:rPr>
        <w:rFonts w:ascii="Symbol" w:hAnsi="Symbol" w:hint="default"/>
      </w:rPr>
    </w:lvl>
    <w:lvl w:ilvl="7" w:tplc="4E1C0950" w:tentative="1">
      <w:start w:val="1"/>
      <w:numFmt w:val="bullet"/>
      <w:lvlText w:val="o"/>
      <w:lvlJc w:val="left"/>
      <w:pPr>
        <w:tabs>
          <w:tab w:val="num" w:pos="5760"/>
        </w:tabs>
        <w:ind w:left="5760" w:hanging="360"/>
      </w:pPr>
      <w:rPr>
        <w:rFonts w:ascii="Courier New" w:hAnsi="Courier New" w:hint="default"/>
      </w:rPr>
    </w:lvl>
    <w:lvl w:ilvl="8" w:tplc="BF1411C6" w:tentative="1">
      <w:start w:val="1"/>
      <w:numFmt w:val="bullet"/>
      <w:lvlText w:val=""/>
      <w:lvlJc w:val="left"/>
      <w:pPr>
        <w:tabs>
          <w:tab w:val="num" w:pos="6480"/>
        </w:tabs>
        <w:ind w:left="6480" w:hanging="360"/>
      </w:pPr>
      <w:rPr>
        <w:rFonts w:ascii="Wingdings" w:hAnsi="Wingdings" w:hint="default"/>
      </w:rPr>
    </w:lvl>
  </w:abstractNum>
  <w:abstractNum w:abstractNumId="65">
    <w:nsid w:val="733C0E12"/>
    <w:multiLevelType w:val="multilevel"/>
    <w:tmpl w:val="66CE7600"/>
    <w:lvl w:ilvl="0">
      <w:start w:val="1"/>
      <w:numFmt w:val="bullet"/>
      <w:lvlRestart w:val="0"/>
      <w:lvlText w:val=""/>
      <w:lvlJc w:val="left"/>
      <w:pPr>
        <w:tabs>
          <w:tab w:val="num" w:pos="216"/>
        </w:tabs>
        <w:ind w:left="216" w:hanging="216"/>
      </w:pPr>
      <w:rPr>
        <w:rFonts w:ascii="Wingdings" w:hAnsi="Wingdings" w:hint="default"/>
      </w:rPr>
    </w:lvl>
    <w:lvl w:ilvl="1">
      <w:start w:val="1"/>
      <w:numFmt w:val="bullet"/>
      <w:lvlText w:val=""/>
      <w:lvlJc w:val="left"/>
      <w:pPr>
        <w:tabs>
          <w:tab w:val="num" w:pos="504"/>
        </w:tabs>
        <w:ind w:left="504" w:hanging="216"/>
      </w:pPr>
      <w:rPr>
        <w:rFonts w:ascii="Wingdings" w:hAnsi="Wingdings" w:hint="default"/>
        <w:sz w:val="20"/>
      </w:rPr>
    </w:lvl>
    <w:lvl w:ilvl="2">
      <w:start w:val="1"/>
      <w:numFmt w:val="none"/>
      <w:lvlText w:val="–"/>
      <w:lvlJc w:val="left"/>
      <w:pPr>
        <w:tabs>
          <w:tab w:val="num" w:pos="806"/>
        </w:tabs>
        <w:ind w:left="806" w:hanging="244"/>
      </w:pPr>
      <w:rPr>
        <w:rFonts w:ascii="Arial" w:hAnsi="Arial" w:cs="Arial"/>
      </w:rPr>
    </w:lvl>
    <w:lvl w:ilvl="3">
      <w:start w:val="1"/>
      <w:numFmt w:val="bullet"/>
      <w:lvlText w:val=""/>
      <w:lvlJc w:val="left"/>
      <w:pPr>
        <w:tabs>
          <w:tab w:val="num" w:pos="1080"/>
        </w:tabs>
        <w:ind w:left="1080" w:hanging="216"/>
      </w:pPr>
      <w:rPr>
        <w:rFonts w:ascii="Symbol" w:hAnsi="Symbol" w:hint="default"/>
        <w:sz w:val="16"/>
      </w:r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66">
    <w:nsid w:val="755458F2"/>
    <w:multiLevelType w:val="hybridMultilevel"/>
    <w:tmpl w:val="EEB4237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67">
    <w:nsid w:val="7B7B79DB"/>
    <w:multiLevelType w:val="hybridMultilevel"/>
    <w:tmpl w:val="168ECBDE"/>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68">
    <w:nsid w:val="7E961907"/>
    <w:multiLevelType w:val="hybridMultilevel"/>
    <w:tmpl w:val="BCFEF21E"/>
    <w:lvl w:ilvl="0" w:tplc="7CA676B4">
      <w:start w:val="1"/>
      <w:numFmt w:val="bullet"/>
      <w:pStyle w:val="bulletlv2"/>
      <w:lvlText w:val=""/>
      <w:lvlJc w:val="left"/>
      <w:pPr>
        <w:tabs>
          <w:tab w:val="num" w:pos="720"/>
        </w:tabs>
        <w:ind w:left="720" w:hanging="360"/>
      </w:pPr>
      <w:rPr>
        <w:rFonts w:ascii="Wingdings" w:hAnsi="Wingdings" w:hint="default"/>
        <w:sz w:val="14"/>
        <w:szCs w:val="14"/>
      </w:rPr>
    </w:lvl>
    <w:lvl w:ilvl="1" w:tplc="7C44A33E" w:tentative="1">
      <w:start w:val="1"/>
      <w:numFmt w:val="bullet"/>
      <w:lvlText w:val="o"/>
      <w:lvlJc w:val="left"/>
      <w:pPr>
        <w:tabs>
          <w:tab w:val="num" w:pos="187"/>
        </w:tabs>
        <w:ind w:left="187" w:hanging="360"/>
      </w:pPr>
      <w:rPr>
        <w:rFonts w:ascii="Courier New" w:hAnsi="Courier New" w:cs="Courier New" w:hint="default"/>
      </w:rPr>
    </w:lvl>
    <w:lvl w:ilvl="2" w:tplc="1854D298" w:tentative="1">
      <w:start w:val="1"/>
      <w:numFmt w:val="bullet"/>
      <w:lvlText w:val=""/>
      <w:lvlJc w:val="left"/>
      <w:pPr>
        <w:tabs>
          <w:tab w:val="num" w:pos="907"/>
        </w:tabs>
        <w:ind w:left="907" w:hanging="360"/>
      </w:pPr>
      <w:rPr>
        <w:rFonts w:ascii="Wingdings" w:hAnsi="Wingdings" w:hint="default"/>
      </w:rPr>
    </w:lvl>
    <w:lvl w:ilvl="3" w:tplc="89924C64" w:tentative="1">
      <w:start w:val="1"/>
      <w:numFmt w:val="bullet"/>
      <w:lvlText w:val=""/>
      <w:lvlJc w:val="left"/>
      <w:pPr>
        <w:tabs>
          <w:tab w:val="num" w:pos="1627"/>
        </w:tabs>
        <w:ind w:left="1627" w:hanging="360"/>
      </w:pPr>
      <w:rPr>
        <w:rFonts w:ascii="Symbol" w:hAnsi="Symbol" w:hint="default"/>
      </w:rPr>
    </w:lvl>
    <w:lvl w:ilvl="4" w:tplc="09B0FBF4" w:tentative="1">
      <w:start w:val="1"/>
      <w:numFmt w:val="bullet"/>
      <w:lvlText w:val="o"/>
      <w:lvlJc w:val="left"/>
      <w:pPr>
        <w:tabs>
          <w:tab w:val="num" w:pos="2347"/>
        </w:tabs>
        <w:ind w:left="2347" w:hanging="360"/>
      </w:pPr>
      <w:rPr>
        <w:rFonts w:ascii="Courier New" w:hAnsi="Courier New" w:cs="Courier New" w:hint="default"/>
      </w:rPr>
    </w:lvl>
    <w:lvl w:ilvl="5" w:tplc="480C8226" w:tentative="1">
      <w:start w:val="1"/>
      <w:numFmt w:val="bullet"/>
      <w:lvlText w:val=""/>
      <w:lvlJc w:val="left"/>
      <w:pPr>
        <w:tabs>
          <w:tab w:val="num" w:pos="3067"/>
        </w:tabs>
        <w:ind w:left="3067" w:hanging="360"/>
      </w:pPr>
      <w:rPr>
        <w:rFonts w:ascii="Wingdings" w:hAnsi="Wingdings" w:hint="default"/>
      </w:rPr>
    </w:lvl>
    <w:lvl w:ilvl="6" w:tplc="67581C34" w:tentative="1">
      <w:start w:val="1"/>
      <w:numFmt w:val="bullet"/>
      <w:lvlText w:val=""/>
      <w:lvlJc w:val="left"/>
      <w:pPr>
        <w:tabs>
          <w:tab w:val="num" w:pos="3787"/>
        </w:tabs>
        <w:ind w:left="3787" w:hanging="360"/>
      </w:pPr>
      <w:rPr>
        <w:rFonts w:ascii="Symbol" w:hAnsi="Symbol" w:hint="default"/>
      </w:rPr>
    </w:lvl>
    <w:lvl w:ilvl="7" w:tplc="4BC682B8" w:tentative="1">
      <w:start w:val="1"/>
      <w:numFmt w:val="bullet"/>
      <w:lvlText w:val="o"/>
      <w:lvlJc w:val="left"/>
      <w:pPr>
        <w:tabs>
          <w:tab w:val="num" w:pos="4507"/>
        </w:tabs>
        <w:ind w:left="4507" w:hanging="360"/>
      </w:pPr>
      <w:rPr>
        <w:rFonts w:ascii="Courier New" w:hAnsi="Courier New" w:cs="Courier New" w:hint="default"/>
      </w:rPr>
    </w:lvl>
    <w:lvl w:ilvl="8" w:tplc="459622E4" w:tentative="1">
      <w:start w:val="1"/>
      <w:numFmt w:val="bullet"/>
      <w:lvlText w:val=""/>
      <w:lvlJc w:val="left"/>
      <w:pPr>
        <w:tabs>
          <w:tab w:val="num" w:pos="5227"/>
        </w:tabs>
        <w:ind w:left="5227" w:hanging="360"/>
      </w:pPr>
      <w:rPr>
        <w:rFonts w:ascii="Wingdings" w:hAnsi="Wingdings" w:hint="default"/>
      </w:rPr>
    </w:lvl>
  </w:abstractNum>
  <w:abstractNum w:abstractNumId="69">
    <w:nsid w:val="7F7C131A"/>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1"/>
  </w:num>
  <w:num w:numId="2">
    <w:abstractNumId w:val="64"/>
  </w:num>
  <w:num w:numId="3">
    <w:abstractNumId w:val="13"/>
  </w:num>
  <w:num w:numId="4">
    <w:abstractNumId w:val="60"/>
  </w:num>
  <w:num w:numId="5">
    <w:abstractNumId w:val="62"/>
  </w:num>
  <w:num w:numId="6">
    <w:abstractNumId w:val="9"/>
  </w:num>
  <w:num w:numId="7">
    <w:abstractNumId w:val="6"/>
  </w:num>
  <w:num w:numId="8">
    <w:abstractNumId w:val="19"/>
    <w:lvlOverride w:ilvl="0">
      <w:startOverride w:val="1"/>
    </w:lvlOverride>
  </w:num>
  <w:num w:numId="9">
    <w:abstractNumId w:val="29"/>
  </w:num>
  <w:num w:numId="10">
    <w:abstractNumId w:val="33"/>
  </w:num>
  <w:num w:numId="11">
    <w:abstractNumId w:val="68"/>
  </w:num>
  <w:num w:numId="12">
    <w:abstractNumId w:val="34"/>
  </w:num>
  <w:num w:numId="13">
    <w:abstractNumId w:val="56"/>
  </w:num>
  <w:num w:numId="14">
    <w:abstractNumId w:val="46"/>
  </w:num>
  <w:num w:numId="15">
    <w:abstractNumId w:val="7"/>
  </w:num>
  <w:num w:numId="16">
    <w:abstractNumId w:val="5"/>
  </w:num>
  <w:num w:numId="17">
    <w:abstractNumId w:val="8"/>
  </w:num>
  <w:num w:numId="18">
    <w:abstractNumId w:val="3"/>
  </w:num>
  <w:num w:numId="19">
    <w:abstractNumId w:val="2"/>
  </w:num>
  <w:num w:numId="20">
    <w:abstractNumId w:val="54"/>
  </w:num>
  <w:num w:numId="21">
    <w:abstractNumId w:val="11"/>
  </w:num>
  <w:num w:numId="22">
    <w:abstractNumId w:val="17"/>
  </w:num>
  <w:num w:numId="23">
    <w:abstractNumId w:val="4"/>
  </w:num>
  <w:num w:numId="24">
    <w:abstractNumId w:val="1"/>
  </w:num>
  <w:num w:numId="25">
    <w:abstractNumId w:val="0"/>
  </w:num>
  <w:num w:numId="26">
    <w:abstractNumId w:val="32"/>
  </w:num>
  <w:num w:numId="27">
    <w:abstractNumId w:val="15"/>
  </w:num>
  <w:num w:numId="28">
    <w:abstractNumId w:val="39"/>
  </w:num>
  <w:num w:numId="29">
    <w:abstractNumId w:val="65"/>
  </w:num>
  <w:num w:numId="30">
    <w:abstractNumId w:val="52"/>
  </w:num>
  <w:num w:numId="31">
    <w:abstractNumId w:val="30"/>
  </w:num>
  <w:num w:numId="32">
    <w:abstractNumId w:val="55"/>
    <w:lvlOverride w:ilvl="0">
      <w:startOverride w:val="1"/>
    </w:lvlOverride>
  </w:num>
  <w:num w:numId="33">
    <w:abstractNumId w:val="16"/>
  </w:num>
  <w:num w:numId="34">
    <w:abstractNumId w:val="47"/>
  </w:num>
  <w:num w:numId="35">
    <w:abstractNumId w:val="22"/>
  </w:num>
  <w:num w:numId="36">
    <w:abstractNumId w:val="49"/>
  </w:num>
  <w:num w:numId="37">
    <w:abstractNumId w:val="51"/>
  </w:num>
  <w:num w:numId="38">
    <w:abstractNumId w:val="20"/>
  </w:num>
  <w:num w:numId="39">
    <w:abstractNumId w:val="44"/>
  </w:num>
  <w:num w:numId="40">
    <w:abstractNumId w:val="28"/>
  </w:num>
  <w:num w:numId="41">
    <w:abstractNumId w:val="50"/>
  </w:num>
  <w:num w:numId="42">
    <w:abstractNumId w:val="66"/>
  </w:num>
  <w:num w:numId="43">
    <w:abstractNumId w:val="23"/>
  </w:num>
  <w:num w:numId="44">
    <w:abstractNumId w:val="35"/>
  </w:num>
  <w:num w:numId="45">
    <w:abstractNumId w:val="58"/>
  </w:num>
  <w:num w:numId="46">
    <w:abstractNumId w:val="45"/>
  </w:num>
  <w:num w:numId="47">
    <w:abstractNumId w:val="24"/>
  </w:num>
  <w:num w:numId="48">
    <w:abstractNumId w:val="18"/>
  </w:num>
  <w:num w:numId="49">
    <w:abstractNumId w:val="21"/>
  </w:num>
  <w:num w:numId="50">
    <w:abstractNumId w:val="55"/>
  </w:num>
  <w:num w:numId="51">
    <w:abstractNumId w:val="59"/>
  </w:num>
  <w:num w:numId="52">
    <w:abstractNumId w:val="69"/>
  </w:num>
  <w:num w:numId="53">
    <w:abstractNumId w:val="67"/>
  </w:num>
  <w:num w:numId="54">
    <w:abstractNumId w:val="57"/>
  </w:num>
  <w:num w:numId="55">
    <w:abstractNumId w:val="14"/>
  </w:num>
  <w:num w:numId="56">
    <w:abstractNumId w:val="38"/>
  </w:num>
  <w:num w:numId="57">
    <w:abstractNumId w:val="12"/>
  </w:num>
  <w:num w:numId="58">
    <w:abstractNumId w:val="12"/>
  </w:num>
  <w:num w:numId="59">
    <w:abstractNumId w:val="25"/>
  </w:num>
  <w:num w:numId="60">
    <w:abstractNumId w:val="26"/>
  </w:num>
  <w:num w:numId="61">
    <w:abstractNumId w:val="53"/>
  </w:num>
  <w:num w:numId="62">
    <w:abstractNumId w:val="36"/>
  </w:num>
  <w:num w:numId="63">
    <w:abstractNumId w:val="43"/>
  </w:num>
  <w:num w:numId="64">
    <w:abstractNumId w:val="42"/>
  </w:num>
  <w:num w:numId="65">
    <w:abstractNumId w:val="10"/>
  </w:num>
  <w:num w:numId="66">
    <w:abstractNumId w:val="63"/>
  </w:num>
  <w:num w:numId="67">
    <w:abstractNumId w:val="40"/>
  </w:num>
  <w:num w:numId="68">
    <w:abstractNumId w:val="61"/>
  </w:num>
  <w:num w:numId="69">
    <w:abstractNumId w:val="48"/>
  </w:num>
  <w:num w:numId="70">
    <w:abstractNumId w:val="41"/>
  </w:num>
  <w:num w:numId="71">
    <w:abstractNumId w:val="19"/>
    <w:lvlOverride w:ilvl="0">
      <w:startOverride w:val="1"/>
    </w:lvlOverride>
  </w:num>
  <w:num w:numId="72">
    <w:abstractNumId w:val="60"/>
  </w:num>
  <w:num w:numId="73">
    <w:abstractNumId w:val="27"/>
  </w:num>
  <w:num w:numId="74">
    <w:abstractNumId w:val="37"/>
  </w:num>
  <w:numIdMacAtCleanup w:val="7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removePersonalInformation/>
  <w:activeWritingStyle w:appName="MSWord" w:lang="en-US" w:vendorID="64" w:dllVersion="131078" w:nlCheck="1" w:checkStyle="1"/>
  <w:activeWritingStyle w:appName="MSWord" w:lang="es-US" w:vendorID="64" w:dllVersion="131078" w:nlCheck="1" w:checkStyle="1"/>
  <w:proofState w:spelling="clean"/>
  <w:stylePaneFormatFilter w:val="3001"/>
  <w:stylePaneSortMethod w:val="0000"/>
  <w:documentProtection w:edit="forms" w:enforcement="0"/>
  <w:defaultTabStop w:val="720"/>
  <w:drawingGridHorizontalSpacing w:val="110"/>
  <w:displayHorizontalDrawingGridEvery w:val="2"/>
  <w:noPunctuationKerning/>
  <w:characterSpacingControl w:val="doNotCompress"/>
  <w:hdrShapeDefaults>
    <o:shapedefaults v:ext="edit" spidmax="12290">
      <o:colormru v:ext="edit" colors="#418cbf,#6799c8"/>
    </o:shapedefaults>
    <o:shapelayout v:ext="edit">
      <o:idmap v:ext="edit" data="2"/>
    </o:shapelayout>
  </w:hdrShapeDefaults>
  <w:footnotePr>
    <w:footnote w:id="-1"/>
    <w:footnote w:id="0"/>
  </w:footnotePr>
  <w:endnotePr>
    <w:endnote w:id="-1"/>
    <w:endnote w:id="0"/>
  </w:endnotePr>
  <w:compat/>
  <w:rsids>
    <w:rsidRoot w:val="00A41A01"/>
    <w:rsid w:val="00000432"/>
    <w:rsid w:val="0000053B"/>
    <w:rsid w:val="00001BAC"/>
    <w:rsid w:val="000057E9"/>
    <w:rsid w:val="00006AC6"/>
    <w:rsid w:val="0000727B"/>
    <w:rsid w:val="00007DE2"/>
    <w:rsid w:val="00010C99"/>
    <w:rsid w:val="000115FA"/>
    <w:rsid w:val="00012273"/>
    <w:rsid w:val="0001268A"/>
    <w:rsid w:val="00012722"/>
    <w:rsid w:val="000127F9"/>
    <w:rsid w:val="000144F7"/>
    <w:rsid w:val="0001491B"/>
    <w:rsid w:val="00014D67"/>
    <w:rsid w:val="00016360"/>
    <w:rsid w:val="000168C9"/>
    <w:rsid w:val="00016F00"/>
    <w:rsid w:val="000174DE"/>
    <w:rsid w:val="0001771A"/>
    <w:rsid w:val="00020AA6"/>
    <w:rsid w:val="00020CB0"/>
    <w:rsid w:val="00020DBD"/>
    <w:rsid w:val="00021055"/>
    <w:rsid w:val="00021DF2"/>
    <w:rsid w:val="00022FFA"/>
    <w:rsid w:val="00023C6A"/>
    <w:rsid w:val="0002580A"/>
    <w:rsid w:val="00025935"/>
    <w:rsid w:val="00025E6E"/>
    <w:rsid w:val="00026051"/>
    <w:rsid w:val="00026D9A"/>
    <w:rsid w:val="00027437"/>
    <w:rsid w:val="00027915"/>
    <w:rsid w:val="000304DD"/>
    <w:rsid w:val="00030B0B"/>
    <w:rsid w:val="00030BDD"/>
    <w:rsid w:val="00031E7D"/>
    <w:rsid w:val="00032235"/>
    <w:rsid w:val="000323EB"/>
    <w:rsid w:val="00032572"/>
    <w:rsid w:val="00032C3A"/>
    <w:rsid w:val="000336FD"/>
    <w:rsid w:val="00033C32"/>
    <w:rsid w:val="00034F11"/>
    <w:rsid w:val="00035702"/>
    <w:rsid w:val="00035DB6"/>
    <w:rsid w:val="00037506"/>
    <w:rsid w:val="00037B06"/>
    <w:rsid w:val="000402FD"/>
    <w:rsid w:val="000403E6"/>
    <w:rsid w:val="00040E2D"/>
    <w:rsid w:val="00040EBD"/>
    <w:rsid w:val="0004482B"/>
    <w:rsid w:val="00044BA4"/>
    <w:rsid w:val="00051193"/>
    <w:rsid w:val="00051915"/>
    <w:rsid w:val="00051C60"/>
    <w:rsid w:val="00053075"/>
    <w:rsid w:val="000550E1"/>
    <w:rsid w:val="00055669"/>
    <w:rsid w:val="00055F92"/>
    <w:rsid w:val="000562C3"/>
    <w:rsid w:val="00056614"/>
    <w:rsid w:val="000608DB"/>
    <w:rsid w:val="00060E21"/>
    <w:rsid w:val="00060E25"/>
    <w:rsid w:val="00060E53"/>
    <w:rsid w:val="00061304"/>
    <w:rsid w:val="0006142B"/>
    <w:rsid w:val="00061F60"/>
    <w:rsid w:val="00062224"/>
    <w:rsid w:val="000623DB"/>
    <w:rsid w:val="000630B6"/>
    <w:rsid w:val="000639ED"/>
    <w:rsid w:val="000642B8"/>
    <w:rsid w:val="000652E6"/>
    <w:rsid w:val="00066426"/>
    <w:rsid w:val="00066573"/>
    <w:rsid w:val="00066B56"/>
    <w:rsid w:val="00067390"/>
    <w:rsid w:val="000676E3"/>
    <w:rsid w:val="00071179"/>
    <w:rsid w:val="000715AF"/>
    <w:rsid w:val="00071D5D"/>
    <w:rsid w:val="000721F4"/>
    <w:rsid w:val="00072469"/>
    <w:rsid w:val="000728D1"/>
    <w:rsid w:val="00073098"/>
    <w:rsid w:val="00074570"/>
    <w:rsid w:val="00075623"/>
    <w:rsid w:val="000759E4"/>
    <w:rsid w:val="00076DED"/>
    <w:rsid w:val="00077BCC"/>
    <w:rsid w:val="000814E6"/>
    <w:rsid w:val="000821EC"/>
    <w:rsid w:val="0008225F"/>
    <w:rsid w:val="0008288B"/>
    <w:rsid w:val="00082C9B"/>
    <w:rsid w:val="00084ED9"/>
    <w:rsid w:val="00085F81"/>
    <w:rsid w:val="000872CF"/>
    <w:rsid w:val="000874A7"/>
    <w:rsid w:val="0009007A"/>
    <w:rsid w:val="000908AA"/>
    <w:rsid w:val="0009109A"/>
    <w:rsid w:val="000916E4"/>
    <w:rsid w:val="0009198B"/>
    <w:rsid w:val="00091AAF"/>
    <w:rsid w:val="000922CF"/>
    <w:rsid w:val="00092424"/>
    <w:rsid w:val="000933B0"/>
    <w:rsid w:val="000934D3"/>
    <w:rsid w:val="00093BB8"/>
    <w:rsid w:val="00093CE0"/>
    <w:rsid w:val="000949F5"/>
    <w:rsid w:val="00095621"/>
    <w:rsid w:val="00095FEA"/>
    <w:rsid w:val="000960DE"/>
    <w:rsid w:val="00096F19"/>
    <w:rsid w:val="000974E7"/>
    <w:rsid w:val="000A022A"/>
    <w:rsid w:val="000A05CC"/>
    <w:rsid w:val="000A2D6F"/>
    <w:rsid w:val="000A5204"/>
    <w:rsid w:val="000A5F7E"/>
    <w:rsid w:val="000B0480"/>
    <w:rsid w:val="000B1125"/>
    <w:rsid w:val="000B13FC"/>
    <w:rsid w:val="000B1A48"/>
    <w:rsid w:val="000B1CDC"/>
    <w:rsid w:val="000B2ECB"/>
    <w:rsid w:val="000B38BE"/>
    <w:rsid w:val="000B3B9D"/>
    <w:rsid w:val="000B3D13"/>
    <w:rsid w:val="000B3E37"/>
    <w:rsid w:val="000B4140"/>
    <w:rsid w:val="000B4222"/>
    <w:rsid w:val="000B518E"/>
    <w:rsid w:val="000B6639"/>
    <w:rsid w:val="000B7409"/>
    <w:rsid w:val="000B7B59"/>
    <w:rsid w:val="000C0882"/>
    <w:rsid w:val="000C0BA9"/>
    <w:rsid w:val="000C0C8E"/>
    <w:rsid w:val="000C0DA4"/>
    <w:rsid w:val="000C10B6"/>
    <w:rsid w:val="000C24D3"/>
    <w:rsid w:val="000C2626"/>
    <w:rsid w:val="000C2629"/>
    <w:rsid w:val="000C3303"/>
    <w:rsid w:val="000C392B"/>
    <w:rsid w:val="000C5414"/>
    <w:rsid w:val="000C57E6"/>
    <w:rsid w:val="000C6E9E"/>
    <w:rsid w:val="000C7955"/>
    <w:rsid w:val="000D008C"/>
    <w:rsid w:val="000D0DB8"/>
    <w:rsid w:val="000D1601"/>
    <w:rsid w:val="000D1972"/>
    <w:rsid w:val="000D4F2C"/>
    <w:rsid w:val="000D6F06"/>
    <w:rsid w:val="000D7578"/>
    <w:rsid w:val="000D7BBA"/>
    <w:rsid w:val="000D7F78"/>
    <w:rsid w:val="000E0811"/>
    <w:rsid w:val="000E12B1"/>
    <w:rsid w:val="000E1624"/>
    <w:rsid w:val="000E1A1F"/>
    <w:rsid w:val="000E42B5"/>
    <w:rsid w:val="000E448C"/>
    <w:rsid w:val="000E4CA9"/>
    <w:rsid w:val="000E4DC9"/>
    <w:rsid w:val="000E5005"/>
    <w:rsid w:val="000E54F4"/>
    <w:rsid w:val="000E6576"/>
    <w:rsid w:val="000E7FC1"/>
    <w:rsid w:val="000F23F3"/>
    <w:rsid w:val="000F385D"/>
    <w:rsid w:val="000F4053"/>
    <w:rsid w:val="000F40C7"/>
    <w:rsid w:val="000F7292"/>
    <w:rsid w:val="000F753A"/>
    <w:rsid w:val="000F769D"/>
    <w:rsid w:val="000F7FDD"/>
    <w:rsid w:val="001008C1"/>
    <w:rsid w:val="001012EA"/>
    <w:rsid w:val="001016A5"/>
    <w:rsid w:val="00103EC3"/>
    <w:rsid w:val="0010408C"/>
    <w:rsid w:val="00104BE1"/>
    <w:rsid w:val="00104C13"/>
    <w:rsid w:val="001052C3"/>
    <w:rsid w:val="00106B40"/>
    <w:rsid w:val="001072C4"/>
    <w:rsid w:val="001076C2"/>
    <w:rsid w:val="00107A80"/>
    <w:rsid w:val="001101A4"/>
    <w:rsid w:val="00110561"/>
    <w:rsid w:val="00110D1E"/>
    <w:rsid w:val="00110E93"/>
    <w:rsid w:val="001112AC"/>
    <w:rsid w:val="00116291"/>
    <w:rsid w:val="001163C8"/>
    <w:rsid w:val="00116A1B"/>
    <w:rsid w:val="00120257"/>
    <w:rsid w:val="00120947"/>
    <w:rsid w:val="00120BC7"/>
    <w:rsid w:val="001222CA"/>
    <w:rsid w:val="00122B8D"/>
    <w:rsid w:val="00122BA3"/>
    <w:rsid w:val="0012327F"/>
    <w:rsid w:val="00124346"/>
    <w:rsid w:val="00124453"/>
    <w:rsid w:val="00124F3E"/>
    <w:rsid w:val="001255FD"/>
    <w:rsid w:val="00125721"/>
    <w:rsid w:val="001260EA"/>
    <w:rsid w:val="00126865"/>
    <w:rsid w:val="001272CE"/>
    <w:rsid w:val="00130ED1"/>
    <w:rsid w:val="0013140E"/>
    <w:rsid w:val="00133573"/>
    <w:rsid w:val="00133AEC"/>
    <w:rsid w:val="00133FE7"/>
    <w:rsid w:val="00134590"/>
    <w:rsid w:val="00134A29"/>
    <w:rsid w:val="001350FB"/>
    <w:rsid w:val="0013563B"/>
    <w:rsid w:val="00135E41"/>
    <w:rsid w:val="0013607E"/>
    <w:rsid w:val="00136BED"/>
    <w:rsid w:val="00137553"/>
    <w:rsid w:val="00137D55"/>
    <w:rsid w:val="0014082F"/>
    <w:rsid w:val="00140A71"/>
    <w:rsid w:val="00140CEE"/>
    <w:rsid w:val="00140D3D"/>
    <w:rsid w:val="00141DC0"/>
    <w:rsid w:val="001422C0"/>
    <w:rsid w:val="0014269A"/>
    <w:rsid w:val="00142F53"/>
    <w:rsid w:val="00144B3A"/>
    <w:rsid w:val="00145D55"/>
    <w:rsid w:val="001462A9"/>
    <w:rsid w:val="001467C8"/>
    <w:rsid w:val="00150048"/>
    <w:rsid w:val="0015241B"/>
    <w:rsid w:val="00152768"/>
    <w:rsid w:val="00152D3E"/>
    <w:rsid w:val="00153A73"/>
    <w:rsid w:val="00153FE8"/>
    <w:rsid w:val="0015460F"/>
    <w:rsid w:val="00155229"/>
    <w:rsid w:val="0015544C"/>
    <w:rsid w:val="001556CF"/>
    <w:rsid w:val="00157316"/>
    <w:rsid w:val="00157ABB"/>
    <w:rsid w:val="001619CB"/>
    <w:rsid w:val="00161DCC"/>
    <w:rsid w:val="00162246"/>
    <w:rsid w:val="00162379"/>
    <w:rsid w:val="001624A1"/>
    <w:rsid w:val="0016254E"/>
    <w:rsid w:val="00167352"/>
    <w:rsid w:val="001703C9"/>
    <w:rsid w:val="00172A79"/>
    <w:rsid w:val="00172EB5"/>
    <w:rsid w:val="00173EB4"/>
    <w:rsid w:val="00174688"/>
    <w:rsid w:val="0017510D"/>
    <w:rsid w:val="00175190"/>
    <w:rsid w:val="00175932"/>
    <w:rsid w:val="00175CD5"/>
    <w:rsid w:val="0017625E"/>
    <w:rsid w:val="0017670F"/>
    <w:rsid w:val="00184221"/>
    <w:rsid w:val="00184A8B"/>
    <w:rsid w:val="001851BB"/>
    <w:rsid w:val="001864F1"/>
    <w:rsid w:val="0018768D"/>
    <w:rsid w:val="001916DD"/>
    <w:rsid w:val="00192A80"/>
    <w:rsid w:val="00192B70"/>
    <w:rsid w:val="00194535"/>
    <w:rsid w:val="001949B7"/>
    <w:rsid w:val="00194C27"/>
    <w:rsid w:val="00194F9E"/>
    <w:rsid w:val="00195B88"/>
    <w:rsid w:val="00195DED"/>
    <w:rsid w:val="00196061"/>
    <w:rsid w:val="001967DB"/>
    <w:rsid w:val="00196E7F"/>
    <w:rsid w:val="00197080"/>
    <w:rsid w:val="001970D7"/>
    <w:rsid w:val="00197E27"/>
    <w:rsid w:val="001A0E29"/>
    <w:rsid w:val="001A18B6"/>
    <w:rsid w:val="001A2109"/>
    <w:rsid w:val="001A2CA5"/>
    <w:rsid w:val="001A3068"/>
    <w:rsid w:val="001A360F"/>
    <w:rsid w:val="001A39C6"/>
    <w:rsid w:val="001A4414"/>
    <w:rsid w:val="001A6D43"/>
    <w:rsid w:val="001A7047"/>
    <w:rsid w:val="001A7E38"/>
    <w:rsid w:val="001B0670"/>
    <w:rsid w:val="001B1062"/>
    <w:rsid w:val="001B2E46"/>
    <w:rsid w:val="001B2E61"/>
    <w:rsid w:val="001B5AE1"/>
    <w:rsid w:val="001B5B82"/>
    <w:rsid w:val="001B5C5A"/>
    <w:rsid w:val="001B6465"/>
    <w:rsid w:val="001B65D0"/>
    <w:rsid w:val="001C14FD"/>
    <w:rsid w:val="001C15CE"/>
    <w:rsid w:val="001C2554"/>
    <w:rsid w:val="001C54D2"/>
    <w:rsid w:val="001C5CA0"/>
    <w:rsid w:val="001C7277"/>
    <w:rsid w:val="001C75ED"/>
    <w:rsid w:val="001D0E2E"/>
    <w:rsid w:val="001D26C0"/>
    <w:rsid w:val="001D29AD"/>
    <w:rsid w:val="001D2A7D"/>
    <w:rsid w:val="001D315C"/>
    <w:rsid w:val="001D3947"/>
    <w:rsid w:val="001D3E90"/>
    <w:rsid w:val="001D4089"/>
    <w:rsid w:val="001D4955"/>
    <w:rsid w:val="001D6B97"/>
    <w:rsid w:val="001D6F45"/>
    <w:rsid w:val="001D716A"/>
    <w:rsid w:val="001E1C82"/>
    <w:rsid w:val="001E28D3"/>
    <w:rsid w:val="001E2EA8"/>
    <w:rsid w:val="001E361D"/>
    <w:rsid w:val="001E4AA1"/>
    <w:rsid w:val="001E540A"/>
    <w:rsid w:val="001E554D"/>
    <w:rsid w:val="001E6514"/>
    <w:rsid w:val="001F0075"/>
    <w:rsid w:val="001F02A3"/>
    <w:rsid w:val="001F03FC"/>
    <w:rsid w:val="001F07DD"/>
    <w:rsid w:val="001F0BAE"/>
    <w:rsid w:val="001F1248"/>
    <w:rsid w:val="001F3155"/>
    <w:rsid w:val="001F374E"/>
    <w:rsid w:val="001F4CF3"/>
    <w:rsid w:val="001F5238"/>
    <w:rsid w:val="001F5C85"/>
    <w:rsid w:val="001F655F"/>
    <w:rsid w:val="001F6AA5"/>
    <w:rsid w:val="001F7A7C"/>
    <w:rsid w:val="00200622"/>
    <w:rsid w:val="00200909"/>
    <w:rsid w:val="00200FEE"/>
    <w:rsid w:val="00201521"/>
    <w:rsid w:val="00202165"/>
    <w:rsid w:val="00203532"/>
    <w:rsid w:val="0020366C"/>
    <w:rsid w:val="00203CBD"/>
    <w:rsid w:val="00204CC0"/>
    <w:rsid w:val="0020510F"/>
    <w:rsid w:val="002054D9"/>
    <w:rsid w:val="00207204"/>
    <w:rsid w:val="002101E8"/>
    <w:rsid w:val="00210292"/>
    <w:rsid w:val="00210FFC"/>
    <w:rsid w:val="002125FA"/>
    <w:rsid w:val="002127C7"/>
    <w:rsid w:val="00212DCE"/>
    <w:rsid w:val="00212F97"/>
    <w:rsid w:val="00212FB3"/>
    <w:rsid w:val="0021443B"/>
    <w:rsid w:val="00214B57"/>
    <w:rsid w:val="00214DA2"/>
    <w:rsid w:val="00215006"/>
    <w:rsid w:val="002151B8"/>
    <w:rsid w:val="002152BA"/>
    <w:rsid w:val="00215554"/>
    <w:rsid w:val="002159EF"/>
    <w:rsid w:val="00216ADC"/>
    <w:rsid w:val="00217741"/>
    <w:rsid w:val="002178A5"/>
    <w:rsid w:val="00220D4C"/>
    <w:rsid w:val="0022107C"/>
    <w:rsid w:val="0022110A"/>
    <w:rsid w:val="002212CC"/>
    <w:rsid w:val="00221933"/>
    <w:rsid w:val="002220E4"/>
    <w:rsid w:val="00222390"/>
    <w:rsid w:val="00222C8F"/>
    <w:rsid w:val="00223069"/>
    <w:rsid w:val="00223472"/>
    <w:rsid w:val="00223B2C"/>
    <w:rsid w:val="0022437E"/>
    <w:rsid w:val="00230AEE"/>
    <w:rsid w:val="00231952"/>
    <w:rsid w:val="0023235B"/>
    <w:rsid w:val="00232628"/>
    <w:rsid w:val="00234C72"/>
    <w:rsid w:val="002355D0"/>
    <w:rsid w:val="00235861"/>
    <w:rsid w:val="00236AE9"/>
    <w:rsid w:val="002374BB"/>
    <w:rsid w:val="002406B6"/>
    <w:rsid w:val="00241FA9"/>
    <w:rsid w:val="00242308"/>
    <w:rsid w:val="0024237C"/>
    <w:rsid w:val="00244FE1"/>
    <w:rsid w:val="00245174"/>
    <w:rsid w:val="002454B7"/>
    <w:rsid w:val="00245EC7"/>
    <w:rsid w:val="00246CAC"/>
    <w:rsid w:val="0024750E"/>
    <w:rsid w:val="00247909"/>
    <w:rsid w:val="00247F46"/>
    <w:rsid w:val="00251AAE"/>
    <w:rsid w:val="00251C56"/>
    <w:rsid w:val="0025601F"/>
    <w:rsid w:val="00256892"/>
    <w:rsid w:val="00256BF4"/>
    <w:rsid w:val="00256FCD"/>
    <w:rsid w:val="00257D24"/>
    <w:rsid w:val="0026046D"/>
    <w:rsid w:val="00260477"/>
    <w:rsid w:val="002610AA"/>
    <w:rsid w:val="0026161E"/>
    <w:rsid w:val="00261B71"/>
    <w:rsid w:val="002628DA"/>
    <w:rsid w:val="00262CE4"/>
    <w:rsid w:val="00264174"/>
    <w:rsid w:val="00264E23"/>
    <w:rsid w:val="00264E51"/>
    <w:rsid w:val="00264F9C"/>
    <w:rsid w:val="00265541"/>
    <w:rsid w:val="00265FF3"/>
    <w:rsid w:val="002663DC"/>
    <w:rsid w:val="00267B50"/>
    <w:rsid w:val="00267D2F"/>
    <w:rsid w:val="0027188D"/>
    <w:rsid w:val="0027192E"/>
    <w:rsid w:val="0027209E"/>
    <w:rsid w:val="00272695"/>
    <w:rsid w:val="00272B2C"/>
    <w:rsid w:val="00272D0B"/>
    <w:rsid w:val="00274C56"/>
    <w:rsid w:val="0027500E"/>
    <w:rsid w:val="00276F5F"/>
    <w:rsid w:val="0028028E"/>
    <w:rsid w:val="00280775"/>
    <w:rsid w:val="00280B39"/>
    <w:rsid w:val="00281025"/>
    <w:rsid w:val="00281818"/>
    <w:rsid w:val="00281E88"/>
    <w:rsid w:val="00282181"/>
    <w:rsid w:val="00282AD5"/>
    <w:rsid w:val="0028360A"/>
    <w:rsid w:val="00283AD2"/>
    <w:rsid w:val="002843A9"/>
    <w:rsid w:val="00284E61"/>
    <w:rsid w:val="00285315"/>
    <w:rsid w:val="00286571"/>
    <w:rsid w:val="002870DE"/>
    <w:rsid w:val="0028729A"/>
    <w:rsid w:val="00287844"/>
    <w:rsid w:val="002905CF"/>
    <w:rsid w:val="00290899"/>
    <w:rsid w:val="00290C28"/>
    <w:rsid w:val="00290FF0"/>
    <w:rsid w:val="00291008"/>
    <w:rsid w:val="002914CC"/>
    <w:rsid w:val="0029159A"/>
    <w:rsid w:val="002920EC"/>
    <w:rsid w:val="002925CB"/>
    <w:rsid w:val="0029271B"/>
    <w:rsid w:val="00293861"/>
    <w:rsid w:val="00294B33"/>
    <w:rsid w:val="00294B4C"/>
    <w:rsid w:val="00295B6C"/>
    <w:rsid w:val="002968CA"/>
    <w:rsid w:val="0029745A"/>
    <w:rsid w:val="002A0636"/>
    <w:rsid w:val="002A24AB"/>
    <w:rsid w:val="002A3145"/>
    <w:rsid w:val="002A3702"/>
    <w:rsid w:val="002A37B4"/>
    <w:rsid w:val="002A3989"/>
    <w:rsid w:val="002A3F59"/>
    <w:rsid w:val="002A4A8C"/>
    <w:rsid w:val="002A4CEC"/>
    <w:rsid w:val="002A562E"/>
    <w:rsid w:val="002A56F5"/>
    <w:rsid w:val="002A5E42"/>
    <w:rsid w:val="002A613F"/>
    <w:rsid w:val="002A6FCC"/>
    <w:rsid w:val="002A7CAA"/>
    <w:rsid w:val="002B0508"/>
    <w:rsid w:val="002B0B9E"/>
    <w:rsid w:val="002B2980"/>
    <w:rsid w:val="002B4A60"/>
    <w:rsid w:val="002B55AD"/>
    <w:rsid w:val="002B576D"/>
    <w:rsid w:val="002B6F89"/>
    <w:rsid w:val="002C0A37"/>
    <w:rsid w:val="002C2A5E"/>
    <w:rsid w:val="002C2AAB"/>
    <w:rsid w:val="002C2B05"/>
    <w:rsid w:val="002C35C6"/>
    <w:rsid w:val="002C44AA"/>
    <w:rsid w:val="002C47A6"/>
    <w:rsid w:val="002C47B6"/>
    <w:rsid w:val="002C66F2"/>
    <w:rsid w:val="002D05B0"/>
    <w:rsid w:val="002D1171"/>
    <w:rsid w:val="002D2014"/>
    <w:rsid w:val="002D2161"/>
    <w:rsid w:val="002D26C3"/>
    <w:rsid w:val="002D2A1A"/>
    <w:rsid w:val="002D30C8"/>
    <w:rsid w:val="002D36F1"/>
    <w:rsid w:val="002D4ADC"/>
    <w:rsid w:val="002D4FC8"/>
    <w:rsid w:val="002D5408"/>
    <w:rsid w:val="002D61AC"/>
    <w:rsid w:val="002D7284"/>
    <w:rsid w:val="002D78DF"/>
    <w:rsid w:val="002E082B"/>
    <w:rsid w:val="002E0975"/>
    <w:rsid w:val="002E0BFA"/>
    <w:rsid w:val="002E1181"/>
    <w:rsid w:val="002E136F"/>
    <w:rsid w:val="002E1C37"/>
    <w:rsid w:val="002E26AC"/>
    <w:rsid w:val="002E2A72"/>
    <w:rsid w:val="002E41A6"/>
    <w:rsid w:val="002E531D"/>
    <w:rsid w:val="002E5378"/>
    <w:rsid w:val="002E6770"/>
    <w:rsid w:val="002E73B2"/>
    <w:rsid w:val="002F0351"/>
    <w:rsid w:val="002F0463"/>
    <w:rsid w:val="002F08BD"/>
    <w:rsid w:val="002F0DAD"/>
    <w:rsid w:val="002F22E4"/>
    <w:rsid w:val="002F480F"/>
    <w:rsid w:val="002F4AE2"/>
    <w:rsid w:val="002F4D3D"/>
    <w:rsid w:val="002F701B"/>
    <w:rsid w:val="002F76BA"/>
    <w:rsid w:val="002F776F"/>
    <w:rsid w:val="002F7928"/>
    <w:rsid w:val="003047C2"/>
    <w:rsid w:val="00306E20"/>
    <w:rsid w:val="00307C5C"/>
    <w:rsid w:val="003100EF"/>
    <w:rsid w:val="0031192A"/>
    <w:rsid w:val="0031383E"/>
    <w:rsid w:val="00314380"/>
    <w:rsid w:val="00315AEE"/>
    <w:rsid w:val="00316707"/>
    <w:rsid w:val="003169BA"/>
    <w:rsid w:val="00316D9D"/>
    <w:rsid w:val="00316FD9"/>
    <w:rsid w:val="00317EF0"/>
    <w:rsid w:val="00320028"/>
    <w:rsid w:val="00320126"/>
    <w:rsid w:val="00320F2A"/>
    <w:rsid w:val="00321436"/>
    <w:rsid w:val="00322639"/>
    <w:rsid w:val="00323083"/>
    <w:rsid w:val="0032382F"/>
    <w:rsid w:val="00323F9E"/>
    <w:rsid w:val="00325184"/>
    <w:rsid w:val="00325485"/>
    <w:rsid w:val="00325A38"/>
    <w:rsid w:val="00325C0B"/>
    <w:rsid w:val="003261DF"/>
    <w:rsid w:val="00327373"/>
    <w:rsid w:val="0032758F"/>
    <w:rsid w:val="00333D9D"/>
    <w:rsid w:val="00334375"/>
    <w:rsid w:val="003357A6"/>
    <w:rsid w:val="00335BBA"/>
    <w:rsid w:val="00336068"/>
    <w:rsid w:val="003370F0"/>
    <w:rsid w:val="00337526"/>
    <w:rsid w:val="0034023C"/>
    <w:rsid w:val="00340C8F"/>
    <w:rsid w:val="00340CD9"/>
    <w:rsid w:val="00342A8F"/>
    <w:rsid w:val="00342BC7"/>
    <w:rsid w:val="003443AB"/>
    <w:rsid w:val="0034592D"/>
    <w:rsid w:val="00346AB4"/>
    <w:rsid w:val="00346C51"/>
    <w:rsid w:val="00346C6C"/>
    <w:rsid w:val="00346F34"/>
    <w:rsid w:val="00347B3F"/>
    <w:rsid w:val="00347C01"/>
    <w:rsid w:val="00350740"/>
    <w:rsid w:val="003513E1"/>
    <w:rsid w:val="00352049"/>
    <w:rsid w:val="00354F24"/>
    <w:rsid w:val="00355889"/>
    <w:rsid w:val="00355F5D"/>
    <w:rsid w:val="003568B7"/>
    <w:rsid w:val="003577FB"/>
    <w:rsid w:val="0035792F"/>
    <w:rsid w:val="00357EFD"/>
    <w:rsid w:val="00360FC9"/>
    <w:rsid w:val="00361B07"/>
    <w:rsid w:val="0036233D"/>
    <w:rsid w:val="003638A6"/>
    <w:rsid w:val="00363AFB"/>
    <w:rsid w:val="00364B6E"/>
    <w:rsid w:val="00365251"/>
    <w:rsid w:val="00366203"/>
    <w:rsid w:val="00366909"/>
    <w:rsid w:val="00366BC7"/>
    <w:rsid w:val="0037075D"/>
    <w:rsid w:val="00370833"/>
    <w:rsid w:val="00370D49"/>
    <w:rsid w:val="00372C3D"/>
    <w:rsid w:val="003730FB"/>
    <w:rsid w:val="003739FB"/>
    <w:rsid w:val="00374222"/>
    <w:rsid w:val="00376D99"/>
    <w:rsid w:val="00376EC6"/>
    <w:rsid w:val="00377BBC"/>
    <w:rsid w:val="00377E3A"/>
    <w:rsid w:val="00380019"/>
    <w:rsid w:val="00380460"/>
    <w:rsid w:val="00380B5B"/>
    <w:rsid w:val="00380DD4"/>
    <w:rsid w:val="0038137F"/>
    <w:rsid w:val="0038289B"/>
    <w:rsid w:val="00382CDD"/>
    <w:rsid w:val="00382ED9"/>
    <w:rsid w:val="003832C8"/>
    <w:rsid w:val="0038339B"/>
    <w:rsid w:val="00383B0E"/>
    <w:rsid w:val="00384ECC"/>
    <w:rsid w:val="003859AA"/>
    <w:rsid w:val="00387158"/>
    <w:rsid w:val="0038760A"/>
    <w:rsid w:val="00387941"/>
    <w:rsid w:val="003901F3"/>
    <w:rsid w:val="00390D25"/>
    <w:rsid w:val="00391A22"/>
    <w:rsid w:val="00392323"/>
    <w:rsid w:val="0039371E"/>
    <w:rsid w:val="0039405F"/>
    <w:rsid w:val="00396F1F"/>
    <w:rsid w:val="00397033"/>
    <w:rsid w:val="00397735"/>
    <w:rsid w:val="003A09D3"/>
    <w:rsid w:val="003A0E08"/>
    <w:rsid w:val="003A2385"/>
    <w:rsid w:val="003A2BF0"/>
    <w:rsid w:val="003A35B5"/>
    <w:rsid w:val="003A3831"/>
    <w:rsid w:val="003A384D"/>
    <w:rsid w:val="003A4119"/>
    <w:rsid w:val="003A4280"/>
    <w:rsid w:val="003A4D3C"/>
    <w:rsid w:val="003A5874"/>
    <w:rsid w:val="003A62EE"/>
    <w:rsid w:val="003A6FD4"/>
    <w:rsid w:val="003B0153"/>
    <w:rsid w:val="003B076E"/>
    <w:rsid w:val="003B1205"/>
    <w:rsid w:val="003B1702"/>
    <w:rsid w:val="003B1877"/>
    <w:rsid w:val="003B1948"/>
    <w:rsid w:val="003B1C9D"/>
    <w:rsid w:val="003B24FB"/>
    <w:rsid w:val="003B33F8"/>
    <w:rsid w:val="003B3EE3"/>
    <w:rsid w:val="003B3FC4"/>
    <w:rsid w:val="003B4148"/>
    <w:rsid w:val="003B4F4F"/>
    <w:rsid w:val="003B55CD"/>
    <w:rsid w:val="003B5EBE"/>
    <w:rsid w:val="003B621E"/>
    <w:rsid w:val="003B6D0F"/>
    <w:rsid w:val="003B6D25"/>
    <w:rsid w:val="003B7DCC"/>
    <w:rsid w:val="003B7E22"/>
    <w:rsid w:val="003C1886"/>
    <w:rsid w:val="003C1AC6"/>
    <w:rsid w:val="003C1EDC"/>
    <w:rsid w:val="003C3BEF"/>
    <w:rsid w:val="003C4914"/>
    <w:rsid w:val="003C5A3E"/>
    <w:rsid w:val="003C7CCD"/>
    <w:rsid w:val="003D06B9"/>
    <w:rsid w:val="003D115D"/>
    <w:rsid w:val="003D1CCE"/>
    <w:rsid w:val="003D24B5"/>
    <w:rsid w:val="003D2E3C"/>
    <w:rsid w:val="003D2E4C"/>
    <w:rsid w:val="003D2FD0"/>
    <w:rsid w:val="003D3B46"/>
    <w:rsid w:val="003D3EAE"/>
    <w:rsid w:val="003D3F30"/>
    <w:rsid w:val="003D41D9"/>
    <w:rsid w:val="003D46EC"/>
    <w:rsid w:val="003D4C2E"/>
    <w:rsid w:val="003D5595"/>
    <w:rsid w:val="003D58B2"/>
    <w:rsid w:val="003D5D79"/>
    <w:rsid w:val="003D5FAE"/>
    <w:rsid w:val="003D6081"/>
    <w:rsid w:val="003D6CDE"/>
    <w:rsid w:val="003D7302"/>
    <w:rsid w:val="003D7305"/>
    <w:rsid w:val="003D7A03"/>
    <w:rsid w:val="003E30EB"/>
    <w:rsid w:val="003E36CE"/>
    <w:rsid w:val="003E37B4"/>
    <w:rsid w:val="003E42D0"/>
    <w:rsid w:val="003E4371"/>
    <w:rsid w:val="003E521A"/>
    <w:rsid w:val="003E7409"/>
    <w:rsid w:val="003E7BED"/>
    <w:rsid w:val="003F07EB"/>
    <w:rsid w:val="003F2340"/>
    <w:rsid w:val="003F2821"/>
    <w:rsid w:val="003F3764"/>
    <w:rsid w:val="003F3D25"/>
    <w:rsid w:val="003F3E47"/>
    <w:rsid w:val="003F4563"/>
    <w:rsid w:val="003F4738"/>
    <w:rsid w:val="003F47C6"/>
    <w:rsid w:val="003F496F"/>
    <w:rsid w:val="003F5F60"/>
    <w:rsid w:val="003F602B"/>
    <w:rsid w:val="003F63CC"/>
    <w:rsid w:val="003F6C48"/>
    <w:rsid w:val="003F7181"/>
    <w:rsid w:val="00400028"/>
    <w:rsid w:val="00400347"/>
    <w:rsid w:val="00400B1C"/>
    <w:rsid w:val="00401239"/>
    <w:rsid w:val="004012E2"/>
    <w:rsid w:val="00401BD8"/>
    <w:rsid w:val="004030E9"/>
    <w:rsid w:val="00403949"/>
    <w:rsid w:val="004048E9"/>
    <w:rsid w:val="00406605"/>
    <w:rsid w:val="00410030"/>
    <w:rsid w:val="00410103"/>
    <w:rsid w:val="00410135"/>
    <w:rsid w:val="00410CE0"/>
    <w:rsid w:val="00411AB3"/>
    <w:rsid w:val="00412A80"/>
    <w:rsid w:val="00412C55"/>
    <w:rsid w:val="004130F5"/>
    <w:rsid w:val="00415480"/>
    <w:rsid w:val="00415820"/>
    <w:rsid w:val="0041585C"/>
    <w:rsid w:val="00415DE8"/>
    <w:rsid w:val="00416A1D"/>
    <w:rsid w:val="004200E4"/>
    <w:rsid w:val="004210D6"/>
    <w:rsid w:val="00422693"/>
    <w:rsid w:val="00423013"/>
    <w:rsid w:val="0042547B"/>
    <w:rsid w:val="004255DC"/>
    <w:rsid w:val="0042658A"/>
    <w:rsid w:val="00430435"/>
    <w:rsid w:val="00430DE7"/>
    <w:rsid w:val="004311E2"/>
    <w:rsid w:val="00431D4E"/>
    <w:rsid w:val="00431FA3"/>
    <w:rsid w:val="00432903"/>
    <w:rsid w:val="00432D91"/>
    <w:rsid w:val="00433361"/>
    <w:rsid w:val="004333C0"/>
    <w:rsid w:val="004333FB"/>
    <w:rsid w:val="004337F2"/>
    <w:rsid w:val="00434344"/>
    <w:rsid w:val="00435CF4"/>
    <w:rsid w:val="00436CBD"/>
    <w:rsid w:val="004404B8"/>
    <w:rsid w:val="00441BCC"/>
    <w:rsid w:val="00443F4A"/>
    <w:rsid w:val="00446F3F"/>
    <w:rsid w:val="00447FFE"/>
    <w:rsid w:val="004501BE"/>
    <w:rsid w:val="0045052B"/>
    <w:rsid w:val="00452D87"/>
    <w:rsid w:val="004536FE"/>
    <w:rsid w:val="00454DA2"/>
    <w:rsid w:val="004567EE"/>
    <w:rsid w:val="00457082"/>
    <w:rsid w:val="00457B86"/>
    <w:rsid w:val="004603F2"/>
    <w:rsid w:val="00460DA4"/>
    <w:rsid w:val="00461DCC"/>
    <w:rsid w:val="00462070"/>
    <w:rsid w:val="00464127"/>
    <w:rsid w:val="00464A9F"/>
    <w:rsid w:val="00464F90"/>
    <w:rsid w:val="0046538D"/>
    <w:rsid w:val="004666C5"/>
    <w:rsid w:val="0046735A"/>
    <w:rsid w:val="0047004A"/>
    <w:rsid w:val="00470517"/>
    <w:rsid w:val="004706A3"/>
    <w:rsid w:val="004710C0"/>
    <w:rsid w:val="00471F72"/>
    <w:rsid w:val="004722A8"/>
    <w:rsid w:val="00473913"/>
    <w:rsid w:val="004740B3"/>
    <w:rsid w:val="004750CB"/>
    <w:rsid w:val="00475170"/>
    <w:rsid w:val="00475A19"/>
    <w:rsid w:val="00476435"/>
    <w:rsid w:val="00476C11"/>
    <w:rsid w:val="00477BDC"/>
    <w:rsid w:val="00477C86"/>
    <w:rsid w:val="00481C5C"/>
    <w:rsid w:val="00483A34"/>
    <w:rsid w:val="00483CC3"/>
    <w:rsid w:val="004847B8"/>
    <w:rsid w:val="00487F51"/>
    <w:rsid w:val="0049124E"/>
    <w:rsid w:val="00491C30"/>
    <w:rsid w:val="00493AB4"/>
    <w:rsid w:val="00493D02"/>
    <w:rsid w:val="004944EE"/>
    <w:rsid w:val="004945A0"/>
    <w:rsid w:val="00494C0C"/>
    <w:rsid w:val="00494DAA"/>
    <w:rsid w:val="004961AF"/>
    <w:rsid w:val="00497721"/>
    <w:rsid w:val="0049798A"/>
    <w:rsid w:val="004A00B8"/>
    <w:rsid w:val="004A0C35"/>
    <w:rsid w:val="004A1466"/>
    <w:rsid w:val="004A256E"/>
    <w:rsid w:val="004A44C2"/>
    <w:rsid w:val="004A5976"/>
    <w:rsid w:val="004A67BC"/>
    <w:rsid w:val="004A732D"/>
    <w:rsid w:val="004A7C11"/>
    <w:rsid w:val="004B00F0"/>
    <w:rsid w:val="004B013A"/>
    <w:rsid w:val="004B0B17"/>
    <w:rsid w:val="004B130F"/>
    <w:rsid w:val="004B1CB7"/>
    <w:rsid w:val="004B1DCE"/>
    <w:rsid w:val="004B28AE"/>
    <w:rsid w:val="004B2A06"/>
    <w:rsid w:val="004B3C67"/>
    <w:rsid w:val="004B3FE8"/>
    <w:rsid w:val="004B5DBD"/>
    <w:rsid w:val="004B66C4"/>
    <w:rsid w:val="004B68A0"/>
    <w:rsid w:val="004B7461"/>
    <w:rsid w:val="004C25CD"/>
    <w:rsid w:val="004C4EE4"/>
    <w:rsid w:val="004C5189"/>
    <w:rsid w:val="004C5BE9"/>
    <w:rsid w:val="004C5C81"/>
    <w:rsid w:val="004C6686"/>
    <w:rsid w:val="004C79F6"/>
    <w:rsid w:val="004D0BFA"/>
    <w:rsid w:val="004D1D6D"/>
    <w:rsid w:val="004D251C"/>
    <w:rsid w:val="004D3ACF"/>
    <w:rsid w:val="004D5245"/>
    <w:rsid w:val="004D5601"/>
    <w:rsid w:val="004D592E"/>
    <w:rsid w:val="004D5C91"/>
    <w:rsid w:val="004D6476"/>
    <w:rsid w:val="004E0D6D"/>
    <w:rsid w:val="004E1AE4"/>
    <w:rsid w:val="004E1B47"/>
    <w:rsid w:val="004E1E26"/>
    <w:rsid w:val="004E1E36"/>
    <w:rsid w:val="004E1F2E"/>
    <w:rsid w:val="004E2527"/>
    <w:rsid w:val="004E3BE9"/>
    <w:rsid w:val="004E3D37"/>
    <w:rsid w:val="004E3DE2"/>
    <w:rsid w:val="004E4C34"/>
    <w:rsid w:val="004E5500"/>
    <w:rsid w:val="004E571F"/>
    <w:rsid w:val="004E59CC"/>
    <w:rsid w:val="004E6FAB"/>
    <w:rsid w:val="004E7111"/>
    <w:rsid w:val="004E7DEB"/>
    <w:rsid w:val="004F1EAB"/>
    <w:rsid w:val="004F2324"/>
    <w:rsid w:val="004F234D"/>
    <w:rsid w:val="004F289F"/>
    <w:rsid w:val="004F2E47"/>
    <w:rsid w:val="004F3221"/>
    <w:rsid w:val="004F38B4"/>
    <w:rsid w:val="004F39B8"/>
    <w:rsid w:val="004F4AB0"/>
    <w:rsid w:val="004F5A75"/>
    <w:rsid w:val="004F5CBB"/>
    <w:rsid w:val="004F67C5"/>
    <w:rsid w:val="004F698D"/>
    <w:rsid w:val="004F6B43"/>
    <w:rsid w:val="0050052B"/>
    <w:rsid w:val="00501BD6"/>
    <w:rsid w:val="00502176"/>
    <w:rsid w:val="0050321A"/>
    <w:rsid w:val="00503FCD"/>
    <w:rsid w:val="005047B1"/>
    <w:rsid w:val="00504865"/>
    <w:rsid w:val="00504B0F"/>
    <w:rsid w:val="0050667D"/>
    <w:rsid w:val="005068AB"/>
    <w:rsid w:val="0050760B"/>
    <w:rsid w:val="0051075D"/>
    <w:rsid w:val="00510F68"/>
    <w:rsid w:val="005114B9"/>
    <w:rsid w:val="00511AB4"/>
    <w:rsid w:val="00512D29"/>
    <w:rsid w:val="005138EE"/>
    <w:rsid w:val="00513957"/>
    <w:rsid w:val="00513BC0"/>
    <w:rsid w:val="00513E90"/>
    <w:rsid w:val="005143A4"/>
    <w:rsid w:val="0051511C"/>
    <w:rsid w:val="00515D16"/>
    <w:rsid w:val="00516552"/>
    <w:rsid w:val="005176F9"/>
    <w:rsid w:val="00521014"/>
    <w:rsid w:val="0052255F"/>
    <w:rsid w:val="00522567"/>
    <w:rsid w:val="00522FD8"/>
    <w:rsid w:val="00523629"/>
    <w:rsid w:val="005237A5"/>
    <w:rsid w:val="005247DB"/>
    <w:rsid w:val="00527215"/>
    <w:rsid w:val="00527944"/>
    <w:rsid w:val="00531A44"/>
    <w:rsid w:val="00531F19"/>
    <w:rsid w:val="005321BC"/>
    <w:rsid w:val="00533979"/>
    <w:rsid w:val="005347D0"/>
    <w:rsid w:val="0053508D"/>
    <w:rsid w:val="00537140"/>
    <w:rsid w:val="00537537"/>
    <w:rsid w:val="0054045A"/>
    <w:rsid w:val="00540582"/>
    <w:rsid w:val="0054130D"/>
    <w:rsid w:val="0054135B"/>
    <w:rsid w:val="00541E1C"/>
    <w:rsid w:val="0054209B"/>
    <w:rsid w:val="005421AB"/>
    <w:rsid w:val="005426D4"/>
    <w:rsid w:val="00542C0A"/>
    <w:rsid w:val="00545264"/>
    <w:rsid w:val="005468E8"/>
    <w:rsid w:val="00546D86"/>
    <w:rsid w:val="00547049"/>
    <w:rsid w:val="00547143"/>
    <w:rsid w:val="005473D9"/>
    <w:rsid w:val="00547658"/>
    <w:rsid w:val="00547905"/>
    <w:rsid w:val="00551139"/>
    <w:rsid w:val="00552D95"/>
    <w:rsid w:val="005541DC"/>
    <w:rsid w:val="005548B5"/>
    <w:rsid w:val="00556405"/>
    <w:rsid w:val="0055645D"/>
    <w:rsid w:val="00556BE6"/>
    <w:rsid w:val="0055708C"/>
    <w:rsid w:val="005573C7"/>
    <w:rsid w:val="00557B98"/>
    <w:rsid w:val="00557F53"/>
    <w:rsid w:val="00560724"/>
    <w:rsid w:val="00564AC2"/>
    <w:rsid w:val="00566BD8"/>
    <w:rsid w:val="00571605"/>
    <w:rsid w:val="0057217D"/>
    <w:rsid w:val="005725D2"/>
    <w:rsid w:val="00572F83"/>
    <w:rsid w:val="005735E8"/>
    <w:rsid w:val="00574001"/>
    <w:rsid w:val="00575322"/>
    <w:rsid w:val="00576CEF"/>
    <w:rsid w:val="00577225"/>
    <w:rsid w:val="0057726A"/>
    <w:rsid w:val="005806C0"/>
    <w:rsid w:val="00580BA2"/>
    <w:rsid w:val="00580C30"/>
    <w:rsid w:val="00580D54"/>
    <w:rsid w:val="005814B8"/>
    <w:rsid w:val="00581BC2"/>
    <w:rsid w:val="00581FC2"/>
    <w:rsid w:val="005831F8"/>
    <w:rsid w:val="00583570"/>
    <w:rsid w:val="005836AD"/>
    <w:rsid w:val="00585100"/>
    <w:rsid w:val="00585C2E"/>
    <w:rsid w:val="00586CE1"/>
    <w:rsid w:val="00587E87"/>
    <w:rsid w:val="00590EBD"/>
    <w:rsid w:val="005937EC"/>
    <w:rsid w:val="005939F9"/>
    <w:rsid w:val="00595A68"/>
    <w:rsid w:val="005961C7"/>
    <w:rsid w:val="00596712"/>
    <w:rsid w:val="005969C4"/>
    <w:rsid w:val="00596E61"/>
    <w:rsid w:val="005973B3"/>
    <w:rsid w:val="00597A26"/>
    <w:rsid w:val="005A23E8"/>
    <w:rsid w:val="005A2B33"/>
    <w:rsid w:val="005A3321"/>
    <w:rsid w:val="005A36E2"/>
    <w:rsid w:val="005A3B34"/>
    <w:rsid w:val="005A41BC"/>
    <w:rsid w:val="005A62A4"/>
    <w:rsid w:val="005A6641"/>
    <w:rsid w:val="005A67B7"/>
    <w:rsid w:val="005A6F2E"/>
    <w:rsid w:val="005A6FEA"/>
    <w:rsid w:val="005A7772"/>
    <w:rsid w:val="005B1271"/>
    <w:rsid w:val="005B1514"/>
    <w:rsid w:val="005B1C34"/>
    <w:rsid w:val="005B1E0B"/>
    <w:rsid w:val="005B1ED5"/>
    <w:rsid w:val="005B27F1"/>
    <w:rsid w:val="005B355B"/>
    <w:rsid w:val="005B35F9"/>
    <w:rsid w:val="005B3D97"/>
    <w:rsid w:val="005B51DE"/>
    <w:rsid w:val="005B5350"/>
    <w:rsid w:val="005B66E7"/>
    <w:rsid w:val="005C08DA"/>
    <w:rsid w:val="005C10CE"/>
    <w:rsid w:val="005C18BC"/>
    <w:rsid w:val="005C24D6"/>
    <w:rsid w:val="005C32A8"/>
    <w:rsid w:val="005C3DFE"/>
    <w:rsid w:val="005C41C9"/>
    <w:rsid w:val="005C4F2A"/>
    <w:rsid w:val="005C5050"/>
    <w:rsid w:val="005C5061"/>
    <w:rsid w:val="005C539A"/>
    <w:rsid w:val="005C5F10"/>
    <w:rsid w:val="005C6749"/>
    <w:rsid w:val="005C6B03"/>
    <w:rsid w:val="005C6B93"/>
    <w:rsid w:val="005C6ED8"/>
    <w:rsid w:val="005C7089"/>
    <w:rsid w:val="005D00C5"/>
    <w:rsid w:val="005D07BD"/>
    <w:rsid w:val="005D0BC3"/>
    <w:rsid w:val="005D13A1"/>
    <w:rsid w:val="005D194C"/>
    <w:rsid w:val="005D19A5"/>
    <w:rsid w:val="005D2A6C"/>
    <w:rsid w:val="005D2F8F"/>
    <w:rsid w:val="005D391F"/>
    <w:rsid w:val="005D3A67"/>
    <w:rsid w:val="005D43F2"/>
    <w:rsid w:val="005D4609"/>
    <w:rsid w:val="005D46A3"/>
    <w:rsid w:val="005D6500"/>
    <w:rsid w:val="005D7FFA"/>
    <w:rsid w:val="005E0B94"/>
    <w:rsid w:val="005E0C93"/>
    <w:rsid w:val="005E0EC4"/>
    <w:rsid w:val="005E0F0A"/>
    <w:rsid w:val="005E0F89"/>
    <w:rsid w:val="005E1256"/>
    <w:rsid w:val="005E39F8"/>
    <w:rsid w:val="005E3EA3"/>
    <w:rsid w:val="005E42CB"/>
    <w:rsid w:val="005E5021"/>
    <w:rsid w:val="005E5BDE"/>
    <w:rsid w:val="005E5C2E"/>
    <w:rsid w:val="005E5E21"/>
    <w:rsid w:val="005E5E51"/>
    <w:rsid w:val="005E6F0F"/>
    <w:rsid w:val="005E7A52"/>
    <w:rsid w:val="005E7C58"/>
    <w:rsid w:val="005F260B"/>
    <w:rsid w:val="005F3D0B"/>
    <w:rsid w:val="005F47C5"/>
    <w:rsid w:val="005F5F30"/>
    <w:rsid w:val="00600636"/>
    <w:rsid w:val="00600F76"/>
    <w:rsid w:val="00602107"/>
    <w:rsid w:val="00603066"/>
    <w:rsid w:val="006033F7"/>
    <w:rsid w:val="006039A3"/>
    <w:rsid w:val="00603A4A"/>
    <w:rsid w:val="00603F15"/>
    <w:rsid w:val="006049AB"/>
    <w:rsid w:val="00604A59"/>
    <w:rsid w:val="00605312"/>
    <w:rsid w:val="00605749"/>
    <w:rsid w:val="00605A01"/>
    <w:rsid w:val="0060677D"/>
    <w:rsid w:val="006070D8"/>
    <w:rsid w:val="00607CDA"/>
    <w:rsid w:val="006103EC"/>
    <w:rsid w:val="006105E1"/>
    <w:rsid w:val="00610ED3"/>
    <w:rsid w:val="0061193E"/>
    <w:rsid w:val="00611F57"/>
    <w:rsid w:val="0061314C"/>
    <w:rsid w:val="00613D61"/>
    <w:rsid w:val="00613E98"/>
    <w:rsid w:val="00614FA1"/>
    <w:rsid w:val="00615228"/>
    <w:rsid w:val="00615239"/>
    <w:rsid w:val="00616224"/>
    <w:rsid w:val="006171D4"/>
    <w:rsid w:val="00617E42"/>
    <w:rsid w:val="00620A89"/>
    <w:rsid w:val="00621069"/>
    <w:rsid w:val="00621D1B"/>
    <w:rsid w:val="00622029"/>
    <w:rsid w:val="00623FBC"/>
    <w:rsid w:val="00625368"/>
    <w:rsid w:val="0062605F"/>
    <w:rsid w:val="00626CB4"/>
    <w:rsid w:val="00630754"/>
    <w:rsid w:val="0063079D"/>
    <w:rsid w:val="006323B0"/>
    <w:rsid w:val="00632A2C"/>
    <w:rsid w:val="006332AF"/>
    <w:rsid w:val="0063368D"/>
    <w:rsid w:val="006341BF"/>
    <w:rsid w:val="00634AE5"/>
    <w:rsid w:val="00635264"/>
    <w:rsid w:val="0063540C"/>
    <w:rsid w:val="00635996"/>
    <w:rsid w:val="00635A95"/>
    <w:rsid w:val="00635EBC"/>
    <w:rsid w:val="00636271"/>
    <w:rsid w:val="0063691B"/>
    <w:rsid w:val="0063698A"/>
    <w:rsid w:val="00636CB9"/>
    <w:rsid w:val="00636CF3"/>
    <w:rsid w:val="0063715C"/>
    <w:rsid w:val="00637F71"/>
    <w:rsid w:val="00640126"/>
    <w:rsid w:val="006407BB"/>
    <w:rsid w:val="006418E7"/>
    <w:rsid w:val="00641A61"/>
    <w:rsid w:val="0064201A"/>
    <w:rsid w:val="006432D7"/>
    <w:rsid w:val="00643A0C"/>
    <w:rsid w:val="00644333"/>
    <w:rsid w:val="00644900"/>
    <w:rsid w:val="00645AAD"/>
    <w:rsid w:val="00646214"/>
    <w:rsid w:val="00646A13"/>
    <w:rsid w:val="00647E4B"/>
    <w:rsid w:val="00647F12"/>
    <w:rsid w:val="00650253"/>
    <w:rsid w:val="00650E89"/>
    <w:rsid w:val="00651531"/>
    <w:rsid w:val="00651691"/>
    <w:rsid w:val="00651C62"/>
    <w:rsid w:val="00652792"/>
    <w:rsid w:val="00652ABD"/>
    <w:rsid w:val="00653E23"/>
    <w:rsid w:val="00654568"/>
    <w:rsid w:val="006547CD"/>
    <w:rsid w:val="0065658F"/>
    <w:rsid w:val="00656728"/>
    <w:rsid w:val="006570FA"/>
    <w:rsid w:val="00657799"/>
    <w:rsid w:val="00660774"/>
    <w:rsid w:val="00661373"/>
    <w:rsid w:val="0066333E"/>
    <w:rsid w:val="00663A5F"/>
    <w:rsid w:val="00664091"/>
    <w:rsid w:val="0066433D"/>
    <w:rsid w:val="00664889"/>
    <w:rsid w:val="006648A0"/>
    <w:rsid w:val="00664EF0"/>
    <w:rsid w:val="0066512D"/>
    <w:rsid w:val="00665991"/>
    <w:rsid w:val="00666F89"/>
    <w:rsid w:val="00667AF2"/>
    <w:rsid w:val="00667DB5"/>
    <w:rsid w:val="006705BC"/>
    <w:rsid w:val="0067173C"/>
    <w:rsid w:val="00671DCC"/>
    <w:rsid w:val="00672299"/>
    <w:rsid w:val="00672856"/>
    <w:rsid w:val="006730CC"/>
    <w:rsid w:val="006739E8"/>
    <w:rsid w:val="00674C76"/>
    <w:rsid w:val="006751F3"/>
    <w:rsid w:val="00675537"/>
    <w:rsid w:val="006761A2"/>
    <w:rsid w:val="0067645A"/>
    <w:rsid w:val="006765E6"/>
    <w:rsid w:val="006769CB"/>
    <w:rsid w:val="00677F76"/>
    <w:rsid w:val="00681685"/>
    <w:rsid w:val="0068260D"/>
    <w:rsid w:val="00682B59"/>
    <w:rsid w:val="006832DD"/>
    <w:rsid w:val="00683D5C"/>
    <w:rsid w:val="00684820"/>
    <w:rsid w:val="00684DD2"/>
    <w:rsid w:val="00685C3E"/>
    <w:rsid w:val="006864E8"/>
    <w:rsid w:val="006868BD"/>
    <w:rsid w:val="00687833"/>
    <w:rsid w:val="0069033D"/>
    <w:rsid w:val="00690D0C"/>
    <w:rsid w:val="00690F40"/>
    <w:rsid w:val="00691240"/>
    <w:rsid w:val="00691939"/>
    <w:rsid w:val="0069195C"/>
    <w:rsid w:val="00691B11"/>
    <w:rsid w:val="0069219A"/>
    <w:rsid w:val="00693796"/>
    <w:rsid w:val="00694124"/>
    <w:rsid w:val="00694A44"/>
    <w:rsid w:val="00694E76"/>
    <w:rsid w:val="0069508A"/>
    <w:rsid w:val="00695461"/>
    <w:rsid w:val="00695E90"/>
    <w:rsid w:val="00696E46"/>
    <w:rsid w:val="00697841"/>
    <w:rsid w:val="006A21B7"/>
    <w:rsid w:val="006A2D05"/>
    <w:rsid w:val="006A3DAB"/>
    <w:rsid w:val="006A3DB5"/>
    <w:rsid w:val="006A3F7E"/>
    <w:rsid w:val="006A44FC"/>
    <w:rsid w:val="006A45EC"/>
    <w:rsid w:val="006A4B57"/>
    <w:rsid w:val="006A5524"/>
    <w:rsid w:val="006A7599"/>
    <w:rsid w:val="006A799D"/>
    <w:rsid w:val="006A7E0F"/>
    <w:rsid w:val="006B05D5"/>
    <w:rsid w:val="006B0C7E"/>
    <w:rsid w:val="006B1467"/>
    <w:rsid w:val="006B17AE"/>
    <w:rsid w:val="006B2907"/>
    <w:rsid w:val="006B2D53"/>
    <w:rsid w:val="006B379D"/>
    <w:rsid w:val="006B43F0"/>
    <w:rsid w:val="006B5E74"/>
    <w:rsid w:val="006C0105"/>
    <w:rsid w:val="006C1449"/>
    <w:rsid w:val="006C15F7"/>
    <w:rsid w:val="006C2D8E"/>
    <w:rsid w:val="006C3A35"/>
    <w:rsid w:val="006C3C46"/>
    <w:rsid w:val="006C3F19"/>
    <w:rsid w:val="006C3F65"/>
    <w:rsid w:val="006C40AE"/>
    <w:rsid w:val="006C4E0B"/>
    <w:rsid w:val="006C58E8"/>
    <w:rsid w:val="006C5AA9"/>
    <w:rsid w:val="006C6472"/>
    <w:rsid w:val="006C7602"/>
    <w:rsid w:val="006D00A6"/>
    <w:rsid w:val="006D2915"/>
    <w:rsid w:val="006D2C2F"/>
    <w:rsid w:val="006D2D6C"/>
    <w:rsid w:val="006D32FC"/>
    <w:rsid w:val="006D3634"/>
    <w:rsid w:val="006D3957"/>
    <w:rsid w:val="006D460A"/>
    <w:rsid w:val="006D5351"/>
    <w:rsid w:val="006D6EE0"/>
    <w:rsid w:val="006D7378"/>
    <w:rsid w:val="006D786C"/>
    <w:rsid w:val="006E07C8"/>
    <w:rsid w:val="006E08D9"/>
    <w:rsid w:val="006E2E8F"/>
    <w:rsid w:val="006E37D8"/>
    <w:rsid w:val="006E43EF"/>
    <w:rsid w:val="006E53F3"/>
    <w:rsid w:val="006E5C2D"/>
    <w:rsid w:val="006E64AF"/>
    <w:rsid w:val="006E7E58"/>
    <w:rsid w:val="006F019A"/>
    <w:rsid w:val="006F12E3"/>
    <w:rsid w:val="006F59BD"/>
    <w:rsid w:val="006F5BCB"/>
    <w:rsid w:val="006F6AAE"/>
    <w:rsid w:val="006F6B46"/>
    <w:rsid w:val="006F6C7D"/>
    <w:rsid w:val="00700BA6"/>
    <w:rsid w:val="007016F3"/>
    <w:rsid w:val="00701C21"/>
    <w:rsid w:val="00702E1E"/>
    <w:rsid w:val="00703A57"/>
    <w:rsid w:val="00704AC3"/>
    <w:rsid w:val="00705C95"/>
    <w:rsid w:val="00706D90"/>
    <w:rsid w:val="00706E35"/>
    <w:rsid w:val="00707C05"/>
    <w:rsid w:val="0071027A"/>
    <w:rsid w:val="00710E03"/>
    <w:rsid w:val="0071105C"/>
    <w:rsid w:val="00711488"/>
    <w:rsid w:val="007119A8"/>
    <w:rsid w:val="00712BDA"/>
    <w:rsid w:val="00712FCD"/>
    <w:rsid w:val="007135C0"/>
    <w:rsid w:val="00714402"/>
    <w:rsid w:val="00714BED"/>
    <w:rsid w:val="00714FB1"/>
    <w:rsid w:val="0071514D"/>
    <w:rsid w:val="007176BA"/>
    <w:rsid w:val="00717A83"/>
    <w:rsid w:val="007229F2"/>
    <w:rsid w:val="00723990"/>
    <w:rsid w:val="00723FE5"/>
    <w:rsid w:val="00724BA4"/>
    <w:rsid w:val="00724DE9"/>
    <w:rsid w:val="0072508F"/>
    <w:rsid w:val="00725120"/>
    <w:rsid w:val="007252B1"/>
    <w:rsid w:val="00725831"/>
    <w:rsid w:val="007263A2"/>
    <w:rsid w:val="007303A3"/>
    <w:rsid w:val="00732650"/>
    <w:rsid w:val="007332B3"/>
    <w:rsid w:val="0073363D"/>
    <w:rsid w:val="007338D2"/>
    <w:rsid w:val="00734C23"/>
    <w:rsid w:val="00734EA4"/>
    <w:rsid w:val="0073506B"/>
    <w:rsid w:val="0073533F"/>
    <w:rsid w:val="0073594B"/>
    <w:rsid w:val="00735ABD"/>
    <w:rsid w:val="0073626C"/>
    <w:rsid w:val="0073739B"/>
    <w:rsid w:val="00740113"/>
    <w:rsid w:val="00741215"/>
    <w:rsid w:val="00742292"/>
    <w:rsid w:val="007429FD"/>
    <w:rsid w:val="00742DC8"/>
    <w:rsid w:val="00742F18"/>
    <w:rsid w:val="00744AAC"/>
    <w:rsid w:val="00745963"/>
    <w:rsid w:val="00745BBB"/>
    <w:rsid w:val="0074655F"/>
    <w:rsid w:val="00746C76"/>
    <w:rsid w:val="00747490"/>
    <w:rsid w:val="00747DA5"/>
    <w:rsid w:val="00750194"/>
    <w:rsid w:val="00750EB2"/>
    <w:rsid w:val="0075122D"/>
    <w:rsid w:val="00751C2D"/>
    <w:rsid w:val="007522CA"/>
    <w:rsid w:val="007532CE"/>
    <w:rsid w:val="00753603"/>
    <w:rsid w:val="00753C29"/>
    <w:rsid w:val="00754096"/>
    <w:rsid w:val="00754A81"/>
    <w:rsid w:val="00756917"/>
    <w:rsid w:val="00757A2C"/>
    <w:rsid w:val="0076111E"/>
    <w:rsid w:val="0076140E"/>
    <w:rsid w:val="00761DFA"/>
    <w:rsid w:val="00761F71"/>
    <w:rsid w:val="00762F05"/>
    <w:rsid w:val="00763F19"/>
    <w:rsid w:val="00764B8F"/>
    <w:rsid w:val="00765390"/>
    <w:rsid w:val="0076559D"/>
    <w:rsid w:val="0076567C"/>
    <w:rsid w:val="007660D7"/>
    <w:rsid w:val="00767968"/>
    <w:rsid w:val="007701CF"/>
    <w:rsid w:val="007701DB"/>
    <w:rsid w:val="007708B3"/>
    <w:rsid w:val="007709D4"/>
    <w:rsid w:val="00771DB9"/>
    <w:rsid w:val="007730C9"/>
    <w:rsid w:val="00773B7D"/>
    <w:rsid w:val="00774B19"/>
    <w:rsid w:val="007759B7"/>
    <w:rsid w:val="00775D11"/>
    <w:rsid w:val="00775FAD"/>
    <w:rsid w:val="0077633C"/>
    <w:rsid w:val="0077788E"/>
    <w:rsid w:val="00777B5C"/>
    <w:rsid w:val="00777CE6"/>
    <w:rsid w:val="00777FB6"/>
    <w:rsid w:val="00780041"/>
    <w:rsid w:val="007804B7"/>
    <w:rsid w:val="00781643"/>
    <w:rsid w:val="00783299"/>
    <w:rsid w:val="0078335B"/>
    <w:rsid w:val="00783883"/>
    <w:rsid w:val="00783FB2"/>
    <w:rsid w:val="007857BA"/>
    <w:rsid w:val="0078592C"/>
    <w:rsid w:val="00785FD2"/>
    <w:rsid w:val="007868CB"/>
    <w:rsid w:val="00786F2E"/>
    <w:rsid w:val="0079026B"/>
    <w:rsid w:val="0079054C"/>
    <w:rsid w:val="0079108A"/>
    <w:rsid w:val="0079175B"/>
    <w:rsid w:val="00791AA1"/>
    <w:rsid w:val="007941DE"/>
    <w:rsid w:val="0079443E"/>
    <w:rsid w:val="007A0004"/>
    <w:rsid w:val="007A00A1"/>
    <w:rsid w:val="007A0274"/>
    <w:rsid w:val="007A16AF"/>
    <w:rsid w:val="007A18CF"/>
    <w:rsid w:val="007A2612"/>
    <w:rsid w:val="007A38BC"/>
    <w:rsid w:val="007A3C69"/>
    <w:rsid w:val="007A4C5D"/>
    <w:rsid w:val="007A6394"/>
    <w:rsid w:val="007A7389"/>
    <w:rsid w:val="007A73BF"/>
    <w:rsid w:val="007A7475"/>
    <w:rsid w:val="007A7960"/>
    <w:rsid w:val="007B009D"/>
    <w:rsid w:val="007B0CE5"/>
    <w:rsid w:val="007B1659"/>
    <w:rsid w:val="007B235B"/>
    <w:rsid w:val="007B2621"/>
    <w:rsid w:val="007B2B12"/>
    <w:rsid w:val="007B2B74"/>
    <w:rsid w:val="007B3E55"/>
    <w:rsid w:val="007B478F"/>
    <w:rsid w:val="007B4908"/>
    <w:rsid w:val="007B4DBF"/>
    <w:rsid w:val="007B5846"/>
    <w:rsid w:val="007B60D0"/>
    <w:rsid w:val="007C01F6"/>
    <w:rsid w:val="007C08F9"/>
    <w:rsid w:val="007C0BCE"/>
    <w:rsid w:val="007C10CC"/>
    <w:rsid w:val="007C151A"/>
    <w:rsid w:val="007C18F2"/>
    <w:rsid w:val="007C42AB"/>
    <w:rsid w:val="007C4402"/>
    <w:rsid w:val="007C461B"/>
    <w:rsid w:val="007C46EA"/>
    <w:rsid w:val="007C4822"/>
    <w:rsid w:val="007C4D2A"/>
    <w:rsid w:val="007C6FB2"/>
    <w:rsid w:val="007C77C0"/>
    <w:rsid w:val="007C7DD6"/>
    <w:rsid w:val="007D2DFF"/>
    <w:rsid w:val="007D2FD9"/>
    <w:rsid w:val="007D4B7D"/>
    <w:rsid w:val="007D5668"/>
    <w:rsid w:val="007D5A87"/>
    <w:rsid w:val="007D5E96"/>
    <w:rsid w:val="007D6689"/>
    <w:rsid w:val="007E0DB2"/>
    <w:rsid w:val="007E1330"/>
    <w:rsid w:val="007E26C9"/>
    <w:rsid w:val="007E2C06"/>
    <w:rsid w:val="007E3754"/>
    <w:rsid w:val="007E3ED7"/>
    <w:rsid w:val="007E3EF5"/>
    <w:rsid w:val="007E4330"/>
    <w:rsid w:val="007E5ADE"/>
    <w:rsid w:val="007E7755"/>
    <w:rsid w:val="007F16B4"/>
    <w:rsid w:val="007F18C6"/>
    <w:rsid w:val="007F361D"/>
    <w:rsid w:val="007F3E7B"/>
    <w:rsid w:val="007F40D3"/>
    <w:rsid w:val="007F48D9"/>
    <w:rsid w:val="007F4A92"/>
    <w:rsid w:val="007F4C9F"/>
    <w:rsid w:val="007F4E8C"/>
    <w:rsid w:val="007F5971"/>
    <w:rsid w:val="007F63F9"/>
    <w:rsid w:val="007F6B74"/>
    <w:rsid w:val="007F720D"/>
    <w:rsid w:val="007F7F70"/>
    <w:rsid w:val="00800012"/>
    <w:rsid w:val="00800575"/>
    <w:rsid w:val="0080107C"/>
    <w:rsid w:val="00801286"/>
    <w:rsid w:val="00801721"/>
    <w:rsid w:val="00801AFE"/>
    <w:rsid w:val="00801F32"/>
    <w:rsid w:val="00802181"/>
    <w:rsid w:val="008021C9"/>
    <w:rsid w:val="00803736"/>
    <w:rsid w:val="008043AD"/>
    <w:rsid w:val="008044A0"/>
    <w:rsid w:val="008064B7"/>
    <w:rsid w:val="00806A80"/>
    <w:rsid w:val="00806F1A"/>
    <w:rsid w:val="00810152"/>
    <w:rsid w:val="00810726"/>
    <w:rsid w:val="00810A9C"/>
    <w:rsid w:val="00811EB7"/>
    <w:rsid w:val="00813610"/>
    <w:rsid w:val="008144C6"/>
    <w:rsid w:val="00814D61"/>
    <w:rsid w:val="00815093"/>
    <w:rsid w:val="008160BA"/>
    <w:rsid w:val="00817759"/>
    <w:rsid w:val="00817B01"/>
    <w:rsid w:val="00821170"/>
    <w:rsid w:val="008211F5"/>
    <w:rsid w:val="00821BB5"/>
    <w:rsid w:val="0082221C"/>
    <w:rsid w:val="008229F1"/>
    <w:rsid w:val="008230B3"/>
    <w:rsid w:val="00823193"/>
    <w:rsid w:val="008232D4"/>
    <w:rsid w:val="00823B59"/>
    <w:rsid w:val="00823C36"/>
    <w:rsid w:val="00825D9D"/>
    <w:rsid w:val="00825E0B"/>
    <w:rsid w:val="008273D5"/>
    <w:rsid w:val="008304D3"/>
    <w:rsid w:val="008309A0"/>
    <w:rsid w:val="00830E88"/>
    <w:rsid w:val="008311AB"/>
    <w:rsid w:val="00832A93"/>
    <w:rsid w:val="00832CD0"/>
    <w:rsid w:val="0083435D"/>
    <w:rsid w:val="0083469C"/>
    <w:rsid w:val="00834A2A"/>
    <w:rsid w:val="00834D5C"/>
    <w:rsid w:val="00837A74"/>
    <w:rsid w:val="0084059D"/>
    <w:rsid w:val="00840691"/>
    <w:rsid w:val="008411D3"/>
    <w:rsid w:val="0084141F"/>
    <w:rsid w:val="00841EFB"/>
    <w:rsid w:val="00842D33"/>
    <w:rsid w:val="00842ED2"/>
    <w:rsid w:val="0084326B"/>
    <w:rsid w:val="00844E0F"/>
    <w:rsid w:val="00846376"/>
    <w:rsid w:val="00847186"/>
    <w:rsid w:val="00847B56"/>
    <w:rsid w:val="008501A5"/>
    <w:rsid w:val="0085029B"/>
    <w:rsid w:val="00850BA7"/>
    <w:rsid w:val="0085102E"/>
    <w:rsid w:val="00851C86"/>
    <w:rsid w:val="008531EC"/>
    <w:rsid w:val="00853506"/>
    <w:rsid w:val="00853640"/>
    <w:rsid w:val="008539F0"/>
    <w:rsid w:val="008543EE"/>
    <w:rsid w:val="0085446C"/>
    <w:rsid w:val="00856A2F"/>
    <w:rsid w:val="00856FAF"/>
    <w:rsid w:val="0085711D"/>
    <w:rsid w:val="008572E9"/>
    <w:rsid w:val="00860328"/>
    <w:rsid w:val="008627BA"/>
    <w:rsid w:val="008634ED"/>
    <w:rsid w:val="0086398F"/>
    <w:rsid w:val="00863D8F"/>
    <w:rsid w:val="00863FFB"/>
    <w:rsid w:val="00864294"/>
    <w:rsid w:val="00864403"/>
    <w:rsid w:val="008648C2"/>
    <w:rsid w:val="008653C9"/>
    <w:rsid w:val="00865867"/>
    <w:rsid w:val="00865C86"/>
    <w:rsid w:val="00866CE6"/>
    <w:rsid w:val="00867214"/>
    <w:rsid w:val="0086741F"/>
    <w:rsid w:val="00867D75"/>
    <w:rsid w:val="00871029"/>
    <w:rsid w:val="0087106C"/>
    <w:rsid w:val="0087277B"/>
    <w:rsid w:val="008729C7"/>
    <w:rsid w:val="00872AB9"/>
    <w:rsid w:val="00873A21"/>
    <w:rsid w:val="00873F2F"/>
    <w:rsid w:val="0087657D"/>
    <w:rsid w:val="00876CDE"/>
    <w:rsid w:val="0087762B"/>
    <w:rsid w:val="0088001B"/>
    <w:rsid w:val="00880111"/>
    <w:rsid w:val="0088043F"/>
    <w:rsid w:val="008805CA"/>
    <w:rsid w:val="00880AD0"/>
    <w:rsid w:val="008815D1"/>
    <w:rsid w:val="00881624"/>
    <w:rsid w:val="00882A49"/>
    <w:rsid w:val="00883EF8"/>
    <w:rsid w:val="00884762"/>
    <w:rsid w:val="008849D0"/>
    <w:rsid w:val="008856D3"/>
    <w:rsid w:val="008866A6"/>
    <w:rsid w:val="00887046"/>
    <w:rsid w:val="00891563"/>
    <w:rsid w:val="008919E9"/>
    <w:rsid w:val="008922C4"/>
    <w:rsid w:val="00892B27"/>
    <w:rsid w:val="00892B95"/>
    <w:rsid w:val="008930E8"/>
    <w:rsid w:val="0089322D"/>
    <w:rsid w:val="0089376D"/>
    <w:rsid w:val="00893F2F"/>
    <w:rsid w:val="00893FB8"/>
    <w:rsid w:val="00894822"/>
    <w:rsid w:val="00895406"/>
    <w:rsid w:val="008955B0"/>
    <w:rsid w:val="0089575D"/>
    <w:rsid w:val="00896B57"/>
    <w:rsid w:val="0089715E"/>
    <w:rsid w:val="00897D54"/>
    <w:rsid w:val="008A0089"/>
    <w:rsid w:val="008A0914"/>
    <w:rsid w:val="008A0F83"/>
    <w:rsid w:val="008A0FC3"/>
    <w:rsid w:val="008A266D"/>
    <w:rsid w:val="008A29CD"/>
    <w:rsid w:val="008A3476"/>
    <w:rsid w:val="008A3B23"/>
    <w:rsid w:val="008A59C1"/>
    <w:rsid w:val="008A61BC"/>
    <w:rsid w:val="008A6D3B"/>
    <w:rsid w:val="008A78FF"/>
    <w:rsid w:val="008B1062"/>
    <w:rsid w:val="008B188A"/>
    <w:rsid w:val="008B1E27"/>
    <w:rsid w:val="008B40D2"/>
    <w:rsid w:val="008B4458"/>
    <w:rsid w:val="008B4B53"/>
    <w:rsid w:val="008B51A8"/>
    <w:rsid w:val="008B556B"/>
    <w:rsid w:val="008B5B65"/>
    <w:rsid w:val="008B6090"/>
    <w:rsid w:val="008B63C2"/>
    <w:rsid w:val="008B64C5"/>
    <w:rsid w:val="008B6524"/>
    <w:rsid w:val="008B66B7"/>
    <w:rsid w:val="008B66D5"/>
    <w:rsid w:val="008B6DB3"/>
    <w:rsid w:val="008C0AE9"/>
    <w:rsid w:val="008C193F"/>
    <w:rsid w:val="008C2D60"/>
    <w:rsid w:val="008C3301"/>
    <w:rsid w:val="008C385C"/>
    <w:rsid w:val="008C3DF7"/>
    <w:rsid w:val="008C47F2"/>
    <w:rsid w:val="008C4CC3"/>
    <w:rsid w:val="008C5C3D"/>
    <w:rsid w:val="008C666C"/>
    <w:rsid w:val="008C68CB"/>
    <w:rsid w:val="008C69D8"/>
    <w:rsid w:val="008D057E"/>
    <w:rsid w:val="008D0B80"/>
    <w:rsid w:val="008D0BEC"/>
    <w:rsid w:val="008D0C14"/>
    <w:rsid w:val="008D0D78"/>
    <w:rsid w:val="008D1057"/>
    <w:rsid w:val="008D1276"/>
    <w:rsid w:val="008D31F7"/>
    <w:rsid w:val="008D3C94"/>
    <w:rsid w:val="008D4D34"/>
    <w:rsid w:val="008D73B2"/>
    <w:rsid w:val="008E0271"/>
    <w:rsid w:val="008E10E2"/>
    <w:rsid w:val="008E2438"/>
    <w:rsid w:val="008E2A02"/>
    <w:rsid w:val="008E2F4C"/>
    <w:rsid w:val="008E38FD"/>
    <w:rsid w:val="008E39AB"/>
    <w:rsid w:val="008E3BE6"/>
    <w:rsid w:val="008E4630"/>
    <w:rsid w:val="008E4BCD"/>
    <w:rsid w:val="008E5433"/>
    <w:rsid w:val="008E5BE3"/>
    <w:rsid w:val="008E6D24"/>
    <w:rsid w:val="008E788F"/>
    <w:rsid w:val="008E7E9D"/>
    <w:rsid w:val="008F2171"/>
    <w:rsid w:val="008F2D64"/>
    <w:rsid w:val="008F338C"/>
    <w:rsid w:val="008F35D5"/>
    <w:rsid w:val="008F3E26"/>
    <w:rsid w:val="008F4CBE"/>
    <w:rsid w:val="008F4CC3"/>
    <w:rsid w:val="008F6FD1"/>
    <w:rsid w:val="00900189"/>
    <w:rsid w:val="00900E58"/>
    <w:rsid w:val="009016C7"/>
    <w:rsid w:val="00902E9C"/>
    <w:rsid w:val="009031B4"/>
    <w:rsid w:val="009049C7"/>
    <w:rsid w:val="00904FEE"/>
    <w:rsid w:val="00905BF7"/>
    <w:rsid w:val="00906F8E"/>
    <w:rsid w:val="00907805"/>
    <w:rsid w:val="00910867"/>
    <w:rsid w:val="00910AE5"/>
    <w:rsid w:val="009114F3"/>
    <w:rsid w:val="00911776"/>
    <w:rsid w:val="00911D3A"/>
    <w:rsid w:val="00912D4A"/>
    <w:rsid w:val="00912F72"/>
    <w:rsid w:val="00913A4B"/>
    <w:rsid w:val="00914267"/>
    <w:rsid w:val="0091486F"/>
    <w:rsid w:val="00914A68"/>
    <w:rsid w:val="00914B05"/>
    <w:rsid w:val="00914D5E"/>
    <w:rsid w:val="009158F0"/>
    <w:rsid w:val="00915924"/>
    <w:rsid w:val="00915ACE"/>
    <w:rsid w:val="0091689D"/>
    <w:rsid w:val="009205CB"/>
    <w:rsid w:val="00920614"/>
    <w:rsid w:val="00920890"/>
    <w:rsid w:val="009210CE"/>
    <w:rsid w:val="0092121A"/>
    <w:rsid w:val="00921E5E"/>
    <w:rsid w:val="00922D8A"/>
    <w:rsid w:val="00922E8E"/>
    <w:rsid w:val="00923A14"/>
    <w:rsid w:val="0092514E"/>
    <w:rsid w:val="009255FE"/>
    <w:rsid w:val="00925723"/>
    <w:rsid w:val="00925A41"/>
    <w:rsid w:val="0092743D"/>
    <w:rsid w:val="00930217"/>
    <w:rsid w:val="00932A5C"/>
    <w:rsid w:val="00933693"/>
    <w:rsid w:val="009357EE"/>
    <w:rsid w:val="0093632C"/>
    <w:rsid w:val="0093700F"/>
    <w:rsid w:val="00940AE4"/>
    <w:rsid w:val="00940BD5"/>
    <w:rsid w:val="00941319"/>
    <w:rsid w:val="009419B9"/>
    <w:rsid w:val="0094221D"/>
    <w:rsid w:val="00942516"/>
    <w:rsid w:val="0094263E"/>
    <w:rsid w:val="00942E75"/>
    <w:rsid w:val="00942FEC"/>
    <w:rsid w:val="00943488"/>
    <w:rsid w:val="00943767"/>
    <w:rsid w:val="00943E11"/>
    <w:rsid w:val="00944146"/>
    <w:rsid w:val="00945BB8"/>
    <w:rsid w:val="00946292"/>
    <w:rsid w:val="00946A44"/>
    <w:rsid w:val="00951215"/>
    <w:rsid w:val="0095187C"/>
    <w:rsid w:val="00951D18"/>
    <w:rsid w:val="0095239B"/>
    <w:rsid w:val="00952964"/>
    <w:rsid w:val="009529CA"/>
    <w:rsid w:val="00953384"/>
    <w:rsid w:val="00953B82"/>
    <w:rsid w:val="00954F37"/>
    <w:rsid w:val="00955B93"/>
    <w:rsid w:val="00955F25"/>
    <w:rsid w:val="00957A25"/>
    <w:rsid w:val="00957CED"/>
    <w:rsid w:val="00960ED3"/>
    <w:rsid w:val="00961D44"/>
    <w:rsid w:val="009628C1"/>
    <w:rsid w:val="009628EF"/>
    <w:rsid w:val="00963130"/>
    <w:rsid w:val="00963250"/>
    <w:rsid w:val="00963665"/>
    <w:rsid w:val="009644C4"/>
    <w:rsid w:val="0096519D"/>
    <w:rsid w:val="00965CF6"/>
    <w:rsid w:val="00965D5F"/>
    <w:rsid w:val="0096620D"/>
    <w:rsid w:val="0096687A"/>
    <w:rsid w:val="009668EA"/>
    <w:rsid w:val="00966C62"/>
    <w:rsid w:val="00967122"/>
    <w:rsid w:val="00967457"/>
    <w:rsid w:val="009676F1"/>
    <w:rsid w:val="009700B9"/>
    <w:rsid w:val="00971528"/>
    <w:rsid w:val="0097152E"/>
    <w:rsid w:val="009717B7"/>
    <w:rsid w:val="00971BA8"/>
    <w:rsid w:val="00972810"/>
    <w:rsid w:val="009730F4"/>
    <w:rsid w:val="00973379"/>
    <w:rsid w:val="00974245"/>
    <w:rsid w:val="00975232"/>
    <w:rsid w:val="009752DE"/>
    <w:rsid w:val="009803A4"/>
    <w:rsid w:val="00980D33"/>
    <w:rsid w:val="00981917"/>
    <w:rsid w:val="00984709"/>
    <w:rsid w:val="00985030"/>
    <w:rsid w:val="009854B8"/>
    <w:rsid w:val="00985CDA"/>
    <w:rsid w:val="009863A8"/>
    <w:rsid w:val="00986BF4"/>
    <w:rsid w:val="00986CA9"/>
    <w:rsid w:val="009871D1"/>
    <w:rsid w:val="00987C83"/>
    <w:rsid w:val="00987E20"/>
    <w:rsid w:val="009901DC"/>
    <w:rsid w:val="009901FE"/>
    <w:rsid w:val="0099030D"/>
    <w:rsid w:val="00990AB9"/>
    <w:rsid w:val="00991052"/>
    <w:rsid w:val="00991C32"/>
    <w:rsid w:val="0099341C"/>
    <w:rsid w:val="00993F12"/>
    <w:rsid w:val="009950DB"/>
    <w:rsid w:val="0099514F"/>
    <w:rsid w:val="00995912"/>
    <w:rsid w:val="00996A1C"/>
    <w:rsid w:val="009A05CF"/>
    <w:rsid w:val="009A07B8"/>
    <w:rsid w:val="009A0ECB"/>
    <w:rsid w:val="009A1304"/>
    <w:rsid w:val="009A1513"/>
    <w:rsid w:val="009A2479"/>
    <w:rsid w:val="009A25FF"/>
    <w:rsid w:val="009A29C2"/>
    <w:rsid w:val="009A31E3"/>
    <w:rsid w:val="009A3933"/>
    <w:rsid w:val="009A3A86"/>
    <w:rsid w:val="009A4558"/>
    <w:rsid w:val="009A5544"/>
    <w:rsid w:val="009A59EC"/>
    <w:rsid w:val="009A6A08"/>
    <w:rsid w:val="009A6FCC"/>
    <w:rsid w:val="009A7D5B"/>
    <w:rsid w:val="009B01E8"/>
    <w:rsid w:val="009B1A36"/>
    <w:rsid w:val="009B2AC5"/>
    <w:rsid w:val="009B374F"/>
    <w:rsid w:val="009B41A7"/>
    <w:rsid w:val="009B66CC"/>
    <w:rsid w:val="009B6F25"/>
    <w:rsid w:val="009B7F9E"/>
    <w:rsid w:val="009C014D"/>
    <w:rsid w:val="009C1746"/>
    <w:rsid w:val="009C2580"/>
    <w:rsid w:val="009C2631"/>
    <w:rsid w:val="009C36DC"/>
    <w:rsid w:val="009C3AEA"/>
    <w:rsid w:val="009C543A"/>
    <w:rsid w:val="009C5C7B"/>
    <w:rsid w:val="009C6F55"/>
    <w:rsid w:val="009C7B05"/>
    <w:rsid w:val="009D0311"/>
    <w:rsid w:val="009D05A1"/>
    <w:rsid w:val="009D1188"/>
    <w:rsid w:val="009D1BAC"/>
    <w:rsid w:val="009D2896"/>
    <w:rsid w:val="009D2C0A"/>
    <w:rsid w:val="009D3BA3"/>
    <w:rsid w:val="009D6CB5"/>
    <w:rsid w:val="009D6FA1"/>
    <w:rsid w:val="009D7264"/>
    <w:rsid w:val="009D7FC5"/>
    <w:rsid w:val="009E1989"/>
    <w:rsid w:val="009E1B99"/>
    <w:rsid w:val="009E200E"/>
    <w:rsid w:val="009E2645"/>
    <w:rsid w:val="009E33F1"/>
    <w:rsid w:val="009E39C8"/>
    <w:rsid w:val="009E3EB1"/>
    <w:rsid w:val="009E4DEE"/>
    <w:rsid w:val="009E59C8"/>
    <w:rsid w:val="009E5FD5"/>
    <w:rsid w:val="009E6F72"/>
    <w:rsid w:val="009E77C8"/>
    <w:rsid w:val="009E7B5A"/>
    <w:rsid w:val="009E7F62"/>
    <w:rsid w:val="009F160A"/>
    <w:rsid w:val="009F205F"/>
    <w:rsid w:val="009F2EE8"/>
    <w:rsid w:val="009F3840"/>
    <w:rsid w:val="009F3C5D"/>
    <w:rsid w:val="009F4456"/>
    <w:rsid w:val="009F4544"/>
    <w:rsid w:val="009F6206"/>
    <w:rsid w:val="009F6857"/>
    <w:rsid w:val="009F6B48"/>
    <w:rsid w:val="009F6CD7"/>
    <w:rsid w:val="009F771C"/>
    <w:rsid w:val="00A01010"/>
    <w:rsid w:val="00A02136"/>
    <w:rsid w:val="00A021E2"/>
    <w:rsid w:val="00A02362"/>
    <w:rsid w:val="00A02566"/>
    <w:rsid w:val="00A02F93"/>
    <w:rsid w:val="00A03363"/>
    <w:rsid w:val="00A04CB1"/>
    <w:rsid w:val="00A05C6E"/>
    <w:rsid w:val="00A0616B"/>
    <w:rsid w:val="00A06C7D"/>
    <w:rsid w:val="00A06CCD"/>
    <w:rsid w:val="00A076C4"/>
    <w:rsid w:val="00A10751"/>
    <w:rsid w:val="00A10789"/>
    <w:rsid w:val="00A1087F"/>
    <w:rsid w:val="00A10C99"/>
    <w:rsid w:val="00A1112A"/>
    <w:rsid w:val="00A117D8"/>
    <w:rsid w:val="00A12393"/>
    <w:rsid w:val="00A12E6F"/>
    <w:rsid w:val="00A1559B"/>
    <w:rsid w:val="00A15E46"/>
    <w:rsid w:val="00A166B1"/>
    <w:rsid w:val="00A1703D"/>
    <w:rsid w:val="00A17520"/>
    <w:rsid w:val="00A1767B"/>
    <w:rsid w:val="00A177B9"/>
    <w:rsid w:val="00A17B92"/>
    <w:rsid w:val="00A20D15"/>
    <w:rsid w:val="00A20F09"/>
    <w:rsid w:val="00A20F67"/>
    <w:rsid w:val="00A21101"/>
    <w:rsid w:val="00A21982"/>
    <w:rsid w:val="00A22AA8"/>
    <w:rsid w:val="00A239B4"/>
    <w:rsid w:val="00A244CD"/>
    <w:rsid w:val="00A247DC"/>
    <w:rsid w:val="00A25516"/>
    <w:rsid w:val="00A25FF0"/>
    <w:rsid w:val="00A26A2C"/>
    <w:rsid w:val="00A26C42"/>
    <w:rsid w:val="00A309D1"/>
    <w:rsid w:val="00A3164B"/>
    <w:rsid w:val="00A32994"/>
    <w:rsid w:val="00A32B30"/>
    <w:rsid w:val="00A32CFF"/>
    <w:rsid w:val="00A36460"/>
    <w:rsid w:val="00A367F9"/>
    <w:rsid w:val="00A36960"/>
    <w:rsid w:val="00A36FE4"/>
    <w:rsid w:val="00A37AF2"/>
    <w:rsid w:val="00A4095A"/>
    <w:rsid w:val="00A40E0C"/>
    <w:rsid w:val="00A41A01"/>
    <w:rsid w:val="00A424B3"/>
    <w:rsid w:val="00A42EC3"/>
    <w:rsid w:val="00A430AA"/>
    <w:rsid w:val="00A431A6"/>
    <w:rsid w:val="00A438A9"/>
    <w:rsid w:val="00A43EF1"/>
    <w:rsid w:val="00A476DC"/>
    <w:rsid w:val="00A47A19"/>
    <w:rsid w:val="00A47E89"/>
    <w:rsid w:val="00A5348B"/>
    <w:rsid w:val="00A5473F"/>
    <w:rsid w:val="00A54825"/>
    <w:rsid w:val="00A57B4E"/>
    <w:rsid w:val="00A605AD"/>
    <w:rsid w:val="00A607C5"/>
    <w:rsid w:val="00A60EA9"/>
    <w:rsid w:val="00A626D2"/>
    <w:rsid w:val="00A626DF"/>
    <w:rsid w:val="00A62811"/>
    <w:rsid w:val="00A62A57"/>
    <w:rsid w:val="00A62E46"/>
    <w:rsid w:val="00A633F2"/>
    <w:rsid w:val="00A635E5"/>
    <w:rsid w:val="00A63799"/>
    <w:rsid w:val="00A64FB9"/>
    <w:rsid w:val="00A65D98"/>
    <w:rsid w:val="00A66236"/>
    <w:rsid w:val="00A664D0"/>
    <w:rsid w:val="00A67607"/>
    <w:rsid w:val="00A700C2"/>
    <w:rsid w:val="00A70782"/>
    <w:rsid w:val="00A70AF9"/>
    <w:rsid w:val="00A70EB1"/>
    <w:rsid w:val="00A721A0"/>
    <w:rsid w:val="00A722EA"/>
    <w:rsid w:val="00A72CDE"/>
    <w:rsid w:val="00A733AE"/>
    <w:rsid w:val="00A733B5"/>
    <w:rsid w:val="00A73E5A"/>
    <w:rsid w:val="00A75873"/>
    <w:rsid w:val="00A7623B"/>
    <w:rsid w:val="00A77C8D"/>
    <w:rsid w:val="00A825DB"/>
    <w:rsid w:val="00A82BA3"/>
    <w:rsid w:val="00A84CAD"/>
    <w:rsid w:val="00A862E4"/>
    <w:rsid w:val="00A8659D"/>
    <w:rsid w:val="00A87DDA"/>
    <w:rsid w:val="00A9043B"/>
    <w:rsid w:val="00A9274B"/>
    <w:rsid w:val="00A93056"/>
    <w:rsid w:val="00A930D8"/>
    <w:rsid w:val="00A931B7"/>
    <w:rsid w:val="00A9381B"/>
    <w:rsid w:val="00A93824"/>
    <w:rsid w:val="00A94A39"/>
    <w:rsid w:val="00A94FE8"/>
    <w:rsid w:val="00A96946"/>
    <w:rsid w:val="00A96FC5"/>
    <w:rsid w:val="00A97024"/>
    <w:rsid w:val="00A970E2"/>
    <w:rsid w:val="00AA0402"/>
    <w:rsid w:val="00AA055F"/>
    <w:rsid w:val="00AA0A97"/>
    <w:rsid w:val="00AA1568"/>
    <w:rsid w:val="00AA1940"/>
    <w:rsid w:val="00AA1E26"/>
    <w:rsid w:val="00AA2328"/>
    <w:rsid w:val="00AA25B2"/>
    <w:rsid w:val="00AA2E90"/>
    <w:rsid w:val="00AA3DFE"/>
    <w:rsid w:val="00AA4A02"/>
    <w:rsid w:val="00AA5CDF"/>
    <w:rsid w:val="00AA5DEA"/>
    <w:rsid w:val="00AA63BE"/>
    <w:rsid w:val="00AA6B2B"/>
    <w:rsid w:val="00AA7F73"/>
    <w:rsid w:val="00AB0DEE"/>
    <w:rsid w:val="00AB1557"/>
    <w:rsid w:val="00AB15B7"/>
    <w:rsid w:val="00AB16F2"/>
    <w:rsid w:val="00AB1866"/>
    <w:rsid w:val="00AB4C1B"/>
    <w:rsid w:val="00AB55AD"/>
    <w:rsid w:val="00AB573F"/>
    <w:rsid w:val="00AB5836"/>
    <w:rsid w:val="00AB5ED6"/>
    <w:rsid w:val="00AB6157"/>
    <w:rsid w:val="00AB6FB7"/>
    <w:rsid w:val="00AB75E8"/>
    <w:rsid w:val="00AC07A3"/>
    <w:rsid w:val="00AC0E2B"/>
    <w:rsid w:val="00AC1047"/>
    <w:rsid w:val="00AC12C7"/>
    <w:rsid w:val="00AC3058"/>
    <w:rsid w:val="00AC331C"/>
    <w:rsid w:val="00AC3C30"/>
    <w:rsid w:val="00AC3EA7"/>
    <w:rsid w:val="00AC6226"/>
    <w:rsid w:val="00AC6511"/>
    <w:rsid w:val="00AC7FBC"/>
    <w:rsid w:val="00AD055C"/>
    <w:rsid w:val="00AD08AD"/>
    <w:rsid w:val="00AD2649"/>
    <w:rsid w:val="00AD2AF5"/>
    <w:rsid w:val="00AD4116"/>
    <w:rsid w:val="00AD4B1A"/>
    <w:rsid w:val="00AD4B45"/>
    <w:rsid w:val="00AD77AE"/>
    <w:rsid w:val="00AD77DD"/>
    <w:rsid w:val="00AE0DD1"/>
    <w:rsid w:val="00AE2598"/>
    <w:rsid w:val="00AE3055"/>
    <w:rsid w:val="00AE312F"/>
    <w:rsid w:val="00AE3B03"/>
    <w:rsid w:val="00AE3F8D"/>
    <w:rsid w:val="00AE3FAA"/>
    <w:rsid w:val="00AE448E"/>
    <w:rsid w:val="00AE4C57"/>
    <w:rsid w:val="00AE549E"/>
    <w:rsid w:val="00AE5FAD"/>
    <w:rsid w:val="00AE7D77"/>
    <w:rsid w:val="00AF0636"/>
    <w:rsid w:val="00AF0976"/>
    <w:rsid w:val="00AF18A1"/>
    <w:rsid w:val="00AF22BB"/>
    <w:rsid w:val="00AF22FA"/>
    <w:rsid w:val="00AF2862"/>
    <w:rsid w:val="00AF2E68"/>
    <w:rsid w:val="00AF31B9"/>
    <w:rsid w:val="00AF3963"/>
    <w:rsid w:val="00AF4249"/>
    <w:rsid w:val="00AF59A3"/>
    <w:rsid w:val="00AF7458"/>
    <w:rsid w:val="00B00394"/>
    <w:rsid w:val="00B003B8"/>
    <w:rsid w:val="00B0149A"/>
    <w:rsid w:val="00B022AD"/>
    <w:rsid w:val="00B02671"/>
    <w:rsid w:val="00B02A0D"/>
    <w:rsid w:val="00B0304F"/>
    <w:rsid w:val="00B03916"/>
    <w:rsid w:val="00B044FF"/>
    <w:rsid w:val="00B04DE9"/>
    <w:rsid w:val="00B0524C"/>
    <w:rsid w:val="00B05EFF"/>
    <w:rsid w:val="00B07168"/>
    <w:rsid w:val="00B07645"/>
    <w:rsid w:val="00B10D63"/>
    <w:rsid w:val="00B10E7C"/>
    <w:rsid w:val="00B113DC"/>
    <w:rsid w:val="00B126E7"/>
    <w:rsid w:val="00B12C24"/>
    <w:rsid w:val="00B12EFA"/>
    <w:rsid w:val="00B15152"/>
    <w:rsid w:val="00B15731"/>
    <w:rsid w:val="00B16C46"/>
    <w:rsid w:val="00B16EC3"/>
    <w:rsid w:val="00B200F0"/>
    <w:rsid w:val="00B20475"/>
    <w:rsid w:val="00B20981"/>
    <w:rsid w:val="00B213EB"/>
    <w:rsid w:val="00B24B9A"/>
    <w:rsid w:val="00B25FC8"/>
    <w:rsid w:val="00B270B2"/>
    <w:rsid w:val="00B3083B"/>
    <w:rsid w:val="00B314E8"/>
    <w:rsid w:val="00B31F95"/>
    <w:rsid w:val="00B337DD"/>
    <w:rsid w:val="00B33C6D"/>
    <w:rsid w:val="00B3433E"/>
    <w:rsid w:val="00B36E22"/>
    <w:rsid w:val="00B37100"/>
    <w:rsid w:val="00B374C3"/>
    <w:rsid w:val="00B376E5"/>
    <w:rsid w:val="00B37DD3"/>
    <w:rsid w:val="00B40532"/>
    <w:rsid w:val="00B40592"/>
    <w:rsid w:val="00B405DC"/>
    <w:rsid w:val="00B40756"/>
    <w:rsid w:val="00B414A8"/>
    <w:rsid w:val="00B41572"/>
    <w:rsid w:val="00B415DB"/>
    <w:rsid w:val="00B41DA0"/>
    <w:rsid w:val="00B433A4"/>
    <w:rsid w:val="00B44574"/>
    <w:rsid w:val="00B446DE"/>
    <w:rsid w:val="00B44E4D"/>
    <w:rsid w:val="00B46631"/>
    <w:rsid w:val="00B46CBE"/>
    <w:rsid w:val="00B47620"/>
    <w:rsid w:val="00B477D9"/>
    <w:rsid w:val="00B47A70"/>
    <w:rsid w:val="00B47CDE"/>
    <w:rsid w:val="00B50707"/>
    <w:rsid w:val="00B51255"/>
    <w:rsid w:val="00B5130C"/>
    <w:rsid w:val="00B5269E"/>
    <w:rsid w:val="00B52759"/>
    <w:rsid w:val="00B532E9"/>
    <w:rsid w:val="00B5471F"/>
    <w:rsid w:val="00B56229"/>
    <w:rsid w:val="00B56CEF"/>
    <w:rsid w:val="00B5722A"/>
    <w:rsid w:val="00B57B88"/>
    <w:rsid w:val="00B60A03"/>
    <w:rsid w:val="00B61EC8"/>
    <w:rsid w:val="00B630B6"/>
    <w:rsid w:val="00B6339D"/>
    <w:rsid w:val="00B63C28"/>
    <w:rsid w:val="00B64EB8"/>
    <w:rsid w:val="00B7014A"/>
    <w:rsid w:val="00B702F5"/>
    <w:rsid w:val="00B70E16"/>
    <w:rsid w:val="00B714F2"/>
    <w:rsid w:val="00B7153F"/>
    <w:rsid w:val="00B71A0F"/>
    <w:rsid w:val="00B71EC9"/>
    <w:rsid w:val="00B723D6"/>
    <w:rsid w:val="00B726FC"/>
    <w:rsid w:val="00B72972"/>
    <w:rsid w:val="00B72F68"/>
    <w:rsid w:val="00B73BCF"/>
    <w:rsid w:val="00B757E8"/>
    <w:rsid w:val="00B758FB"/>
    <w:rsid w:val="00B75B66"/>
    <w:rsid w:val="00B75D65"/>
    <w:rsid w:val="00B76CAB"/>
    <w:rsid w:val="00B8039F"/>
    <w:rsid w:val="00B80BC3"/>
    <w:rsid w:val="00B81C48"/>
    <w:rsid w:val="00B81C77"/>
    <w:rsid w:val="00B826C5"/>
    <w:rsid w:val="00B83430"/>
    <w:rsid w:val="00B83B63"/>
    <w:rsid w:val="00B83C12"/>
    <w:rsid w:val="00B840B7"/>
    <w:rsid w:val="00B845C4"/>
    <w:rsid w:val="00B8605D"/>
    <w:rsid w:val="00B870F0"/>
    <w:rsid w:val="00B874B7"/>
    <w:rsid w:val="00B9057C"/>
    <w:rsid w:val="00B925C4"/>
    <w:rsid w:val="00B92C0B"/>
    <w:rsid w:val="00B9313F"/>
    <w:rsid w:val="00B93924"/>
    <w:rsid w:val="00B93A61"/>
    <w:rsid w:val="00B94E70"/>
    <w:rsid w:val="00B95DCD"/>
    <w:rsid w:val="00B96082"/>
    <w:rsid w:val="00B96590"/>
    <w:rsid w:val="00B96834"/>
    <w:rsid w:val="00B974BA"/>
    <w:rsid w:val="00BA09A3"/>
    <w:rsid w:val="00BA17C2"/>
    <w:rsid w:val="00BA6041"/>
    <w:rsid w:val="00BA73FD"/>
    <w:rsid w:val="00BA7B3A"/>
    <w:rsid w:val="00BB038F"/>
    <w:rsid w:val="00BB3702"/>
    <w:rsid w:val="00BB3D9D"/>
    <w:rsid w:val="00BB3FA4"/>
    <w:rsid w:val="00BB6777"/>
    <w:rsid w:val="00BB6CD4"/>
    <w:rsid w:val="00BB76DB"/>
    <w:rsid w:val="00BC0392"/>
    <w:rsid w:val="00BC03FC"/>
    <w:rsid w:val="00BC067D"/>
    <w:rsid w:val="00BC099B"/>
    <w:rsid w:val="00BC20C2"/>
    <w:rsid w:val="00BC4D5F"/>
    <w:rsid w:val="00BC63A0"/>
    <w:rsid w:val="00BC6413"/>
    <w:rsid w:val="00BC7534"/>
    <w:rsid w:val="00BC7720"/>
    <w:rsid w:val="00BD07A1"/>
    <w:rsid w:val="00BD09A4"/>
    <w:rsid w:val="00BD2C23"/>
    <w:rsid w:val="00BD436A"/>
    <w:rsid w:val="00BD5BBE"/>
    <w:rsid w:val="00BD5CF2"/>
    <w:rsid w:val="00BD609D"/>
    <w:rsid w:val="00BD670E"/>
    <w:rsid w:val="00BE0AF8"/>
    <w:rsid w:val="00BE101D"/>
    <w:rsid w:val="00BE1F60"/>
    <w:rsid w:val="00BE360D"/>
    <w:rsid w:val="00BE45BD"/>
    <w:rsid w:val="00BE5BC7"/>
    <w:rsid w:val="00BE62D7"/>
    <w:rsid w:val="00BE7C2F"/>
    <w:rsid w:val="00BF0CE6"/>
    <w:rsid w:val="00BF259E"/>
    <w:rsid w:val="00BF2C5C"/>
    <w:rsid w:val="00BF2C78"/>
    <w:rsid w:val="00BF30E5"/>
    <w:rsid w:val="00BF3B0B"/>
    <w:rsid w:val="00BF5279"/>
    <w:rsid w:val="00BF544F"/>
    <w:rsid w:val="00BF597A"/>
    <w:rsid w:val="00BF5A5F"/>
    <w:rsid w:val="00BF5B58"/>
    <w:rsid w:val="00BF6216"/>
    <w:rsid w:val="00BF637A"/>
    <w:rsid w:val="00BF7B2B"/>
    <w:rsid w:val="00BF7B59"/>
    <w:rsid w:val="00C041E9"/>
    <w:rsid w:val="00C0568F"/>
    <w:rsid w:val="00C05ACD"/>
    <w:rsid w:val="00C06523"/>
    <w:rsid w:val="00C071D3"/>
    <w:rsid w:val="00C0724A"/>
    <w:rsid w:val="00C105B9"/>
    <w:rsid w:val="00C111A2"/>
    <w:rsid w:val="00C11880"/>
    <w:rsid w:val="00C12EA2"/>
    <w:rsid w:val="00C155A0"/>
    <w:rsid w:val="00C15824"/>
    <w:rsid w:val="00C167B9"/>
    <w:rsid w:val="00C17215"/>
    <w:rsid w:val="00C1722D"/>
    <w:rsid w:val="00C208E8"/>
    <w:rsid w:val="00C20CB8"/>
    <w:rsid w:val="00C215D9"/>
    <w:rsid w:val="00C2309E"/>
    <w:rsid w:val="00C234D0"/>
    <w:rsid w:val="00C23747"/>
    <w:rsid w:val="00C2377F"/>
    <w:rsid w:val="00C243F7"/>
    <w:rsid w:val="00C24AF6"/>
    <w:rsid w:val="00C261E1"/>
    <w:rsid w:val="00C26512"/>
    <w:rsid w:val="00C27392"/>
    <w:rsid w:val="00C30032"/>
    <w:rsid w:val="00C308FB"/>
    <w:rsid w:val="00C312A9"/>
    <w:rsid w:val="00C31327"/>
    <w:rsid w:val="00C31819"/>
    <w:rsid w:val="00C31CC5"/>
    <w:rsid w:val="00C31F4D"/>
    <w:rsid w:val="00C32A6A"/>
    <w:rsid w:val="00C3306B"/>
    <w:rsid w:val="00C33A69"/>
    <w:rsid w:val="00C34E63"/>
    <w:rsid w:val="00C36A71"/>
    <w:rsid w:val="00C3729E"/>
    <w:rsid w:val="00C401FD"/>
    <w:rsid w:val="00C411C6"/>
    <w:rsid w:val="00C417C5"/>
    <w:rsid w:val="00C41DC5"/>
    <w:rsid w:val="00C425DF"/>
    <w:rsid w:val="00C4378F"/>
    <w:rsid w:val="00C43C85"/>
    <w:rsid w:val="00C44BC9"/>
    <w:rsid w:val="00C44C28"/>
    <w:rsid w:val="00C50C6D"/>
    <w:rsid w:val="00C5157D"/>
    <w:rsid w:val="00C51E94"/>
    <w:rsid w:val="00C52B61"/>
    <w:rsid w:val="00C52BA6"/>
    <w:rsid w:val="00C5309A"/>
    <w:rsid w:val="00C544C6"/>
    <w:rsid w:val="00C5458C"/>
    <w:rsid w:val="00C54B79"/>
    <w:rsid w:val="00C54CF6"/>
    <w:rsid w:val="00C55481"/>
    <w:rsid w:val="00C562A6"/>
    <w:rsid w:val="00C56AFE"/>
    <w:rsid w:val="00C57F02"/>
    <w:rsid w:val="00C60101"/>
    <w:rsid w:val="00C60CC6"/>
    <w:rsid w:val="00C6193C"/>
    <w:rsid w:val="00C6199B"/>
    <w:rsid w:val="00C62865"/>
    <w:rsid w:val="00C62E27"/>
    <w:rsid w:val="00C6451B"/>
    <w:rsid w:val="00C64E83"/>
    <w:rsid w:val="00C6512E"/>
    <w:rsid w:val="00C65212"/>
    <w:rsid w:val="00C65969"/>
    <w:rsid w:val="00C66CB3"/>
    <w:rsid w:val="00C67FC4"/>
    <w:rsid w:val="00C7006B"/>
    <w:rsid w:val="00C70AFA"/>
    <w:rsid w:val="00C71698"/>
    <w:rsid w:val="00C71A60"/>
    <w:rsid w:val="00C7403B"/>
    <w:rsid w:val="00C74205"/>
    <w:rsid w:val="00C753C0"/>
    <w:rsid w:val="00C75692"/>
    <w:rsid w:val="00C7580B"/>
    <w:rsid w:val="00C758D6"/>
    <w:rsid w:val="00C75B14"/>
    <w:rsid w:val="00C75C7E"/>
    <w:rsid w:val="00C76273"/>
    <w:rsid w:val="00C76532"/>
    <w:rsid w:val="00C7675E"/>
    <w:rsid w:val="00C7711B"/>
    <w:rsid w:val="00C77741"/>
    <w:rsid w:val="00C77807"/>
    <w:rsid w:val="00C77A3A"/>
    <w:rsid w:val="00C80A8E"/>
    <w:rsid w:val="00C80DE1"/>
    <w:rsid w:val="00C816BA"/>
    <w:rsid w:val="00C81C6C"/>
    <w:rsid w:val="00C824E0"/>
    <w:rsid w:val="00C83EA1"/>
    <w:rsid w:val="00C83F43"/>
    <w:rsid w:val="00C847D5"/>
    <w:rsid w:val="00C855AE"/>
    <w:rsid w:val="00C858E6"/>
    <w:rsid w:val="00C85AD9"/>
    <w:rsid w:val="00C86B4B"/>
    <w:rsid w:val="00C86C59"/>
    <w:rsid w:val="00C92BAC"/>
    <w:rsid w:val="00C92F3B"/>
    <w:rsid w:val="00C933F9"/>
    <w:rsid w:val="00C93613"/>
    <w:rsid w:val="00C937C0"/>
    <w:rsid w:val="00C9381A"/>
    <w:rsid w:val="00C9386F"/>
    <w:rsid w:val="00C957BD"/>
    <w:rsid w:val="00C965D7"/>
    <w:rsid w:val="00C96AA0"/>
    <w:rsid w:val="00C96FA3"/>
    <w:rsid w:val="00C9706B"/>
    <w:rsid w:val="00C97F76"/>
    <w:rsid w:val="00CA0EB5"/>
    <w:rsid w:val="00CA187F"/>
    <w:rsid w:val="00CA1AB5"/>
    <w:rsid w:val="00CA333C"/>
    <w:rsid w:val="00CA4950"/>
    <w:rsid w:val="00CA4CBA"/>
    <w:rsid w:val="00CA4D2A"/>
    <w:rsid w:val="00CA4F92"/>
    <w:rsid w:val="00CA5CC4"/>
    <w:rsid w:val="00CA6113"/>
    <w:rsid w:val="00CA6B6D"/>
    <w:rsid w:val="00CA6F45"/>
    <w:rsid w:val="00CA73D5"/>
    <w:rsid w:val="00CA765B"/>
    <w:rsid w:val="00CA7B79"/>
    <w:rsid w:val="00CB04EF"/>
    <w:rsid w:val="00CB0592"/>
    <w:rsid w:val="00CB13D9"/>
    <w:rsid w:val="00CB2224"/>
    <w:rsid w:val="00CB376C"/>
    <w:rsid w:val="00CB3D19"/>
    <w:rsid w:val="00CB41B7"/>
    <w:rsid w:val="00CB4597"/>
    <w:rsid w:val="00CB4AF8"/>
    <w:rsid w:val="00CB621B"/>
    <w:rsid w:val="00CB7659"/>
    <w:rsid w:val="00CB7D04"/>
    <w:rsid w:val="00CC0161"/>
    <w:rsid w:val="00CC097F"/>
    <w:rsid w:val="00CC0F19"/>
    <w:rsid w:val="00CC3A8C"/>
    <w:rsid w:val="00CC3F5D"/>
    <w:rsid w:val="00CC4325"/>
    <w:rsid w:val="00CC47A0"/>
    <w:rsid w:val="00CC4AB4"/>
    <w:rsid w:val="00CC4BD7"/>
    <w:rsid w:val="00CC4C3F"/>
    <w:rsid w:val="00CC5327"/>
    <w:rsid w:val="00CC54B8"/>
    <w:rsid w:val="00CC5B75"/>
    <w:rsid w:val="00CC7790"/>
    <w:rsid w:val="00CD0759"/>
    <w:rsid w:val="00CD0F8E"/>
    <w:rsid w:val="00CD32B7"/>
    <w:rsid w:val="00CD4AF9"/>
    <w:rsid w:val="00CD56DE"/>
    <w:rsid w:val="00CD591B"/>
    <w:rsid w:val="00CD596B"/>
    <w:rsid w:val="00CD76BB"/>
    <w:rsid w:val="00CE002B"/>
    <w:rsid w:val="00CE05B9"/>
    <w:rsid w:val="00CE0626"/>
    <w:rsid w:val="00CE0738"/>
    <w:rsid w:val="00CE23D7"/>
    <w:rsid w:val="00CE3054"/>
    <w:rsid w:val="00CE3227"/>
    <w:rsid w:val="00CE33F6"/>
    <w:rsid w:val="00CE3885"/>
    <w:rsid w:val="00CE39B2"/>
    <w:rsid w:val="00CE3A78"/>
    <w:rsid w:val="00CE521A"/>
    <w:rsid w:val="00CE5C01"/>
    <w:rsid w:val="00CE60B8"/>
    <w:rsid w:val="00CE653A"/>
    <w:rsid w:val="00CF1ACD"/>
    <w:rsid w:val="00CF255A"/>
    <w:rsid w:val="00CF2726"/>
    <w:rsid w:val="00CF2B77"/>
    <w:rsid w:val="00CF4A7A"/>
    <w:rsid w:val="00CF4E74"/>
    <w:rsid w:val="00CF535A"/>
    <w:rsid w:val="00CF621C"/>
    <w:rsid w:val="00CF6D1A"/>
    <w:rsid w:val="00CF6EB5"/>
    <w:rsid w:val="00D01C24"/>
    <w:rsid w:val="00D01CBD"/>
    <w:rsid w:val="00D02600"/>
    <w:rsid w:val="00D02C31"/>
    <w:rsid w:val="00D03D16"/>
    <w:rsid w:val="00D0443D"/>
    <w:rsid w:val="00D07145"/>
    <w:rsid w:val="00D074EE"/>
    <w:rsid w:val="00D07FCD"/>
    <w:rsid w:val="00D1018C"/>
    <w:rsid w:val="00D10F7C"/>
    <w:rsid w:val="00D11344"/>
    <w:rsid w:val="00D115BE"/>
    <w:rsid w:val="00D11ABA"/>
    <w:rsid w:val="00D127BD"/>
    <w:rsid w:val="00D12E17"/>
    <w:rsid w:val="00D131D1"/>
    <w:rsid w:val="00D142B6"/>
    <w:rsid w:val="00D143D7"/>
    <w:rsid w:val="00D15AE3"/>
    <w:rsid w:val="00D1709D"/>
    <w:rsid w:val="00D20262"/>
    <w:rsid w:val="00D211AB"/>
    <w:rsid w:val="00D2141C"/>
    <w:rsid w:val="00D21843"/>
    <w:rsid w:val="00D2223B"/>
    <w:rsid w:val="00D23528"/>
    <w:rsid w:val="00D237D6"/>
    <w:rsid w:val="00D25068"/>
    <w:rsid w:val="00D2515C"/>
    <w:rsid w:val="00D25954"/>
    <w:rsid w:val="00D25ED5"/>
    <w:rsid w:val="00D266B8"/>
    <w:rsid w:val="00D270EF"/>
    <w:rsid w:val="00D305F7"/>
    <w:rsid w:val="00D30A2F"/>
    <w:rsid w:val="00D30B4F"/>
    <w:rsid w:val="00D30BD3"/>
    <w:rsid w:val="00D30F4C"/>
    <w:rsid w:val="00D316CB"/>
    <w:rsid w:val="00D31FBB"/>
    <w:rsid w:val="00D31FE1"/>
    <w:rsid w:val="00D321E9"/>
    <w:rsid w:val="00D32739"/>
    <w:rsid w:val="00D330E5"/>
    <w:rsid w:val="00D33356"/>
    <w:rsid w:val="00D339D3"/>
    <w:rsid w:val="00D34592"/>
    <w:rsid w:val="00D4069C"/>
    <w:rsid w:val="00D41BC6"/>
    <w:rsid w:val="00D421FA"/>
    <w:rsid w:val="00D42D89"/>
    <w:rsid w:val="00D42E4D"/>
    <w:rsid w:val="00D43BCF"/>
    <w:rsid w:val="00D46275"/>
    <w:rsid w:val="00D47238"/>
    <w:rsid w:val="00D5011F"/>
    <w:rsid w:val="00D50FA6"/>
    <w:rsid w:val="00D53484"/>
    <w:rsid w:val="00D53647"/>
    <w:rsid w:val="00D53B60"/>
    <w:rsid w:val="00D53E14"/>
    <w:rsid w:val="00D5428C"/>
    <w:rsid w:val="00D548A4"/>
    <w:rsid w:val="00D54C90"/>
    <w:rsid w:val="00D56BFC"/>
    <w:rsid w:val="00D5702F"/>
    <w:rsid w:val="00D5714D"/>
    <w:rsid w:val="00D601E0"/>
    <w:rsid w:val="00D6174D"/>
    <w:rsid w:val="00D61D56"/>
    <w:rsid w:val="00D621BC"/>
    <w:rsid w:val="00D62241"/>
    <w:rsid w:val="00D6298F"/>
    <w:rsid w:val="00D63605"/>
    <w:rsid w:val="00D64A97"/>
    <w:rsid w:val="00D65CA9"/>
    <w:rsid w:val="00D65FCF"/>
    <w:rsid w:val="00D66245"/>
    <w:rsid w:val="00D66512"/>
    <w:rsid w:val="00D66A53"/>
    <w:rsid w:val="00D670A4"/>
    <w:rsid w:val="00D707D2"/>
    <w:rsid w:val="00D7254B"/>
    <w:rsid w:val="00D72A62"/>
    <w:rsid w:val="00D735D2"/>
    <w:rsid w:val="00D742BE"/>
    <w:rsid w:val="00D75274"/>
    <w:rsid w:val="00D75DF1"/>
    <w:rsid w:val="00D80CDE"/>
    <w:rsid w:val="00D8118F"/>
    <w:rsid w:val="00D812B8"/>
    <w:rsid w:val="00D8164F"/>
    <w:rsid w:val="00D81AC3"/>
    <w:rsid w:val="00D82143"/>
    <w:rsid w:val="00D82FF8"/>
    <w:rsid w:val="00D839DB"/>
    <w:rsid w:val="00D84242"/>
    <w:rsid w:val="00D84324"/>
    <w:rsid w:val="00D8456A"/>
    <w:rsid w:val="00D85512"/>
    <w:rsid w:val="00D86953"/>
    <w:rsid w:val="00D869B3"/>
    <w:rsid w:val="00D86B25"/>
    <w:rsid w:val="00D90BF1"/>
    <w:rsid w:val="00D91FBE"/>
    <w:rsid w:val="00D92AC9"/>
    <w:rsid w:val="00D92B27"/>
    <w:rsid w:val="00D93711"/>
    <w:rsid w:val="00D94CA4"/>
    <w:rsid w:val="00D94DC3"/>
    <w:rsid w:val="00D96DC6"/>
    <w:rsid w:val="00DA0F64"/>
    <w:rsid w:val="00DA2E81"/>
    <w:rsid w:val="00DA33CC"/>
    <w:rsid w:val="00DA3687"/>
    <w:rsid w:val="00DA45C2"/>
    <w:rsid w:val="00DA4746"/>
    <w:rsid w:val="00DA4D66"/>
    <w:rsid w:val="00DA5CA5"/>
    <w:rsid w:val="00DA6EA3"/>
    <w:rsid w:val="00DA775B"/>
    <w:rsid w:val="00DB0A32"/>
    <w:rsid w:val="00DB0BBF"/>
    <w:rsid w:val="00DB203A"/>
    <w:rsid w:val="00DB3B88"/>
    <w:rsid w:val="00DB3D0F"/>
    <w:rsid w:val="00DB446A"/>
    <w:rsid w:val="00DB46BE"/>
    <w:rsid w:val="00DB4D6A"/>
    <w:rsid w:val="00DB500A"/>
    <w:rsid w:val="00DB6328"/>
    <w:rsid w:val="00DB6930"/>
    <w:rsid w:val="00DB6F8B"/>
    <w:rsid w:val="00DB7F2E"/>
    <w:rsid w:val="00DC0D78"/>
    <w:rsid w:val="00DC156E"/>
    <w:rsid w:val="00DC1BCF"/>
    <w:rsid w:val="00DC26B9"/>
    <w:rsid w:val="00DC2B6F"/>
    <w:rsid w:val="00DC3487"/>
    <w:rsid w:val="00DC3C0E"/>
    <w:rsid w:val="00DC4D73"/>
    <w:rsid w:val="00DC5A87"/>
    <w:rsid w:val="00DC7006"/>
    <w:rsid w:val="00DC732F"/>
    <w:rsid w:val="00DD0383"/>
    <w:rsid w:val="00DD0890"/>
    <w:rsid w:val="00DD14E8"/>
    <w:rsid w:val="00DD167A"/>
    <w:rsid w:val="00DD2F74"/>
    <w:rsid w:val="00DD4D13"/>
    <w:rsid w:val="00DD4D64"/>
    <w:rsid w:val="00DD5993"/>
    <w:rsid w:val="00DD66E4"/>
    <w:rsid w:val="00DD770C"/>
    <w:rsid w:val="00DD771A"/>
    <w:rsid w:val="00DE0A8F"/>
    <w:rsid w:val="00DE0AC8"/>
    <w:rsid w:val="00DE1E32"/>
    <w:rsid w:val="00DE22A2"/>
    <w:rsid w:val="00DE2543"/>
    <w:rsid w:val="00DE29A1"/>
    <w:rsid w:val="00DE2CE8"/>
    <w:rsid w:val="00DE4932"/>
    <w:rsid w:val="00DE53A5"/>
    <w:rsid w:val="00DE5626"/>
    <w:rsid w:val="00DE5E71"/>
    <w:rsid w:val="00DE6466"/>
    <w:rsid w:val="00DE6BD9"/>
    <w:rsid w:val="00DE6E9F"/>
    <w:rsid w:val="00DE7383"/>
    <w:rsid w:val="00DE7391"/>
    <w:rsid w:val="00DF0D3A"/>
    <w:rsid w:val="00DF0FD7"/>
    <w:rsid w:val="00DF133C"/>
    <w:rsid w:val="00DF1544"/>
    <w:rsid w:val="00DF186D"/>
    <w:rsid w:val="00DF208E"/>
    <w:rsid w:val="00DF2734"/>
    <w:rsid w:val="00DF2C1B"/>
    <w:rsid w:val="00DF2FD4"/>
    <w:rsid w:val="00DF3A23"/>
    <w:rsid w:val="00DF3AB2"/>
    <w:rsid w:val="00DF42A3"/>
    <w:rsid w:val="00DF4B64"/>
    <w:rsid w:val="00DF4E01"/>
    <w:rsid w:val="00DF61E1"/>
    <w:rsid w:val="00DF629F"/>
    <w:rsid w:val="00DF7C52"/>
    <w:rsid w:val="00DF7DD6"/>
    <w:rsid w:val="00E0002B"/>
    <w:rsid w:val="00E015DF"/>
    <w:rsid w:val="00E01630"/>
    <w:rsid w:val="00E02277"/>
    <w:rsid w:val="00E0308B"/>
    <w:rsid w:val="00E0344D"/>
    <w:rsid w:val="00E04D6E"/>
    <w:rsid w:val="00E04D81"/>
    <w:rsid w:val="00E057AB"/>
    <w:rsid w:val="00E070ED"/>
    <w:rsid w:val="00E0727D"/>
    <w:rsid w:val="00E07E95"/>
    <w:rsid w:val="00E1033E"/>
    <w:rsid w:val="00E1057C"/>
    <w:rsid w:val="00E10A96"/>
    <w:rsid w:val="00E1161C"/>
    <w:rsid w:val="00E13707"/>
    <w:rsid w:val="00E13C81"/>
    <w:rsid w:val="00E14060"/>
    <w:rsid w:val="00E14C37"/>
    <w:rsid w:val="00E14F3D"/>
    <w:rsid w:val="00E16028"/>
    <w:rsid w:val="00E16EB5"/>
    <w:rsid w:val="00E17E94"/>
    <w:rsid w:val="00E203E3"/>
    <w:rsid w:val="00E20422"/>
    <w:rsid w:val="00E20F77"/>
    <w:rsid w:val="00E2144A"/>
    <w:rsid w:val="00E228C9"/>
    <w:rsid w:val="00E22E33"/>
    <w:rsid w:val="00E24218"/>
    <w:rsid w:val="00E25101"/>
    <w:rsid w:val="00E2626B"/>
    <w:rsid w:val="00E262D0"/>
    <w:rsid w:val="00E26327"/>
    <w:rsid w:val="00E26B3F"/>
    <w:rsid w:val="00E30862"/>
    <w:rsid w:val="00E308FB"/>
    <w:rsid w:val="00E30FCB"/>
    <w:rsid w:val="00E32153"/>
    <w:rsid w:val="00E3236F"/>
    <w:rsid w:val="00E334F7"/>
    <w:rsid w:val="00E34132"/>
    <w:rsid w:val="00E34B0F"/>
    <w:rsid w:val="00E3513C"/>
    <w:rsid w:val="00E35CF2"/>
    <w:rsid w:val="00E36394"/>
    <w:rsid w:val="00E36F79"/>
    <w:rsid w:val="00E4057B"/>
    <w:rsid w:val="00E40589"/>
    <w:rsid w:val="00E41DBF"/>
    <w:rsid w:val="00E422D3"/>
    <w:rsid w:val="00E43F53"/>
    <w:rsid w:val="00E44EDD"/>
    <w:rsid w:val="00E457B7"/>
    <w:rsid w:val="00E45C22"/>
    <w:rsid w:val="00E45C97"/>
    <w:rsid w:val="00E468BA"/>
    <w:rsid w:val="00E47591"/>
    <w:rsid w:val="00E47F33"/>
    <w:rsid w:val="00E50A43"/>
    <w:rsid w:val="00E515EB"/>
    <w:rsid w:val="00E51CA9"/>
    <w:rsid w:val="00E52A8F"/>
    <w:rsid w:val="00E52CF7"/>
    <w:rsid w:val="00E52ED5"/>
    <w:rsid w:val="00E54298"/>
    <w:rsid w:val="00E54614"/>
    <w:rsid w:val="00E54EED"/>
    <w:rsid w:val="00E55173"/>
    <w:rsid w:val="00E563B4"/>
    <w:rsid w:val="00E5670B"/>
    <w:rsid w:val="00E57096"/>
    <w:rsid w:val="00E57AF7"/>
    <w:rsid w:val="00E6035B"/>
    <w:rsid w:val="00E619A9"/>
    <w:rsid w:val="00E6270F"/>
    <w:rsid w:val="00E64052"/>
    <w:rsid w:val="00E655FB"/>
    <w:rsid w:val="00E65885"/>
    <w:rsid w:val="00E661F2"/>
    <w:rsid w:val="00E66273"/>
    <w:rsid w:val="00E66647"/>
    <w:rsid w:val="00E666D0"/>
    <w:rsid w:val="00E7070D"/>
    <w:rsid w:val="00E71607"/>
    <w:rsid w:val="00E716D3"/>
    <w:rsid w:val="00E71BAF"/>
    <w:rsid w:val="00E71FAF"/>
    <w:rsid w:val="00E720DC"/>
    <w:rsid w:val="00E72368"/>
    <w:rsid w:val="00E72393"/>
    <w:rsid w:val="00E73F43"/>
    <w:rsid w:val="00E74A36"/>
    <w:rsid w:val="00E74BDA"/>
    <w:rsid w:val="00E74E19"/>
    <w:rsid w:val="00E75010"/>
    <w:rsid w:val="00E75664"/>
    <w:rsid w:val="00E758DA"/>
    <w:rsid w:val="00E759C5"/>
    <w:rsid w:val="00E75A00"/>
    <w:rsid w:val="00E7663D"/>
    <w:rsid w:val="00E77078"/>
    <w:rsid w:val="00E7735A"/>
    <w:rsid w:val="00E77CF0"/>
    <w:rsid w:val="00E80270"/>
    <w:rsid w:val="00E8183D"/>
    <w:rsid w:val="00E8277E"/>
    <w:rsid w:val="00E82866"/>
    <w:rsid w:val="00E82A81"/>
    <w:rsid w:val="00E82CD6"/>
    <w:rsid w:val="00E82E51"/>
    <w:rsid w:val="00E83508"/>
    <w:rsid w:val="00E84297"/>
    <w:rsid w:val="00E84461"/>
    <w:rsid w:val="00E84BFB"/>
    <w:rsid w:val="00E851EB"/>
    <w:rsid w:val="00E855DD"/>
    <w:rsid w:val="00E86807"/>
    <w:rsid w:val="00E902BE"/>
    <w:rsid w:val="00E9033E"/>
    <w:rsid w:val="00E9044F"/>
    <w:rsid w:val="00E91119"/>
    <w:rsid w:val="00E913FA"/>
    <w:rsid w:val="00E915DF"/>
    <w:rsid w:val="00E91BC7"/>
    <w:rsid w:val="00E91E88"/>
    <w:rsid w:val="00E92435"/>
    <w:rsid w:val="00E92B07"/>
    <w:rsid w:val="00E9380C"/>
    <w:rsid w:val="00E951C8"/>
    <w:rsid w:val="00E95C00"/>
    <w:rsid w:val="00E961AB"/>
    <w:rsid w:val="00E96A0F"/>
    <w:rsid w:val="00E96B1A"/>
    <w:rsid w:val="00E96D01"/>
    <w:rsid w:val="00EA03C3"/>
    <w:rsid w:val="00EA04EC"/>
    <w:rsid w:val="00EA19CC"/>
    <w:rsid w:val="00EA1B64"/>
    <w:rsid w:val="00EA232F"/>
    <w:rsid w:val="00EA2C51"/>
    <w:rsid w:val="00EA3657"/>
    <w:rsid w:val="00EA463D"/>
    <w:rsid w:val="00EA4CD3"/>
    <w:rsid w:val="00EA505B"/>
    <w:rsid w:val="00EA524D"/>
    <w:rsid w:val="00EA52ED"/>
    <w:rsid w:val="00EA5AC7"/>
    <w:rsid w:val="00EA7128"/>
    <w:rsid w:val="00EB05D5"/>
    <w:rsid w:val="00EB0A73"/>
    <w:rsid w:val="00EB0CA2"/>
    <w:rsid w:val="00EB1896"/>
    <w:rsid w:val="00EB3B32"/>
    <w:rsid w:val="00EB4820"/>
    <w:rsid w:val="00EB4FDA"/>
    <w:rsid w:val="00EB55CA"/>
    <w:rsid w:val="00EB567C"/>
    <w:rsid w:val="00EB5681"/>
    <w:rsid w:val="00EB5A3D"/>
    <w:rsid w:val="00EB61FD"/>
    <w:rsid w:val="00EB6807"/>
    <w:rsid w:val="00EB77E9"/>
    <w:rsid w:val="00EC08DA"/>
    <w:rsid w:val="00EC0F18"/>
    <w:rsid w:val="00EC1391"/>
    <w:rsid w:val="00EC2966"/>
    <w:rsid w:val="00EC3073"/>
    <w:rsid w:val="00EC366D"/>
    <w:rsid w:val="00EC3F02"/>
    <w:rsid w:val="00EC43DE"/>
    <w:rsid w:val="00EC4DF2"/>
    <w:rsid w:val="00EC59A5"/>
    <w:rsid w:val="00EC5DB7"/>
    <w:rsid w:val="00EC6CE7"/>
    <w:rsid w:val="00ED187C"/>
    <w:rsid w:val="00ED317E"/>
    <w:rsid w:val="00ED31DA"/>
    <w:rsid w:val="00ED3DEC"/>
    <w:rsid w:val="00ED412E"/>
    <w:rsid w:val="00ED4554"/>
    <w:rsid w:val="00ED4EBD"/>
    <w:rsid w:val="00ED64D2"/>
    <w:rsid w:val="00ED6961"/>
    <w:rsid w:val="00ED6E01"/>
    <w:rsid w:val="00ED6EFD"/>
    <w:rsid w:val="00EE0272"/>
    <w:rsid w:val="00EE0291"/>
    <w:rsid w:val="00EE04FE"/>
    <w:rsid w:val="00EE0BF1"/>
    <w:rsid w:val="00EE15A4"/>
    <w:rsid w:val="00EE1DDD"/>
    <w:rsid w:val="00EE20E5"/>
    <w:rsid w:val="00EE2C6A"/>
    <w:rsid w:val="00EE2FB1"/>
    <w:rsid w:val="00EE46E2"/>
    <w:rsid w:val="00EE46F6"/>
    <w:rsid w:val="00EE52FB"/>
    <w:rsid w:val="00EE5432"/>
    <w:rsid w:val="00EE641B"/>
    <w:rsid w:val="00EF0535"/>
    <w:rsid w:val="00EF0594"/>
    <w:rsid w:val="00EF0860"/>
    <w:rsid w:val="00EF111F"/>
    <w:rsid w:val="00EF1472"/>
    <w:rsid w:val="00EF2C2C"/>
    <w:rsid w:val="00EF2D50"/>
    <w:rsid w:val="00EF3D42"/>
    <w:rsid w:val="00EF3ED5"/>
    <w:rsid w:val="00EF43F2"/>
    <w:rsid w:val="00EF464C"/>
    <w:rsid w:val="00EF512A"/>
    <w:rsid w:val="00EF60D6"/>
    <w:rsid w:val="00F0173D"/>
    <w:rsid w:val="00F02078"/>
    <w:rsid w:val="00F02408"/>
    <w:rsid w:val="00F02635"/>
    <w:rsid w:val="00F027F8"/>
    <w:rsid w:val="00F0358B"/>
    <w:rsid w:val="00F0473D"/>
    <w:rsid w:val="00F04938"/>
    <w:rsid w:val="00F049FC"/>
    <w:rsid w:val="00F05AEC"/>
    <w:rsid w:val="00F05CEA"/>
    <w:rsid w:val="00F06A05"/>
    <w:rsid w:val="00F0704C"/>
    <w:rsid w:val="00F0717A"/>
    <w:rsid w:val="00F07476"/>
    <w:rsid w:val="00F077F7"/>
    <w:rsid w:val="00F10049"/>
    <w:rsid w:val="00F1125B"/>
    <w:rsid w:val="00F119D0"/>
    <w:rsid w:val="00F11A46"/>
    <w:rsid w:val="00F1245F"/>
    <w:rsid w:val="00F12C5D"/>
    <w:rsid w:val="00F13116"/>
    <w:rsid w:val="00F140E3"/>
    <w:rsid w:val="00F14D5F"/>
    <w:rsid w:val="00F150E4"/>
    <w:rsid w:val="00F15359"/>
    <w:rsid w:val="00F16D85"/>
    <w:rsid w:val="00F175E5"/>
    <w:rsid w:val="00F17918"/>
    <w:rsid w:val="00F202D6"/>
    <w:rsid w:val="00F21068"/>
    <w:rsid w:val="00F214EF"/>
    <w:rsid w:val="00F21672"/>
    <w:rsid w:val="00F21A3E"/>
    <w:rsid w:val="00F21D21"/>
    <w:rsid w:val="00F231ED"/>
    <w:rsid w:val="00F23B19"/>
    <w:rsid w:val="00F23B89"/>
    <w:rsid w:val="00F23C34"/>
    <w:rsid w:val="00F24102"/>
    <w:rsid w:val="00F25345"/>
    <w:rsid w:val="00F2637B"/>
    <w:rsid w:val="00F31D3B"/>
    <w:rsid w:val="00F322B7"/>
    <w:rsid w:val="00F3423D"/>
    <w:rsid w:val="00F34330"/>
    <w:rsid w:val="00F34594"/>
    <w:rsid w:val="00F34906"/>
    <w:rsid w:val="00F3549D"/>
    <w:rsid w:val="00F365C2"/>
    <w:rsid w:val="00F37257"/>
    <w:rsid w:val="00F3734D"/>
    <w:rsid w:val="00F37619"/>
    <w:rsid w:val="00F37AEA"/>
    <w:rsid w:val="00F37B76"/>
    <w:rsid w:val="00F40984"/>
    <w:rsid w:val="00F430C7"/>
    <w:rsid w:val="00F43BA3"/>
    <w:rsid w:val="00F44A0E"/>
    <w:rsid w:val="00F44BD5"/>
    <w:rsid w:val="00F46987"/>
    <w:rsid w:val="00F47978"/>
    <w:rsid w:val="00F47D60"/>
    <w:rsid w:val="00F5013F"/>
    <w:rsid w:val="00F50798"/>
    <w:rsid w:val="00F50E25"/>
    <w:rsid w:val="00F5281B"/>
    <w:rsid w:val="00F53422"/>
    <w:rsid w:val="00F53537"/>
    <w:rsid w:val="00F53E9D"/>
    <w:rsid w:val="00F543CD"/>
    <w:rsid w:val="00F54429"/>
    <w:rsid w:val="00F54791"/>
    <w:rsid w:val="00F551C3"/>
    <w:rsid w:val="00F55435"/>
    <w:rsid w:val="00F557B3"/>
    <w:rsid w:val="00F55A39"/>
    <w:rsid w:val="00F567A2"/>
    <w:rsid w:val="00F56CFE"/>
    <w:rsid w:val="00F57488"/>
    <w:rsid w:val="00F6095C"/>
    <w:rsid w:val="00F61DEC"/>
    <w:rsid w:val="00F624CE"/>
    <w:rsid w:val="00F62729"/>
    <w:rsid w:val="00F62BE7"/>
    <w:rsid w:val="00F63EEB"/>
    <w:rsid w:val="00F6479C"/>
    <w:rsid w:val="00F654C7"/>
    <w:rsid w:val="00F655A3"/>
    <w:rsid w:val="00F6578B"/>
    <w:rsid w:val="00F65CE8"/>
    <w:rsid w:val="00F661DA"/>
    <w:rsid w:val="00F662CF"/>
    <w:rsid w:val="00F666A9"/>
    <w:rsid w:val="00F66B9A"/>
    <w:rsid w:val="00F67144"/>
    <w:rsid w:val="00F6726A"/>
    <w:rsid w:val="00F674FB"/>
    <w:rsid w:val="00F70153"/>
    <w:rsid w:val="00F7041D"/>
    <w:rsid w:val="00F71ED6"/>
    <w:rsid w:val="00F724E0"/>
    <w:rsid w:val="00F738B5"/>
    <w:rsid w:val="00F73D0F"/>
    <w:rsid w:val="00F73F4B"/>
    <w:rsid w:val="00F7493F"/>
    <w:rsid w:val="00F75617"/>
    <w:rsid w:val="00F761F2"/>
    <w:rsid w:val="00F76287"/>
    <w:rsid w:val="00F77179"/>
    <w:rsid w:val="00F7773B"/>
    <w:rsid w:val="00F77FFA"/>
    <w:rsid w:val="00F81E2D"/>
    <w:rsid w:val="00F82A74"/>
    <w:rsid w:val="00F83434"/>
    <w:rsid w:val="00F84044"/>
    <w:rsid w:val="00F8446C"/>
    <w:rsid w:val="00F8451E"/>
    <w:rsid w:val="00F84A56"/>
    <w:rsid w:val="00F87502"/>
    <w:rsid w:val="00F90278"/>
    <w:rsid w:val="00F91912"/>
    <w:rsid w:val="00F928F8"/>
    <w:rsid w:val="00F9340D"/>
    <w:rsid w:val="00F93A3F"/>
    <w:rsid w:val="00F93A9D"/>
    <w:rsid w:val="00F9410A"/>
    <w:rsid w:val="00F94139"/>
    <w:rsid w:val="00F95119"/>
    <w:rsid w:val="00F95981"/>
    <w:rsid w:val="00F95C7E"/>
    <w:rsid w:val="00F96B72"/>
    <w:rsid w:val="00F96CFD"/>
    <w:rsid w:val="00FA0AF0"/>
    <w:rsid w:val="00FA0B5C"/>
    <w:rsid w:val="00FA1B4F"/>
    <w:rsid w:val="00FA51FF"/>
    <w:rsid w:val="00FA559D"/>
    <w:rsid w:val="00FA568F"/>
    <w:rsid w:val="00FA714D"/>
    <w:rsid w:val="00FB0631"/>
    <w:rsid w:val="00FB2264"/>
    <w:rsid w:val="00FB2CE6"/>
    <w:rsid w:val="00FB303F"/>
    <w:rsid w:val="00FB586B"/>
    <w:rsid w:val="00FB68B6"/>
    <w:rsid w:val="00FB70DA"/>
    <w:rsid w:val="00FB786B"/>
    <w:rsid w:val="00FC1DBF"/>
    <w:rsid w:val="00FC22D1"/>
    <w:rsid w:val="00FC27AD"/>
    <w:rsid w:val="00FC323A"/>
    <w:rsid w:val="00FC4BA7"/>
    <w:rsid w:val="00FC522F"/>
    <w:rsid w:val="00FC5CA8"/>
    <w:rsid w:val="00FC5D9E"/>
    <w:rsid w:val="00FC63DE"/>
    <w:rsid w:val="00FC650B"/>
    <w:rsid w:val="00FC79C6"/>
    <w:rsid w:val="00FD127C"/>
    <w:rsid w:val="00FD1B62"/>
    <w:rsid w:val="00FD2338"/>
    <w:rsid w:val="00FD2C12"/>
    <w:rsid w:val="00FD39E7"/>
    <w:rsid w:val="00FD3A5D"/>
    <w:rsid w:val="00FD5401"/>
    <w:rsid w:val="00FD55CA"/>
    <w:rsid w:val="00FD5A5E"/>
    <w:rsid w:val="00FD5E71"/>
    <w:rsid w:val="00FD62B3"/>
    <w:rsid w:val="00FD7AF0"/>
    <w:rsid w:val="00FE0DF4"/>
    <w:rsid w:val="00FE1776"/>
    <w:rsid w:val="00FE2BA0"/>
    <w:rsid w:val="00FE30FB"/>
    <w:rsid w:val="00FE457D"/>
    <w:rsid w:val="00FE4623"/>
    <w:rsid w:val="00FE4A15"/>
    <w:rsid w:val="00FE5579"/>
    <w:rsid w:val="00FE5A20"/>
    <w:rsid w:val="00FE5DD9"/>
    <w:rsid w:val="00FE5E82"/>
    <w:rsid w:val="00FE774D"/>
    <w:rsid w:val="00FE7EBB"/>
    <w:rsid w:val="00FE7FA7"/>
    <w:rsid w:val="00FF010B"/>
    <w:rsid w:val="00FF09B6"/>
    <w:rsid w:val="00FF1B3C"/>
    <w:rsid w:val="00FF22C3"/>
    <w:rsid w:val="00FF275F"/>
    <w:rsid w:val="00FF4D9F"/>
    <w:rsid w:val="00FF4FAE"/>
    <w:rsid w:val="00FF65FB"/>
    <w:rsid w:val="00FF692A"/>
    <w:rsid w:val="00FF6F79"/>
    <w:rsid w:val="00FF7C75"/>
    <w:rsid w:val="00FF7D64"/>
    <w:rsid w:val="00FF7E9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290">
      <o:colormru v:ext="edit" colors="#418cbf,#6799c8"/>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qFormat="1"/>
    <w:lsdException w:name="toc 3" w:uiPriority="39" w:qFormat="1"/>
    <w:lsdException w:name="toc 4" w:uiPriority="39" w:qFormat="1"/>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qFormat="1"/>
    <w:lsdException w:name="List Number" w:unhideWhenUsed="0"/>
    <w:lsdException w:name="List 4" w:unhideWhenUsed="0"/>
    <w:lsdException w:name="List 5" w:unhideWhenUsed="0"/>
    <w:lsdException w:name="Title" w:semiHidden="0" w:unhideWhenUsed="0" w:qFormat="1"/>
    <w:lsdException w:name="Default Paragraph Font" w:uiPriority="1"/>
    <w:lsdException w:name="Subtitle" w:unhideWhenUsed="0" w:qFormat="1"/>
    <w:lsdException w:name="Salutation" w:unhideWhenUsed="0"/>
    <w:lsdException w:name="Date" w:unhideWhenUsed="0"/>
    <w:lsdException w:name="Body Text First Indent" w:unhideWhenUsed="0"/>
    <w:lsdException w:name="Hyperlink" w:uiPriority="99"/>
    <w:lsdException w:name="FollowedHyperlink" w:uiPriority="99"/>
    <w:lsdException w:name="Strong" w:unhideWhenUsed="0" w:qFormat="1"/>
    <w:lsdException w:name="Emphasis" w:uiPriority="20" w:unhideWhenUsed="0" w:qFormat="1"/>
    <w:lsdException w:name="Normal (Web)" w:uiPriority="99"/>
    <w:lsdException w:name="HTML Code" w:uiPriority="99"/>
    <w:lsdException w:name="HTML Typewriter"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uiPriority="34" w:unhideWhenUsed="0" w:qFormat="1"/>
    <w:lsdException w:name="Quote" w:uiPriority="29"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lsdException w:name="TOC Heading" w:uiPriority="39" w:qFormat="1"/>
  </w:latentStyles>
  <w:style w:type="paragraph" w:default="1" w:styleId="Normal">
    <w:name w:val="Normal"/>
    <w:qFormat/>
    <w:rsid w:val="00CC7790"/>
    <w:pPr>
      <w:spacing w:before="120" w:after="40" w:line="260" w:lineRule="atLeast"/>
      <w:ind w:left="720"/>
    </w:pPr>
    <w:rPr>
      <w:rFonts w:ascii="Arial" w:hAnsi="Arial"/>
      <w:sz w:val="22"/>
      <w:szCs w:val="24"/>
    </w:rPr>
  </w:style>
  <w:style w:type="paragraph" w:styleId="Heading1">
    <w:name w:val="heading 1"/>
    <w:basedOn w:val="Normal"/>
    <w:next w:val="body"/>
    <w:link w:val="Heading1Char"/>
    <w:qFormat/>
    <w:rsid w:val="00EF3D42"/>
    <w:pPr>
      <w:keepNext/>
      <w:numPr>
        <w:numId w:val="4"/>
      </w:numPr>
      <w:pBdr>
        <w:bottom w:val="single" w:sz="12" w:space="1" w:color="auto"/>
      </w:pBdr>
      <w:spacing w:after="480"/>
      <w:outlineLvl w:val="0"/>
    </w:pPr>
    <w:rPr>
      <w:sz w:val="44"/>
      <w:szCs w:val="40"/>
    </w:rPr>
  </w:style>
  <w:style w:type="paragraph" w:styleId="Heading2">
    <w:name w:val="heading 2"/>
    <w:basedOn w:val="Normal"/>
    <w:next w:val="body"/>
    <w:link w:val="Heading2Char"/>
    <w:qFormat/>
    <w:rsid w:val="00C76273"/>
    <w:pPr>
      <w:keepNext/>
      <w:numPr>
        <w:ilvl w:val="1"/>
        <w:numId w:val="4"/>
      </w:numPr>
      <w:spacing w:before="400" w:after="120"/>
      <w:outlineLvl w:val="1"/>
    </w:pPr>
    <w:rPr>
      <w:rFonts w:cs="Arial"/>
      <w:sz w:val="36"/>
      <w:szCs w:val="36"/>
    </w:rPr>
  </w:style>
  <w:style w:type="paragraph" w:styleId="Heading3">
    <w:name w:val="heading 3"/>
    <w:basedOn w:val="Normal"/>
    <w:next w:val="body"/>
    <w:link w:val="Heading3Char"/>
    <w:qFormat/>
    <w:rsid w:val="00C76273"/>
    <w:pPr>
      <w:keepNext/>
      <w:numPr>
        <w:ilvl w:val="2"/>
        <w:numId w:val="4"/>
      </w:numPr>
      <w:spacing w:before="360" w:after="120"/>
      <w:ind w:left="0"/>
      <w:outlineLvl w:val="2"/>
    </w:pPr>
    <w:rPr>
      <w:sz w:val="30"/>
      <w:szCs w:val="30"/>
    </w:rPr>
  </w:style>
  <w:style w:type="paragraph" w:styleId="Heading4">
    <w:name w:val="heading 4"/>
    <w:basedOn w:val="Normal"/>
    <w:next w:val="body"/>
    <w:link w:val="Heading4Char"/>
    <w:qFormat/>
    <w:rsid w:val="00C76273"/>
    <w:pPr>
      <w:keepNext/>
      <w:numPr>
        <w:ilvl w:val="3"/>
        <w:numId w:val="4"/>
      </w:numPr>
      <w:spacing w:before="360" w:after="120"/>
      <w:outlineLvl w:val="3"/>
    </w:pPr>
    <w:rPr>
      <w:sz w:val="26"/>
      <w:szCs w:val="26"/>
    </w:rPr>
  </w:style>
  <w:style w:type="paragraph" w:styleId="Heading5">
    <w:name w:val="heading 5"/>
    <w:basedOn w:val="Normal"/>
    <w:next w:val="body"/>
    <w:link w:val="Heading5Char"/>
    <w:qFormat/>
    <w:rsid w:val="00C76273"/>
    <w:pPr>
      <w:keepNext/>
      <w:numPr>
        <w:ilvl w:val="4"/>
        <w:numId w:val="4"/>
      </w:numPr>
      <w:spacing w:before="360" w:after="120"/>
      <w:outlineLvl w:val="4"/>
    </w:pPr>
    <w:rPr>
      <w:szCs w:val="22"/>
    </w:rPr>
  </w:style>
  <w:style w:type="paragraph" w:styleId="Heading6">
    <w:name w:val="heading 6"/>
    <w:basedOn w:val="Normal"/>
    <w:next w:val="body"/>
    <w:link w:val="Heading6Char"/>
    <w:qFormat/>
    <w:rsid w:val="00C76273"/>
    <w:pPr>
      <w:keepNext/>
      <w:numPr>
        <w:ilvl w:val="5"/>
        <w:numId w:val="4"/>
      </w:numPr>
      <w:spacing w:before="360" w:after="120"/>
      <w:outlineLvl w:val="5"/>
    </w:pPr>
    <w:rPr>
      <w:szCs w:val="22"/>
    </w:rPr>
  </w:style>
  <w:style w:type="paragraph" w:styleId="Heading7">
    <w:name w:val="heading 7"/>
    <w:basedOn w:val="Normal"/>
    <w:next w:val="body"/>
    <w:link w:val="Heading7Char"/>
    <w:qFormat/>
    <w:rsid w:val="00EF3D42"/>
    <w:pPr>
      <w:keepNext/>
      <w:numPr>
        <w:ilvl w:val="6"/>
        <w:numId w:val="4"/>
      </w:numPr>
      <w:pBdr>
        <w:bottom w:val="single" w:sz="12" w:space="1" w:color="auto"/>
      </w:pBdr>
      <w:spacing w:after="480"/>
      <w:outlineLvl w:val="6"/>
    </w:pPr>
    <w:rPr>
      <w:sz w:val="44"/>
      <w:szCs w:val="44"/>
    </w:rPr>
  </w:style>
  <w:style w:type="paragraph" w:styleId="Heading8">
    <w:name w:val="heading 8"/>
    <w:basedOn w:val="Heading2"/>
    <w:next w:val="body"/>
    <w:link w:val="Heading8Char"/>
    <w:qFormat/>
    <w:rsid w:val="00C76273"/>
    <w:pPr>
      <w:numPr>
        <w:ilvl w:val="7"/>
      </w:numPr>
      <w:outlineLvl w:val="7"/>
    </w:pPr>
  </w:style>
  <w:style w:type="paragraph" w:styleId="Heading9">
    <w:name w:val="heading 9"/>
    <w:basedOn w:val="Heading3"/>
    <w:next w:val="body"/>
    <w:link w:val="Heading9Char"/>
    <w:qFormat/>
    <w:rsid w:val="00C76273"/>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29271B"/>
    <w:rPr>
      <w:rFonts w:ascii="Arial" w:hAnsi="Arial" w:cs="Arial"/>
      <w:sz w:val="36"/>
      <w:szCs w:val="36"/>
    </w:rPr>
  </w:style>
  <w:style w:type="paragraph" w:styleId="Footer">
    <w:name w:val="footer"/>
    <w:basedOn w:val="Normal"/>
    <w:link w:val="FooterChar"/>
    <w:uiPriority w:val="99"/>
    <w:rsid w:val="00C31F4D"/>
    <w:pPr>
      <w:pBdr>
        <w:top w:val="single" w:sz="6" w:space="1" w:color="auto"/>
      </w:pBdr>
      <w:tabs>
        <w:tab w:val="center" w:pos="4320"/>
        <w:tab w:val="right" w:pos="9360"/>
      </w:tabs>
      <w:spacing w:line="240" w:lineRule="auto"/>
      <w:ind w:left="0"/>
    </w:pPr>
    <w:rPr>
      <w:rFonts w:cs="Arial"/>
      <w:bCs/>
      <w:sz w:val="14"/>
      <w:szCs w:val="16"/>
    </w:rPr>
  </w:style>
  <w:style w:type="paragraph" w:customStyle="1" w:styleId="tableentryc">
    <w:name w:val="table entry c"/>
    <w:basedOn w:val="Normal"/>
    <w:link w:val="tableentrycChar"/>
    <w:rsid w:val="00C76273"/>
    <w:pPr>
      <w:spacing w:before="40" w:line="240" w:lineRule="auto"/>
      <w:jc w:val="center"/>
    </w:pPr>
    <w:rPr>
      <w:sz w:val="18"/>
    </w:rPr>
  </w:style>
  <w:style w:type="paragraph" w:customStyle="1" w:styleId="tablespace">
    <w:name w:val="table space"/>
    <w:basedOn w:val="Normal"/>
    <w:link w:val="tablespaceChar"/>
    <w:rsid w:val="00C76273"/>
    <w:pPr>
      <w:spacing w:before="0" w:after="0" w:line="240" w:lineRule="auto"/>
    </w:pPr>
    <w:rPr>
      <w:sz w:val="12"/>
    </w:rPr>
  </w:style>
  <w:style w:type="paragraph" w:styleId="TOC1">
    <w:name w:val="toc 1"/>
    <w:basedOn w:val="body"/>
    <w:next w:val="Normal"/>
    <w:autoRedefine/>
    <w:uiPriority w:val="39"/>
    <w:rsid w:val="00C76273"/>
    <w:pPr>
      <w:keepNext/>
      <w:tabs>
        <w:tab w:val="right" w:leader="dot" w:pos="9360"/>
      </w:tabs>
      <w:spacing w:before="240" w:after="120"/>
      <w:ind w:left="1080" w:right="720" w:hanging="360"/>
    </w:pPr>
    <w:rPr>
      <w:b/>
      <w:bCs/>
      <w:noProof/>
      <w:sz w:val="24"/>
      <w:szCs w:val="22"/>
    </w:rPr>
  </w:style>
  <w:style w:type="paragraph" w:styleId="TOC2">
    <w:name w:val="toc 2"/>
    <w:basedOn w:val="TOC1"/>
    <w:next w:val="Normal"/>
    <w:autoRedefine/>
    <w:uiPriority w:val="39"/>
    <w:qFormat/>
    <w:rsid w:val="00C76273"/>
    <w:pPr>
      <w:keepNext w:val="0"/>
      <w:spacing w:before="40" w:after="40"/>
      <w:ind w:left="1296" w:hanging="216"/>
    </w:pPr>
    <w:rPr>
      <w:b w:val="0"/>
      <w:bCs w:val="0"/>
      <w:sz w:val="20"/>
    </w:rPr>
  </w:style>
  <w:style w:type="paragraph" w:styleId="TOC3">
    <w:name w:val="toc 3"/>
    <w:basedOn w:val="TOC2"/>
    <w:next w:val="Normal"/>
    <w:autoRedefine/>
    <w:uiPriority w:val="39"/>
    <w:qFormat/>
    <w:rsid w:val="00C76273"/>
    <w:pPr>
      <w:ind w:left="1669" w:hanging="229"/>
    </w:pPr>
    <w:rPr>
      <w:bCs/>
      <w:szCs w:val="24"/>
    </w:rPr>
  </w:style>
  <w:style w:type="paragraph" w:styleId="TOC4">
    <w:name w:val="toc 4"/>
    <w:basedOn w:val="TOC2"/>
    <w:next w:val="Normal"/>
    <w:autoRedefine/>
    <w:uiPriority w:val="39"/>
    <w:qFormat/>
    <w:rsid w:val="00C76273"/>
    <w:pPr>
      <w:ind w:left="2029" w:hanging="360"/>
    </w:pPr>
  </w:style>
  <w:style w:type="character" w:styleId="Hyperlink">
    <w:name w:val="Hyperlink"/>
    <w:basedOn w:val="DefaultParagraphFont"/>
    <w:uiPriority w:val="99"/>
    <w:rsid w:val="00C76273"/>
    <w:rPr>
      <w:color w:val="0000FF"/>
      <w:u w:val="single"/>
    </w:rPr>
  </w:style>
  <w:style w:type="paragraph" w:customStyle="1" w:styleId="License">
    <w:name w:val="License"/>
    <w:basedOn w:val="Normal"/>
    <w:rsid w:val="005B1C34"/>
    <w:pPr>
      <w:spacing w:line="240" w:lineRule="atLeast"/>
      <w:ind w:left="0"/>
    </w:pPr>
    <w:rPr>
      <w:rFonts w:cs="Arial"/>
      <w:sz w:val="18"/>
    </w:rPr>
  </w:style>
  <w:style w:type="paragraph" w:customStyle="1" w:styleId="tablefootnote">
    <w:name w:val="table footnote"/>
    <w:basedOn w:val="Normal"/>
    <w:link w:val="tablefootnoteChar"/>
    <w:rsid w:val="00C76273"/>
    <w:pPr>
      <w:spacing w:before="40" w:line="240" w:lineRule="auto"/>
    </w:pPr>
    <w:rPr>
      <w:sz w:val="16"/>
    </w:rPr>
  </w:style>
  <w:style w:type="paragraph" w:styleId="Caption">
    <w:name w:val="caption"/>
    <w:basedOn w:val="Normal"/>
    <w:next w:val="body"/>
    <w:link w:val="CaptionChar"/>
    <w:qFormat/>
    <w:rsid w:val="00C76273"/>
    <w:pPr>
      <w:spacing w:before="240" w:after="160" w:line="240" w:lineRule="auto"/>
    </w:pPr>
    <w:rPr>
      <w:b/>
      <w:bCs/>
    </w:rPr>
  </w:style>
  <w:style w:type="paragraph" w:customStyle="1" w:styleId="anchor">
    <w:name w:val="anchor"/>
    <w:basedOn w:val="Normal"/>
    <w:next w:val="body"/>
    <w:rsid w:val="00C76273"/>
    <w:pPr>
      <w:spacing w:before="240" w:after="240"/>
    </w:pPr>
    <w:rPr>
      <w:noProof/>
    </w:rPr>
  </w:style>
  <w:style w:type="character" w:styleId="CommentReference">
    <w:name w:val="annotation reference"/>
    <w:basedOn w:val="DefaultParagraphFont"/>
    <w:rsid w:val="00C76273"/>
    <w:rPr>
      <w:sz w:val="16"/>
      <w:szCs w:val="16"/>
    </w:rPr>
  </w:style>
  <w:style w:type="paragraph" w:styleId="CommentText">
    <w:name w:val="annotation text"/>
    <w:basedOn w:val="Normal"/>
    <w:link w:val="CommentTextChar"/>
    <w:rsid w:val="00C76273"/>
    <w:rPr>
      <w:rFonts w:ascii="Times" w:eastAsia="Times" w:hAnsi="Times"/>
      <w:sz w:val="20"/>
      <w:szCs w:val="20"/>
    </w:rPr>
  </w:style>
  <w:style w:type="paragraph" w:styleId="BalloonText">
    <w:name w:val="Balloon Text"/>
    <w:basedOn w:val="Normal"/>
    <w:link w:val="BalloonTextChar"/>
    <w:semiHidden/>
    <w:rsid w:val="00C76273"/>
    <w:rPr>
      <w:rFonts w:ascii="Tahoma" w:hAnsi="Tahoma" w:cs="Tahoma"/>
      <w:sz w:val="16"/>
      <w:szCs w:val="16"/>
    </w:rPr>
  </w:style>
  <w:style w:type="paragraph" w:customStyle="1" w:styleId="tablecode">
    <w:name w:val="table code"/>
    <w:basedOn w:val="Normal"/>
    <w:link w:val="tablecodeChar"/>
    <w:rsid w:val="00623FBC"/>
    <w:pPr>
      <w:tabs>
        <w:tab w:val="left" w:pos="720"/>
        <w:tab w:val="left" w:pos="1440"/>
        <w:tab w:val="left" w:pos="2160"/>
        <w:tab w:val="left" w:pos="2880"/>
        <w:tab w:val="left" w:pos="3600"/>
        <w:tab w:val="left" w:pos="4320"/>
        <w:tab w:val="left" w:pos="5040"/>
        <w:tab w:val="left" w:pos="5760"/>
        <w:tab w:val="left" w:pos="6480"/>
        <w:tab w:val="left" w:pos="7200"/>
      </w:tabs>
      <w:spacing w:before="0" w:after="0" w:line="240" w:lineRule="auto"/>
      <w:ind w:left="0"/>
    </w:pPr>
    <w:rPr>
      <w:rFonts w:ascii="Courier New" w:hAnsi="Courier New"/>
      <w:noProof/>
      <w:sz w:val="16"/>
      <w:szCs w:val="16"/>
    </w:rPr>
  </w:style>
  <w:style w:type="paragraph" w:customStyle="1" w:styleId="subhead">
    <w:name w:val="subhead"/>
    <w:basedOn w:val="Normal"/>
    <w:next w:val="body"/>
    <w:link w:val="subheadChar"/>
    <w:rsid w:val="00C76273"/>
    <w:pPr>
      <w:keepNext/>
      <w:spacing w:before="240" w:after="120"/>
    </w:pPr>
    <w:rPr>
      <w:b/>
      <w:szCs w:val="22"/>
    </w:rPr>
  </w:style>
  <w:style w:type="paragraph" w:customStyle="1" w:styleId="bulletlv3">
    <w:name w:val="bullet lv3"/>
    <w:basedOn w:val="Normal"/>
    <w:link w:val="bulletlv3Char"/>
    <w:rsid w:val="00C76273"/>
    <w:pPr>
      <w:numPr>
        <w:numId w:val="2"/>
      </w:numPr>
    </w:pPr>
  </w:style>
  <w:style w:type="paragraph" w:customStyle="1" w:styleId="code">
    <w:name w:val="code"/>
    <w:basedOn w:val="Normal"/>
    <w:link w:val="codeChar"/>
    <w:rsid w:val="00C76273"/>
    <w:pPr>
      <w:tabs>
        <w:tab w:val="left" w:pos="720"/>
        <w:tab w:val="left" w:pos="1440"/>
        <w:tab w:val="left" w:pos="2160"/>
        <w:tab w:val="left" w:pos="2880"/>
        <w:tab w:val="left" w:pos="3600"/>
        <w:tab w:val="left" w:pos="4320"/>
        <w:tab w:val="left" w:pos="5040"/>
        <w:tab w:val="left" w:pos="5760"/>
        <w:tab w:val="left" w:pos="6480"/>
        <w:tab w:val="left" w:pos="7200"/>
      </w:tabs>
      <w:spacing w:before="0" w:after="0" w:line="240" w:lineRule="atLeast"/>
    </w:pPr>
    <w:rPr>
      <w:rFonts w:ascii="Courier New" w:hAnsi="Courier New"/>
      <w:noProof/>
      <w:sz w:val="18"/>
    </w:rPr>
  </w:style>
  <w:style w:type="paragraph" w:customStyle="1" w:styleId="calloutreg8pt">
    <w:name w:val="callout_reg 8 pt"/>
    <w:basedOn w:val="Normal"/>
    <w:rsid w:val="00C76273"/>
    <w:pPr>
      <w:spacing w:before="0" w:after="0" w:line="240" w:lineRule="auto"/>
    </w:pPr>
    <w:rPr>
      <w:rFonts w:cs="Arial"/>
      <w:bCs/>
      <w:sz w:val="16"/>
      <w:szCs w:val="18"/>
    </w:rPr>
  </w:style>
  <w:style w:type="paragraph" w:customStyle="1" w:styleId="Draft">
    <w:name w:val="Draft"/>
    <w:basedOn w:val="Normal"/>
    <w:semiHidden/>
    <w:rsid w:val="00C76273"/>
    <w:rPr>
      <w:rFonts w:ascii="Arial Bold" w:eastAsia="Times" w:hAnsi="Arial Bold"/>
      <w:b/>
      <w:color w:val="C0C0C0"/>
      <w:sz w:val="96"/>
      <w:szCs w:val="20"/>
    </w:rPr>
  </w:style>
  <w:style w:type="character" w:styleId="FootnoteReference">
    <w:name w:val="footnote reference"/>
    <w:basedOn w:val="DefaultParagraphFont"/>
    <w:rsid w:val="00C76273"/>
    <w:rPr>
      <w:iCs/>
      <w:sz w:val="20"/>
      <w:szCs w:val="20"/>
      <w:vertAlign w:val="superscript"/>
    </w:rPr>
  </w:style>
  <w:style w:type="paragraph" w:styleId="FootnoteText">
    <w:name w:val="footnote text"/>
    <w:basedOn w:val="Normal"/>
    <w:link w:val="FootnoteTextChar"/>
    <w:rsid w:val="00C76273"/>
    <w:pPr>
      <w:keepLines/>
      <w:spacing w:before="60" w:after="60" w:line="240" w:lineRule="atLeast"/>
    </w:pPr>
    <w:rPr>
      <w:sz w:val="16"/>
    </w:rPr>
  </w:style>
  <w:style w:type="paragraph" w:customStyle="1" w:styleId="numbrdlist">
    <w:name w:val="numbrd list"/>
    <w:basedOn w:val="Normal"/>
    <w:rsid w:val="00C76273"/>
    <w:pPr>
      <w:numPr>
        <w:numId w:val="8"/>
      </w:numPr>
      <w:tabs>
        <w:tab w:val="decimal" w:pos="1440"/>
      </w:tabs>
    </w:pPr>
  </w:style>
  <w:style w:type="paragraph" w:customStyle="1" w:styleId="numbrdlist0">
    <w:name w:val="numbrd list +"/>
    <w:basedOn w:val="Normal"/>
    <w:rsid w:val="00C76273"/>
    <w:pPr>
      <w:numPr>
        <w:numId w:val="9"/>
      </w:numPr>
      <w:tabs>
        <w:tab w:val="left" w:pos="1440"/>
      </w:tabs>
    </w:pPr>
  </w:style>
  <w:style w:type="paragraph" w:customStyle="1" w:styleId="numbrdlist1">
    <w:name w:val="numbrd list ++"/>
    <w:basedOn w:val="Normal"/>
    <w:rsid w:val="00C76273"/>
    <w:pPr>
      <w:numPr>
        <w:numId w:val="10"/>
      </w:numPr>
    </w:pPr>
  </w:style>
  <w:style w:type="character" w:styleId="LineNumber">
    <w:name w:val="line number"/>
    <w:basedOn w:val="DefaultParagraphFont"/>
    <w:rsid w:val="00C76273"/>
    <w:rPr>
      <w:rFonts w:ascii="Arial" w:hAnsi="Arial"/>
      <w:sz w:val="12"/>
    </w:rPr>
  </w:style>
  <w:style w:type="paragraph" w:customStyle="1" w:styleId="calloutbold8pt">
    <w:name w:val="callout_bold 8 pt"/>
    <w:basedOn w:val="Normal"/>
    <w:rsid w:val="00C76273"/>
    <w:pPr>
      <w:spacing w:before="0" w:after="0" w:line="240" w:lineRule="auto"/>
    </w:pPr>
    <w:rPr>
      <w:rFonts w:cs="Arial"/>
      <w:b/>
      <w:bCs/>
      <w:sz w:val="16"/>
      <w:szCs w:val="18"/>
    </w:rPr>
  </w:style>
  <w:style w:type="paragraph" w:customStyle="1" w:styleId="tablebulletlvl2">
    <w:name w:val="table bullet lvl 2"/>
    <w:basedOn w:val="Normal"/>
    <w:rsid w:val="003A384D"/>
    <w:pPr>
      <w:numPr>
        <w:numId w:val="12"/>
      </w:numPr>
      <w:tabs>
        <w:tab w:val="left" w:pos="432"/>
      </w:tabs>
      <w:spacing w:before="20" w:after="0" w:line="180" w:lineRule="atLeast"/>
      <w:ind w:left="446" w:hanging="230"/>
    </w:pPr>
    <w:rPr>
      <w:sz w:val="18"/>
    </w:rPr>
  </w:style>
  <w:style w:type="paragraph" w:customStyle="1" w:styleId="proctextindent">
    <w:name w:val="proc text indent"/>
    <w:basedOn w:val="Normal"/>
    <w:rsid w:val="00C76273"/>
    <w:pPr>
      <w:ind w:left="1080"/>
    </w:pPr>
  </w:style>
  <w:style w:type="paragraph" w:customStyle="1" w:styleId="tableheadingc">
    <w:name w:val="table heading c"/>
    <w:basedOn w:val="Normal"/>
    <w:link w:val="tableheadingcChar"/>
    <w:rsid w:val="00C76273"/>
    <w:pPr>
      <w:keepNext/>
      <w:spacing w:before="60" w:after="60" w:line="240" w:lineRule="auto"/>
      <w:jc w:val="center"/>
    </w:pPr>
    <w:rPr>
      <w:b/>
      <w:bCs/>
      <w:sz w:val="18"/>
      <w:szCs w:val="18"/>
    </w:rPr>
  </w:style>
  <w:style w:type="paragraph" w:styleId="TOC7">
    <w:name w:val="toc 7"/>
    <w:basedOn w:val="Normal"/>
    <w:next w:val="Normal"/>
    <w:autoRedefine/>
    <w:uiPriority w:val="39"/>
    <w:rsid w:val="00C76273"/>
    <w:pPr>
      <w:tabs>
        <w:tab w:val="right" w:leader="dot" w:pos="9000"/>
      </w:tabs>
      <w:ind w:left="1320"/>
    </w:pPr>
    <w:rPr>
      <w:szCs w:val="22"/>
    </w:rPr>
  </w:style>
  <w:style w:type="paragraph" w:customStyle="1" w:styleId="bodytable">
    <w:name w:val="body_table"/>
    <w:basedOn w:val="Normal"/>
    <w:rsid w:val="00C76273"/>
    <w:pPr>
      <w:spacing w:before="60" w:after="60"/>
    </w:pPr>
  </w:style>
  <w:style w:type="paragraph" w:customStyle="1" w:styleId="bulletlv4">
    <w:name w:val="bullet lv4"/>
    <w:basedOn w:val="Normal"/>
    <w:link w:val="bulletlv4Char"/>
    <w:rsid w:val="00C76273"/>
    <w:pPr>
      <w:numPr>
        <w:numId w:val="3"/>
      </w:numPr>
    </w:pPr>
  </w:style>
  <w:style w:type="paragraph" w:customStyle="1" w:styleId="bulletlv1">
    <w:name w:val="bullet lv1"/>
    <w:basedOn w:val="Normal"/>
    <w:link w:val="bulletlv1Char"/>
    <w:rsid w:val="00C76273"/>
    <w:pPr>
      <w:numPr>
        <w:numId w:val="1"/>
      </w:numPr>
    </w:pPr>
    <w:rPr>
      <w:szCs w:val="20"/>
    </w:rPr>
  </w:style>
  <w:style w:type="paragraph" w:customStyle="1" w:styleId="figureanchor">
    <w:name w:val="figure anchor"/>
    <w:basedOn w:val="Normal"/>
    <w:next w:val="Caption"/>
    <w:rsid w:val="00C76273"/>
    <w:pPr>
      <w:keepNext/>
      <w:spacing w:before="360" w:after="120"/>
    </w:pPr>
    <w:rPr>
      <w:noProof/>
    </w:rPr>
  </w:style>
  <w:style w:type="paragraph" w:customStyle="1" w:styleId="body1">
    <w:name w:val="body1"/>
    <w:basedOn w:val="Normal"/>
    <w:rsid w:val="00C76273"/>
  </w:style>
  <w:style w:type="paragraph" w:customStyle="1" w:styleId="subheadindented">
    <w:name w:val="subhead_indented"/>
    <w:basedOn w:val="subhead"/>
    <w:next w:val="body1"/>
    <w:link w:val="subheadindentedChar"/>
    <w:rsid w:val="00C76273"/>
  </w:style>
  <w:style w:type="paragraph" w:customStyle="1" w:styleId="codeindented">
    <w:name w:val="code indented"/>
    <w:basedOn w:val="code"/>
    <w:link w:val="codeindentedChar"/>
    <w:rsid w:val="00C76273"/>
    <w:pPr>
      <w:tabs>
        <w:tab w:val="clear" w:pos="720"/>
      </w:tabs>
      <w:ind w:left="1440"/>
    </w:pPr>
  </w:style>
  <w:style w:type="character" w:customStyle="1" w:styleId="Bold">
    <w:name w:val="Bold"/>
    <w:rsid w:val="00C76273"/>
    <w:rPr>
      <w:b/>
      <w:bCs/>
      <w:color w:val="auto"/>
      <w:szCs w:val="20"/>
    </w:rPr>
  </w:style>
  <w:style w:type="character" w:customStyle="1" w:styleId="bluexrefs">
    <w:name w:val="blue_xrefs"/>
    <w:basedOn w:val="DefaultParagraphFont"/>
    <w:semiHidden/>
    <w:rsid w:val="00C76273"/>
    <w:rPr>
      <w:color w:val="0000FF"/>
    </w:rPr>
  </w:style>
  <w:style w:type="paragraph" w:customStyle="1" w:styleId="tableentry">
    <w:name w:val="table entry"/>
    <w:basedOn w:val="Normal"/>
    <w:link w:val="tableentryChar"/>
    <w:rsid w:val="00C76273"/>
    <w:pPr>
      <w:spacing w:before="40" w:line="240" w:lineRule="auto"/>
      <w:ind w:left="0"/>
    </w:pPr>
    <w:rPr>
      <w:rFonts w:cs="Arial"/>
      <w:sz w:val="18"/>
      <w:szCs w:val="20"/>
    </w:rPr>
  </w:style>
  <w:style w:type="character" w:customStyle="1" w:styleId="tableentryChar">
    <w:name w:val="table entry Char"/>
    <w:basedOn w:val="tableheadingChar"/>
    <w:link w:val="tableentry"/>
    <w:rsid w:val="0029271B"/>
    <w:rPr>
      <w:rFonts w:ascii="Arial" w:hAnsi="Arial" w:cs="Arial"/>
      <w:b/>
      <w:sz w:val="18"/>
    </w:rPr>
  </w:style>
  <w:style w:type="character" w:customStyle="1" w:styleId="tableheadingChar">
    <w:name w:val="table heading Char"/>
    <w:basedOn w:val="DefaultParagraphFont"/>
    <w:link w:val="tableheading"/>
    <w:rsid w:val="0029271B"/>
    <w:rPr>
      <w:rFonts w:ascii="Arial" w:hAnsi="Arial" w:cs="Arial"/>
      <w:b/>
      <w:sz w:val="18"/>
    </w:rPr>
  </w:style>
  <w:style w:type="paragraph" w:customStyle="1" w:styleId="tableheading">
    <w:name w:val="table heading"/>
    <w:basedOn w:val="Normal"/>
    <w:link w:val="tableheadingChar"/>
    <w:rsid w:val="00C76273"/>
    <w:pPr>
      <w:keepNext/>
      <w:spacing w:before="60" w:after="60" w:line="240" w:lineRule="auto"/>
      <w:ind w:left="0"/>
    </w:pPr>
    <w:rPr>
      <w:rFonts w:cs="Arial"/>
      <w:b/>
      <w:sz w:val="18"/>
      <w:szCs w:val="20"/>
    </w:rPr>
  </w:style>
  <w:style w:type="paragraph" w:customStyle="1" w:styleId="tablenumbrdlst">
    <w:name w:val="table_numbrdlst"/>
    <w:basedOn w:val="tableentry"/>
    <w:rsid w:val="00C76273"/>
    <w:pPr>
      <w:numPr>
        <w:numId w:val="13"/>
      </w:numPr>
      <w:spacing w:after="0"/>
    </w:pPr>
    <w:rPr>
      <w:rFonts w:cs="Times New Roman"/>
      <w:bCs/>
      <w:szCs w:val="18"/>
    </w:rPr>
  </w:style>
  <w:style w:type="paragraph" w:customStyle="1" w:styleId="body">
    <w:name w:val="body"/>
    <w:basedOn w:val="Normal"/>
    <w:link w:val="bodyChar"/>
    <w:uiPriority w:val="99"/>
    <w:qFormat/>
    <w:rsid w:val="00C76273"/>
    <w:rPr>
      <w:rFonts w:cs="Arial"/>
      <w:szCs w:val="20"/>
    </w:rPr>
  </w:style>
  <w:style w:type="paragraph" w:customStyle="1" w:styleId="bulletlv2">
    <w:name w:val="bullet lv2"/>
    <w:basedOn w:val="Normal"/>
    <w:link w:val="bulletlv2CharChar"/>
    <w:rsid w:val="00623FBC"/>
    <w:pPr>
      <w:numPr>
        <w:numId w:val="11"/>
      </w:numPr>
      <w:tabs>
        <w:tab w:val="left" w:pos="1440"/>
      </w:tabs>
      <w:spacing w:line="180" w:lineRule="atLeast"/>
      <w:ind w:left="1310" w:hanging="230"/>
    </w:pPr>
  </w:style>
  <w:style w:type="character" w:customStyle="1" w:styleId="bulletlv2CharChar">
    <w:name w:val="bullet lv2 Char Char"/>
    <w:basedOn w:val="DefaultParagraphFont"/>
    <w:link w:val="bulletlv2"/>
    <w:rsid w:val="00623FBC"/>
    <w:rPr>
      <w:rFonts w:ascii="Arial" w:hAnsi="Arial"/>
      <w:sz w:val="22"/>
      <w:szCs w:val="24"/>
    </w:rPr>
  </w:style>
  <w:style w:type="paragraph" w:customStyle="1" w:styleId="DocTitle">
    <w:name w:val="DocTitle"/>
    <w:basedOn w:val="Normal"/>
    <w:next w:val="DocSubtitle"/>
    <w:link w:val="DocTitleChar"/>
    <w:rsid w:val="00C76273"/>
    <w:pPr>
      <w:spacing w:before="1440" w:after="0"/>
      <w:ind w:left="0"/>
      <w:jc w:val="right"/>
    </w:pPr>
    <w:rPr>
      <w:rFonts w:cs="Arial"/>
      <w:b/>
      <w:i/>
      <w:sz w:val="48"/>
      <w:szCs w:val="48"/>
    </w:rPr>
  </w:style>
  <w:style w:type="character" w:customStyle="1" w:styleId="DocTitleChar">
    <w:name w:val="DocTitle Char"/>
    <w:basedOn w:val="DefaultParagraphFont"/>
    <w:link w:val="DocTitle"/>
    <w:rsid w:val="00CA4D2A"/>
    <w:rPr>
      <w:rFonts w:ascii="Arial" w:hAnsi="Arial" w:cs="Arial"/>
      <w:b/>
      <w:i/>
      <w:sz w:val="48"/>
      <w:szCs w:val="48"/>
    </w:rPr>
  </w:style>
  <w:style w:type="paragraph" w:styleId="Header">
    <w:name w:val="header"/>
    <w:basedOn w:val="Normal"/>
    <w:link w:val="HeaderChar"/>
    <w:uiPriority w:val="99"/>
    <w:rsid w:val="00C76273"/>
    <w:pPr>
      <w:pBdr>
        <w:bottom w:val="single" w:sz="8" w:space="1" w:color="auto"/>
      </w:pBdr>
      <w:tabs>
        <w:tab w:val="right" w:pos="9360"/>
      </w:tabs>
      <w:spacing w:before="240" w:after="360"/>
      <w:ind w:left="0"/>
    </w:pPr>
    <w:rPr>
      <w:rFonts w:cs="Arial"/>
      <w:sz w:val="18"/>
      <w:szCs w:val="20"/>
    </w:rPr>
  </w:style>
  <w:style w:type="paragraph" w:styleId="CommentSubject">
    <w:name w:val="annotation subject"/>
    <w:basedOn w:val="CommentText"/>
    <w:next w:val="CommentText"/>
    <w:link w:val="CommentSubjectChar"/>
    <w:semiHidden/>
    <w:rsid w:val="00C76273"/>
    <w:rPr>
      <w:rFonts w:ascii="Times New Roman" w:eastAsia="Times New Roman" w:hAnsi="Times New Roman"/>
      <w:b/>
      <w:bCs/>
    </w:rPr>
  </w:style>
  <w:style w:type="paragraph" w:styleId="DocumentMap">
    <w:name w:val="Document Map"/>
    <w:basedOn w:val="Normal"/>
    <w:link w:val="DocumentMapChar"/>
    <w:semiHidden/>
    <w:rsid w:val="00C76273"/>
    <w:pPr>
      <w:shd w:val="clear" w:color="auto" w:fill="000080"/>
    </w:pPr>
    <w:rPr>
      <w:rFonts w:ascii="Tahoma" w:hAnsi="Tahoma" w:cs="Tahoma"/>
      <w:sz w:val="20"/>
      <w:szCs w:val="20"/>
    </w:rPr>
  </w:style>
  <w:style w:type="paragraph" w:styleId="EndnoteText">
    <w:name w:val="endnote text"/>
    <w:basedOn w:val="Normal"/>
    <w:link w:val="EndnoteTextChar"/>
    <w:semiHidden/>
    <w:rsid w:val="00C76273"/>
    <w:rPr>
      <w:sz w:val="20"/>
      <w:szCs w:val="20"/>
    </w:rPr>
  </w:style>
  <w:style w:type="paragraph" w:customStyle="1" w:styleId="Headercoverpage">
    <w:name w:val="Header cover page"/>
    <w:basedOn w:val="Normal"/>
    <w:next w:val="body"/>
    <w:rsid w:val="00C76273"/>
    <w:pPr>
      <w:spacing w:before="720" w:after="0" w:line="240" w:lineRule="auto"/>
      <w:ind w:left="0"/>
    </w:pPr>
    <w:rPr>
      <w:noProof/>
      <w:sz w:val="40"/>
      <w:szCs w:val="48"/>
    </w:rPr>
  </w:style>
  <w:style w:type="character" w:customStyle="1" w:styleId="tablecodeChar">
    <w:name w:val="table code Char"/>
    <w:basedOn w:val="DefaultParagraphFont"/>
    <w:link w:val="tablecode"/>
    <w:rsid w:val="00623FBC"/>
    <w:rPr>
      <w:rFonts w:ascii="Courier New" w:hAnsi="Courier New"/>
      <w:noProof/>
      <w:sz w:val="16"/>
      <w:szCs w:val="16"/>
    </w:rPr>
  </w:style>
  <w:style w:type="paragraph" w:styleId="Index1">
    <w:name w:val="index 1"/>
    <w:basedOn w:val="Normal"/>
    <w:next w:val="Normal"/>
    <w:autoRedefine/>
    <w:semiHidden/>
    <w:rsid w:val="00C76273"/>
    <w:pPr>
      <w:spacing w:before="0" w:after="0" w:line="240" w:lineRule="atLeast"/>
      <w:ind w:left="216" w:hanging="216"/>
    </w:pPr>
    <w:rPr>
      <w:sz w:val="20"/>
    </w:rPr>
  </w:style>
  <w:style w:type="paragraph" w:styleId="Index2">
    <w:name w:val="index 2"/>
    <w:basedOn w:val="Normal"/>
    <w:next w:val="Normal"/>
    <w:autoRedefine/>
    <w:semiHidden/>
    <w:rsid w:val="00C76273"/>
    <w:pPr>
      <w:ind w:left="440" w:hanging="220"/>
    </w:pPr>
    <w:rPr>
      <w:sz w:val="20"/>
    </w:rPr>
  </w:style>
  <w:style w:type="paragraph" w:styleId="Index3">
    <w:name w:val="index 3"/>
    <w:basedOn w:val="Normal"/>
    <w:next w:val="Normal"/>
    <w:autoRedefine/>
    <w:semiHidden/>
    <w:rsid w:val="00C76273"/>
    <w:pPr>
      <w:ind w:left="660" w:hanging="220"/>
    </w:pPr>
    <w:rPr>
      <w:sz w:val="20"/>
    </w:rPr>
  </w:style>
  <w:style w:type="paragraph" w:styleId="Index4">
    <w:name w:val="index 4"/>
    <w:basedOn w:val="Normal"/>
    <w:next w:val="Normal"/>
    <w:autoRedefine/>
    <w:semiHidden/>
    <w:rsid w:val="00C76273"/>
    <w:pPr>
      <w:ind w:left="880" w:hanging="220"/>
    </w:pPr>
    <w:rPr>
      <w:sz w:val="20"/>
    </w:rPr>
  </w:style>
  <w:style w:type="paragraph" w:styleId="Index5">
    <w:name w:val="index 5"/>
    <w:basedOn w:val="Normal"/>
    <w:next w:val="Normal"/>
    <w:autoRedefine/>
    <w:semiHidden/>
    <w:rsid w:val="00C76273"/>
    <w:pPr>
      <w:ind w:left="1100" w:hanging="220"/>
    </w:pPr>
  </w:style>
  <w:style w:type="paragraph" w:styleId="Index6">
    <w:name w:val="index 6"/>
    <w:basedOn w:val="Normal"/>
    <w:next w:val="Normal"/>
    <w:autoRedefine/>
    <w:semiHidden/>
    <w:rsid w:val="00C76273"/>
    <w:pPr>
      <w:ind w:left="1320" w:hanging="220"/>
    </w:pPr>
  </w:style>
  <w:style w:type="paragraph" w:styleId="Index7">
    <w:name w:val="index 7"/>
    <w:basedOn w:val="Normal"/>
    <w:next w:val="Normal"/>
    <w:autoRedefine/>
    <w:semiHidden/>
    <w:rsid w:val="00C76273"/>
    <w:pPr>
      <w:ind w:left="1540" w:hanging="220"/>
    </w:pPr>
  </w:style>
  <w:style w:type="paragraph" w:styleId="Index8">
    <w:name w:val="index 8"/>
    <w:basedOn w:val="Normal"/>
    <w:next w:val="Normal"/>
    <w:autoRedefine/>
    <w:semiHidden/>
    <w:rsid w:val="00C76273"/>
    <w:pPr>
      <w:ind w:left="1760" w:hanging="220"/>
    </w:pPr>
  </w:style>
  <w:style w:type="paragraph" w:styleId="Index9">
    <w:name w:val="index 9"/>
    <w:basedOn w:val="Normal"/>
    <w:next w:val="Normal"/>
    <w:autoRedefine/>
    <w:semiHidden/>
    <w:rsid w:val="00C76273"/>
    <w:pPr>
      <w:ind w:left="1980" w:hanging="220"/>
    </w:pPr>
  </w:style>
  <w:style w:type="paragraph" w:styleId="IndexHeading">
    <w:name w:val="index heading"/>
    <w:basedOn w:val="Normal"/>
    <w:next w:val="Index1"/>
    <w:semiHidden/>
    <w:rsid w:val="00C76273"/>
    <w:pPr>
      <w:keepNext/>
      <w:spacing w:before="720" w:after="480"/>
    </w:pPr>
    <w:rPr>
      <w:rFonts w:cs="Arial"/>
      <w:b/>
      <w:bCs/>
      <w:sz w:val="44"/>
    </w:rPr>
  </w:style>
  <w:style w:type="paragraph" w:styleId="MacroText">
    <w:name w:val="macro"/>
    <w:link w:val="MacroTextChar"/>
    <w:semiHidden/>
    <w:rsid w:val="00C7627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TableofAuthorities">
    <w:name w:val="table of authorities"/>
    <w:basedOn w:val="Normal"/>
    <w:next w:val="Normal"/>
    <w:semiHidden/>
    <w:rsid w:val="00C76273"/>
    <w:pPr>
      <w:ind w:left="220" w:hanging="220"/>
    </w:pPr>
  </w:style>
  <w:style w:type="paragraph" w:styleId="TableofFigures">
    <w:name w:val="table of figures"/>
    <w:basedOn w:val="Normal"/>
    <w:next w:val="body"/>
    <w:uiPriority w:val="99"/>
    <w:qFormat/>
    <w:rsid w:val="00C76273"/>
    <w:pPr>
      <w:tabs>
        <w:tab w:val="right" w:leader="dot" w:pos="9360"/>
      </w:tabs>
      <w:spacing w:line="240" w:lineRule="auto"/>
      <w:ind w:left="1080" w:right="720" w:hanging="360"/>
    </w:pPr>
    <w:rPr>
      <w:noProof/>
      <w:sz w:val="20"/>
    </w:rPr>
  </w:style>
  <w:style w:type="table" w:styleId="TableClassic1">
    <w:name w:val="Table Classic 1"/>
    <w:basedOn w:val="TableNormal"/>
    <w:rsid w:val="00C76273"/>
    <w:pPr>
      <w:spacing w:before="120" w:after="40" w:line="28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HeadingTOC">
    <w:name w:val="Heading TOC"/>
    <w:basedOn w:val="Normal"/>
    <w:next w:val="body"/>
    <w:rsid w:val="00093BB8"/>
    <w:pPr>
      <w:pBdr>
        <w:bottom w:val="single" w:sz="12" w:space="1" w:color="auto"/>
      </w:pBdr>
      <w:spacing w:after="480"/>
      <w:ind w:left="0"/>
    </w:pPr>
    <w:rPr>
      <w:bCs/>
      <w:sz w:val="44"/>
      <w:szCs w:val="48"/>
    </w:rPr>
  </w:style>
  <w:style w:type="paragraph" w:styleId="TOC5">
    <w:name w:val="toc 5"/>
    <w:basedOn w:val="TOC2"/>
    <w:next w:val="Normal"/>
    <w:autoRedefine/>
    <w:uiPriority w:val="39"/>
    <w:rsid w:val="00C76273"/>
    <w:pPr>
      <w:tabs>
        <w:tab w:val="left" w:pos="2304"/>
      </w:tabs>
      <w:ind w:left="1800"/>
    </w:pPr>
  </w:style>
  <w:style w:type="paragraph" w:styleId="TOC6">
    <w:name w:val="toc 6"/>
    <w:basedOn w:val="Normal"/>
    <w:next w:val="Normal"/>
    <w:autoRedefine/>
    <w:uiPriority w:val="39"/>
    <w:rsid w:val="00C76273"/>
    <w:pPr>
      <w:tabs>
        <w:tab w:val="right" w:pos="9000"/>
      </w:tabs>
      <w:ind w:left="1094"/>
    </w:pPr>
    <w:rPr>
      <w:szCs w:val="22"/>
    </w:rPr>
  </w:style>
  <w:style w:type="paragraph" w:styleId="TOC8">
    <w:name w:val="toc 8"/>
    <w:basedOn w:val="Normal"/>
    <w:next w:val="Normal"/>
    <w:autoRedefine/>
    <w:uiPriority w:val="39"/>
    <w:rsid w:val="00C76273"/>
    <w:pPr>
      <w:tabs>
        <w:tab w:val="right" w:leader="dot" w:pos="9000"/>
      </w:tabs>
      <w:ind w:left="1540"/>
    </w:pPr>
    <w:rPr>
      <w:szCs w:val="22"/>
    </w:rPr>
  </w:style>
  <w:style w:type="paragraph" w:styleId="TOC9">
    <w:name w:val="toc 9"/>
    <w:basedOn w:val="Normal"/>
    <w:next w:val="Normal"/>
    <w:autoRedefine/>
    <w:uiPriority w:val="39"/>
    <w:rsid w:val="00C76273"/>
    <w:pPr>
      <w:tabs>
        <w:tab w:val="right" w:leader="dot" w:pos="9000"/>
      </w:tabs>
      <w:ind w:left="1760"/>
    </w:pPr>
    <w:rPr>
      <w:szCs w:val="22"/>
    </w:rPr>
  </w:style>
  <w:style w:type="paragraph" w:customStyle="1" w:styleId="body2">
    <w:name w:val="body2"/>
    <w:basedOn w:val="Normal"/>
    <w:rsid w:val="00C76273"/>
    <w:pPr>
      <w:ind w:left="1080"/>
    </w:pPr>
  </w:style>
  <w:style w:type="paragraph" w:customStyle="1" w:styleId="address">
    <w:name w:val="address"/>
    <w:basedOn w:val="Normal"/>
    <w:semiHidden/>
    <w:rsid w:val="00C76273"/>
    <w:pPr>
      <w:spacing w:before="0" w:after="0"/>
      <w:jc w:val="center"/>
    </w:pPr>
    <w:rPr>
      <w:sz w:val="20"/>
    </w:rPr>
  </w:style>
  <w:style w:type="paragraph" w:customStyle="1" w:styleId="DocSubtitle">
    <w:name w:val="DocSubtitle"/>
    <w:basedOn w:val="Normal"/>
    <w:next w:val="DCN"/>
    <w:rsid w:val="00C76273"/>
    <w:pPr>
      <w:ind w:left="0"/>
      <w:jc w:val="right"/>
    </w:pPr>
    <w:rPr>
      <w:i/>
      <w:sz w:val="36"/>
    </w:rPr>
  </w:style>
  <w:style w:type="paragraph" w:customStyle="1" w:styleId="notetext">
    <w:name w:val="note text"/>
    <w:basedOn w:val="Normal"/>
    <w:next w:val="notetextbody"/>
    <w:rsid w:val="00717A83"/>
    <w:pPr>
      <w:spacing w:before="100" w:after="0"/>
    </w:pPr>
    <w:rPr>
      <w:b/>
      <w:sz w:val="18"/>
      <w:szCs w:val="20"/>
    </w:rPr>
  </w:style>
  <w:style w:type="paragraph" w:customStyle="1" w:styleId="tablebulletlvl1">
    <w:name w:val="table bullet lvl 1"/>
    <w:basedOn w:val="tableentry"/>
    <w:rsid w:val="002E082B"/>
    <w:pPr>
      <w:numPr>
        <w:numId w:val="14"/>
      </w:numPr>
      <w:tabs>
        <w:tab w:val="clear" w:pos="360"/>
      </w:tabs>
      <w:spacing w:after="0" w:line="180" w:lineRule="atLeast"/>
      <w:ind w:left="245" w:hanging="245"/>
    </w:pPr>
    <w:rPr>
      <w:rFonts w:cs="Times New Roman"/>
    </w:rPr>
  </w:style>
  <w:style w:type="paragraph" w:customStyle="1" w:styleId="DCN">
    <w:name w:val="DCN"/>
    <w:basedOn w:val="Normal"/>
    <w:next w:val="body"/>
    <w:rsid w:val="00C76273"/>
    <w:pPr>
      <w:ind w:left="0"/>
      <w:jc w:val="right"/>
    </w:pPr>
    <w:rPr>
      <w:b/>
      <w:i/>
      <w:sz w:val="28"/>
      <w:szCs w:val="28"/>
    </w:rPr>
  </w:style>
  <w:style w:type="paragraph" w:customStyle="1" w:styleId="Footercover">
    <w:name w:val="Footer cover"/>
    <w:basedOn w:val="Footer"/>
    <w:rsid w:val="00A43EF1"/>
    <w:pPr>
      <w:pBdr>
        <w:top w:val="none" w:sz="0" w:space="0" w:color="auto"/>
      </w:pBdr>
      <w:spacing w:before="0" w:after="0" w:line="240" w:lineRule="atLeast"/>
      <w:jc w:val="center"/>
    </w:pPr>
    <w:rPr>
      <w:b/>
      <w:bCs w:val="0"/>
      <w:sz w:val="18"/>
    </w:rPr>
  </w:style>
  <w:style w:type="paragraph" w:customStyle="1" w:styleId="HeadingRevisionHistory">
    <w:name w:val="Heading Revision History"/>
    <w:basedOn w:val="Heading1"/>
    <w:next w:val="body"/>
    <w:semiHidden/>
    <w:rsid w:val="00C76273"/>
    <w:pPr>
      <w:numPr>
        <w:numId w:val="0"/>
      </w:numPr>
    </w:pPr>
    <w:rPr>
      <w:rFonts w:cs="Arial"/>
    </w:rPr>
  </w:style>
  <w:style w:type="paragraph" w:customStyle="1" w:styleId="procfigure">
    <w:name w:val="proc_figure"/>
    <w:basedOn w:val="Normal"/>
    <w:next w:val="proctext"/>
    <w:rsid w:val="00C76273"/>
    <w:pPr>
      <w:spacing w:before="240" w:after="240"/>
      <w:ind w:left="1080"/>
    </w:pPr>
    <w:rPr>
      <w:rFonts w:cs="Arial"/>
    </w:rPr>
  </w:style>
  <w:style w:type="paragraph" w:customStyle="1" w:styleId="proctitle">
    <w:name w:val="proc title"/>
    <w:basedOn w:val="Normal"/>
    <w:next w:val="proctext"/>
    <w:rsid w:val="00C76273"/>
    <w:pPr>
      <w:keepNext/>
      <w:keepLines/>
      <w:spacing w:before="240" w:after="120"/>
    </w:pPr>
    <w:rPr>
      <w:rFonts w:ascii="Arial Narrow" w:hAnsi="Arial Narrow"/>
      <w:b/>
      <w:bCs/>
      <w:sz w:val="26"/>
      <w:szCs w:val="22"/>
    </w:rPr>
  </w:style>
  <w:style w:type="paragraph" w:customStyle="1" w:styleId="Header1stpage">
    <w:name w:val="Header 1st page"/>
    <w:basedOn w:val="Normal"/>
    <w:rsid w:val="00C76273"/>
    <w:pPr>
      <w:spacing w:before="400" w:after="240"/>
      <w:ind w:left="0"/>
      <w:contextualSpacing/>
    </w:pPr>
  </w:style>
  <w:style w:type="paragraph" w:customStyle="1" w:styleId="proctext">
    <w:name w:val="proc text"/>
    <w:basedOn w:val="Normal"/>
    <w:rsid w:val="00623FBC"/>
    <w:pPr>
      <w:ind w:left="1080"/>
    </w:pPr>
  </w:style>
  <w:style w:type="paragraph" w:customStyle="1" w:styleId="procresultindented">
    <w:name w:val="proc result indented"/>
    <w:basedOn w:val="body3"/>
    <w:next w:val="numbrdlist"/>
    <w:rsid w:val="00C76273"/>
    <w:pPr>
      <w:ind w:left="1800"/>
    </w:pPr>
  </w:style>
  <w:style w:type="paragraph" w:customStyle="1" w:styleId="procresult">
    <w:name w:val="proc result"/>
    <w:basedOn w:val="body2"/>
    <w:next w:val="numbrdlist"/>
    <w:rsid w:val="00C76273"/>
    <w:pPr>
      <w:ind w:left="1440"/>
    </w:pPr>
  </w:style>
  <w:style w:type="paragraph" w:customStyle="1" w:styleId="proccode">
    <w:name w:val="proc code"/>
    <w:basedOn w:val="Normal"/>
    <w:rsid w:val="00C76273"/>
    <w:pPr>
      <w:spacing w:before="20" w:after="20" w:line="240" w:lineRule="atLeast"/>
      <w:ind w:left="1440"/>
    </w:pPr>
    <w:rPr>
      <w:rFonts w:ascii="Courier New" w:hAnsi="Courier New"/>
      <w:noProof/>
      <w:sz w:val="18"/>
    </w:rPr>
  </w:style>
  <w:style w:type="paragraph" w:customStyle="1" w:styleId="body3">
    <w:name w:val="body3"/>
    <w:basedOn w:val="Normal"/>
    <w:rsid w:val="00C76273"/>
    <w:pPr>
      <w:ind w:left="1440"/>
    </w:pPr>
  </w:style>
  <w:style w:type="table" w:styleId="TableGrid">
    <w:name w:val="Table Grid"/>
    <w:basedOn w:val="TableNormal"/>
    <w:rsid w:val="00C76273"/>
    <w:pPr>
      <w:spacing w:before="240" w:after="160" w:line="300" w:lineRule="atLeast"/>
    </w:pPr>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115" w:type="dxa"/>
        <w:bottom w:w="0" w:type="dxa"/>
        <w:right w:w="115" w:type="dxa"/>
      </w:tblCellMar>
    </w:tblPr>
    <w:trPr>
      <w:cantSplit/>
    </w:trPr>
    <w:tblStylePr w:type="firstRow">
      <w:tblPr>
        <w:tblCellMar>
          <w:top w:w="0" w:type="dxa"/>
          <w:left w:w="115" w:type="dxa"/>
          <w:bottom w:w="0" w:type="dxa"/>
          <w:right w:w="115" w:type="dxa"/>
        </w:tblCellMar>
      </w:tblPr>
      <w:tcPr>
        <w:tcBorders>
          <w:top w:val="single" w:sz="6" w:space="0" w:color="auto"/>
          <w:left w:val="single" w:sz="6" w:space="0" w:color="auto"/>
          <w:bottom w:val="single" w:sz="12" w:space="0" w:color="auto"/>
          <w:right w:val="single" w:sz="6" w:space="0" w:color="auto"/>
          <w:insideH w:val="nil"/>
          <w:insideV w:val="single" w:sz="6" w:space="0" w:color="auto"/>
          <w:tl2br w:val="nil"/>
          <w:tr2bl w:val="nil"/>
        </w:tcBorders>
      </w:tcPr>
    </w:tblStylePr>
  </w:style>
  <w:style w:type="character" w:customStyle="1" w:styleId="bodyChar">
    <w:name w:val="body Char"/>
    <w:basedOn w:val="DefaultParagraphFont"/>
    <w:link w:val="body"/>
    <w:uiPriority w:val="99"/>
    <w:rsid w:val="00370833"/>
    <w:rPr>
      <w:rFonts w:cs="Arial"/>
      <w:sz w:val="22"/>
    </w:rPr>
  </w:style>
  <w:style w:type="character" w:customStyle="1" w:styleId="codeChar">
    <w:name w:val="code Char"/>
    <w:basedOn w:val="DefaultParagraphFont"/>
    <w:link w:val="code"/>
    <w:rsid w:val="00C23747"/>
    <w:rPr>
      <w:rFonts w:ascii="Courier New" w:hAnsi="Courier New"/>
      <w:noProof/>
      <w:sz w:val="18"/>
      <w:szCs w:val="24"/>
    </w:rPr>
  </w:style>
  <w:style w:type="paragraph" w:customStyle="1" w:styleId="LOF-LOT">
    <w:name w:val="LOF-LOT"/>
    <w:basedOn w:val="Normal"/>
    <w:next w:val="body"/>
    <w:rsid w:val="00C76273"/>
    <w:pPr>
      <w:keepNext/>
      <w:spacing w:before="480" w:after="360"/>
      <w:ind w:left="0"/>
    </w:pPr>
    <w:rPr>
      <w:sz w:val="36"/>
      <w:szCs w:val="36"/>
    </w:rPr>
  </w:style>
  <w:style w:type="paragraph" w:customStyle="1" w:styleId="Headerlandscape">
    <w:name w:val="Header landscape"/>
    <w:basedOn w:val="Header"/>
    <w:rsid w:val="00C76273"/>
    <w:pPr>
      <w:tabs>
        <w:tab w:val="clear" w:pos="9360"/>
        <w:tab w:val="right" w:pos="12960"/>
      </w:tabs>
    </w:pPr>
  </w:style>
  <w:style w:type="paragraph" w:customStyle="1" w:styleId="Footerlandscape">
    <w:name w:val="Footer landscape"/>
    <w:basedOn w:val="Footer"/>
    <w:rsid w:val="00C76273"/>
    <w:pPr>
      <w:tabs>
        <w:tab w:val="clear" w:pos="9360"/>
        <w:tab w:val="center" w:pos="6480"/>
        <w:tab w:val="right" w:pos="12960"/>
      </w:tabs>
    </w:pPr>
  </w:style>
  <w:style w:type="character" w:customStyle="1" w:styleId="6pt">
    <w:name w:val="6 pt."/>
    <w:basedOn w:val="DefaultParagraphFont"/>
    <w:rsid w:val="00C76273"/>
    <w:rPr>
      <w:sz w:val="12"/>
    </w:rPr>
  </w:style>
  <w:style w:type="paragraph" w:customStyle="1" w:styleId="Licensec">
    <w:name w:val="License c"/>
    <w:basedOn w:val="License"/>
    <w:rsid w:val="00C76273"/>
    <w:pPr>
      <w:spacing w:before="0" w:after="0"/>
      <w:jc w:val="center"/>
    </w:pPr>
  </w:style>
  <w:style w:type="character" w:customStyle="1" w:styleId="Heading1Char">
    <w:name w:val="Heading 1 Char"/>
    <w:basedOn w:val="DefaultParagraphFont"/>
    <w:link w:val="Heading1"/>
    <w:rsid w:val="00EF3D42"/>
    <w:rPr>
      <w:rFonts w:ascii="Arial" w:hAnsi="Arial"/>
      <w:sz w:val="44"/>
      <w:szCs w:val="40"/>
    </w:rPr>
  </w:style>
  <w:style w:type="character" w:customStyle="1" w:styleId="bulletlv1Char">
    <w:name w:val="bullet lv1 Char"/>
    <w:basedOn w:val="DefaultParagraphFont"/>
    <w:link w:val="bulletlv1"/>
    <w:rsid w:val="000F769D"/>
    <w:rPr>
      <w:rFonts w:ascii="Arial" w:hAnsi="Arial"/>
      <w:sz w:val="22"/>
    </w:rPr>
  </w:style>
  <w:style w:type="paragraph" w:customStyle="1" w:styleId="equation">
    <w:name w:val="equation"/>
    <w:basedOn w:val="body"/>
    <w:next w:val="Normal"/>
    <w:rsid w:val="00C76273"/>
    <w:pPr>
      <w:spacing w:before="240" w:after="0"/>
      <w:jc w:val="center"/>
    </w:pPr>
    <w:rPr>
      <w:szCs w:val="24"/>
    </w:rPr>
  </w:style>
  <w:style w:type="paragraph" w:customStyle="1" w:styleId="equationcaption">
    <w:name w:val="equation caption"/>
    <w:basedOn w:val="equation"/>
    <w:next w:val="body"/>
    <w:rsid w:val="00C76273"/>
    <w:pPr>
      <w:spacing w:before="0" w:after="40"/>
      <w:jc w:val="right"/>
    </w:pPr>
  </w:style>
  <w:style w:type="paragraph" w:customStyle="1" w:styleId="LegendNumber">
    <w:name w:val="Legend_Number"/>
    <w:basedOn w:val="Normal"/>
    <w:qFormat/>
    <w:rsid w:val="00C76273"/>
    <w:pPr>
      <w:numPr>
        <w:numId w:val="5"/>
      </w:numPr>
    </w:pPr>
  </w:style>
  <w:style w:type="character" w:customStyle="1" w:styleId="Heading3Char">
    <w:name w:val="Heading 3 Char"/>
    <w:basedOn w:val="DefaultParagraphFont"/>
    <w:link w:val="Heading3"/>
    <w:rsid w:val="0029271B"/>
    <w:rPr>
      <w:rFonts w:ascii="Arial" w:hAnsi="Arial"/>
      <w:sz w:val="30"/>
      <w:szCs w:val="30"/>
    </w:rPr>
  </w:style>
  <w:style w:type="character" w:customStyle="1" w:styleId="Heading4Char">
    <w:name w:val="Heading 4 Char"/>
    <w:basedOn w:val="DefaultParagraphFont"/>
    <w:link w:val="Heading4"/>
    <w:rsid w:val="0029271B"/>
    <w:rPr>
      <w:rFonts w:ascii="Arial" w:hAnsi="Arial"/>
      <w:sz w:val="26"/>
      <w:szCs w:val="26"/>
    </w:rPr>
  </w:style>
  <w:style w:type="character" w:customStyle="1" w:styleId="Heading5Char">
    <w:name w:val="Heading 5 Char"/>
    <w:basedOn w:val="DefaultParagraphFont"/>
    <w:link w:val="Heading5"/>
    <w:rsid w:val="0029271B"/>
    <w:rPr>
      <w:rFonts w:ascii="Arial" w:hAnsi="Arial"/>
      <w:sz w:val="22"/>
      <w:szCs w:val="22"/>
    </w:rPr>
  </w:style>
  <w:style w:type="character" w:customStyle="1" w:styleId="Heading6Char">
    <w:name w:val="Heading 6 Char"/>
    <w:basedOn w:val="DefaultParagraphFont"/>
    <w:link w:val="Heading6"/>
    <w:rsid w:val="0029271B"/>
    <w:rPr>
      <w:rFonts w:ascii="Arial" w:hAnsi="Arial"/>
      <w:sz w:val="22"/>
      <w:szCs w:val="22"/>
    </w:rPr>
  </w:style>
  <w:style w:type="character" w:customStyle="1" w:styleId="Heading7Char">
    <w:name w:val="Heading 7 Char"/>
    <w:basedOn w:val="DefaultParagraphFont"/>
    <w:link w:val="Heading7"/>
    <w:rsid w:val="00EF3D42"/>
    <w:rPr>
      <w:rFonts w:ascii="Arial" w:hAnsi="Arial"/>
      <w:sz w:val="44"/>
      <w:szCs w:val="44"/>
    </w:rPr>
  </w:style>
  <w:style w:type="character" w:customStyle="1" w:styleId="Heading8Char">
    <w:name w:val="Heading 8 Char"/>
    <w:basedOn w:val="Heading2Char"/>
    <w:link w:val="Heading8"/>
    <w:rsid w:val="00E54614"/>
    <w:rPr>
      <w:rFonts w:ascii="Arial" w:hAnsi="Arial" w:cs="Arial"/>
      <w:sz w:val="36"/>
      <w:szCs w:val="36"/>
    </w:rPr>
  </w:style>
  <w:style w:type="character" w:customStyle="1" w:styleId="Heading9Char">
    <w:name w:val="Heading 9 Char"/>
    <w:basedOn w:val="Heading3Char"/>
    <w:link w:val="Heading9"/>
    <w:rsid w:val="00E54614"/>
    <w:rPr>
      <w:rFonts w:ascii="Arial" w:hAnsi="Arial"/>
      <w:sz w:val="30"/>
      <w:szCs w:val="30"/>
    </w:rPr>
  </w:style>
  <w:style w:type="character" w:customStyle="1" w:styleId="subheadChar">
    <w:name w:val="subhead Char"/>
    <w:basedOn w:val="DefaultParagraphFont"/>
    <w:link w:val="subhead"/>
    <w:rsid w:val="0029271B"/>
    <w:rPr>
      <w:rFonts w:ascii="Arial" w:hAnsi="Arial"/>
      <w:b/>
      <w:sz w:val="22"/>
      <w:szCs w:val="22"/>
    </w:rPr>
  </w:style>
  <w:style w:type="character" w:customStyle="1" w:styleId="subheadindentedChar">
    <w:name w:val="subhead_indented Char"/>
    <w:basedOn w:val="subheadChar"/>
    <w:link w:val="subheadindented"/>
    <w:rsid w:val="00E54614"/>
    <w:rPr>
      <w:rFonts w:ascii="Arial" w:hAnsi="Arial"/>
      <w:b/>
      <w:sz w:val="22"/>
      <w:szCs w:val="22"/>
    </w:rPr>
  </w:style>
  <w:style w:type="character" w:customStyle="1" w:styleId="tableentrycChar">
    <w:name w:val="table entry c Char"/>
    <w:basedOn w:val="DefaultParagraphFont"/>
    <w:link w:val="tableentryc"/>
    <w:rsid w:val="0029271B"/>
    <w:rPr>
      <w:rFonts w:ascii="Arial" w:hAnsi="Arial"/>
      <w:sz w:val="18"/>
      <w:szCs w:val="24"/>
    </w:rPr>
  </w:style>
  <w:style w:type="character" w:customStyle="1" w:styleId="tableheadingcChar">
    <w:name w:val="table heading c Char"/>
    <w:basedOn w:val="DefaultParagraphFont"/>
    <w:link w:val="tableheadingc"/>
    <w:rsid w:val="0029271B"/>
    <w:rPr>
      <w:rFonts w:ascii="Arial" w:hAnsi="Arial"/>
      <w:b/>
      <w:bCs/>
      <w:sz w:val="18"/>
      <w:szCs w:val="18"/>
    </w:rPr>
  </w:style>
  <w:style w:type="character" w:customStyle="1" w:styleId="tablespaceChar">
    <w:name w:val="table space Char"/>
    <w:basedOn w:val="DefaultParagraphFont"/>
    <w:link w:val="tablespace"/>
    <w:rsid w:val="0029271B"/>
    <w:rPr>
      <w:rFonts w:ascii="Arial" w:hAnsi="Arial"/>
      <w:sz w:val="12"/>
      <w:szCs w:val="24"/>
    </w:rPr>
  </w:style>
  <w:style w:type="character" w:customStyle="1" w:styleId="tablefootnoteChar">
    <w:name w:val="table footnote Char"/>
    <w:basedOn w:val="DefaultParagraphFont"/>
    <w:link w:val="tablefootnote"/>
    <w:rsid w:val="0029271B"/>
    <w:rPr>
      <w:rFonts w:ascii="Arial" w:hAnsi="Arial"/>
      <w:sz w:val="16"/>
      <w:szCs w:val="24"/>
    </w:rPr>
  </w:style>
  <w:style w:type="character" w:customStyle="1" w:styleId="codeindentedChar">
    <w:name w:val="code indented Char"/>
    <w:basedOn w:val="codeChar"/>
    <w:link w:val="codeindented"/>
    <w:rsid w:val="00C23747"/>
    <w:rPr>
      <w:rFonts w:ascii="Courier New" w:hAnsi="Courier New"/>
      <w:noProof/>
      <w:sz w:val="18"/>
      <w:szCs w:val="24"/>
    </w:rPr>
  </w:style>
  <w:style w:type="table" w:customStyle="1" w:styleId="Tablegeneric">
    <w:name w:val="Table_generic"/>
    <w:basedOn w:val="TableNormal"/>
    <w:uiPriority w:val="99"/>
    <w:qFormat/>
    <w:rsid w:val="00C76273"/>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115" w:type="dxa"/>
        <w:bottom w:w="0" w:type="dxa"/>
        <w:right w:w="115" w:type="dxa"/>
      </w:tblCellMar>
    </w:tblPr>
    <w:trPr>
      <w:cantSplit/>
    </w:trPr>
    <w:tblStylePr w:type="firstRow">
      <w:tblPr/>
      <w:trPr>
        <w:cantSplit w:val="off"/>
        <w:tblHeader/>
      </w:trPr>
      <w:tcPr>
        <w:tcBorders>
          <w:top w:val="single" w:sz="6" w:space="0" w:color="auto"/>
          <w:left w:val="single" w:sz="6" w:space="0" w:color="auto"/>
          <w:bottom w:val="single" w:sz="12" w:space="0" w:color="auto"/>
          <w:right w:val="single" w:sz="6" w:space="0" w:color="auto"/>
          <w:insideH w:val="single" w:sz="12" w:space="0" w:color="auto"/>
          <w:insideV w:val="single" w:sz="6" w:space="0" w:color="auto"/>
          <w:tl2br w:val="nil"/>
          <w:tr2bl w:val="nil"/>
        </w:tcBorders>
      </w:tcPr>
    </w:tblStylePr>
  </w:style>
  <w:style w:type="table" w:styleId="MediumList2-Accent1">
    <w:name w:val="Medium List 2 Accent 1"/>
    <w:basedOn w:val="TableNormal"/>
    <w:uiPriority w:val="66"/>
    <w:rsid w:val="00C76273"/>
    <w:rPr>
      <w:rFonts w:asciiTheme="majorHAnsi" w:eastAsiaTheme="majorEastAsia" w:hAnsiTheme="majorHAnsi" w:cstheme="majorBidi"/>
      <w:color w:val="000000" w:themeColor="text1"/>
      <w:sz w:val="22"/>
      <w:szCs w:val="22"/>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3Deffects3">
    <w:name w:val="Table 3D effects 3"/>
    <w:basedOn w:val="TableNormal"/>
    <w:rsid w:val="00C76273"/>
    <w:pPr>
      <w:spacing w:before="120" w:after="40" w:line="280" w:lineRule="atLeast"/>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C76273"/>
    <w:pPr>
      <w:spacing w:before="120" w:after="40" w:line="280" w:lineRule="atLeast"/>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orful2">
    <w:name w:val="Table Colorful 2"/>
    <w:basedOn w:val="TableNormal"/>
    <w:rsid w:val="00C76273"/>
    <w:pPr>
      <w:spacing w:before="120" w:after="40" w:line="280" w:lineRule="atLeast"/>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3Deffects2">
    <w:name w:val="Table 3D effects 2"/>
    <w:basedOn w:val="TableNormal"/>
    <w:rsid w:val="00C76273"/>
    <w:pPr>
      <w:spacing w:before="120" w:after="40" w:line="280" w:lineRule="atLeast"/>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C76273"/>
    <w:pPr>
      <w:spacing w:before="120" w:after="40" w:line="280" w:lineRule="atLeast"/>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Classic2">
    <w:name w:val="Table Classic 2"/>
    <w:basedOn w:val="TableNormal"/>
    <w:rsid w:val="00C76273"/>
    <w:pPr>
      <w:spacing w:before="120" w:after="40" w:line="280" w:lineRule="atLeast"/>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C76273"/>
    <w:pPr>
      <w:spacing w:before="120" w:after="40" w:line="280" w:lineRule="atLeast"/>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orful1">
    <w:name w:val="Table Colorful 1"/>
    <w:basedOn w:val="TableNormal"/>
    <w:rsid w:val="00C76273"/>
    <w:pPr>
      <w:spacing w:before="120" w:after="40" w:line="280" w:lineRule="atLeast"/>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Calendar2">
    <w:name w:val="Calendar 2"/>
    <w:basedOn w:val="TableNormal"/>
    <w:uiPriority w:val="99"/>
    <w:qFormat/>
    <w:rsid w:val="00C76273"/>
    <w:pPr>
      <w:jc w:val="center"/>
    </w:pPr>
    <w:rPr>
      <w:rFonts w:asciiTheme="minorHAnsi" w:eastAsiaTheme="minorEastAsia" w:hAnsiTheme="minorHAnsi" w:cstheme="minorBidi"/>
      <w:sz w:val="28"/>
      <w:szCs w:val="28"/>
      <w:lang w:bidi="en-US"/>
    </w:rPr>
    <w:tblPr>
      <w:tblInd w:w="0" w:type="dxa"/>
      <w:tblBorders>
        <w:insideV w:val="single" w:sz="4" w:space="0" w:color="95B3D7" w:themeColor="accent1" w:themeTint="99"/>
      </w:tblBorders>
      <w:tblCellMar>
        <w:top w:w="0" w:type="dxa"/>
        <w:left w:w="108" w:type="dxa"/>
        <w:bottom w:w="0" w:type="dxa"/>
        <w:right w:w="108" w:type="dxa"/>
      </w:tblCellMar>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1">
    <w:name w:val="Calendar 1"/>
    <w:basedOn w:val="TableNormal"/>
    <w:uiPriority w:val="99"/>
    <w:qFormat/>
    <w:rsid w:val="00C76273"/>
    <w:rPr>
      <w:rFonts w:asciiTheme="minorHAnsi" w:eastAsiaTheme="minorEastAsia" w:hAnsiTheme="minorHAnsi" w:cstheme="minorBidi"/>
      <w:sz w:val="22"/>
      <w:szCs w:val="22"/>
      <w:lang w:bidi="en-US"/>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NoSpacing">
    <w:name w:val="No Spacing"/>
    <w:uiPriority w:val="1"/>
    <w:semiHidden/>
    <w:qFormat/>
    <w:rsid w:val="00C76273"/>
    <w:rPr>
      <w:rFonts w:ascii="Arial" w:hAnsi="Arial"/>
      <w:sz w:val="22"/>
      <w:szCs w:val="24"/>
    </w:rPr>
  </w:style>
  <w:style w:type="character" w:customStyle="1" w:styleId="bulletlv3Char">
    <w:name w:val="bullet lv3 Char"/>
    <w:basedOn w:val="DefaultParagraphFont"/>
    <w:link w:val="bulletlv3"/>
    <w:rsid w:val="00BA17C2"/>
    <w:rPr>
      <w:rFonts w:ascii="Arial" w:hAnsi="Arial"/>
      <w:sz w:val="22"/>
      <w:szCs w:val="24"/>
    </w:rPr>
  </w:style>
  <w:style w:type="character" w:customStyle="1" w:styleId="bulletlv4Char">
    <w:name w:val="bullet lv4 Char"/>
    <w:basedOn w:val="DefaultParagraphFont"/>
    <w:link w:val="bulletlv4"/>
    <w:rsid w:val="00BA17C2"/>
    <w:rPr>
      <w:rFonts w:ascii="Arial" w:hAnsi="Arial"/>
      <w:sz w:val="22"/>
      <w:szCs w:val="24"/>
    </w:rPr>
  </w:style>
  <w:style w:type="paragraph" w:customStyle="1" w:styleId="procbullet">
    <w:name w:val="proc bullet"/>
    <w:basedOn w:val="bulletlv2"/>
    <w:qFormat/>
    <w:rsid w:val="00C76273"/>
    <w:pPr>
      <w:numPr>
        <w:numId w:val="0"/>
      </w:numPr>
    </w:pPr>
  </w:style>
  <w:style w:type="character" w:styleId="PlaceholderText">
    <w:name w:val="Placeholder Text"/>
    <w:basedOn w:val="DefaultParagraphFont"/>
    <w:uiPriority w:val="99"/>
    <w:semiHidden/>
    <w:rsid w:val="00C76273"/>
    <w:rPr>
      <w:color w:val="808080"/>
    </w:rPr>
  </w:style>
  <w:style w:type="character" w:customStyle="1" w:styleId="Italic">
    <w:name w:val="Italic"/>
    <w:basedOn w:val="DefaultParagraphFont"/>
    <w:rsid w:val="00C76273"/>
    <w:rPr>
      <w:i/>
    </w:rPr>
  </w:style>
  <w:style w:type="character" w:styleId="FollowedHyperlink">
    <w:name w:val="FollowedHyperlink"/>
    <w:basedOn w:val="DefaultParagraphFont"/>
    <w:uiPriority w:val="99"/>
    <w:rsid w:val="00C76273"/>
    <w:rPr>
      <w:color w:val="800080" w:themeColor="followedHyperlink"/>
      <w:u w:val="single"/>
    </w:rPr>
  </w:style>
  <w:style w:type="paragraph" w:customStyle="1" w:styleId="logo">
    <w:name w:val="logo"/>
    <w:basedOn w:val="Normal"/>
    <w:qFormat/>
    <w:rsid w:val="00C76273"/>
    <w:pPr>
      <w:spacing w:before="360"/>
      <w:jc w:val="right"/>
    </w:pPr>
  </w:style>
  <w:style w:type="paragraph" w:customStyle="1" w:styleId="groupname">
    <w:name w:val="group name"/>
    <w:basedOn w:val="Normal"/>
    <w:next w:val="DocTitle"/>
    <w:qFormat/>
    <w:rsid w:val="001052C3"/>
    <w:pPr>
      <w:spacing w:before="360"/>
      <w:jc w:val="right"/>
    </w:pPr>
    <w:rPr>
      <w:sz w:val="28"/>
    </w:rPr>
  </w:style>
  <w:style w:type="character" w:customStyle="1" w:styleId="BoldItalic">
    <w:name w:val="Bold Italic"/>
    <w:basedOn w:val="DefaultParagraphFont"/>
    <w:qFormat/>
    <w:rsid w:val="00C76273"/>
    <w:rPr>
      <w:b/>
      <w:i/>
    </w:rPr>
  </w:style>
  <w:style w:type="table" w:customStyle="1" w:styleId="2column">
    <w:name w:val="2_column"/>
    <w:basedOn w:val="TableNormal"/>
    <w:uiPriority w:val="99"/>
    <w:qFormat/>
    <w:rsid w:val="00C76273"/>
    <w:rPr>
      <w:rFonts w:ascii="Arial" w:hAnsi="Arial"/>
    </w:rPr>
    <w:tblPr>
      <w:tblInd w:w="0" w:type="dxa"/>
      <w:tblCellMar>
        <w:top w:w="0" w:type="dxa"/>
        <w:left w:w="108" w:type="dxa"/>
        <w:bottom w:w="0" w:type="dxa"/>
        <w:right w:w="108" w:type="dxa"/>
      </w:tblCellMar>
    </w:tblPr>
    <w:tblStylePr w:type="firstRow">
      <w:rPr>
        <w:b/>
      </w:rPr>
      <w:tblPr/>
      <w:tcPr>
        <w:tcBorders>
          <w:bottom w:val="single" w:sz="4" w:space="0" w:color="auto"/>
        </w:tcBorders>
      </w:tcPr>
    </w:tblStylePr>
  </w:style>
  <w:style w:type="table" w:customStyle="1" w:styleId="3column">
    <w:name w:val="3_column"/>
    <w:basedOn w:val="TableNormal"/>
    <w:uiPriority w:val="99"/>
    <w:qFormat/>
    <w:rsid w:val="00C76273"/>
    <w:rPr>
      <w:rFonts w:ascii="Arial" w:hAnsi="Arial"/>
    </w:rPr>
    <w:tblPr>
      <w:tblInd w:w="0" w:type="dxa"/>
      <w:tblCellMar>
        <w:top w:w="0" w:type="dxa"/>
        <w:left w:w="108" w:type="dxa"/>
        <w:bottom w:w="0" w:type="dxa"/>
        <w:right w:w="108" w:type="dxa"/>
      </w:tblCellMar>
    </w:tblPr>
    <w:tblStylePr w:type="firstRow">
      <w:rPr>
        <w:b/>
      </w:rPr>
      <w:tblPr/>
      <w:tcPr>
        <w:tcBorders>
          <w:bottom w:val="single" w:sz="4" w:space="0" w:color="auto"/>
        </w:tcBorders>
      </w:tcPr>
    </w:tblStylePr>
  </w:style>
  <w:style w:type="paragraph" w:customStyle="1" w:styleId="bullet">
    <w:name w:val="bullet"/>
    <w:basedOn w:val="body"/>
    <w:rsid w:val="00C76273"/>
    <w:pPr>
      <w:keepLines/>
      <w:tabs>
        <w:tab w:val="num" w:pos="1080"/>
      </w:tabs>
      <w:spacing w:after="120" w:line="240" w:lineRule="auto"/>
      <w:ind w:left="1800" w:hanging="360"/>
    </w:pPr>
    <w:rPr>
      <w:rFonts w:cs="Times New Roman"/>
    </w:rPr>
  </w:style>
  <w:style w:type="paragraph" w:customStyle="1" w:styleId="coverpageline">
    <w:name w:val="cover_page_line"/>
    <w:basedOn w:val="Normal"/>
    <w:next w:val="body"/>
    <w:qFormat/>
    <w:rsid w:val="00C76273"/>
    <w:pPr>
      <w:pBdr>
        <w:bottom w:val="single" w:sz="8" w:space="1" w:color="auto"/>
      </w:pBdr>
      <w:spacing w:after="960"/>
      <w:ind w:left="0"/>
      <w:jc w:val="right"/>
    </w:pPr>
    <w:rPr>
      <w:rFonts w:cs="Arial"/>
      <w:b/>
      <w:i/>
      <w:noProof/>
      <w:sz w:val="28"/>
      <w:szCs w:val="28"/>
    </w:rPr>
  </w:style>
  <w:style w:type="paragraph" w:styleId="ListBullet">
    <w:name w:val="List Bullet"/>
    <w:basedOn w:val="Normal"/>
    <w:autoRedefine/>
    <w:semiHidden/>
    <w:rsid w:val="00C76273"/>
    <w:pPr>
      <w:numPr>
        <w:numId w:val="6"/>
      </w:numPr>
      <w:spacing w:before="0" w:after="0" w:line="240" w:lineRule="auto"/>
    </w:pPr>
    <w:rPr>
      <w:szCs w:val="20"/>
    </w:rPr>
  </w:style>
  <w:style w:type="paragraph" w:styleId="ListBullet3">
    <w:name w:val="List Bullet 3"/>
    <w:basedOn w:val="Normal"/>
    <w:autoRedefine/>
    <w:semiHidden/>
    <w:rsid w:val="00C76273"/>
    <w:pPr>
      <w:numPr>
        <w:numId w:val="7"/>
      </w:numPr>
      <w:spacing w:before="0" w:after="0" w:line="240" w:lineRule="auto"/>
    </w:pPr>
    <w:rPr>
      <w:szCs w:val="20"/>
    </w:rPr>
  </w:style>
  <w:style w:type="table" w:styleId="MediumShading2-Accent5">
    <w:name w:val="Medium Shading 2 Accent 5"/>
    <w:basedOn w:val="TableNormal"/>
    <w:uiPriority w:val="64"/>
    <w:rsid w:val="00C76273"/>
    <w:rPr>
      <w:rFonts w:asciiTheme="minorHAnsi" w:eastAsiaTheme="minorEastAsia" w:hAnsiTheme="minorHAnsi" w:cstheme="minorBidi"/>
      <w:sz w:val="22"/>
      <w:szCs w:val="22"/>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submit">
    <w:name w:val="submit"/>
    <w:basedOn w:val="body"/>
    <w:qFormat/>
    <w:rsid w:val="00C76273"/>
    <w:pPr>
      <w:spacing w:after="0"/>
      <w:jc w:val="center"/>
    </w:pPr>
    <w:rPr>
      <w:b/>
      <w:sz w:val="24"/>
      <w:szCs w:val="24"/>
    </w:rPr>
  </w:style>
  <w:style w:type="character" w:customStyle="1" w:styleId="FooterChar">
    <w:name w:val="Footer Char"/>
    <w:basedOn w:val="DefaultParagraphFont"/>
    <w:link w:val="Footer"/>
    <w:uiPriority w:val="99"/>
    <w:rsid w:val="00C31F4D"/>
    <w:rPr>
      <w:rFonts w:ascii="Arial" w:hAnsi="Arial" w:cs="Arial"/>
      <w:bCs/>
      <w:sz w:val="14"/>
      <w:szCs w:val="16"/>
    </w:rPr>
  </w:style>
  <w:style w:type="character" w:customStyle="1" w:styleId="codeinline">
    <w:name w:val="code inline"/>
    <w:basedOn w:val="DefaultParagraphFont"/>
    <w:qFormat/>
    <w:rsid w:val="00CF535A"/>
    <w:rPr>
      <w:rFonts w:ascii="Courier New" w:hAnsi="Courier New"/>
      <w:sz w:val="18"/>
    </w:rPr>
  </w:style>
  <w:style w:type="paragraph" w:customStyle="1" w:styleId="notetextbody">
    <w:name w:val="note text body"/>
    <w:basedOn w:val="body"/>
    <w:next w:val="body"/>
    <w:qFormat/>
    <w:rsid w:val="00717A83"/>
  </w:style>
  <w:style w:type="paragraph" w:customStyle="1" w:styleId="titlepg-diststmt">
    <w:name w:val="titlepg-diststmt"/>
    <w:qFormat/>
    <w:rsid w:val="0095187C"/>
    <w:pPr>
      <w:tabs>
        <w:tab w:val="left" w:pos="2160"/>
      </w:tabs>
    </w:pPr>
    <w:rPr>
      <w:rFonts w:eastAsia="MS Mincho"/>
      <w:bCs/>
      <w:lang w:eastAsia="ja-JP"/>
    </w:rPr>
  </w:style>
  <w:style w:type="paragraph" w:customStyle="1" w:styleId="BulletOutline">
    <w:name w:val="BulletOutline"/>
    <w:basedOn w:val="Normal"/>
    <w:semiHidden/>
    <w:rsid w:val="00AE4C57"/>
    <w:pPr>
      <w:tabs>
        <w:tab w:val="left" w:pos="936"/>
        <w:tab w:val="left" w:pos="1152"/>
        <w:tab w:val="left" w:pos="1368"/>
      </w:tabs>
      <w:spacing w:after="0" w:line="240" w:lineRule="auto"/>
      <w:ind w:left="936" w:hanging="216"/>
    </w:pPr>
    <w:rPr>
      <w:rFonts w:ascii="Times New Roman" w:hAnsi="Times New Roman"/>
      <w:sz w:val="24"/>
      <w:szCs w:val="20"/>
    </w:rPr>
  </w:style>
  <w:style w:type="paragraph" w:customStyle="1" w:styleId="docdate">
    <w:name w:val="docdate"/>
    <w:qFormat/>
    <w:rsid w:val="00AE4C57"/>
    <w:pPr>
      <w:jc w:val="right"/>
    </w:pPr>
    <w:rPr>
      <w:rFonts w:ascii="Arial" w:eastAsia="MS Mincho" w:hAnsi="Arial"/>
      <w:b/>
      <w:i/>
      <w:noProof/>
      <w:sz w:val="24"/>
      <w:lang w:eastAsia="ja-JP"/>
    </w:rPr>
  </w:style>
  <w:style w:type="paragraph" w:customStyle="1" w:styleId="docDCN">
    <w:name w:val="docDCN"/>
    <w:qFormat/>
    <w:rsid w:val="00AE4C57"/>
    <w:pPr>
      <w:spacing w:after="180"/>
      <w:jc w:val="right"/>
    </w:pPr>
    <w:rPr>
      <w:rFonts w:ascii="Arial" w:hAnsi="Arial"/>
      <w:b/>
      <w:i/>
      <w:sz w:val="24"/>
    </w:rPr>
  </w:style>
  <w:style w:type="paragraph" w:customStyle="1" w:styleId="docEmail">
    <w:name w:val="docEmail"/>
    <w:qFormat/>
    <w:rsid w:val="00AE4C57"/>
    <w:pPr>
      <w:suppressLineNumbers/>
      <w:jc w:val="center"/>
    </w:pPr>
    <w:rPr>
      <w:rFonts w:ascii="Arial" w:eastAsia="MS Mincho" w:hAnsi="Arial"/>
      <w:b/>
      <w:sz w:val="24"/>
      <w:lang w:eastAsia="ja-JP"/>
    </w:rPr>
  </w:style>
  <w:style w:type="paragraph" w:customStyle="1" w:styleId="DocumentType">
    <w:name w:val="DocumentType"/>
    <w:qFormat/>
    <w:locked/>
    <w:rsid w:val="00AE4C57"/>
    <w:pPr>
      <w:suppressLineNumbers/>
      <w:spacing w:after="240"/>
      <w:jc w:val="right"/>
    </w:pPr>
    <w:rPr>
      <w:rFonts w:ascii="Arial" w:hAnsi="Arial"/>
      <w:b/>
      <w:i/>
      <w:iCs/>
      <w:sz w:val="32"/>
    </w:rPr>
  </w:style>
  <w:style w:type="paragraph" w:customStyle="1" w:styleId="Fo-Footnote">
    <w:name w:val="Fo-Footnote"/>
    <w:qFormat/>
    <w:rsid w:val="00AE4C57"/>
    <w:rPr>
      <w:rFonts w:eastAsia="MS Mincho"/>
      <w:lang w:eastAsia="ja-JP"/>
    </w:rPr>
  </w:style>
  <w:style w:type="paragraph" w:customStyle="1" w:styleId="Footer-landscape">
    <w:name w:val="Footer-landscape"/>
    <w:basedOn w:val="Footer"/>
    <w:rsid w:val="00AE4C57"/>
    <w:pPr>
      <w:widowControl w:val="0"/>
      <w:pBdr>
        <w:top w:val="single" w:sz="4" w:space="1" w:color="auto"/>
      </w:pBdr>
      <w:tabs>
        <w:tab w:val="clear" w:pos="4320"/>
        <w:tab w:val="clear" w:pos="9360"/>
        <w:tab w:val="center" w:pos="6480"/>
        <w:tab w:val="right" w:pos="12960"/>
      </w:tabs>
      <w:spacing w:before="0" w:after="0"/>
    </w:pPr>
    <w:rPr>
      <w:rFonts w:eastAsia="MS Mincho" w:cs="Times New Roman"/>
      <w:bCs w:val="0"/>
      <w:sz w:val="16"/>
      <w:szCs w:val="20"/>
      <w:lang w:eastAsia="ja-JP"/>
    </w:rPr>
  </w:style>
  <w:style w:type="table" w:customStyle="1" w:styleId="FormatA">
    <w:name w:val="Format A"/>
    <w:basedOn w:val="TableNormal"/>
    <w:uiPriority w:val="99"/>
    <w:qFormat/>
    <w:rsid w:val="00AE4C57"/>
    <w:pPr>
      <w:jc w:val="center"/>
    </w:pPr>
    <w:rPr>
      <w:rFonts w:ascii="Arial" w:eastAsiaTheme="minorHAnsi" w:hAnsi="Arial" w:cstheme="minorBidi"/>
      <w:color w:val="000000" w:themeColor="text1"/>
      <w:sz w:val="18"/>
      <w:szCs w:val="22"/>
    </w:rPr>
    <w:tblPr>
      <w:tblStyleRowBandSize w:val="1"/>
      <w:tblStyleColBandSize w:val="1"/>
      <w:tblInd w:w="835"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CellMar>
        <w:top w:w="0" w:type="dxa"/>
        <w:left w:w="108" w:type="dxa"/>
        <w:bottom w:w="0" w:type="dxa"/>
        <w:right w:w="108" w:type="dxa"/>
      </w:tblCellMar>
    </w:tblPr>
    <w:tcPr>
      <w:shd w:val="clear" w:color="auto" w:fill="auto"/>
    </w:tcPr>
    <w:tblStylePr w:type="firstRow">
      <w:pPr>
        <w:jc w:val="center"/>
      </w:pPr>
      <w:rPr>
        <w:rFonts w:ascii="Arial" w:hAnsi="Arial"/>
        <w:b/>
        <w:sz w:val="18"/>
      </w:rPr>
      <w:tblPr/>
      <w:tcPr>
        <w:tcBorders>
          <w:top w:val="single" w:sz="2" w:space="0" w:color="000000" w:themeColor="text1"/>
          <w:left w:val="single" w:sz="2" w:space="0" w:color="000000" w:themeColor="text1"/>
          <w:bottom w:val="single" w:sz="2" w:space="0" w:color="000000" w:themeColor="text1"/>
          <w:right w:val="single" w:sz="2" w:space="0" w:color="000000" w:themeColor="text1"/>
          <w:insideH w:val="nil"/>
          <w:insideV w:val="single" w:sz="2" w:space="0" w:color="000000" w:themeColor="text1"/>
          <w:tl2br w:val="nil"/>
          <w:tr2bl w:val="nil"/>
        </w:tcBorders>
        <w:shd w:val="clear" w:color="auto" w:fill="auto"/>
      </w:tcPr>
    </w:tblStylePr>
    <w:tblStylePr w:type="firstCol">
      <w:pPr>
        <w:jc w:val="left"/>
      </w:pPr>
      <w:rPr>
        <w:rFonts w:ascii="Arial" w:hAnsi="Arial"/>
        <w:sz w:val="18"/>
      </w:rPr>
    </w:tblStylePr>
    <w:tblStylePr w:type="lastCol">
      <w:pPr>
        <w:jc w:val="right"/>
      </w:pPr>
    </w:tblStylePr>
    <w:tblStylePr w:type="band1Horz">
      <w:tblPr/>
      <w:tcPr>
        <w:shd w:val="clear" w:color="auto" w:fill="F2F2F2" w:themeFill="background1" w:themeFillShade="F2"/>
      </w:tcPr>
    </w:tblStylePr>
  </w:style>
  <w:style w:type="character" w:customStyle="1" w:styleId="HeaderChar">
    <w:name w:val="Header Char"/>
    <w:basedOn w:val="DefaultParagraphFont"/>
    <w:link w:val="Header"/>
    <w:uiPriority w:val="99"/>
    <w:rsid w:val="00AE4C57"/>
    <w:rPr>
      <w:rFonts w:ascii="Arial" w:hAnsi="Arial" w:cs="Arial"/>
      <w:sz w:val="18"/>
    </w:rPr>
  </w:style>
  <w:style w:type="paragraph" w:customStyle="1" w:styleId="Header-landscape">
    <w:name w:val="Header-landscape"/>
    <w:basedOn w:val="Header"/>
    <w:rsid w:val="00AE4C57"/>
    <w:pPr>
      <w:widowControl w:val="0"/>
      <w:pBdr>
        <w:bottom w:val="none" w:sz="0" w:space="0" w:color="auto"/>
      </w:pBdr>
      <w:tabs>
        <w:tab w:val="clear" w:pos="9360"/>
        <w:tab w:val="right" w:pos="12996"/>
      </w:tabs>
      <w:spacing w:before="0" w:after="0" w:line="240" w:lineRule="auto"/>
    </w:pPr>
    <w:rPr>
      <w:rFonts w:cs="Times New Roman"/>
      <w:i/>
      <w:u w:val="single"/>
    </w:rPr>
  </w:style>
  <w:style w:type="paragraph" w:customStyle="1" w:styleId="Logo0">
    <w:name w:val="Logo"/>
    <w:rsid w:val="00AE4C57"/>
    <w:pPr>
      <w:keepLines/>
      <w:widowControl w:val="0"/>
    </w:pPr>
    <w:rPr>
      <w:rFonts w:ascii="Helvetica" w:eastAsia="MS Mincho" w:hAnsi="Helvetica"/>
      <w:b/>
      <w:position w:val="-8"/>
      <w:sz w:val="24"/>
      <w:lang w:eastAsia="ja-JP"/>
    </w:rPr>
  </w:style>
  <w:style w:type="paragraph" w:customStyle="1" w:styleId="NumOutline">
    <w:name w:val="NumOutline"/>
    <w:basedOn w:val="Normal"/>
    <w:semiHidden/>
    <w:rsid w:val="00AE4C57"/>
    <w:pPr>
      <w:tabs>
        <w:tab w:val="num" w:pos="1080"/>
        <w:tab w:val="left" w:pos="1440"/>
        <w:tab w:val="left" w:pos="1800"/>
      </w:tabs>
      <w:spacing w:after="0" w:line="240" w:lineRule="auto"/>
      <w:ind w:left="1080" w:hanging="360"/>
    </w:pPr>
    <w:rPr>
      <w:rFonts w:ascii="Times New Roman" w:hAnsi="Times New Roman"/>
      <w:sz w:val="24"/>
      <w:szCs w:val="20"/>
    </w:rPr>
  </w:style>
  <w:style w:type="character" w:styleId="PageNumber">
    <w:name w:val="page number"/>
    <w:basedOn w:val="DefaultParagraphFont"/>
    <w:semiHidden/>
    <w:rsid w:val="00AE4C57"/>
  </w:style>
  <w:style w:type="paragraph" w:customStyle="1" w:styleId="RegBitVal">
    <w:name w:val="RegBitVal"/>
    <w:basedOn w:val="Normal"/>
    <w:semiHidden/>
    <w:rsid w:val="00AE4C57"/>
    <w:pPr>
      <w:tabs>
        <w:tab w:val="left" w:pos="302"/>
      </w:tabs>
      <w:spacing w:before="40" w:line="180" w:lineRule="atLeast"/>
      <w:ind w:left="302" w:hanging="302"/>
    </w:pPr>
    <w:rPr>
      <w:sz w:val="18"/>
      <w:szCs w:val="20"/>
    </w:rPr>
  </w:style>
  <w:style w:type="paragraph" w:customStyle="1" w:styleId="RevisionShading">
    <w:name w:val="RevisionShading"/>
    <w:basedOn w:val="Normal"/>
    <w:semiHidden/>
    <w:rsid w:val="007E3EF5"/>
    <w:pPr>
      <w:shd w:val="clear" w:color="auto" w:fill="E6E6E6"/>
      <w:tabs>
        <w:tab w:val="left" w:pos="720"/>
      </w:tabs>
      <w:spacing w:line="360" w:lineRule="auto"/>
      <w:ind w:hanging="720"/>
    </w:pPr>
    <w:rPr>
      <w:rFonts w:ascii="Times New Roman" w:hAnsi="Times New Roman"/>
      <w:szCs w:val="20"/>
    </w:rPr>
  </w:style>
  <w:style w:type="paragraph" w:customStyle="1" w:styleId="Spacer">
    <w:name w:val="Spacer"/>
    <w:basedOn w:val="Normal"/>
    <w:rsid w:val="00AE4C57"/>
    <w:pPr>
      <w:suppressLineNumbers/>
      <w:spacing w:before="0" w:after="0" w:line="160" w:lineRule="exact"/>
      <w:ind w:left="0"/>
    </w:pPr>
    <w:rPr>
      <w:rFonts w:ascii="Times New Roman" w:hAnsi="Times New Roman"/>
      <w:sz w:val="24"/>
      <w:szCs w:val="20"/>
    </w:rPr>
  </w:style>
  <w:style w:type="paragraph" w:customStyle="1" w:styleId="TFoN-TableFootnoteNumbered">
    <w:name w:val="TFoN-Table Footnote_Numbered"/>
    <w:basedOn w:val="body"/>
    <w:rsid w:val="007E3EF5"/>
  </w:style>
  <w:style w:type="paragraph" w:customStyle="1" w:styleId="titlepg-centered">
    <w:name w:val="titlepg-centered"/>
    <w:qFormat/>
    <w:rsid w:val="00AE4C57"/>
    <w:pPr>
      <w:tabs>
        <w:tab w:val="left" w:pos="2160"/>
      </w:tabs>
      <w:ind w:left="29"/>
      <w:jc w:val="center"/>
    </w:pPr>
    <w:rPr>
      <w:rFonts w:eastAsia="MS Mincho"/>
      <w:b/>
      <w:lang w:eastAsia="ja-JP"/>
    </w:rPr>
  </w:style>
  <w:style w:type="paragraph" w:customStyle="1" w:styleId="titlepg-line">
    <w:name w:val="titlepg-line"/>
    <w:next w:val="docEmail"/>
    <w:qFormat/>
    <w:rsid w:val="00AE4C57"/>
    <w:pPr>
      <w:suppressLineNumbers/>
      <w:pBdr>
        <w:top w:val="single" w:sz="6" w:space="1" w:color="auto"/>
      </w:pBdr>
      <w:tabs>
        <w:tab w:val="left" w:pos="2160"/>
      </w:tabs>
      <w:spacing w:before="120" w:after="40"/>
    </w:pPr>
    <w:rPr>
      <w:rFonts w:eastAsia="MS Mincho"/>
      <w:sz w:val="24"/>
      <w:lang w:eastAsia="ja-JP"/>
    </w:rPr>
  </w:style>
  <w:style w:type="paragraph" w:customStyle="1" w:styleId="titlepg-prop">
    <w:name w:val="titlepg-prop"/>
    <w:basedOn w:val="Normal"/>
    <w:rsid w:val="00AE4C57"/>
    <w:pPr>
      <w:spacing w:before="0" w:after="240" w:line="240" w:lineRule="auto"/>
      <w:ind w:left="0"/>
      <w:jc w:val="center"/>
    </w:pPr>
    <w:rPr>
      <w:rFonts w:eastAsia="MS Mincho"/>
      <w:b/>
      <w:sz w:val="24"/>
      <w:szCs w:val="20"/>
      <w:lang w:eastAsia="ja-JP"/>
    </w:rPr>
  </w:style>
  <w:style w:type="paragraph" w:customStyle="1" w:styleId="xFMAffirmationHead">
    <w:name w:val="xFM Affirmation Head"/>
    <w:basedOn w:val="Normal"/>
    <w:semiHidden/>
    <w:qFormat/>
    <w:rsid w:val="007E3EF5"/>
    <w:pPr>
      <w:keepNext/>
      <w:keepLines/>
      <w:spacing w:before="0" w:after="240" w:line="240" w:lineRule="auto"/>
      <w:ind w:left="0"/>
    </w:pPr>
    <w:rPr>
      <w:b/>
      <w:sz w:val="28"/>
      <w:szCs w:val="28"/>
    </w:rPr>
  </w:style>
  <w:style w:type="paragraph" w:styleId="ListBullet2">
    <w:name w:val="List Bullet 2"/>
    <w:basedOn w:val="Normal"/>
    <w:semiHidden/>
    <w:rsid w:val="00AE4C57"/>
    <w:pPr>
      <w:numPr>
        <w:numId w:val="15"/>
      </w:numPr>
      <w:spacing w:before="0" w:after="0" w:line="240" w:lineRule="auto"/>
    </w:pPr>
    <w:rPr>
      <w:rFonts w:ascii="Times New Roman" w:eastAsia="MS Mincho" w:hAnsi="Times New Roman"/>
      <w:sz w:val="24"/>
      <w:lang w:eastAsia="ja-JP"/>
    </w:rPr>
  </w:style>
  <w:style w:type="character" w:customStyle="1" w:styleId="FootnoteTextChar">
    <w:name w:val="Footnote Text Char"/>
    <w:basedOn w:val="DefaultParagraphFont"/>
    <w:link w:val="FootnoteText"/>
    <w:rsid w:val="00AE4C57"/>
    <w:rPr>
      <w:rFonts w:ascii="Arial" w:hAnsi="Arial"/>
      <w:sz w:val="16"/>
      <w:szCs w:val="24"/>
    </w:rPr>
  </w:style>
  <w:style w:type="paragraph" w:styleId="List">
    <w:name w:val="List"/>
    <w:basedOn w:val="Normal"/>
    <w:semiHidden/>
    <w:unhideWhenUsed/>
    <w:rsid w:val="00AE4C57"/>
    <w:pPr>
      <w:spacing w:before="0" w:after="200" w:line="276" w:lineRule="auto"/>
      <w:ind w:left="360" w:hanging="360"/>
      <w:contextualSpacing/>
    </w:pPr>
    <w:rPr>
      <w:rFonts w:ascii="Times New Roman" w:eastAsiaTheme="minorHAnsi" w:hAnsi="Times New Roman" w:cstheme="minorBidi"/>
      <w:sz w:val="24"/>
      <w:szCs w:val="22"/>
    </w:rPr>
  </w:style>
  <w:style w:type="paragraph" w:styleId="ListBullet4">
    <w:name w:val="List Bullet 4"/>
    <w:basedOn w:val="Normal"/>
    <w:semiHidden/>
    <w:unhideWhenUsed/>
    <w:rsid w:val="00AE4C57"/>
    <w:pPr>
      <w:numPr>
        <w:numId w:val="16"/>
      </w:numPr>
      <w:spacing w:before="0" w:after="200" w:line="276" w:lineRule="auto"/>
      <w:contextualSpacing/>
    </w:pPr>
    <w:rPr>
      <w:rFonts w:ascii="Times New Roman" w:eastAsiaTheme="minorHAnsi" w:hAnsi="Times New Roman" w:cstheme="minorBidi"/>
      <w:sz w:val="24"/>
      <w:szCs w:val="22"/>
    </w:rPr>
  </w:style>
  <w:style w:type="paragraph" w:styleId="List2">
    <w:name w:val="List 2"/>
    <w:basedOn w:val="Normal"/>
    <w:semiHidden/>
    <w:unhideWhenUsed/>
    <w:rsid w:val="00AE4C57"/>
    <w:pPr>
      <w:spacing w:before="0" w:after="200" w:line="276" w:lineRule="auto"/>
      <w:ind w:hanging="360"/>
      <w:contextualSpacing/>
    </w:pPr>
    <w:rPr>
      <w:rFonts w:ascii="Times New Roman" w:eastAsiaTheme="minorHAnsi" w:hAnsi="Times New Roman" w:cstheme="minorBidi"/>
      <w:sz w:val="24"/>
      <w:szCs w:val="22"/>
    </w:rPr>
  </w:style>
  <w:style w:type="paragraph" w:styleId="List3">
    <w:name w:val="List 3"/>
    <w:basedOn w:val="Normal"/>
    <w:semiHidden/>
    <w:unhideWhenUsed/>
    <w:rsid w:val="00AE4C57"/>
    <w:pPr>
      <w:spacing w:before="0" w:after="200" w:line="276" w:lineRule="auto"/>
      <w:ind w:left="1080" w:hanging="360"/>
      <w:contextualSpacing/>
    </w:pPr>
    <w:rPr>
      <w:rFonts w:ascii="Times New Roman" w:eastAsiaTheme="minorHAnsi" w:hAnsi="Times New Roman" w:cstheme="minorBidi"/>
      <w:sz w:val="24"/>
      <w:szCs w:val="22"/>
    </w:rPr>
  </w:style>
  <w:style w:type="paragraph" w:styleId="ListNumber">
    <w:name w:val="List Number"/>
    <w:basedOn w:val="Normal"/>
    <w:semiHidden/>
    <w:unhideWhenUsed/>
    <w:rsid w:val="00AE4C57"/>
    <w:pPr>
      <w:numPr>
        <w:numId w:val="17"/>
      </w:numPr>
      <w:spacing w:before="0" w:after="200" w:line="276" w:lineRule="auto"/>
      <w:contextualSpacing/>
    </w:pPr>
    <w:rPr>
      <w:rFonts w:ascii="Times New Roman" w:eastAsiaTheme="minorHAnsi" w:hAnsi="Times New Roman" w:cstheme="minorBidi"/>
      <w:sz w:val="12"/>
      <w:szCs w:val="22"/>
    </w:rPr>
  </w:style>
  <w:style w:type="paragraph" w:styleId="ListNumber2">
    <w:name w:val="List Number 2"/>
    <w:basedOn w:val="Normal"/>
    <w:semiHidden/>
    <w:unhideWhenUsed/>
    <w:rsid w:val="00AE4C57"/>
    <w:pPr>
      <w:numPr>
        <w:numId w:val="18"/>
      </w:numPr>
      <w:spacing w:before="0" w:after="200" w:line="276" w:lineRule="auto"/>
      <w:contextualSpacing/>
    </w:pPr>
    <w:rPr>
      <w:rFonts w:ascii="Times New Roman" w:eastAsiaTheme="minorHAnsi" w:hAnsi="Times New Roman" w:cstheme="minorBidi"/>
      <w:sz w:val="24"/>
      <w:szCs w:val="22"/>
    </w:rPr>
  </w:style>
  <w:style w:type="paragraph" w:styleId="ListNumber3">
    <w:name w:val="List Number 3"/>
    <w:basedOn w:val="Normal"/>
    <w:semiHidden/>
    <w:unhideWhenUsed/>
    <w:rsid w:val="00AE4C57"/>
    <w:pPr>
      <w:numPr>
        <w:numId w:val="19"/>
      </w:numPr>
      <w:spacing w:before="0" w:after="200" w:line="276" w:lineRule="auto"/>
      <w:contextualSpacing/>
    </w:pPr>
    <w:rPr>
      <w:rFonts w:ascii="Times New Roman" w:eastAsiaTheme="minorHAnsi" w:hAnsi="Times New Roman" w:cstheme="minorBidi"/>
      <w:sz w:val="24"/>
      <w:szCs w:val="22"/>
    </w:rPr>
  </w:style>
  <w:style w:type="paragraph" w:styleId="ListContinue">
    <w:name w:val="List Continue"/>
    <w:basedOn w:val="Normal"/>
    <w:semiHidden/>
    <w:unhideWhenUsed/>
    <w:rsid w:val="00AE4C57"/>
    <w:pPr>
      <w:spacing w:before="0" w:after="120" w:line="276" w:lineRule="auto"/>
      <w:ind w:left="360"/>
      <w:contextualSpacing/>
    </w:pPr>
    <w:rPr>
      <w:rFonts w:ascii="Times New Roman" w:eastAsiaTheme="minorHAnsi" w:hAnsi="Times New Roman" w:cstheme="minorBidi"/>
      <w:sz w:val="24"/>
      <w:szCs w:val="22"/>
    </w:rPr>
  </w:style>
  <w:style w:type="paragraph" w:styleId="ListContinue2">
    <w:name w:val="List Continue 2"/>
    <w:basedOn w:val="Normal"/>
    <w:semiHidden/>
    <w:unhideWhenUsed/>
    <w:rsid w:val="00AE4C57"/>
    <w:pPr>
      <w:spacing w:before="0" w:after="120" w:line="276" w:lineRule="auto"/>
      <w:contextualSpacing/>
    </w:pPr>
    <w:rPr>
      <w:rFonts w:ascii="Times New Roman" w:eastAsiaTheme="minorHAnsi" w:hAnsi="Times New Roman" w:cstheme="minorBidi"/>
      <w:sz w:val="24"/>
      <w:szCs w:val="22"/>
    </w:rPr>
  </w:style>
  <w:style w:type="paragraph" w:styleId="ListContinue3">
    <w:name w:val="List Continue 3"/>
    <w:basedOn w:val="Normal"/>
    <w:semiHidden/>
    <w:unhideWhenUsed/>
    <w:rsid w:val="00AE4C57"/>
    <w:pPr>
      <w:spacing w:before="0" w:after="120" w:line="276" w:lineRule="auto"/>
      <w:ind w:left="1080"/>
      <w:contextualSpacing/>
    </w:pPr>
    <w:rPr>
      <w:rFonts w:ascii="Times New Roman" w:eastAsiaTheme="minorHAnsi" w:hAnsi="Times New Roman" w:cstheme="minorBidi"/>
      <w:sz w:val="24"/>
      <w:szCs w:val="22"/>
    </w:rPr>
  </w:style>
  <w:style w:type="paragraph" w:styleId="List4">
    <w:name w:val="List 4"/>
    <w:basedOn w:val="Normal"/>
    <w:semiHidden/>
    <w:unhideWhenUsed/>
    <w:rsid w:val="00AE4C57"/>
    <w:pPr>
      <w:spacing w:before="0" w:after="200" w:line="276" w:lineRule="auto"/>
      <w:ind w:left="1440" w:hanging="360"/>
      <w:contextualSpacing/>
    </w:pPr>
    <w:rPr>
      <w:rFonts w:ascii="Times New Roman" w:eastAsiaTheme="minorHAnsi" w:hAnsi="Times New Roman" w:cstheme="minorBidi"/>
      <w:sz w:val="24"/>
      <w:szCs w:val="22"/>
    </w:rPr>
  </w:style>
  <w:style w:type="numbering" w:styleId="111111">
    <w:name w:val="Outline List 2"/>
    <w:basedOn w:val="NoList"/>
    <w:unhideWhenUsed/>
    <w:rsid w:val="00AE4C57"/>
    <w:pPr>
      <w:numPr>
        <w:numId w:val="20"/>
      </w:numPr>
    </w:pPr>
  </w:style>
  <w:style w:type="numbering" w:styleId="1ai">
    <w:name w:val="Outline List 1"/>
    <w:basedOn w:val="NoList"/>
    <w:unhideWhenUsed/>
    <w:rsid w:val="00AE4C57"/>
    <w:pPr>
      <w:numPr>
        <w:numId w:val="21"/>
      </w:numPr>
    </w:pPr>
  </w:style>
  <w:style w:type="numbering" w:styleId="ArticleSection">
    <w:name w:val="Outline List 3"/>
    <w:basedOn w:val="NoList"/>
    <w:unhideWhenUsed/>
    <w:rsid w:val="00AE4C57"/>
    <w:pPr>
      <w:numPr>
        <w:numId w:val="22"/>
      </w:numPr>
    </w:pPr>
  </w:style>
  <w:style w:type="character" w:customStyle="1" w:styleId="BalloonTextChar">
    <w:name w:val="Balloon Text Char"/>
    <w:basedOn w:val="DefaultParagraphFont"/>
    <w:link w:val="BalloonText"/>
    <w:semiHidden/>
    <w:rsid w:val="00AE4C57"/>
    <w:rPr>
      <w:rFonts w:ascii="Tahoma" w:hAnsi="Tahoma" w:cs="Tahoma"/>
      <w:sz w:val="16"/>
      <w:szCs w:val="16"/>
    </w:rPr>
  </w:style>
  <w:style w:type="paragraph" w:styleId="Bibliography">
    <w:name w:val="Bibliography"/>
    <w:basedOn w:val="Normal"/>
    <w:next w:val="Normal"/>
    <w:uiPriority w:val="37"/>
    <w:semiHidden/>
    <w:unhideWhenUsed/>
    <w:rsid w:val="00AE4C57"/>
    <w:pPr>
      <w:spacing w:before="0" w:after="200" w:line="276" w:lineRule="auto"/>
      <w:ind w:left="0"/>
    </w:pPr>
    <w:rPr>
      <w:rFonts w:ascii="Times New Roman" w:eastAsiaTheme="minorHAnsi" w:hAnsi="Times New Roman" w:cstheme="minorBidi"/>
      <w:sz w:val="24"/>
      <w:szCs w:val="22"/>
    </w:rPr>
  </w:style>
  <w:style w:type="paragraph" w:styleId="BlockText">
    <w:name w:val="Block Text"/>
    <w:basedOn w:val="Normal"/>
    <w:unhideWhenUsed/>
    <w:rsid w:val="00AE4C57"/>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spacing w:before="0" w:after="200" w:line="276" w:lineRule="auto"/>
      <w:ind w:left="1152" w:right="1152"/>
    </w:pPr>
    <w:rPr>
      <w:rFonts w:ascii="Times New Roman" w:eastAsiaTheme="minorEastAsia" w:hAnsi="Times New Roman" w:cstheme="minorBidi"/>
      <w:i/>
      <w:iCs/>
      <w:color w:val="4F81BD" w:themeColor="accent1"/>
      <w:sz w:val="24"/>
      <w:szCs w:val="22"/>
    </w:rPr>
  </w:style>
  <w:style w:type="paragraph" w:styleId="BodyText">
    <w:name w:val="Body Text"/>
    <w:basedOn w:val="Normal"/>
    <w:link w:val="BodyTextChar"/>
    <w:semiHidden/>
    <w:unhideWhenUsed/>
    <w:rsid w:val="00AE4C57"/>
    <w:pPr>
      <w:spacing w:before="0" w:after="120" w:line="276" w:lineRule="auto"/>
      <w:ind w:left="0"/>
    </w:pPr>
    <w:rPr>
      <w:rFonts w:ascii="Times New Roman" w:eastAsiaTheme="minorHAnsi" w:hAnsi="Times New Roman" w:cstheme="minorBidi"/>
      <w:sz w:val="24"/>
      <w:szCs w:val="22"/>
    </w:rPr>
  </w:style>
  <w:style w:type="character" w:customStyle="1" w:styleId="BodyTextChar">
    <w:name w:val="Body Text Char"/>
    <w:basedOn w:val="DefaultParagraphFont"/>
    <w:link w:val="BodyText"/>
    <w:semiHidden/>
    <w:rsid w:val="00AE4C57"/>
    <w:rPr>
      <w:rFonts w:eastAsiaTheme="minorHAnsi" w:cstheme="minorBidi"/>
      <w:sz w:val="24"/>
      <w:szCs w:val="22"/>
    </w:rPr>
  </w:style>
  <w:style w:type="paragraph" w:styleId="BodyText2">
    <w:name w:val="Body Text 2"/>
    <w:basedOn w:val="Normal"/>
    <w:link w:val="BodyText2Char"/>
    <w:semiHidden/>
    <w:unhideWhenUsed/>
    <w:rsid w:val="00AE4C57"/>
    <w:pPr>
      <w:spacing w:before="0" w:after="120" w:line="480" w:lineRule="auto"/>
      <w:ind w:left="0"/>
    </w:pPr>
    <w:rPr>
      <w:rFonts w:ascii="Times New Roman" w:eastAsiaTheme="minorHAnsi" w:hAnsi="Times New Roman" w:cstheme="minorBidi"/>
      <w:sz w:val="24"/>
      <w:szCs w:val="22"/>
    </w:rPr>
  </w:style>
  <w:style w:type="character" w:customStyle="1" w:styleId="BodyText2Char">
    <w:name w:val="Body Text 2 Char"/>
    <w:basedOn w:val="DefaultParagraphFont"/>
    <w:link w:val="BodyText2"/>
    <w:semiHidden/>
    <w:rsid w:val="00AE4C57"/>
    <w:rPr>
      <w:rFonts w:eastAsiaTheme="minorHAnsi" w:cstheme="minorBidi"/>
      <w:sz w:val="24"/>
      <w:szCs w:val="22"/>
    </w:rPr>
  </w:style>
  <w:style w:type="paragraph" w:styleId="BodyText3">
    <w:name w:val="Body Text 3"/>
    <w:basedOn w:val="Normal"/>
    <w:link w:val="BodyText3Char"/>
    <w:semiHidden/>
    <w:unhideWhenUsed/>
    <w:rsid w:val="00AE4C57"/>
    <w:pPr>
      <w:spacing w:before="0" w:after="120" w:line="276" w:lineRule="auto"/>
      <w:ind w:left="0"/>
    </w:pPr>
    <w:rPr>
      <w:rFonts w:ascii="Times New Roman" w:eastAsiaTheme="minorHAnsi" w:hAnsi="Times New Roman" w:cstheme="minorBidi"/>
      <w:sz w:val="16"/>
      <w:szCs w:val="16"/>
    </w:rPr>
  </w:style>
  <w:style w:type="character" w:customStyle="1" w:styleId="BodyText3Char">
    <w:name w:val="Body Text 3 Char"/>
    <w:basedOn w:val="DefaultParagraphFont"/>
    <w:link w:val="BodyText3"/>
    <w:semiHidden/>
    <w:rsid w:val="00AE4C57"/>
    <w:rPr>
      <w:rFonts w:eastAsiaTheme="minorHAnsi" w:cstheme="minorBidi"/>
      <w:sz w:val="16"/>
      <w:szCs w:val="16"/>
    </w:rPr>
  </w:style>
  <w:style w:type="paragraph" w:styleId="BodyTextFirstIndent">
    <w:name w:val="Body Text First Indent"/>
    <w:basedOn w:val="BodyText"/>
    <w:link w:val="BodyTextFirstIndentChar"/>
    <w:semiHidden/>
    <w:unhideWhenUsed/>
    <w:rsid w:val="00AE4C57"/>
    <w:pPr>
      <w:spacing w:after="200"/>
      <w:ind w:firstLine="360"/>
    </w:pPr>
  </w:style>
  <w:style w:type="character" w:customStyle="1" w:styleId="BodyTextFirstIndentChar">
    <w:name w:val="Body Text First Indent Char"/>
    <w:basedOn w:val="BodyTextChar"/>
    <w:link w:val="BodyTextFirstIndent"/>
    <w:semiHidden/>
    <w:rsid w:val="00AE4C57"/>
    <w:rPr>
      <w:rFonts w:eastAsiaTheme="minorHAnsi" w:cstheme="minorBidi"/>
      <w:sz w:val="24"/>
      <w:szCs w:val="22"/>
    </w:rPr>
  </w:style>
  <w:style w:type="paragraph" w:styleId="BodyTextIndent">
    <w:name w:val="Body Text Indent"/>
    <w:basedOn w:val="Normal"/>
    <w:link w:val="BodyTextIndentChar"/>
    <w:semiHidden/>
    <w:unhideWhenUsed/>
    <w:rsid w:val="00AE4C57"/>
    <w:pPr>
      <w:spacing w:before="0" w:after="120" w:line="276" w:lineRule="auto"/>
      <w:ind w:left="360"/>
    </w:pPr>
    <w:rPr>
      <w:rFonts w:ascii="Times New Roman" w:eastAsiaTheme="minorHAnsi" w:hAnsi="Times New Roman" w:cstheme="minorBidi"/>
      <w:sz w:val="24"/>
      <w:szCs w:val="22"/>
    </w:rPr>
  </w:style>
  <w:style w:type="character" w:customStyle="1" w:styleId="BodyTextIndentChar">
    <w:name w:val="Body Text Indent Char"/>
    <w:basedOn w:val="DefaultParagraphFont"/>
    <w:link w:val="BodyTextIndent"/>
    <w:semiHidden/>
    <w:rsid w:val="00AE4C57"/>
    <w:rPr>
      <w:rFonts w:eastAsiaTheme="minorHAnsi" w:cstheme="minorBidi"/>
      <w:sz w:val="24"/>
      <w:szCs w:val="22"/>
    </w:rPr>
  </w:style>
  <w:style w:type="paragraph" w:styleId="BodyTextFirstIndent2">
    <w:name w:val="Body Text First Indent 2"/>
    <w:basedOn w:val="BodyTextIndent"/>
    <w:link w:val="BodyTextFirstIndent2Char"/>
    <w:semiHidden/>
    <w:unhideWhenUsed/>
    <w:rsid w:val="00AE4C57"/>
    <w:pPr>
      <w:spacing w:after="200"/>
      <w:ind w:firstLine="360"/>
    </w:pPr>
  </w:style>
  <w:style w:type="character" w:customStyle="1" w:styleId="BodyTextFirstIndent2Char">
    <w:name w:val="Body Text First Indent 2 Char"/>
    <w:basedOn w:val="BodyTextIndentChar"/>
    <w:link w:val="BodyTextFirstIndent2"/>
    <w:semiHidden/>
    <w:rsid w:val="00AE4C57"/>
    <w:rPr>
      <w:rFonts w:eastAsiaTheme="minorHAnsi" w:cstheme="minorBidi"/>
      <w:sz w:val="24"/>
      <w:szCs w:val="22"/>
    </w:rPr>
  </w:style>
  <w:style w:type="paragraph" w:styleId="BodyTextIndent2">
    <w:name w:val="Body Text Indent 2"/>
    <w:basedOn w:val="Normal"/>
    <w:link w:val="BodyTextIndent2Char"/>
    <w:semiHidden/>
    <w:unhideWhenUsed/>
    <w:rsid w:val="00AE4C57"/>
    <w:pPr>
      <w:spacing w:before="0" w:after="120" w:line="480" w:lineRule="auto"/>
      <w:ind w:left="360"/>
    </w:pPr>
    <w:rPr>
      <w:rFonts w:ascii="Times New Roman" w:eastAsiaTheme="minorHAnsi" w:hAnsi="Times New Roman" w:cstheme="minorBidi"/>
      <w:sz w:val="24"/>
      <w:szCs w:val="22"/>
    </w:rPr>
  </w:style>
  <w:style w:type="character" w:customStyle="1" w:styleId="BodyTextIndent2Char">
    <w:name w:val="Body Text Indent 2 Char"/>
    <w:basedOn w:val="DefaultParagraphFont"/>
    <w:link w:val="BodyTextIndent2"/>
    <w:semiHidden/>
    <w:rsid w:val="00AE4C57"/>
    <w:rPr>
      <w:rFonts w:eastAsiaTheme="minorHAnsi" w:cstheme="minorBidi"/>
      <w:sz w:val="24"/>
      <w:szCs w:val="22"/>
    </w:rPr>
  </w:style>
  <w:style w:type="paragraph" w:styleId="BodyTextIndent3">
    <w:name w:val="Body Text Indent 3"/>
    <w:basedOn w:val="Normal"/>
    <w:link w:val="BodyTextIndent3Char"/>
    <w:semiHidden/>
    <w:unhideWhenUsed/>
    <w:rsid w:val="00AE4C57"/>
    <w:pPr>
      <w:spacing w:before="0" w:after="120" w:line="276" w:lineRule="auto"/>
      <w:ind w:left="360"/>
    </w:pPr>
    <w:rPr>
      <w:rFonts w:ascii="Times New Roman" w:eastAsiaTheme="minorHAnsi" w:hAnsi="Times New Roman" w:cstheme="minorBidi"/>
      <w:sz w:val="16"/>
      <w:szCs w:val="16"/>
    </w:rPr>
  </w:style>
  <w:style w:type="character" w:customStyle="1" w:styleId="BodyTextIndent3Char">
    <w:name w:val="Body Text Indent 3 Char"/>
    <w:basedOn w:val="DefaultParagraphFont"/>
    <w:link w:val="BodyTextIndent3"/>
    <w:semiHidden/>
    <w:rsid w:val="00AE4C57"/>
    <w:rPr>
      <w:rFonts w:eastAsiaTheme="minorHAnsi" w:cstheme="minorBidi"/>
      <w:sz w:val="16"/>
      <w:szCs w:val="16"/>
    </w:rPr>
  </w:style>
  <w:style w:type="character" w:styleId="BookTitle">
    <w:name w:val="Book Title"/>
    <w:basedOn w:val="DefaultParagraphFont"/>
    <w:uiPriority w:val="33"/>
    <w:semiHidden/>
    <w:qFormat/>
    <w:rsid w:val="00AE4C57"/>
    <w:rPr>
      <w:b/>
      <w:bCs/>
      <w:smallCaps/>
      <w:spacing w:val="5"/>
    </w:rPr>
  </w:style>
  <w:style w:type="paragraph" w:styleId="Closing">
    <w:name w:val="Closing"/>
    <w:basedOn w:val="Normal"/>
    <w:link w:val="ClosingChar"/>
    <w:semiHidden/>
    <w:unhideWhenUsed/>
    <w:rsid w:val="00AE4C57"/>
    <w:pPr>
      <w:spacing w:before="0" w:after="0" w:line="240" w:lineRule="auto"/>
      <w:ind w:left="4320"/>
    </w:pPr>
    <w:rPr>
      <w:rFonts w:ascii="Times New Roman" w:eastAsiaTheme="minorHAnsi" w:hAnsi="Times New Roman" w:cstheme="minorBidi"/>
      <w:sz w:val="24"/>
      <w:szCs w:val="22"/>
    </w:rPr>
  </w:style>
  <w:style w:type="character" w:customStyle="1" w:styleId="ClosingChar">
    <w:name w:val="Closing Char"/>
    <w:basedOn w:val="DefaultParagraphFont"/>
    <w:link w:val="Closing"/>
    <w:semiHidden/>
    <w:rsid w:val="00AE4C57"/>
    <w:rPr>
      <w:rFonts w:eastAsiaTheme="minorHAnsi" w:cstheme="minorBidi"/>
      <w:sz w:val="24"/>
      <w:szCs w:val="22"/>
    </w:rPr>
  </w:style>
  <w:style w:type="table" w:styleId="ColorfulGrid-Accent1">
    <w:name w:val="Colorful Grid Accent 1"/>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Accent1">
    <w:name w:val="Colorful List Accent 1"/>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Accent1">
    <w:name w:val="Colorful Shading Accent 1"/>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customStyle="1" w:styleId="CommentTextChar">
    <w:name w:val="Comment Text Char"/>
    <w:basedOn w:val="DefaultParagraphFont"/>
    <w:link w:val="CommentText"/>
    <w:rsid w:val="00AE4C57"/>
    <w:rPr>
      <w:rFonts w:ascii="Times" w:eastAsia="Times" w:hAnsi="Times"/>
    </w:rPr>
  </w:style>
  <w:style w:type="character" w:customStyle="1" w:styleId="CommentSubjectChar">
    <w:name w:val="Comment Subject Char"/>
    <w:basedOn w:val="CommentTextChar"/>
    <w:link w:val="CommentSubject"/>
    <w:semiHidden/>
    <w:rsid w:val="00AE4C57"/>
    <w:rPr>
      <w:rFonts w:ascii="Times" w:eastAsia="Times" w:hAnsi="Times"/>
      <w:b/>
      <w:bCs/>
    </w:rPr>
  </w:style>
  <w:style w:type="table" w:styleId="DarkList-Accent1">
    <w:name w:val="Dark List Accent 1"/>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semiHidden/>
    <w:unhideWhenUsed/>
    <w:rsid w:val="00AE4C57"/>
    <w:pPr>
      <w:spacing w:before="0" w:after="200" w:line="276" w:lineRule="auto"/>
      <w:ind w:left="0"/>
    </w:pPr>
    <w:rPr>
      <w:rFonts w:ascii="Times New Roman" w:eastAsiaTheme="minorHAnsi" w:hAnsi="Times New Roman" w:cstheme="minorBidi"/>
      <w:sz w:val="24"/>
      <w:szCs w:val="22"/>
    </w:rPr>
  </w:style>
  <w:style w:type="character" w:customStyle="1" w:styleId="DateChar">
    <w:name w:val="Date Char"/>
    <w:basedOn w:val="DefaultParagraphFont"/>
    <w:link w:val="Date"/>
    <w:semiHidden/>
    <w:rsid w:val="00AE4C57"/>
    <w:rPr>
      <w:rFonts w:eastAsiaTheme="minorHAnsi" w:cstheme="minorBidi"/>
      <w:sz w:val="24"/>
      <w:szCs w:val="22"/>
    </w:rPr>
  </w:style>
  <w:style w:type="character" w:customStyle="1" w:styleId="DocumentMapChar">
    <w:name w:val="Document Map Char"/>
    <w:basedOn w:val="DefaultParagraphFont"/>
    <w:link w:val="DocumentMap"/>
    <w:semiHidden/>
    <w:rsid w:val="00AE4C57"/>
    <w:rPr>
      <w:rFonts w:ascii="Tahoma" w:hAnsi="Tahoma" w:cs="Tahoma"/>
      <w:shd w:val="clear" w:color="auto" w:fill="000080"/>
    </w:rPr>
  </w:style>
  <w:style w:type="paragraph" w:styleId="E-mailSignature">
    <w:name w:val="E-mail Signature"/>
    <w:basedOn w:val="Normal"/>
    <w:link w:val="E-mailSignatureChar"/>
    <w:semiHidden/>
    <w:unhideWhenUsed/>
    <w:rsid w:val="00AE4C57"/>
    <w:pPr>
      <w:spacing w:before="0" w:after="0" w:line="240" w:lineRule="auto"/>
      <w:ind w:left="0"/>
    </w:pPr>
    <w:rPr>
      <w:rFonts w:ascii="Times New Roman" w:eastAsiaTheme="minorHAnsi" w:hAnsi="Times New Roman" w:cstheme="minorBidi"/>
      <w:sz w:val="24"/>
      <w:szCs w:val="22"/>
    </w:rPr>
  </w:style>
  <w:style w:type="character" w:customStyle="1" w:styleId="E-mailSignatureChar">
    <w:name w:val="E-mail Signature Char"/>
    <w:basedOn w:val="DefaultParagraphFont"/>
    <w:link w:val="E-mailSignature"/>
    <w:semiHidden/>
    <w:rsid w:val="00AE4C57"/>
    <w:rPr>
      <w:rFonts w:eastAsiaTheme="minorHAnsi" w:cstheme="minorBidi"/>
      <w:sz w:val="24"/>
      <w:szCs w:val="22"/>
    </w:rPr>
  </w:style>
  <w:style w:type="character" w:styleId="Emphasis">
    <w:name w:val="Emphasis"/>
    <w:basedOn w:val="DefaultParagraphFont"/>
    <w:uiPriority w:val="20"/>
    <w:qFormat/>
    <w:rsid w:val="00AE4C57"/>
    <w:rPr>
      <w:i/>
      <w:iCs/>
    </w:rPr>
  </w:style>
  <w:style w:type="character" w:styleId="EndnoteReference">
    <w:name w:val="endnote reference"/>
    <w:basedOn w:val="DefaultParagraphFont"/>
    <w:semiHidden/>
    <w:unhideWhenUsed/>
    <w:rsid w:val="00AE4C57"/>
    <w:rPr>
      <w:vertAlign w:val="superscript"/>
    </w:rPr>
  </w:style>
  <w:style w:type="character" w:customStyle="1" w:styleId="EndnoteTextChar">
    <w:name w:val="Endnote Text Char"/>
    <w:basedOn w:val="DefaultParagraphFont"/>
    <w:link w:val="EndnoteText"/>
    <w:semiHidden/>
    <w:rsid w:val="00AE4C57"/>
    <w:rPr>
      <w:rFonts w:ascii="Arial" w:hAnsi="Arial"/>
    </w:rPr>
  </w:style>
  <w:style w:type="paragraph" w:styleId="EnvelopeAddress">
    <w:name w:val="envelope address"/>
    <w:basedOn w:val="Normal"/>
    <w:semiHidden/>
    <w:unhideWhenUsed/>
    <w:rsid w:val="00AE4C57"/>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AE4C57"/>
    <w:pPr>
      <w:spacing w:before="0" w:after="0" w:line="240" w:lineRule="auto"/>
      <w:ind w:left="0"/>
    </w:pPr>
    <w:rPr>
      <w:rFonts w:asciiTheme="majorHAnsi" w:eastAsiaTheme="majorEastAsia" w:hAnsiTheme="majorHAnsi" w:cstheme="majorBidi"/>
      <w:sz w:val="20"/>
      <w:szCs w:val="20"/>
    </w:rPr>
  </w:style>
  <w:style w:type="character" w:styleId="HTMLAcronym">
    <w:name w:val="HTML Acronym"/>
    <w:basedOn w:val="DefaultParagraphFont"/>
    <w:semiHidden/>
    <w:unhideWhenUsed/>
    <w:rsid w:val="00AE4C57"/>
  </w:style>
  <w:style w:type="paragraph" w:styleId="HTMLAddress">
    <w:name w:val="HTML Address"/>
    <w:basedOn w:val="Normal"/>
    <w:link w:val="HTMLAddressChar"/>
    <w:semiHidden/>
    <w:unhideWhenUsed/>
    <w:rsid w:val="00AE4C57"/>
    <w:pPr>
      <w:spacing w:before="0" w:after="0" w:line="240" w:lineRule="auto"/>
      <w:ind w:left="0"/>
    </w:pPr>
    <w:rPr>
      <w:rFonts w:ascii="Times New Roman" w:eastAsiaTheme="minorHAnsi" w:hAnsi="Times New Roman" w:cstheme="minorBidi"/>
      <w:i/>
      <w:iCs/>
      <w:sz w:val="24"/>
      <w:szCs w:val="22"/>
    </w:rPr>
  </w:style>
  <w:style w:type="character" w:customStyle="1" w:styleId="HTMLAddressChar">
    <w:name w:val="HTML Address Char"/>
    <w:basedOn w:val="DefaultParagraphFont"/>
    <w:link w:val="HTMLAddress"/>
    <w:semiHidden/>
    <w:rsid w:val="00AE4C57"/>
    <w:rPr>
      <w:rFonts w:eastAsiaTheme="minorHAnsi" w:cstheme="minorBidi"/>
      <w:i/>
      <w:iCs/>
      <w:sz w:val="24"/>
      <w:szCs w:val="22"/>
    </w:rPr>
  </w:style>
  <w:style w:type="character" w:styleId="HTMLCite">
    <w:name w:val="HTML Cite"/>
    <w:basedOn w:val="DefaultParagraphFont"/>
    <w:semiHidden/>
    <w:unhideWhenUsed/>
    <w:rsid w:val="00AE4C57"/>
    <w:rPr>
      <w:i/>
      <w:iCs/>
    </w:rPr>
  </w:style>
  <w:style w:type="character" w:styleId="HTMLCode">
    <w:name w:val="HTML Code"/>
    <w:basedOn w:val="DefaultParagraphFont"/>
    <w:uiPriority w:val="99"/>
    <w:semiHidden/>
    <w:unhideWhenUsed/>
    <w:rsid w:val="00AE4C57"/>
    <w:rPr>
      <w:rFonts w:ascii="Consolas" w:hAnsi="Consolas"/>
      <w:sz w:val="20"/>
      <w:szCs w:val="20"/>
    </w:rPr>
  </w:style>
  <w:style w:type="character" w:styleId="HTMLDefinition">
    <w:name w:val="HTML Definition"/>
    <w:basedOn w:val="DefaultParagraphFont"/>
    <w:semiHidden/>
    <w:unhideWhenUsed/>
    <w:rsid w:val="00AE4C57"/>
    <w:rPr>
      <w:i/>
      <w:iCs/>
    </w:rPr>
  </w:style>
  <w:style w:type="character" w:styleId="HTMLKeyboard">
    <w:name w:val="HTML Keyboard"/>
    <w:basedOn w:val="DefaultParagraphFont"/>
    <w:semiHidden/>
    <w:unhideWhenUsed/>
    <w:rsid w:val="00AE4C57"/>
    <w:rPr>
      <w:rFonts w:ascii="Consolas" w:hAnsi="Consolas"/>
      <w:sz w:val="20"/>
      <w:szCs w:val="20"/>
    </w:rPr>
  </w:style>
  <w:style w:type="paragraph" w:styleId="HTMLPreformatted">
    <w:name w:val="HTML Preformatted"/>
    <w:basedOn w:val="Normal"/>
    <w:link w:val="HTMLPreformattedChar"/>
    <w:semiHidden/>
    <w:unhideWhenUsed/>
    <w:rsid w:val="00AE4C57"/>
    <w:pPr>
      <w:spacing w:before="0" w:after="0" w:line="240" w:lineRule="auto"/>
      <w:ind w:left="0"/>
    </w:pPr>
    <w:rPr>
      <w:rFonts w:ascii="Consolas" w:eastAsiaTheme="minorHAnsi" w:hAnsi="Consolas" w:cstheme="minorBidi"/>
      <w:sz w:val="20"/>
      <w:szCs w:val="20"/>
    </w:rPr>
  </w:style>
  <w:style w:type="character" w:customStyle="1" w:styleId="HTMLPreformattedChar">
    <w:name w:val="HTML Preformatted Char"/>
    <w:basedOn w:val="DefaultParagraphFont"/>
    <w:link w:val="HTMLPreformatted"/>
    <w:semiHidden/>
    <w:rsid w:val="00AE4C57"/>
    <w:rPr>
      <w:rFonts w:ascii="Consolas" w:eastAsiaTheme="minorHAnsi" w:hAnsi="Consolas" w:cstheme="minorBidi"/>
    </w:rPr>
  </w:style>
  <w:style w:type="character" w:styleId="HTMLSample">
    <w:name w:val="HTML Sample"/>
    <w:basedOn w:val="DefaultParagraphFont"/>
    <w:semiHidden/>
    <w:unhideWhenUsed/>
    <w:rsid w:val="00AE4C57"/>
    <w:rPr>
      <w:rFonts w:ascii="Consolas" w:hAnsi="Consolas"/>
      <w:sz w:val="24"/>
      <w:szCs w:val="24"/>
    </w:rPr>
  </w:style>
  <w:style w:type="character" w:styleId="HTMLTypewriter">
    <w:name w:val="HTML Typewriter"/>
    <w:basedOn w:val="DefaultParagraphFont"/>
    <w:uiPriority w:val="99"/>
    <w:semiHidden/>
    <w:unhideWhenUsed/>
    <w:rsid w:val="00AE4C57"/>
    <w:rPr>
      <w:rFonts w:ascii="Consolas" w:hAnsi="Consolas"/>
      <w:sz w:val="20"/>
      <w:szCs w:val="20"/>
    </w:rPr>
  </w:style>
  <w:style w:type="character" w:styleId="HTMLVariable">
    <w:name w:val="HTML Variable"/>
    <w:basedOn w:val="DefaultParagraphFont"/>
    <w:semiHidden/>
    <w:unhideWhenUsed/>
    <w:rsid w:val="00AE4C57"/>
    <w:rPr>
      <w:i/>
      <w:iCs/>
    </w:rPr>
  </w:style>
  <w:style w:type="character" w:styleId="IntenseEmphasis">
    <w:name w:val="Intense Emphasis"/>
    <w:basedOn w:val="DefaultParagraphFont"/>
    <w:uiPriority w:val="21"/>
    <w:semiHidden/>
    <w:qFormat/>
    <w:rsid w:val="00AE4C57"/>
    <w:rPr>
      <w:b/>
      <w:bCs/>
      <w:i/>
      <w:iCs/>
      <w:color w:val="4F81BD" w:themeColor="accent1"/>
    </w:rPr>
  </w:style>
  <w:style w:type="paragraph" w:styleId="IntenseQuote">
    <w:name w:val="Intense Quote"/>
    <w:basedOn w:val="Normal"/>
    <w:next w:val="Normal"/>
    <w:link w:val="IntenseQuoteChar"/>
    <w:uiPriority w:val="30"/>
    <w:semiHidden/>
    <w:qFormat/>
    <w:rsid w:val="00AE4C57"/>
    <w:pPr>
      <w:pBdr>
        <w:bottom w:val="single" w:sz="4" w:space="4" w:color="4F81BD" w:themeColor="accent1"/>
      </w:pBdr>
      <w:spacing w:before="200" w:after="280" w:line="276" w:lineRule="auto"/>
      <w:ind w:left="936" w:right="936"/>
    </w:pPr>
    <w:rPr>
      <w:rFonts w:ascii="Times New Roman" w:eastAsiaTheme="minorHAnsi" w:hAnsi="Times New Roman" w:cstheme="minorBidi"/>
      <w:b/>
      <w:bCs/>
      <w:i/>
      <w:iCs/>
      <w:color w:val="4F81BD" w:themeColor="accent1"/>
      <w:sz w:val="24"/>
      <w:szCs w:val="22"/>
    </w:rPr>
  </w:style>
  <w:style w:type="character" w:customStyle="1" w:styleId="IntenseQuoteChar">
    <w:name w:val="Intense Quote Char"/>
    <w:basedOn w:val="DefaultParagraphFont"/>
    <w:link w:val="IntenseQuote"/>
    <w:uiPriority w:val="30"/>
    <w:semiHidden/>
    <w:rsid w:val="00AE4C57"/>
    <w:rPr>
      <w:rFonts w:eastAsiaTheme="minorHAnsi" w:cstheme="minorBidi"/>
      <w:b/>
      <w:bCs/>
      <w:i/>
      <w:iCs/>
      <w:color w:val="4F81BD" w:themeColor="accent1"/>
      <w:sz w:val="24"/>
      <w:szCs w:val="22"/>
    </w:rPr>
  </w:style>
  <w:style w:type="character" w:styleId="IntenseReference">
    <w:name w:val="Intense Reference"/>
    <w:basedOn w:val="DefaultParagraphFont"/>
    <w:uiPriority w:val="32"/>
    <w:semiHidden/>
    <w:qFormat/>
    <w:rsid w:val="00AE4C57"/>
    <w:rPr>
      <w:b/>
      <w:bCs/>
      <w:smallCaps/>
      <w:color w:val="C0504D" w:themeColor="accent2"/>
      <w:spacing w:val="5"/>
      <w:u w:val="single"/>
    </w:rPr>
  </w:style>
  <w:style w:type="table" w:styleId="LightGrid-Accent2">
    <w:name w:val="Light Grid Accent 2"/>
    <w:basedOn w:val="TableNormal"/>
    <w:uiPriority w:val="62"/>
    <w:rsid w:val="00AE4C57"/>
    <w:rPr>
      <w:rFonts w:asciiTheme="minorHAnsi" w:eastAsiaTheme="minorHAnsi" w:hAnsiTheme="minorHAnsi" w:cstheme="minorBidi"/>
      <w:sz w:val="22"/>
      <w:szCs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AE4C57"/>
    <w:rPr>
      <w:rFonts w:asciiTheme="minorHAnsi" w:eastAsiaTheme="minorHAnsi" w:hAnsiTheme="minorHAnsi" w:cstheme="minorBidi"/>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AE4C57"/>
    <w:rPr>
      <w:rFonts w:asciiTheme="minorHAnsi" w:eastAsiaTheme="minorHAnsi" w:hAnsiTheme="minorHAnsi" w:cstheme="minorBidi"/>
      <w:sz w:val="22"/>
      <w:szCs w:val="22"/>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AE4C57"/>
    <w:rPr>
      <w:rFonts w:asciiTheme="minorHAnsi" w:eastAsiaTheme="minorHAnsi" w:hAnsiTheme="minorHAnsi" w:cstheme="minorBidi"/>
      <w:sz w:val="22"/>
      <w:szCs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AE4C57"/>
    <w:rPr>
      <w:rFonts w:asciiTheme="minorHAnsi" w:eastAsiaTheme="minorHAnsi" w:hAnsiTheme="minorHAnsi" w:cstheme="minorBidi"/>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Accent2">
    <w:name w:val="Light List Accent 2"/>
    <w:basedOn w:val="TableNormal"/>
    <w:uiPriority w:val="61"/>
    <w:rsid w:val="00AE4C57"/>
    <w:rPr>
      <w:rFonts w:asciiTheme="minorHAnsi" w:eastAsiaTheme="minorHAnsi" w:hAnsiTheme="minorHAnsi" w:cstheme="minorBidi"/>
      <w:sz w:val="22"/>
      <w:szCs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AE4C57"/>
    <w:rPr>
      <w:rFonts w:asciiTheme="minorHAnsi" w:eastAsiaTheme="minorHAnsi" w:hAnsiTheme="minorHAnsi" w:cstheme="minorBidi"/>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AE4C57"/>
    <w:rPr>
      <w:rFonts w:asciiTheme="minorHAnsi" w:eastAsiaTheme="minorHAnsi" w:hAnsiTheme="minorHAnsi" w:cstheme="minorBidi"/>
      <w:sz w:val="22"/>
      <w:szCs w:val="22"/>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AE4C57"/>
    <w:rPr>
      <w:rFonts w:asciiTheme="minorHAnsi" w:eastAsiaTheme="minorHAnsi" w:hAnsiTheme="minorHAnsi" w:cstheme="minorBidi"/>
      <w:sz w:val="22"/>
      <w:szCs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AE4C57"/>
    <w:rPr>
      <w:rFonts w:asciiTheme="minorHAnsi" w:eastAsiaTheme="minorHAnsi" w:hAnsiTheme="minorHAnsi" w:cstheme="minorBidi"/>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Accent2">
    <w:name w:val="Light Shading Accent 2"/>
    <w:basedOn w:val="TableNormal"/>
    <w:uiPriority w:val="60"/>
    <w:rsid w:val="00AE4C57"/>
    <w:rPr>
      <w:rFonts w:asciiTheme="minorHAnsi" w:eastAsiaTheme="minorHAnsi" w:hAnsiTheme="minorHAnsi" w:cstheme="minorBidi"/>
      <w:color w:val="943634" w:themeColor="accent2" w:themeShade="BF"/>
      <w:sz w:val="22"/>
      <w:szCs w:val="22"/>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AE4C57"/>
    <w:rPr>
      <w:rFonts w:asciiTheme="minorHAnsi" w:eastAsiaTheme="minorHAnsi" w:hAnsiTheme="minorHAnsi" w:cstheme="minorBidi"/>
      <w:color w:val="76923C" w:themeColor="accent3" w:themeShade="BF"/>
      <w:sz w:val="22"/>
      <w:szCs w:val="22"/>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AE4C57"/>
    <w:rPr>
      <w:rFonts w:asciiTheme="minorHAnsi" w:eastAsiaTheme="minorHAnsi" w:hAnsiTheme="minorHAnsi" w:cstheme="minorBidi"/>
      <w:color w:val="5F497A" w:themeColor="accent4" w:themeShade="BF"/>
      <w:sz w:val="22"/>
      <w:szCs w:val="22"/>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AE4C57"/>
    <w:rPr>
      <w:rFonts w:asciiTheme="minorHAnsi" w:eastAsiaTheme="minorHAnsi" w:hAnsiTheme="minorHAnsi" w:cstheme="minorBidi"/>
      <w:color w:val="31849B" w:themeColor="accent5" w:themeShade="BF"/>
      <w:sz w:val="22"/>
      <w:szCs w:val="22"/>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AE4C57"/>
    <w:rPr>
      <w:rFonts w:asciiTheme="minorHAnsi" w:eastAsiaTheme="minorHAnsi" w:hAnsiTheme="minorHAnsi" w:cstheme="minorBidi"/>
      <w:color w:val="E36C0A" w:themeColor="accent6" w:themeShade="BF"/>
      <w:sz w:val="22"/>
      <w:szCs w:val="22"/>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List5">
    <w:name w:val="List 5"/>
    <w:basedOn w:val="Normal"/>
    <w:semiHidden/>
    <w:unhideWhenUsed/>
    <w:rsid w:val="00AE4C57"/>
    <w:pPr>
      <w:spacing w:before="0" w:after="200" w:line="276" w:lineRule="auto"/>
      <w:ind w:left="1800" w:hanging="360"/>
      <w:contextualSpacing/>
    </w:pPr>
    <w:rPr>
      <w:rFonts w:ascii="Times New Roman" w:eastAsiaTheme="minorHAnsi" w:hAnsi="Times New Roman" w:cstheme="minorBidi"/>
      <w:sz w:val="24"/>
      <w:szCs w:val="22"/>
    </w:rPr>
  </w:style>
  <w:style w:type="paragraph" w:styleId="ListBullet5">
    <w:name w:val="List Bullet 5"/>
    <w:basedOn w:val="Normal"/>
    <w:semiHidden/>
    <w:unhideWhenUsed/>
    <w:rsid w:val="00AE4C57"/>
    <w:pPr>
      <w:numPr>
        <w:numId w:val="23"/>
      </w:numPr>
      <w:spacing w:before="0" w:after="200" w:line="276" w:lineRule="auto"/>
      <w:contextualSpacing/>
    </w:pPr>
    <w:rPr>
      <w:rFonts w:ascii="Times New Roman" w:eastAsiaTheme="minorHAnsi" w:hAnsi="Times New Roman" w:cstheme="minorBidi"/>
      <w:sz w:val="24"/>
      <w:szCs w:val="22"/>
    </w:rPr>
  </w:style>
  <w:style w:type="paragraph" w:styleId="ListContinue4">
    <w:name w:val="List Continue 4"/>
    <w:basedOn w:val="Normal"/>
    <w:semiHidden/>
    <w:unhideWhenUsed/>
    <w:rsid w:val="00AE4C57"/>
    <w:pPr>
      <w:spacing w:before="0" w:after="120" w:line="276" w:lineRule="auto"/>
      <w:ind w:left="1440"/>
      <w:contextualSpacing/>
    </w:pPr>
    <w:rPr>
      <w:rFonts w:ascii="Times New Roman" w:eastAsiaTheme="minorHAnsi" w:hAnsi="Times New Roman" w:cstheme="minorBidi"/>
      <w:sz w:val="24"/>
      <w:szCs w:val="22"/>
    </w:rPr>
  </w:style>
  <w:style w:type="paragraph" w:styleId="ListContinue5">
    <w:name w:val="List Continue 5"/>
    <w:basedOn w:val="Normal"/>
    <w:semiHidden/>
    <w:unhideWhenUsed/>
    <w:rsid w:val="00AE4C57"/>
    <w:pPr>
      <w:spacing w:before="0" w:after="120" w:line="276" w:lineRule="auto"/>
      <w:ind w:left="1800"/>
      <w:contextualSpacing/>
    </w:pPr>
    <w:rPr>
      <w:rFonts w:ascii="Times New Roman" w:eastAsiaTheme="minorHAnsi" w:hAnsi="Times New Roman" w:cstheme="minorBidi"/>
      <w:sz w:val="24"/>
      <w:szCs w:val="22"/>
    </w:rPr>
  </w:style>
  <w:style w:type="paragraph" w:styleId="ListNumber4">
    <w:name w:val="List Number 4"/>
    <w:basedOn w:val="Normal"/>
    <w:semiHidden/>
    <w:unhideWhenUsed/>
    <w:rsid w:val="00AE4C57"/>
    <w:pPr>
      <w:numPr>
        <w:numId w:val="24"/>
      </w:numPr>
      <w:spacing w:before="0" w:after="200" w:line="276" w:lineRule="auto"/>
      <w:contextualSpacing/>
    </w:pPr>
    <w:rPr>
      <w:rFonts w:ascii="Times New Roman" w:eastAsiaTheme="minorHAnsi" w:hAnsi="Times New Roman" w:cstheme="minorBidi"/>
      <w:sz w:val="24"/>
      <w:szCs w:val="22"/>
    </w:rPr>
  </w:style>
  <w:style w:type="paragraph" w:styleId="ListNumber5">
    <w:name w:val="List Number 5"/>
    <w:basedOn w:val="Normal"/>
    <w:semiHidden/>
    <w:unhideWhenUsed/>
    <w:rsid w:val="00AE4C57"/>
    <w:pPr>
      <w:numPr>
        <w:numId w:val="25"/>
      </w:numPr>
      <w:spacing w:before="0" w:after="200" w:line="276" w:lineRule="auto"/>
      <w:contextualSpacing/>
    </w:pPr>
    <w:rPr>
      <w:rFonts w:ascii="Times New Roman" w:eastAsiaTheme="minorHAnsi" w:hAnsi="Times New Roman" w:cstheme="minorBidi"/>
      <w:sz w:val="24"/>
      <w:szCs w:val="22"/>
    </w:rPr>
  </w:style>
  <w:style w:type="paragraph" w:styleId="ListParagraph">
    <w:name w:val="List Paragraph"/>
    <w:basedOn w:val="Normal"/>
    <w:uiPriority w:val="34"/>
    <w:qFormat/>
    <w:rsid w:val="00AE4C57"/>
    <w:pPr>
      <w:spacing w:before="0" w:after="200" w:line="276" w:lineRule="auto"/>
      <w:contextualSpacing/>
    </w:pPr>
    <w:rPr>
      <w:rFonts w:ascii="Times New Roman" w:eastAsiaTheme="minorHAnsi" w:hAnsi="Times New Roman" w:cstheme="minorBidi"/>
      <w:sz w:val="24"/>
      <w:szCs w:val="22"/>
    </w:rPr>
  </w:style>
  <w:style w:type="character" w:customStyle="1" w:styleId="MacroTextChar">
    <w:name w:val="Macro Text Char"/>
    <w:basedOn w:val="DefaultParagraphFont"/>
    <w:link w:val="MacroText"/>
    <w:semiHidden/>
    <w:rsid w:val="00AE4C57"/>
    <w:rPr>
      <w:rFonts w:ascii="Courier New" w:hAnsi="Courier New" w:cs="Courier New"/>
    </w:rPr>
  </w:style>
  <w:style w:type="table" w:styleId="MediumGrid1-Accent1">
    <w:name w:val="Medium Grid 1 Accent 1"/>
    <w:basedOn w:val="TableNormal"/>
    <w:uiPriority w:val="67"/>
    <w:rsid w:val="00AE4C57"/>
    <w:rPr>
      <w:rFonts w:asciiTheme="minorHAnsi" w:eastAsiaTheme="minorHAnsi" w:hAnsiTheme="minorHAnsi" w:cstheme="minorBidi"/>
      <w:sz w:val="22"/>
      <w:szCs w:val="22"/>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AE4C57"/>
    <w:rPr>
      <w:rFonts w:asciiTheme="minorHAnsi" w:eastAsiaTheme="minorHAnsi" w:hAnsiTheme="minorHAnsi" w:cstheme="minorBidi"/>
      <w:sz w:val="22"/>
      <w:szCs w:val="22"/>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AE4C57"/>
    <w:rPr>
      <w:rFonts w:asciiTheme="minorHAnsi" w:eastAsiaTheme="minorHAnsi" w:hAnsiTheme="minorHAnsi" w:cstheme="minorBidi"/>
      <w:sz w:val="22"/>
      <w:szCs w:val="22"/>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AE4C57"/>
    <w:rPr>
      <w:rFonts w:asciiTheme="minorHAnsi" w:eastAsiaTheme="minorHAnsi" w:hAnsiTheme="minorHAnsi" w:cstheme="minorBidi"/>
      <w:sz w:val="22"/>
      <w:szCs w:val="22"/>
    </w:r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AE4C57"/>
    <w:rPr>
      <w:rFonts w:asciiTheme="minorHAnsi" w:eastAsiaTheme="minorHAnsi" w:hAnsiTheme="minorHAnsi" w:cstheme="minorBidi"/>
      <w:sz w:val="22"/>
      <w:szCs w:val="22"/>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AE4C57"/>
    <w:rPr>
      <w:rFonts w:asciiTheme="minorHAnsi" w:eastAsiaTheme="minorHAnsi" w:hAnsiTheme="minorHAnsi" w:cstheme="minorBidi"/>
      <w:sz w:val="22"/>
      <w:szCs w:val="22"/>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Accent1">
    <w:name w:val="Medium Grid 2 Accent 1"/>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rsid w:val="00AE4C57"/>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AE4C57"/>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AE4C57"/>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AE4C57"/>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AE4C57"/>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AE4C57"/>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Accent2">
    <w:name w:val="Medium List 1 Accent 2"/>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Accent2">
    <w:name w:val="Medium List 2 Accent 2"/>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AE4C57"/>
    <w:rPr>
      <w:rFonts w:asciiTheme="minorHAnsi" w:eastAsiaTheme="minorHAnsi" w:hAnsiTheme="minorHAnsi" w:cstheme="minorBidi"/>
      <w:sz w:val="22"/>
      <w:szCs w:val="22"/>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AE4C57"/>
    <w:rPr>
      <w:rFonts w:asciiTheme="minorHAnsi" w:eastAsiaTheme="minorHAnsi" w:hAnsiTheme="minorHAnsi" w:cstheme="minorBidi"/>
      <w:sz w:val="22"/>
      <w:szCs w:val="22"/>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AE4C57"/>
    <w:rPr>
      <w:rFonts w:asciiTheme="minorHAnsi" w:eastAsiaTheme="minorHAnsi" w:hAnsiTheme="minorHAnsi" w:cstheme="minorBidi"/>
      <w:sz w:val="22"/>
      <w:szCs w:val="22"/>
    </w:r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AE4C57"/>
    <w:rPr>
      <w:rFonts w:asciiTheme="minorHAnsi" w:eastAsiaTheme="minorHAnsi" w:hAnsiTheme="minorHAnsi" w:cstheme="minorBidi"/>
      <w:sz w:val="22"/>
      <w:szCs w:val="22"/>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AE4C57"/>
    <w:rPr>
      <w:rFonts w:asciiTheme="minorHAnsi" w:eastAsiaTheme="minorHAnsi" w:hAnsiTheme="minorHAnsi" w:cstheme="minorBidi"/>
      <w:sz w:val="22"/>
      <w:szCs w:val="22"/>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AE4C57"/>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AE4C57"/>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AE4C57"/>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AE4C57"/>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nhideWhenUsed/>
    <w:rsid w:val="00AE4C57"/>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rsid w:val="00AE4C57"/>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AE4C57"/>
    <w:pPr>
      <w:spacing w:before="0" w:after="200" w:line="276" w:lineRule="auto"/>
      <w:ind w:left="0"/>
    </w:pPr>
    <w:rPr>
      <w:rFonts w:ascii="Times New Roman" w:eastAsiaTheme="minorHAnsi" w:hAnsi="Times New Roman"/>
      <w:sz w:val="24"/>
    </w:rPr>
  </w:style>
  <w:style w:type="paragraph" w:styleId="NormalIndent">
    <w:name w:val="Normal Indent"/>
    <w:basedOn w:val="Normal"/>
    <w:semiHidden/>
    <w:unhideWhenUsed/>
    <w:rsid w:val="00AE4C57"/>
    <w:pPr>
      <w:spacing w:before="0" w:after="200" w:line="276" w:lineRule="auto"/>
    </w:pPr>
    <w:rPr>
      <w:rFonts w:ascii="Times New Roman" w:eastAsiaTheme="minorHAnsi" w:hAnsi="Times New Roman" w:cstheme="minorBidi"/>
      <w:sz w:val="24"/>
      <w:szCs w:val="22"/>
    </w:rPr>
  </w:style>
  <w:style w:type="paragraph" w:styleId="NoteHeading">
    <w:name w:val="Note Heading"/>
    <w:basedOn w:val="Normal"/>
    <w:next w:val="Normal"/>
    <w:link w:val="NoteHeadingChar"/>
    <w:unhideWhenUsed/>
    <w:rsid w:val="00AE4C57"/>
    <w:pPr>
      <w:spacing w:before="0" w:after="0" w:line="240" w:lineRule="auto"/>
      <w:ind w:left="0"/>
    </w:pPr>
    <w:rPr>
      <w:rFonts w:ascii="Times New Roman" w:eastAsiaTheme="minorHAnsi" w:hAnsi="Times New Roman" w:cstheme="minorBidi"/>
      <w:sz w:val="24"/>
      <w:szCs w:val="22"/>
    </w:rPr>
  </w:style>
  <w:style w:type="character" w:customStyle="1" w:styleId="NoteHeadingChar">
    <w:name w:val="Note Heading Char"/>
    <w:basedOn w:val="DefaultParagraphFont"/>
    <w:link w:val="NoteHeading"/>
    <w:rsid w:val="00AE4C57"/>
    <w:rPr>
      <w:rFonts w:eastAsiaTheme="minorHAnsi" w:cstheme="minorBidi"/>
      <w:sz w:val="24"/>
      <w:szCs w:val="22"/>
    </w:rPr>
  </w:style>
  <w:style w:type="paragraph" w:styleId="PlainText">
    <w:name w:val="Plain Text"/>
    <w:basedOn w:val="Normal"/>
    <w:link w:val="PlainTextChar"/>
    <w:unhideWhenUsed/>
    <w:rsid w:val="00AE4C57"/>
    <w:pPr>
      <w:spacing w:before="0"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rsid w:val="00AE4C57"/>
    <w:rPr>
      <w:rFonts w:ascii="Consolas" w:eastAsiaTheme="minorHAnsi" w:hAnsi="Consolas" w:cstheme="minorBidi"/>
      <w:sz w:val="21"/>
      <w:szCs w:val="21"/>
    </w:rPr>
  </w:style>
  <w:style w:type="paragraph" w:styleId="Quote">
    <w:name w:val="Quote"/>
    <w:basedOn w:val="Normal"/>
    <w:next w:val="Normal"/>
    <w:link w:val="QuoteChar"/>
    <w:uiPriority w:val="29"/>
    <w:semiHidden/>
    <w:qFormat/>
    <w:rsid w:val="00AE4C57"/>
    <w:pPr>
      <w:spacing w:before="0" w:after="200" w:line="276" w:lineRule="auto"/>
      <w:ind w:left="0"/>
    </w:pPr>
    <w:rPr>
      <w:rFonts w:ascii="Times New Roman" w:eastAsiaTheme="minorHAnsi" w:hAnsi="Times New Roman" w:cstheme="minorBidi"/>
      <w:i/>
      <w:iCs/>
      <w:color w:val="000000" w:themeColor="text1"/>
      <w:sz w:val="24"/>
      <w:szCs w:val="22"/>
    </w:rPr>
  </w:style>
  <w:style w:type="character" w:customStyle="1" w:styleId="QuoteChar">
    <w:name w:val="Quote Char"/>
    <w:basedOn w:val="DefaultParagraphFont"/>
    <w:link w:val="Quote"/>
    <w:uiPriority w:val="29"/>
    <w:semiHidden/>
    <w:rsid w:val="00AE4C57"/>
    <w:rPr>
      <w:rFonts w:eastAsiaTheme="minorHAnsi" w:cstheme="minorBidi"/>
      <w:i/>
      <w:iCs/>
      <w:color w:val="000000" w:themeColor="text1"/>
      <w:sz w:val="24"/>
      <w:szCs w:val="22"/>
    </w:rPr>
  </w:style>
  <w:style w:type="paragraph" w:styleId="Salutation">
    <w:name w:val="Salutation"/>
    <w:basedOn w:val="Normal"/>
    <w:next w:val="Normal"/>
    <w:link w:val="SalutationChar"/>
    <w:semiHidden/>
    <w:unhideWhenUsed/>
    <w:rsid w:val="00AE4C57"/>
    <w:pPr>
      <w:spacing w:before="0" w:after="200" w:line="276" w:lineRule="auto"/>
      <w:ind w:left="0"/>
    </w:pPr>
    <w:rPr>
      <w:rFonts w:ascii="Times New Roman" w:eastAsiaTheme="minorHAnsi" w:hAnsi="Times New Roman" w:cstheme="minorBidi"/>
      <w:sz w:val="24"/>
      <w:szCs w:val="22"/>
    </w:rPr>
  </w:style>
  <w:style w:type="character" w:customStyle="1" w:styleId="SalutationChar">
    <w:name w:val="Salutation Char"/>
    <w:basedOn w:val="DefaultParagraphFont"/>
    <w:link w:val="Salutation"/>
    <w:semiHidden/>
    <w:rsid w:val="00AE4C57"/>
    <w:rPr>
      <w:rFonts w:eastAsiaTheme="minorHAnsi" w:cstheme="minorBidi"/>
      <w:sz w:val="24"/>
      <w:szCs w:val="22"/>
    </w:rPr>
  </w:style>
  <w:style w:type="paragraph" w:styleId="Signature">
    <w:name w:val="Signature"/>
    <w:basedOn w:val="Normal"/>
    <w:link w:val="SignatureChar"/>
    <w:semiHidden/>
    <w:unhideWhenUsed/>
    <w:rsid w:val="00AE4C57"/>
    <w:pPr>
      <w:spacing w:before="0" w:after="0" w:line="240" w:lineRule="auto"/>
      <w:ind w:left="4320"/>
    </w:pPr>
    <w:rPr>
      <w:rFonts w:ascii="Times New Roman" w:eastAsiaTheme="minorHAnsi" w:hAnsi="Times New Roman" w:cstheme="minorBidi"/>
      <w:sz w:val="24"/>
      <w:szCs w:val="22"/>
    </w:rPr>
  </w:style>
  <w:style w:type="character" w:customStyle="1" w:styleId="SignatureChar">
    <w:name w:val="Signature Char"/>
    <w:basedOn w:val="DefaultParagraphFont"/>
    <w:link w:val="Signature"/>
    <w:semiHidden/>
    <w:rsid w:val="00AE4C57"/>
    <w:rPr>
      <w:rFonts w:eastAsiaTheme="minorHAnsi" w:cstheme="minorBidi"/>
      <w:sz w:val="24"/>
      <w:szCs w:val="22"/>
    </w:rPr>
  </w:style>
  <w:style w:type="character" w:styleId="Strong">
    <w:name w:val="Strong"/>
    <w:basedOn w:val="DefaultParagraphFont"/>
    <w:semiHidden/>
    <w:qFormat/>
    <w:rsid w:val="00AE4C57"/>
    <w:rPr>
      <w:b/>
      <w:bCs/>
    </w:rPr>
  </w:style>
  <w:style w:type="paragraph" w:styleId="Subtitle">
    <w:name w:val="Subtitle"/>
    <w:basedOn w:val="Normal"/>
    <w:next w:val="Normal"/>
    <w:link w:val="SubtitleChar"/>
    <w:semiHidden/>
    <w:qFormat/>
    <w:rsid w:val="00AE4C57"/>
    <w:pPr>
      <w:numPr>
        <w:ilvl w:val="1"/>
      </w:numPr>
      <w:spacing w:before="0" w:after="200" w:line="276" w:lineRule="auto"/>
      <w:ind w:left="720"/>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semiHidden/>
    <w:rsid w:val="00AE4C57"/>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semiHidden/>
    <w:qFormat/>
    <w:rsid w:val="00AE4C57"/>
    <w:rPr>
      <w:i/>
      <w:iCs/>
      <w:color w:val="808080" w:themeColor="text1" w:themeTint="7F"/>
    </w:rPr>
  </w:style>
  <w:style w:type="character" w:styleId="SubtleReference">
    <w:name w:val="Subtle Reference"/>
    <w:basedOn w:val="DefaultParagraphFont"/>
    <w:uiPriority w:val="31"/>
    <w:semiHidden/>
    <w:qFormat/>
    <w:rsid w:val="00AE4C57"/>
    <w:rPr>
      <w:smallCaps/>
      <w:color w:val="C0504D" w:themeColor="accent2"/>
      <w:u w:val="single"/>
    </w:rPr>
  </w:style>
  <w:style w:type="table" w:styleId="TableClassic4">
    <w:name w:val="Table Classic 4"/>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3">
    <w:name w:val="Table Colorful 3"/>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5">
    <w:name w:val="Table Columns 5"/>
    <w:basedOn w:val="TableNormal"/>
    <w:unhideWhenUsed/>
    <w:rsid w:val="00AE4C57"/>
    <w:pPr>
      <w:spacing w:after="200" w:line="276" w:lineRule="auto"/>
    </w:pPr>
    <w:rPr>
      <w:rFonts w:asciiTheme="minorHAnsi" w:eastAsiaTheme="minorHAnsi" w:hAnsiTheme="minorHAnsi" w:cstheme="minorBidi"/>
      <w:sz w:val="22"/>
      <w:szCs w:val="22"/>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nhideWhenUsed/>
    <w:rsid w:val="00AE4C57"/>
    <w:pPr>
      <w:spacing w:after="200" w:line="276" w:lineRule="auto"/>
    </w:pPr>
    <w:rPr>
      <w:rFonts w:asciiTheme="minorHAnsi" w:eastAsiaTheme="minorHAnsi" w:hAnsiTheme="minorHAnsi" w:cstheme="minorBidi"/>
      <w:b/>
      <w:bCs/>
      <w:sz w:val="22"/>
      <w:szCs w:val="22"/>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nhideWhenUsed/>
    <w:rsid w:val="00AE4C57"/>
    <w:pPr>
      <w:spacing w:after="200" w:line="276" w:lineRule="auto"/>
    </w:pPr>
    <w:rPr>
      <w:rFonts w:asciiTheme="minorHAnsi" w:eastAsiaTheme="minorHAnsi" w:hAnsiTheme="minorHAnsi" w:cstheme="minorBidi"/>
      <w:sz w:val="22"/>
      <w:szCs w:val="22"/>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nhideWhenUsed/>
    <w:rsid w:val="00AE4C57"/>
    <w:pPr>
      <w:spacing w:after="200" w:line="276" w:lineRule="auto"/>
    </w:pPr>
    <w:rPr>
      <w:rFonts w:asciiTheme="minorHAnsi" w:eastAsiaTheme="minorHAnsi" w:hAnsiTheme="minorHAnsi" w:cstheme="minorBidi"/>
      <w:sz w:val="22"/>
      <w:szCs w:val="22"/>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nhideWhenUsed/>
    <w:rsid w:val="00AE4C57"/>
    <w:pPr>
      <w:spacing w:after="200" w:line="276" w:lineRule="auto"/>
    </w:pPr>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qFormat/>
    <w:rsid w:val="00AE4C57"/>
    <w:pPr>
      <w:pBdr>
        <w:bottom w:val="single" w:sz="8" w:space="4" w:color="4F81BD" w:themeColor="accent1"/>
      </w:pBdr>
      <w:spacing w:before="0" w:after="300" w:line="240" w:lineRule="auto"/>
      <w:ind w:left="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AE4C57"/>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semiHidden/>
    <w:unhideWhenUsed/>
    <w:rsid w:val="00AE4C57"/>
    <w:pPr>
      <w:spacing w:after="200" w:line="276" w:lineRule="auto"/>
      <w:ind w:left="0"/>
    </w:pPr>
    <w:rPr>
      <w:rFonts w:asciiTheme="majorHAnsi" w:eastAsiaTheme="majorEastAsia" w:hAnsiTheme="majorHAnsi" w:cstheme="majorBidi"/>
      <w:b/>
      <w:bCs/>
      <w:sz w:val="24"/>
    </w:rPr>
  </w:style>
  <w:style w:type="paragraph" w:styleId="TOCHeading">
    <w:name w:val="TOC Heading"/>
    <w:basedOn w:val="Heading1"/>
    <w:next w:val="Normal"/>
    <w:uiPriority w:val="39"/>
    <w:semiHidden/>
    <w:unhideWhenUsed/>
    <w:qFormat/>
    <w:rsid w:val="00AE4C57"/>
    <w:pPr>
      <w:keepLines/>
      <w:numPr>
        <w:numId w:val="0"/>
      </w:numPr>
      <w:pBdr>
        <w:bottom w:val="none" w:sz="0" w:space="0" w:color="auto"/>
      </w:pBdr>
      <w:spacing w:before="540" w:after="0" w:line="276" w:lineRule="auto"/>
      <w:outlineLvl w:val="9"/>
    </w:pPr>
    <w:rPr>
      <w:rFonts w:asciiTheme="majorHAnsi" w:eastAsiaTheme="majorEastAsia" w:hAnsiTheme="majorHAnsi" w:cstheme="majorBidi"/>
      <w:b/>
      <w:bCs/>
      <w:color w:val="365F91" w:themeColor="accent1" w:themeShade="BF"/>
      <w:sz w:val="28"/>
      <w:szCs w:val="28"/>
    </w:rPr>
  </w:style>
  <w:style w:type="paragraph" w:styleId="z-BottomofForm">
    <w:name w:val="HTML Bottom of Form"/>
    <w:basedOn w:val="Normal"/>
    <w:next w:val="Normal"/>
    <w:link w:val="z-BottomofFormChar"/>
    <w:hidden/>
    <w:rsid w:val="00AE4C57"/>
    <w:pPr>
      <w:pBdr>
        <w:top w:val="single" w:sz="6" w:space="1" w:color="auto"/>
      </w:pBdr>
      <w:spacing w:before="0" w:after="0" w:line="240" w:lineRule="auto"/>
      <w:ind w:left="0"/>
      <w:jc w:val="center"/>
    </w:pPr>
    <w:rPr>
      <w:rFonts w:cs="Arial"/>
      <w:vanish/>
      <w:sz w:val="16"/>
      <w:szCs w:val="16"/>
    </w:rPr>
  </w:style>
  <w:style w:type="character" w:customStyle="1" w:styleId="z-BottomofFormChar">
    <w:name w:val="z-Bottom of Form Char"/>
    <w:basedOn w:val="DefaultParagraphFont"/>
    <w:link w:val="z-BottomofForm"/>
    <w:rsid w:val="00AE4C57"/>
    <w:rPr>
      <w:rFonts w:ascii="Arial" w:hAnsi="Arial" w:cs="Arial"/>
      <w:vanish/>
      <w:sz w:val="16"/>
      <w:szCs w:val="16"/>
    </w:rPr>
  </w:style>
  <w:style w:type="paragraph" w:styleId="z-TopofForm">
    <w:name w:val="HTML Top of Form"/>
    <w:basedOn w:val="Normal"/>
    <w:next w:val="Normal"/>
    <w:link w:val="z-TopofFormChar"/>
    <w:hidden/>
    <w:rsid w:val="00AE4C57"/>
    <w:pPr>
      <w:pBdr>
        <w:bottom w:val="single" w:sz="6" w:space="1" w:color="auto"/>
      </w:pBdr>
      <w:spacing w:before="0" w:after="0" w:line="240" w:lineRule="auto"/>
      <w:ind w:left="0"/>
      <w:jc w:val="center"/>
    </w:pPr>
    <w:rPr>
      <w:rFonts w:cs="Arial"/>
      <w:vanish/>
      <w:sz w:val="16"/>
      <w:szCs w:val="16"/>
    </w:rPr>
  </w:style>
  <w:style w:type="character" w:customStyle="1" w:styleId="z-TopofFormChar">
    <w:name w:val="z-Top of Form Char"/>
    <w:basedOn w:val="DefaultParagraphFont"/>
    <w:link w:val="z-TopofForm"/>
    <w:rsid w:val="00AE4C57"/>
    <w:rPr>
      <w:rFonts w:ascii="Arial" w:hAnsi="Arial" w:cs="Arial"/>
      <w:vanish/>
      <w:sz w:val="16"/>
      <w:szCs w:val="16"/>
    </w:rPr>
  </w:style>
  <w:style w:type="character" w:customStyle="1" w:styleId="CaptionChar">
    <w:name w:val="Caption Char"/>
    <w:basedOn w:val="DefaultParagraphFont"/>
    <w:link w:val="Caption"/>
    <w:rsid w:val="00AE4C57"/>
    <w:rPr>
      <w:rFonts w:ascii="Arial" w:hAnsi="Arial"/>
      <w:b/>
      <w:bCs/>
      <w:sz w:val="22"/>
      <w:szCs w:val="24"/>
    </w:rPr>
  </w:style>
  <w:style w:type="table" w:customStyle="1" w:styleId="FormatAWide">
    <w:name w:val="Format A Wide"/>
    <w:basedOn w:val="FormatA"/>
    <w:uiPriority w:val="99"/>
    <w:qFormat/>
    <w:rsid w:val="00AE4C57"/>
    <w:tblPr>
      <w:tblStyleRowBandSize w:val="1"/>
      <w:tblStyleColBandSize w:val="1"/>
      <w:tblInd w:w="115"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CellMar>
        <w:top w:w="0" w:type="dxa"/>
        <w:left w:w="108" w:type="dxa"/>
        <w:bottom w:w="0" w:type="dxa"/>
        <w:right w:w="108" w:type="dxa"/>
      </w:tblCellMar>
    </w:tblPr>
    <w:tcPr>
      <w:shd w:val="clear" w:color="auto" w:fill="auto"/>
    </w:tcPr>
    <w:tblStylePr w:type="firstRow">
      <w:pPr>
        <w:jc w:val="center"/>
      </w:pPr>
      <w:rPr>
        <w:rFonts w:ascii="Arial" w:hAnsi="Arial"/>
        <w:b/>
        <w:sz w:val="18"/>
      </w:rPr>
      <w:tblPr/>
      <w:tcPr>
        <w:tcBorders>
          <w:top w:val="single" w:sz="2" w:space="0" w:color="000000" w:themeColor="text1"/>
          <w:left w:val="single" w:sz="2" w:space="0" w:color="000000" w:themeColor="text1"/>
          <w:bottom w:val="single" w:sz="2" w:space="0" w:color="000000" w:themeColor="text1"/>
          <w:right w:val="single" w:sz="2" w:space="0" w:color="000000" w:themeColor="text1"/>
          <w:insideH w:val="nil"/>
          <w:insideV w:val="single" w:sz="2" w:space="0" w:color="000000" w:themeColor="text1"/>
          <w:tl2br w:val="nil"/>
          <w:tr2bl w:val="nil"/>
        </w:tcBorders>
        <w:shd w:val="clear" w:color="auto" w:fill="auto"/>
      </w:tcPr>
    </w:tblStylePr>
    <w:tblStylePr w:type="firstCol">
      <w:pPr>
        <w:jc w:val="left"/>
      </w:pPr>
      <w:rPr>
        <w:rFonts w:ascii="Arial" w:hAnsi="Arial"/>
        <w:sz w:val="18"/>
      </w:rPr>
    </w:tblStylePr>
    <w:tblStylePr w:type="lastCol">
      <w:pPr>
        <w:jc w:val="right"/>
      </w:pPr>
    </w:tblStylePr>
    <w:tblStylePr w:type="band1Horz">
      <w:tblPr/>
      <w:tcPr>
        <w:shd w:val="clear" w:color="auto" w:fill="F2F2F2" w:themeFill="background1" w:themeFillShade="F2"/>
      </w:tcPr>
    </w:tblStylePr>
  </w:style>
  <w:style w:type="table" w:styleId="MediumShading2-Accent1">
    <w:name w:val="Medium Shading 2 Accent 1"/>
    <w:basedOn w:val="TableNormal"/>
    <w:uiPriority w:val="64"/>
    <w:rsid w:val="00AE4C57"/>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AE4C57"/>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
    <w:name w:val="Medium Grid 2"/>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E4C57"/>
    <w:rPr>
      <w:rFonts w:asciiTheme="minorHAnsi" w:eastAsiaTheme="minorHAnsi" w:hAnsiTheme="minorHAnsi" w:cstheme="minorBidi"/>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
    <w:name w:val="Medium Grid 3"/>
    <w:basedOn w:val="TableNormal"/>
    <w:uiPriority w:val="69"/>
    <w:rsid w:val="00AE4C57"/>
    <w:rPr>
      <w:rFonts w:asciiTheme="minorHAnsi" w:eastAsiaTheme="minorHAnsi" w:hAnsiTheme="minorHAnsi" w:cstheme="minorBidi"/>
      <w:sz w:val="22"/>
      <w:szCs w:val="22"/>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paragraph" w:styleId="Revision">
    <w:name w:val="Revision"/>
    <w:hidden/>
    <w:uiPriority w:val="99"/>
    <w:semiHidden/>
    <w:rsid w:val="00AE4C57"/>
    <w:rPr>
      <w:rFonts w:eastAsiaTheme="minorHAnsi" w:cstheme="minorBidi"/>
      <w:sz w:val="24"/>
      <w:szCs w:val="22"/>
    </w:rPr>
  </w:style>
  <w:style w:type="paragraph" w:customStyle="1" w:styleId="Header-noborder">
    <w:name w:val="Header-no border"/>
    <w:basedOn w:val="Header"/>
    <w:rsid w:val="00AE4C57"/>
    <w:pPr>
      <w:pBdr>
        <w:bottom w:val="none" w:sz="0" w:space="0" w:color="auto"/>
      </w:pBdr>
      <w:spacing w:line="240" w:lineRule="auto"/>
    </w:pPr>
    <w:rPr>
      <w:noProof/>
    </w:rPr>
  </w:style>
  <w:style w:type="table" w:customStyle="1" w:styleId="TableQIS">
    <w:name w:val="Table QIS"/>
    <w:basedOn w:val="TableNormal"/>
    <w:rsid w:val="00AE4C57"/>
    <w:rPr>
      <w:rFonts w:ascii="Arial" w:hAnsi="Arial"/>
    </w:rPr>
    <w:tblPr>
      <w:tblInd w:w="86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0" w:type="dxa"/>
        <w:left w:w="115" w:type="dxa"/>
        <w:bottom w:w="0" w:type="dxa"/>
        <w:right w:w="115" w:type="dxa"/>
      </w:tblCellMar>
    </w:tblPr>
    <w:trPr>
      <w:cantSplit/>
    </w:trPr>
    <w:tblStylePr w:type="firstRow">
      <w:tblPr/>
      <w:trPr>
        <w:tblHeader/>
      </w:trPr>
      <w:tcPr>
        <w:tcBorders>
          <w:top w:val="single" w:sz="6" w:space="0" w:color="auto"/>
          <w:left w:val="single" w:sz="6" w:space="0" w:color="auto"/>
          <w:bottom w:val="single" w:sz="12" w:space="0" w:color="auto"/>
          <w:right w:val="single" w:sz="6" w:space="0" w:color="auto"/>
          <w:insideH w:val="nil"/>
          <w:insideV w:val="single" w:sz="6" w:space="0" w:color="auto"/>
          <w:tl2br w:val="nil"/>
          <w:tr2bl w:val="nil"/>
        </w:tcBorders>
      </w:tcPr>
    </w:tblStylePr>
  </w:style>
  <w:style w:type="character" w:customStyle="1" w:styleId="apple-converted-space">
    <w:name w:val="apple-converted-space"/>
    <w:basedOn w:val="DefaultParagraphFont"/>
    <w:rsid w:val="00AE4C57"/>
  </w:style>
  <w:style w:type="paragraph" w:customStyle="1" w:styleId="procnumbrdsub">
    <w:name w:val="proc numbrd sub"/>
    <w:basedOn w:val="Normal"/>
    <w:rsid w:val="00AE4C57"/>
    <w:pPr>
      <w:widowControl w:val="0"/>
      <w:numPr>
        <w:ilvl w:val="1"/>
        <w:numId w:val="32"/>
      </w:numPr>
      <w:tabs>
        <w:tab w:val="left" w:pos="1397"/>
      </w:tabs>
      <w:autoSpaceDE w:val="0"/>
      <w:autoSpaceDN w:val="0"/>
      <w:adjustRightInd w:val="0"/>
      <w:spacing w:line="240" w:lineRule="auto"/>
    </w:pPr>
    <w:rPr>
      <w:rFonts w:asciiTheme="majorHAnsi" w:hAnsiTheme="majorHAnsi" w:cs="Arial"/>
      <w:szCs w:val="22"/>
    </w:rPr>
  </w:style>
  <w:style w:type="paragraph" w:customStyle="1" w:styleId="tablebulletlvl3">
    <w:name w:val="table bullet lvl 3"/>
    <w:basedOn w:val="tablebulletlvl2"/>
    <w:qFormat/>
    <w:rsid w:val="0068260D"/>
    <w:pPr>
      <w:numPr>
        <w:numId w:val="70"/>
      </w:numPr>
      <w:ind w:left="695" w:hanging="270"/>
    </w:pPr>
  </w:style>
</w:styles>
</file>

<file path=word/webSettings.xml><?xml version="1.0" encoding="utf-8"?>
<w:webSettings xmlns:r="http://schemas.openxmlformats.org/officeDocument/2006/relationships" xmlns:w="http://schemas.openxmlformats.org/wordprocessingml/2006/main">
  <w:divs>
    <w:div w:id="105854239">
      <w:bodyDiv w:val="1"/>
      <w:marLeft w:val="0"/>
      <w:marRight w:val="0"/>
      <w:marTop w:val="0"/>
      <w:marBottom w:val="0"/>
      <w:divBdr>
        <w:top w:val="none" w:sz="0" w:space="0" w:color="auto"/>
        <w:left w:val="none" w:sz="0" w:space="0" w:color="auto"/>
        <w:bottom w:val="none" w:sz="0" w:space="0" w:color="auto"/>
        <w:right w:val="none" w:sz="0" w:space="0" w:color="auto"/>
      </w:divBdr>
      <w:divsChild>
        <w:div w:id="1273128584">
          <w:marLeft w:val="1166"/>
          <w:marRight w:val="0"/>
          <w:marTop w:val="96"/>
          <w:marBottom w:val="0"/>
          <w:divBdr>
            <w:top w:val="none" w:sz="0" w:space="0" w:color="auto"/>
            <w:left w:val="none" w:sz="0" w:space="0" w:color="auto"/>
            <w:bottom w:val="none" w:sz="0" w:space="0" w:color="auto"/>
            <w:right w:val="none" w:sz="0" w:space="0" w:color="auto"/>
          </w:divBdr>
        </w:div>
      </w:divsChild>
    </w:div>
    <w:div w:id="493030308">
      <w:bodyDiv w:val="1"/>
      <w:marLeft w:val="0"/>
      <w:marRight w:val="0"/>
      <w:marTop w:val="0"/>
      <w:marBottom w:val="0"/>
      <w:divBdr>
        <w:top w:val="none" w:sz="0" w:space="0" w:color="auto"/>
        <w:left w:val="none" w:sz="0" w:space="0" w:color="auto"/>
        <w:bottom w:val="none" w:sz="0" w:space="0" w:color="auto"/>
        <w:right w:val="none" w:sz="0" w:space="0" w:color="auto"/>
      </w:divBdr>
    </w:div>
    <w:div w:id="1608007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oleObject" Target="embeddings/oleObject4.bin"/><Relationship Id="rId39" Type="http://schemas.openxmlformats.org/officeDocument/2006/relationships/image" Target="media/image12.emf"/><Relationship Id="rId21" Type="http://schemas.openxmlformats.org/officeDocument/2006/relationships/image" Target="media/image3.emf"/><Relationship Id="rId34" Type="http://schemas.openxmlformats.org/officeDocument/2006/relationships/oleObject" Target="embeddings/oleObject8.bin"/><Relationship Id="rId42" Type="http://schemas.openxmlformats.org/officeDocument/2006/relationships/oleObject" Target="embeddings/oleObject12.bin"/><Relationship Id="rId47" Type="http://schemas.openxmlformats.org/officeDocument/2006/relationships/image" Target="media/image16.emf"/><Relationship Id="rId50" Type="http://schemas.openxmlformats.org/officeDocument/2006/relationships/oleObject" Target="embeddings/oleObject16.bin"/><Relationship Id="rId55" Type="http://schemas.openxmlformats.org/officeDocument/2006/relationships/image" Target="media/image20.emf"/><Relationship Id="rId63" Type="http://schemas.openxmlformats.org/officeDocument/2006/relationships/image" Target="media/image24.emf"/><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11.emf"/><Relationship Id="rId40" Type="http://schemas.openxmlformats.org/officeDocument/2006/relationships/oleObject" Target="embeddings/oleObject11.bin"/><Relationship Id="rId45" Type="http://schemas.openxmlformats.org/officeDocument/2006/relationships/image" Target="media/image15.emf"/><Relationship Id="rId53" Type="http://schemas.openxmlformats.org/officeDocument/2006/relationships/image" Target="media/image19.emf"/><Relationship Id="rId58" Type="http://schemas.openxmlformats.org/officeDocument/2006/relationships/oleObject" Target="embeddings/oleObject20.bin"/><Relationship Id="rId66" Type="http://schemas.openxmlformats.org/officeDocument/2006/relationships/oleObject" Target="embeddings/oleObject24.bin"/><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4.emf"/><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image" Target="media/image17.emf"/><Relationship Id="rId57" Type="http://schemas.openxmlformats.org/officeDocument/2006/relationships/image" Target="media/image21.emf"/><Relationship Id="rId61" Type="http://schemas.openxmlformats.org/officeDocument/2006/relationships/image" Target="media/image23.emf"/><Relationship Id="rId10" Type="http://schemas.openxmlformats.org/officeDocument/2006/relationships/footer" Target="footer1.xml"/><Relationship Id="rId19" Type="http://schemas.openxmlformats.org/officeDocument/2006/relationships/image" Target="media/image2.emf"/><Relationship Id="rId31" Type="http://schemas.openxmlformats.org/officeDocument/2006/relationships/image" Target="media/image8.emf"/><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oleObject" Target="embeddings/oleObject21.bin"/><Relationship Id="rId65" Type="http://schemas.openxmlformats.org/officeDocument/2006/relationships/image" Target="media/image25.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oleObject" Target="embeddings/oleObject2.bin"/><Relationship Id="rId27" Type="http://schemas.openxmlformats.org/officeDocument/2006/relationships/image" Target="media/image6.emf"/><Relationship Id="rId30" Type="http://schemas.openxmlformats.org/officeDocument/2006/relationships/oleObject" Target="embeddings/oleObject6.bin"/><Relationship Id="rId35" Type="http://schemas.openxmlformats.org/officeDocument/2006/relationships/image" Target="media/image10.emf"/><Relationship Id="rId43" Type="http://schemas.openxmlformats.org/officeDocument/2006/relationships/image" Target="media/image14.emf"/><Relationship Id="rId48" Type="http://schemas.openxmlformats.org/officeDocument/2006/relationships/oleObject" Target="embeddings/oleObject15.bin"/><Relationship Id="rId56" Type="http://schemas.openxmlformats.org/officeDocument/2006/relationships/oleObject" Target="embeddings/oleObject19.bin"/><Relationship Id="rId64" Type="http://schemas.openxmlformats.org/officeDocument/2006/relationships/oleObject" Target="embeddings/oleObject23.bin"/><Relationship Id="rId8" Type="http://schemas.openxmlformats.org/officeDocument/2006/relationships/header" Target="header1.xml"/><Relationship Id="rId51" Type="http://schemas.openxmlformats.org/officeDocument/2006/relationships/image" Target="media/image18.e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5.emf"/><Relationship Id="rId33" Type="http://schemas.openxmlformats.org/officeDocument/2006/relationships/image" Target="media/image9.emf"/><Relationship Id="rId38" Type="http://schemas.openxmlformats.org/officeDocument/2006/relationships/oleObject" Target="embeddings/oleObject10.bin"/><Relationship Id="rId46" Type="http://schemas.openxmlformats.org/officeDocument/2006/relationships/oleObject" Target="embeddings/oleObject14.bin"/><Relationship Id="rId59" Type="http://schemas.openxmlformats.org/officeDocument/2006/relationships/image" Target="media/image22.emf"/><Relationship Id="rId67" Type="http://schemas.openxmlformats.org/officeDocument/2006/relationships/fontTable" Target="fontTable.xml"/><Relationship Id="rId20" Type="http://schemas.openxmlformats.org/officeDocument/2006/relationships/oleObject" Target="embeddings/oleObject1.bin"/><Relationship Id="rId41" Type="http://schemas.openxmlformats.org/officeDocument/2006/relationships/image" Target="media/image13.emf"/><Relationship Id="rId54" Type="http://schemas.openxmlformats.org/officeDocument/2006/relationships/oleObject" Target="embeddings/oleObject18.bin"/><Relationship Id="rId62" Type="http://schemas.openxmlformats.org/officeDocument/2006/relationships/oleObject" Target="embeddings/oleObject22.bin"/></Relationships>
</file>

<file path=word/_rels/footer2.xml.rels><?xml version="1.0" encoding="UTF-8" standalone="yes"?>
<Relationships xmlns="http://schemas.openxmlformats.org/package/2006/relationships"><Relationship Id="rId1" Type="http://schemas.openxmlformats.org/officeDocument/2006/relationships/hyperlink" Target="http://creativecommons.org/licenses/by-sa/3.0/"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s://allseenalliance.org/allseen/ip-policy" TargetMode="External"/><Relationship Id="rId1" Type="http://schemas.openxmlformats.org/officeDocument/2006/relationships/hyperlink" Target="http://creativecommons.org/licenses/by/4.0/"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BBED57-2FDE-4961-87C8-8C741E5EC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70</Pages>
  <Words>15060</Words>
  <Characters>85847</Characters>
  <Application>Microsoft Office Word</Application>
  <DocSecurity>0</DocSecurity>
  <Lines>715</Lines>
  <Paragraphs>201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100706</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2016-04-19T16:10:00Z</dcterms:created>
  <dcterms:modified xsi:type="dcterms:W3CDTF">2016-04-19T20:08:00Z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S_TRACKING_ID">
    <vt:lpwstr>c74fdc5c-38e0-4d23-9785-28b5164af334</vt:lpwstr>
  </property>
  <property fmtid="{D5CDD505-2E9C-101B-9397-08002B2CF9AE}" pid="3" name="_AdHocReviewCycleID">
    <vt:i4>1454600118</vt:i4>
  </property>
  <property fmtid="{D5CDD505-2E9C-101B-9397-08002B2CF9AE}" pid="4" name="_NewReviewCycle">
    <vt:lpwstr/>
  </property>
  <property fmtid="{D5CDD505-2E9C-101B-9397-08002B2CF9AE}" pid="5" name="_PreviousAdHocReviewCycleID">
    <vt:i4>-386902838</vt:i4>
  </property>
  <property fmtid="{D5CDD505-2E9C-101B-9397-08002B2CF9AE}" pid="6" name="_ReviewingToolsShownOnce">
    <vt:lpwstr/>
  </property>
</Properties>
</file>